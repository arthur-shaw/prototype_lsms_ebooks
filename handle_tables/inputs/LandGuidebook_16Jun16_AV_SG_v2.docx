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wdp" ContentType="image/vnd.ms-photo"/>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322FC1" w14:textId="77777777" w:rsidR="001C1B7E" w:rsidRDefault="001C1B7E">
      <w:pPr>
        <w:rPr>
          <w:caps/>
          <w:color w:val="265F65" w:themeColor="accent2" w:themeShade="80"/>
          <w:spacing w:val="20"/>
          <w:sz w:val="28"/>
          <w:szCs w:val="28"/>
        </w:rPr>
      </w:pPr>
      <w:r w:rsidRPr="005B6EA1">
        <w:rPr>
          <w:noProof/>
          <w:color w:val="404040" w:themeColor="text1" w:themeTint="BF"/>
          <w:sz w:val="48"/>
        </w:rPr>
        <mc:AlternateContent>
          <mc:Choice Requires="wps">
            <w:drawing>
              <wp:anchor distT="0" distB="0" distL="114300" distR="114300" simplePos="0" relativeHeight="251765760" behindDoc="0" locked="0" layoutInCell="1" allowOverlap="1" wp14:anchorId="0CBC6801" wp14:editId="559C7AA8">
                <wp:simplePos x="0" y="0"/>
                <wp:positionH relativeFrom="margin">
                  <wp:posOffset>-1628140</wp:posOffset>
                </wp:positionH>
                <wp:positionV relativeFrom="margin">
                  <wp:posOffset>-1140460</wp:posOffset>
                </wp:positionV>
                <wp:extent cx="8782050" cy="1133475"/>
                <wp:effectExtent l="0" t="0" r="31750" b="34925"/>
                <wp:wrapThrough wrapText="bothSides">
                  <wp:wrapPolygon edited="0">
                    <wp:start x="0" y="0"/>
                    <wp:lineTo x="0" y="21782"/>
                    <wp:lineTo x="21616" y="21782"/>
                    <wp:lineTo x="21616" y="0"/>
                    <wp:lineTo x="0" y="0"/>
                  </wp:wrapPolygon>
                </wp:wrapThrough>
                <wp:docPr id="323" name="Rectangle 323"/>
                <wp:cNvGraphicFramePr/>
                <a:graphic xmlns:a="http://schemas.openxmlformats.org/drawingml/2006/main">
                  <a:graphicData uri="http://schemas.microsoft.com/office/word/2010/wordprocessingShape">
                    <wps:wsp>
                      <wps:cNvSpPr/>
                      <wps:spPr>
                        <a:xfrm>
                          <a:off x="0" y="0"/>
                          <a:ext cx="8782050" cy="1133475"/>
                        </a:xfrm>
                        <a:prstGeom prst="rect">
                          <a:avLst/>
                        </a:prstGeom>
                        <a:solidFill>
                          <a:schemeClr val="accent2">
                            <a:lumMod val="5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F3BC00F" id="Rectangle_x0020_323" o:spid="_x0000_s1026" style="position:absolute;margin-left:-128.2pt;margin-top:-89.75pt;width:691.5pt;height:89.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" fillcolor="#265e65 [1605]" strokecolor="#265e65 [1605]" strokeweight="1pt">
                <w10:wrap type="through" anchorx="margin" anchory="margin"/>
              </v:rect>
            </w:pict>
          </mc:Fallback>
        </mc:AlternateContent>
      </w:r>
    </w:p>
    <w:sdt>
      <w:sdtPr>
        <w:rPr>
          <w:caps w:val="0"/>
          <w:color w:val="auto"/>
          <w:spacing w:val="20"/>
          <w:sz w:val="28"/>
          <w:szCs w:val="28"/>
        </w:rPr>
        <w:id w:val="1860700914"/>
        <w:docPartObj>
          <w:docPartGallery w:val="Cover Pages"/>
          <w:docPartUnique/>
        </w:docPartObj>
      </w:sdtPr>
      <w:sdtContent>
        <w:p w14:paraId="59988440" w14:textId="202F12BC" w:rsidR="002E2F0A" w:rsidRPr="005144A6" w:rsidRDefault="00F63185">
          <w:pPr>
            <w:pStyle w:val="Title"/>
          </w:pPr>
          <w:sdt>
            <w:sdtPr>
              <w:alias w:val="Title"/>
              <w:tag w:val=""/>
              <w:id w:val="27151832"/>
              <w:dataBinding w:prefixMappings="xmlns:ns0='http://purl.org/dc/elements/1.1/' xmlns:ns1='http://schemas.openxmlformats.org/package/2006/metadata/core-properties' " w:xpath="/ns1:coreProperties[1]/ns0:title[1]" w:storeItemID="{6C3C8BC8-F283-45AE-878A-BAB7291924A1}"/>
              <w:text w:multiLine="1"/>
            </w:sdtPr>
            <w:sdtContent>
              <w:r w:rsidR="002E2F0A" w:rsidRPr="005144A6">
                <w:t xml:space="preserve">Land Area Measurement in Household Surveys: A </w:t>
              </w:r>
              <w:r w:rsidR="005652E1">
                <w:t>GUIDEBOOK</w:t>
              </w:r>
            </w:sdtContent>
          </w:sdt>
        </w:p>
        <w:p w14:paraId="44224231" w14:textId="12F4FAD6" w:rsidR="006D3DE6" w:rsidRDefault="001C1B7E" w:rsidP="0066125A">
          <w:pPr>
            <w:pStyle w:val="Subtitle"/>
          </w:pPr>
          <w:r w:rsidRPr="0066125A">
            <w:rPr>
              <w:caps w:val="0"/>
              <w:noProof/>
              <w:spacing w:val="5"/>
              <w:sz w:val="28"/>
              <w:szCs w:val="20"/>
            </w:rPr>
            <w:drawing>
              <wp:anchor distT="0" distB="0" distL="114300" distR="114300" simplePos="0" relativeHeight="251757568" behindDoc="0" locked="0" layoutInCell="1" allowOverlap="1" wp14:anchorId="0C8C2D8A" wp14:editId="426229A3">
                <wp:simplePos x="0" y="0"/>
                <wp:positionH relativeFrom="column">
                  <wp:posOffset>-24765</wp:posOffset>
                </wp:positionH>
                <wp:positionV relativeFrom="paragraph">
                  <wp:posOffset>451485</wp:posOffset>
                </wp:positionV>
                <wp:extent cx="6469380" cy="4713605"/>
                <wp:effectExtent l="0" t="0" r="7620" b="1079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thiopia LASER Study Sydney Gourlay(3).jpg"/>
                        <pic:cNvPicPr/>
                      </pic:nvPicPr>
                      <pic:blipFill rotWithShape="1">
                        <a:blip r:embed="rId9">
                          <a:extLst>
                            <a:ext uri="{28A0092B-C50C-407E-A947-70E740481C1C}">
                              <a14:useLocalDpi xmlns:a14="http://schemas.microsoft.com/office/drawing/2010/main" val="0"/>
                            </a:ext>
                          </a:extLst>
                        </a:blip>
                        <a:srcRect l="15859" b="17106"/>
                        <a:stretch/>
                      </pic:blipFill>
                      <pic:spPr bwMode="auto">
                        <a:xfrm>
                          <a:off x="0" y="0"/>
                          <a:ext cx="6469380" cy="4713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F0A" w:rsidRPr="0066125A">
            <w:rPr>
              <w:sz w:val="24"/>
            </w:rPr>
            <w:t>Empirical Evidence &amp; Practical Guidance for Effective Data Collectio</w:t>
          </w:r>
          <w:r w:rsidR="006D3DE6" w:rsidRPr="0066125A">
            <w:rPr>
              <w:sz w:val="24"/>
            </w:rPr>
            <w:t>n</w:t>
          </w:r>
        </w:p>
        <w:p w14:paraId="6F984DC8" w14:textId="2AD195A3" w:rsidR="006D3DE6" w:rsidRDefault="006D3DE6" w:rsidP="005B6EA1">
          <w:pPr>
            <w:rPr>
              <w:rStyle w:val="Emphasis"/>
            </w:rPr>
          </w:pPr>
        </w:p>
        <w:p w14:paraId="61CB11C1" w14:textId="76C02234" w:rsidR="002E2F0A" w:rsidRPr="0066125A" w:rsidRDefault="002E2F0A" w:rsidP="0066125A">
          <w:pPr>
            <w:spacing w:line="240" w:lineRule="auto"/>
            <w:contextualSpacing/>
            <w:jc w:val="right"/>
            <w:rPr>
              <w:rStyle w:val="Emphasis"/>
            </w:rPr>
          </w:pPr>
          <w:r w:rsidRPr="0066125A">
            <w:rPr>
              <w:rStyle w:val="Emphasis"/>
            </w:rPr>
            <w:t>Gero Carletto, Sydney Gourlay, Siobhan Murray, and Alberto Zezza</w:t>
          </w:r>
        </w:p>
        <w:p w14:paraId="145FC7DD" w14:textId="4F13921A" w:rsidR="00403639" w:rsidRDefault="002E2F0A" w:rsidP="00A54F82">
          <w:pPr>
            <w:spacing w:line="240" w:lineRule="auto"/>
            <w:contextualSpacing/>
            <w:jc w:val="right"/>
            <w:rPr>
              <w:color w:val="265F65" w:themeColor="accent2" w:themeShade="80"/>
              <w:spacing w:val="20"/>
              <w:sz w:val="28"/>
              <w:szCs w:val="28"/>
            </w:rPr>
          </w:pPr>
          <w:r w:rsidRPr="0066125A">
            <w:rPr>
              <w:rStyle w:val="Emphasis"/>
            </w:rPr>
            <w:t>World Bank</w:t>
          </w:r>
          <w:sdt>
            <w:sdtPr>
              <w:rPr>
                <w:rStyle w:val="Emphasis"/>
              </w:rPr>
              <w:alias w:val="Email"/>
              <w:tag w:val="Email"/>
              <w:id w:val="-1307781865"/>
              <w:showingPlcHdr/>
              <w:dataBinding w:prefixMappings="xmlns:ns0='http://schemas.microsoft.com/office/2006/coverPageProps' " w:xpath="/ns0:CoverPageProperties[1]/ns0:CompanyEmail[1]" w:storeItemID="{55AF091B-3C7A-41E3-B477-F2FDAA23CFDA}"/>
              <w:text/>
            </w:sdtPr>
            <w:sdtContent>
              <w:r w:rsidRPr="0066125A">
                <w:rPr>
                  <w:rStyle w:val="Emphasis"/>
                </w:rPr>
                <w:t xml:space="preserve">     </w:t>
              </w:r>
            </w:sdtContent>
          </w:sdt>
        </w:p>
      </w:sdtContent>
    </w:sdt>
    <w:p w14:paraId="1D380706" w14:textId="47E34748" w:rsidR="00403639" w:rsidRDefault="00092133" w:rsidP="00A54F82">
      <w:pPr>
        <w:spacing w:line="240" w:lineRule="auto"/>
        <w:contextualSpacing/>
        <w:jc w:val="right"/>
        <w:rPr>
          <w:color w:val="265F65" w:themeColor="accent2" w:themeShade="80"/>
          <w:spacing w:val="20"/>
          <w:sz w:val="28"/>
          <w:szCs w:val="28"/>
        </w:rPr>
      </w:pPr>
      <w:r w:rsidRPr="005B6EA1">
        <w:rPr>
          <w:noProof/>
          <w:color w:val="404040" w:themeColor="text1" w:themeTint="BF"/>
          <w:sz w:val="48"/>
        </w:rPr>
        <w:lastRenderedPageBreak/>
        <mc:AlternateContent>
          <mc:Choice Requires="wps">
            <w:drawing>
              <wp:anchor distT="0" distB="0" distL="114300" distR="114300" simplePos="0" relativeHeight="251674623" behindDoc="0" locked="0" layoutInCell="1" allowOverlap="1" wp14:anchorId="56C948C3" wp14:editId="5F551814">
                <wp:simplePos x="0" y="0"/>
                <wp:positionH relativeFrom="margin">
                  <wp:posOffset>-1424940</wp:posOffset>
                </wp:positionH>
                <wp:positionV relativeFrom="margin">
                  <wp:posOffset>8116570</wp:posOffset>
                </wp:positionV>
                <wp:extent cx="8984615" cy="457835"/>
                <wp:effectExtent l="0" t="0" r="32385" b="24765"/>
                <wp:wrapThrough wrapText="bothSides">
                  <wp:wrapPolygon edited="0">
                    <wp:start x="0" y="0"/>
                    <wp:lineTo x="0" y="21570"/>
                    <wp:lineTo x="21617" y="21570"/>
                    <wp:lineTo x="21617" y="0"/>
                    <wp:lineTo x="0" y="0"/>
                  </wp:wrapPolygon>
                </wp:wrapThrough>
                <wp:docPr id="325" name="Rectangle 325"/>
                <wp:cNvGraphicFramePr/>
                <a:graphic xmlns:a="http://schemas.openxmlformats.org/drawingml/2006/main">
                  <a:graphicData uri="http://schemas.microsoft.com/office/word/2010/wordprocessingShape">
                    <wps:wsp>
                      <wps:cNvSpPr/>
                      <wps:spPr>
                        <a:xfrm>
                          <a:off x="0" y="0"/>
                          <a:ext cx="8984615" cy="457835"/>
                        </a:xfrm>
                        <a:prstGeom prst="rect">
                          <a:avLst/>
                        </a:prstGeom>
                        <a:solidFill>
                          <a:schemeClr val="accent2">
                            <a:lumMod val="5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82A13" w14:textId="77777777" w:rsidR="005870A9" w:rsidRDefault="005870A9" w:rsidP="005B6E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6C948C3" id="Rectangle 325" o:spid="_x0000_s1026" style="position:absolute;left:0;text-align:left;margin-left:-112.2pt;margin-top:639.1pt;width:707.45pt;height:36.05pt;z-index:25167462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" fillcolor="#265e65 [1605]" strokecolor="#265e65 [1605]" strokeweight="1pt">
                <v:textbox>
                  <w:txbxContent>
                    <w:p w14:paraId="23282A13" w14:textId="77777777" w:rsidR="002F1E30" w:rsidRDefault="002F1E30" w:rsidP="005B6EA1">
                      <w:pPr>
                        <w:jc w:val="center"/>
                      </w:pPr>
                    </w:p>
                  </w:txbxContent>
                </v:textbox>
                <w10:wrap type="through" anchorx="margin" anchory="margin"/>
              </v:rect>
            </w:pict>
          </mc:Fallback>
        </mc:AlternateContent>
      </w:r>
      <w:r>
        <w:rPr>
          <w:noProof/>
        </w:rPr>
        <w:drawing>
          <wp:anchor distT="0" distB="0" distL="114300" distR="114300" simplePos="0" relativeHeight="251763712" behindDoc="0" locked="0" layoutInCell="1" allowOverlap="1" wp14:anchorId="35769EE3" wp14:editId="75327968">
            <wp:simplePos x="0" y="0"/>
            <wp:positionH relativeFrom="column">
              <wp:posOffset>4374515</wp:posOffset>
            </wp:positionH>
            <wp:positionV relativeFrom="page">
              <wp:posOffset>8687435</wp:posOffset>
            </wp:positionV>
            <wp:extent cx="2018665" cy="831215"/>
            <wp:effectExtent l="0" t="0" r="0" b="6985"/>
            <wp:wrapSquare wrapText="bothSides"/>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LSMS logo.png"/>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18665" cy="831215"/>
                    </a:xfrm>
                    <a:prstGeom prst="rect">
                      <a:avLst/>
                    </a:prstGeom>
                  </pic:spPr>
                </pic:pic>
              </a:graphicData>
            </a:graphic>
            <wp14:sizeRelH relativeFrom="page">
              <wp14:pctWidth>0</wp14:pctWidth>
            </wp14:sizeRelH>
            <wp14:sizeRelV relativeFrom="page">
              <wp14:pctHeight>0</wp14:pctHeight>
            </wp14:sizeRelV>
          </wp:anchor>
        </w:drawing>
      </w:r>
    </w:p>
    <w:p w14:paraId="3E7DE79A" w14:textId="0A20D32A" w:rsidR="003652DC" w:rsidRPr="00106042" w:rsidRDefault="00817080">
      <w:pPr>
        <w:pStyle w:val="Heading1"/>
      </w:pPr>
      <w:bookmarkStart w:id="0" w:name="_Toc448919852"/>
      <w:r w:rsidRPr="00106042">
        <w:t>Acknowledgements</w:t>
      </w:r>
      <w:bookmarkEnd w:id="0"/>
    </w:p>
    <w:p w14:paraId="62919443" w14:textId="527F5A40" w:rsidR="00817080" w:rsidRPr="00106042" w:rsidRDefault="00817080" w:rsidP="00106042">
      <w:pPr>
        <w:spacing w:before="100" w:beforeAutospacing="1" w:after="100" w:afterAutospacing="1" w:line="360" w:lineRule="auto"/>
        <w:jc w:val="both"/>
      </w:pPr>
      <w:r w:rsidRPr="00106042">
        <w:t>This document was made possible by generous funding from UK Aid</w:t>
      </w:r>
      <w:r w:rsidR="00FD3C1E" w:rsidRPr="00106042">
        <w:t xml:space="preserve">, through the grant “Improving Productivity, Gender and Innovation Data in Low Income Countries”. </w:t>
      </w:r>
      <w:r w:rsidRPr="00106042">
        <w:t xml:space="preserve">The authors would like to thank </w:t>
      </w:r>
      <w:proofErr w:type="spellStart"/>
      <w:r w:rsidRPr="00106042">
        <w:t>Raka</w:t>
      </w:r>
      <w:proofErr w:type="spellEnd"/>
      <w:r w:rsidRPr="00106042">
        <w:t xml:space="preserve"> Banerjee, </w:t>
      </w:r>
      <w:proofErr w:type="spellStart"/>
      <w:r w:rsidR="001820B6" w:rsidRPr="00106042">
        <w:t>Flavio</w:t>
      </w:r>
      <w:proofErr w:type="spellEnd"/>
      <w:r w:rsidR="001820B6" w:rsidRPr="00106042">
        <w:t xml:space="preserve"> </w:t>
      </w:r>
      <w:proofErr w:type="spellStart"/>
      <w:r w:rsidR="001820B6" w:rsidRPr="00106042">
        <w:t>Bolliger</w:t>
      </w:r>
      <w:proofErr w:type="spellEnd"/>
      <w:r w:rsidR="001820B6" w:rsidRPr="00106042">
        <w:t xml:space="preserve">, Klaus </w:t>
      </w:r>
      <w:proofErr w:type="spellStart"/>
      <w:r w:rsidR="001820B6" w:rsidRPr="00106042">
        <w:t>Deininger</w:t>
      </w:r>
      <w:proofErr w:type="spellEnd"/>
      <w:r w:rsidR="001820B6" w:rsidRPr="00106042">
        <w:t xml:space="preserve">, Sam </w:t>
      </w:r>
      <w:proofErr w:type="spellStart"/>
      <w:r w:rsidR="001820B6" w:rsidRPr="00106042">
        <w:t>Desiere</w:t>
      </w:r>
      <w:proofErr w:type="spellEnd"/>
      <w:r w:rsidR="001820B6" w:rsidRPr="00106042">
        <w:t xml:space="preserve">, Stein Holden, </w:t>
      </w:r>
      <w:proofErr w:type="spellStart"/>
      <w:r w:rsidR="001820B6" w:rsidRPr="00106042">
        <w:t>Talip</w:t>
      </w:r>
      <w:proofErr w:type="spellEnd"/>
      <w:r w:rsidR="001820B6" w:rsidRPr="00106042">
        <w:t xml:space="preserve"> </w:t>
      </w:r>
      <w:proofErr w:type="spellStart"/>
      <w:r w:rsidR="001820B6" w:rsidRPr="00106042">
        <w:t>Kilic</w:t>
      </w:r>
      <w:proofErr w:type="spellEnd"/>
      <w:r w:rsidR="001820B6" w:rsidRPr="00106042">
        <w:t xml:space="preserve">, </w:t>
      </w:r>
      <w:proofErr w:type="spellStart"/>
      <w:r w:rsidR="00D42C24" w:rsidRPr="00106042">
        <w:t>Gbemisola</w:t>
      </w:r>
      <w:proofErr w:type="spellEnd"/>
      <w:r w:rsidR="00D42C24" w:rsidRPr="00106042">
        <w:t xml:space="preserve"> </w:t>
      </w:r>
      <w:proofErr w:type="spellStart"/>
      <w:r w:rsidR="00D42C24" w:rsidRPr="00106042">
        <w:t>Oseni</w:t>
      </w:r>
      <w:proofErr w:type="spellEnd"/>
      <w:r w:rsidR="00D42C24" w:rsidRPr="00106042">
        <w:t>,</w:t>
      </w:r>
      <w:r w:rsidR="001820B6" w:rsidRPr="00106042">
        <w:t xml:space="preserve"> </w:t>
      </w:r>
      <w:r w:rsidR="00531978">
        <w:t xml:space="preserve">Marco </w:t>
      </w:r>
      <w:proofErr w:type="spellStart"/>
      <w:r w:rsidR="00531978">
        <w:t>Tiberti</w:t>
      </w:r>
      <w:proofErr w:type="spellEnd"/>
      <w:r w:rsidR="005F3CBF">
        <w:t xml:space="preserve">, </w:t>
      </w:r>
      <w:proofErr w:type="spellStart"/>
      <w:r w:rsidR="00E71437">
        <w:t>Abhilasha</w:t>
      </w:r>
      <w:proofErr w:type="spellEnd"/>
      <w:r w:rsidR="00E71437">
        <w:t xml:space="preserve"> </w:t>
      </w:r>
      <w:proofErr w:type="spellStart"/>
      <w:r w:rsidR="00E71437">
        <w:t>Vaid</w:t>
      </w:r>
      <w:proofErr w:type="spellEnd"/>
      <w:r w:rsidR="00E71437">
        <w:t xml:space="preserve">, </w:t>
      </w:r>
      <w:r w:rsidR="00D42C24" w:rsidRPr="00106042">
        <w:t>Colin Williams</w:t>
      </w:r>
      <w:r w:rsidR="00E71437">
        <w:t xml:space="preserve">, and Ismael </w:t>
      </w:r>
      <w:proofErr w:type="spellStart"/>
      <w:r w:rsidR="00E71437">
        <w:t>Yacoubou</w:t>
      </w:r>
      <w:proofErr w:type="spellEnd"/>
      <w:r w:rsidR="00E71437">
        <w:t xml:space="preserve"> </w:t>
      </w:r>
      <w:proofErr w:type="spellStart"/>
      <w:r w:rsidR="00E71437">
        <w:t>Djima</w:t>
      </w:r>
      <w:proofErr w:type="spellEnd"/>
      <w:r w:rsidR="00D42C24" w:rsidRPr="00106042">
        <w:t xml:space="preserve"> </w:t>
      </w:r>
      <w:r w:rsidRPr="00106042">
        <w:t xml:space="preserve">for their inputs during fieldwork implementation and preparation and review of this </w:t>
      </w:r>
      <w:r w:rsidR="005652E1">
        <w:t>guidebook</w:t>
      </w:r>
      <w:r w:rsidRPr="00106042">
        <w:t>.</w:t>
      </w:r>
      <w:r w:rsidR="00D42C24" w:rsidRPr="00106042">
        <w:t xml:space="preserve"> Fieldwork for the methodological experiments was executed in partnership with the Central Statistical Agency of Ethiopia, the National Bureau of Statistics in Nigeria, </w:t>
      </w:r>
      <w:r w:rsidR="00FD3C1E" w:rsidRPr="00106042">
        <w:t xml:space="preserve">and </w:t>
      </w:r>
      <w:r w:rsidR="00C35D69" w:rsidRPr="00106042">
        <w:t>the Ministry of Agriculture and Natural Resources in Zanzibar, Tanzania</w:t>
      </w:r>
      <w:r w:rsidR="00D42C24" w:rsidRPr="00106042">
        <w:t>. Our greatest appreciation goes to these partners for their dedication to the projects.</w:t>
      </w:r>
      <w:r w:rsidR="004B3977" w:rsidRPr="00106042">
        <w:t xml:space="preserve"> This </w:t>
      </w:r>
      <w:r w:rsidR="005652E1">
        <w:t>guidebook</w:t>
      </w:r>
      <w:r w:rsidR="004B3977" w:rsidRPr="00106042">
        <w:t xml:space="preserve"> has large areas of overlap with a companion research paper (</w:t>
      </w:r>
      <w:proofErr w:type="spellStart"/>
      <w:r w:rsidR="004B3977" w:rsidRPr="00106042">
        <w:t>Carletto</w:t>
      </w:r>
      <w:proofErr w:type="spellEnd"/>
      <w:r w:rsidR="004B3977" w:rsidRPr="00106042">
        <w:t xml:space="preserve"> et al., 2016) which has a specific emphasis on the analysis of the data from the three methodological experiments.</w:t>
      </w:r>
    </w:p>
    <w:p w14:paraId="543949EB" w14:textId="77777777" w:rsidR="002232AD" w:rsidRPr="00106042" w:rsidRDefault="002232AD" w:rsidP="00106042">
      <w:pPr>
        <w:spacing w:before="100" w:beforeAutospacing="1" w:after="100" w:afterAutospacing="1" w:line="360" w:lineRule="auto"/>
        <w:jc w:val="both"/>
      </w:pPr>
    </w:p>
    <w:p w14:paraId="5117201F" w14:textId="0A40E176" w:rsidR="002E2F0A" w:rsidRDefault="002E2F0A" w:rsidP="00106042">
      <w:pPr>
        <w:spacing w:before="100" w:beforeAutospacing="1" w:after="100" w:afterAutospacing="1" w:line="360" w:lineRule="auto"/>
        <w:jc w:val="both"/>
      </w:pPr>
    </w:p>
    <w:p w14:paraId="7F3833ED" w14:textId="3FDE1043" w:rsidR="002E2F0A" w:rsidRDefault="002E2F0A" w:rsidP="00106042">
      <w:pPr>
        <w:spacing w:before="100" w:beforeAutospacing="1" w:after="100" w:afterAutospacing="1" w:line="360" w:lineRule="auto"/>
        <w:jc w:val="both"/>
      </w:pPr>
    </w:p>
    <w:p w14:paraId="2A2D162B" w14:textId="77777777" w:rsidR="002E2F0A" w:rsidRDefault="002E2F0A" w:rsidP="00106042">
      <w:pPr>
        <w:spacing w:before="100" w:beforeAutospacing="1" w:after="100" w:afterAutospacing="1" w:line="360" w:lineRule="auto"/>
        <w:jc w:val="both"/>
      </w:pPr>
    </w:p>
    <w:p w14:paraId="1EB827E5" w14:textId="77777777" w:rsidR="002E2F0A" w:rsidRPr="00106042" w:rsidRDefault="002E2F0A" w:rsidP="00106042">
      <w:pPr>
        <w:spacing w:before="100" w:beforeAutospacing="1" w:after="100" w:afterAutospacing="1" w:line="360" w:lineRule="auto"/>
        <w:jc w:val="both"/>
      </w:pPr>
    </w:p>
    <w:p w14:paraId="263D4375" w14:textId="77777777" w:rsidR="00FB2993" w:rsidRPr="00106042" w:rsidRDefault="00FB2993" w:rsidP="00106042">
      <w:pPr>
        <w:spacing w:before="100" w:beforeAutospacing="1" w:after="100" w:afterAutospacing="1" w:line="360" w:lineRule="auto"/>
        <w:jc w:val="both"/>
      </w:pPr>
    </w:p>
    <w:p w14:paraId="0D7EAEA0" w14:textId="77777777" w:rsidR="002E2F0A" w:rsidRDefault="002E2F0A" w:rsidP="00106042">
      <w:pPr>
        <w:spacing w:before="100" w:beforeAutospacing="1" w:after="100" w:afterAutospacing="1"/>
      </w:pPr>
    </w:p>
    <w:p w14:paraId="314C642A" w14:textId="77777777" w:rsidR="00FB2993" w:rsidRDefault="00FB2993" w:rsidP="00106042">
      <w:pPr>
        <w:spacing w:before="100" w:beforeAutospacing="1" w:after="100" w:afterAutospacing="1"/>
      </w:pPr>
    </w:p>
    <w:p w14:paraId="5AAB7174" w14:textId="77777777" w:rsidR="00FB2993" w:rsidRDefault="00FB2993" w:rsidP="00106042">
      <w:pPr>
        <w:spacing w:before="100" w:beforeAutospacing="1" w:after="100" w:afterAutospacing="1"/>
      </w:pPr>
    </w:p>
    <w:p w14:paraId="3526C466" w14:textId="77777777" w:rsidR="00362E54" w:rsidRDefault="00362E54" w:rsidP="0066125A">
      <w:pPr>
        <w:spacing w:before="100" w:beforeAutospacing="1" w:after="100" w:afterAutospacing="1"/>
        <w:jc w:val="both"/>
      </w:pPr>
    </w:p>
    <w:p w14:paraId="2B494942" w14:textId="77777777" w:rsidR="00362E54" w:rsidRDefault="00362E54" w:rsidP="0066125A">
      <w:pPr>
        <w:spacing w:before="100" w:beforeAutospacing="1" w:after="100" w:afterAutospacing="1"/>
        <w:jc w:val="both"/>
      </w:pPr>
    </w:p>
    <w:p w14:paraId="53F33AE2" w14:textId="39C8CB61" w:rsidR="00362E54" w:rsidRDefault="0085306A" w:rsidP="0066125A">
      <w:pPr>
        <w:spacing w:before="100" w:beforeAutospacing="1" w:after="100" w:afterAutospacing="1"/>
        <w:jc w:val="both"/>
      </w:pPr>
      <w:r w:rsidRPr="00106042">
        <w:t xml:space="preserve">The findings, interpretations, and conclusions expressed in this </w:t>
      </w:r>
      <w:r w:rsidR="005652E1">
        <w:t>guidebook</w:t>
      </w:r>
      <w:r w:rsidRPr="00106042">
        <w:t xml:space="preserve"> </w:t>
      </w:r>
      <w:r w:rsidRPr="00106042">
        <w:lastRenderedPageBreak/>
        <w:t>are entirely those of the authors. They do not necessarily represent the views of the International Bank for Reconstruction and Development/World Bank and its affiliated organizations, or those of the Executive Directors of the World Bank or the governments they represent.</w:t>
      </w:r>
    </w:p>
    <w:sdt>
      <w:sdtPr>
        <w:rPr>
          <w:caps w:val="0"/>
          <w:color w:val="auto"/>
          <w:spacing w:val="0"/>
          <w:sz w:val="22"/>
          <w:szCs w:val="22"/>
          <w:lang w:bidi="ar-SA"/>
        </w:rPr>
        <w:id w:val="-948395888"/>
        <w:docPartObj>
          <w:docPartGallery w:val="Table of Contents"/>
          <w:docPartUnique/>
        </w:docPartObj>
      </w:sdtPr>
      <w:sdtEndPr>
        <w:rPr>
          <w:b/>
          <w:bCs/>
          <w:noProof/>
        </w:rPr>
      </w:sdtEndPr>
      <w:sdtContent>
        <w:p w14:paraId="73189705" w14:textId="4687FE7D" w:rsidR="00005094" w:rsidRDefault="00005094">
          <w:pPr>
            <w:pStyle w:val="TOCHeading"/>
          </w:pPr>
          <w:r>
            <w:t>Table of Contents</w:t>
          </w:r>
        </w:p>
        <w:p w14:paraId="7D0AA9C6" w14:textId="3D669626" w:rsidR="00A54F82" w:rsidRPr="00A54F82" w:rsidRDefault="00005094">
          <w:pPr>
            <w:pStyle w:val="TOC1"/>
            <w:tabs>
              <w:tab w:val="right" w:leader="dot" w:pos="10070"/>
            </w:tabs>
            <w:rPr>
              <w:rFonts w:asciiTheme="majorHAnsi" w:eastAsiaTheme="minorEastAsia" w:hAnsiTheme="majorHAnsi" w:cstheme="minorBidi"/>
              <w:b w:val="0"/>
              <w:noProof/>
              <w:sz w:val="22"/>
              <w:szCs w:val="22"/>
            </w:rPr>
          </w:pPr>
          <w:r w:rsidRPr="0066125A">
            <w:rPr>
              <w:rFonts w:asciiTheme="majorHAnsi" w:hAnsiTheme="majorHAnsi"/>
              <w:b w:val="0"/>
            </w:rPr>
            <w:fldChar w:fldCharType="begin"/>
          </w:r>
          <w:r w:rsidRPr="0066125A">
            <w:rPr>
              <w:rFonts w:asciiTheme="majorHAnsi" w:hAnsiTheme="majorHAnsi"/>
            </w:rPr>
            <w:instrText xml:space="preserve"> TOC \o "1-3" \h \z \u </w:instrText>
          </w:r>
          <w:r w:rsidRPr="0066125A">
            <w:rPr>
              <w:rFonts w:asciiTheme="majorHAnsi" w:hAnsiTheme="majorHAnsi"/>
              <w:b w:val="0"/>
            </w:rPr>
            <w:fldChar w:fldCharType="separate"/>
          </w:r>
          <w:hyperlink w:anchor="_Toc448919852" w:history="1">
            <w:r w:rsidR="00A54F82" w:rsidRPr="00A54F82">
              <w:rPr>
                <w:rStyle w:val="Hyperlink"/>
                <w:rFonts w:asciiTheme="majorHAnsi" w:hAnsiTheme="majorHAnsi"/>
                <w:b w:val="0"/>
                <w:noProof/>
                <w:sz w:val="22"/>
                <w:szCs w:val="22"/>
              </w:rPr>
              <w:t>Acknowledgements</w:t>
            </w:r>
            <w:r w:rsidR="00A54F82" w:rsidRPr="00A54F82">
              <w:rPr>
                <w:rFonts w:asciiTheme="majorHAnsi" w:hAnsiTheme="majorHAnsi"/>
                <w:b w:val="0"/>
                <w:noProof/>
                <w:webHidden/>
                <w:sz w:val="22"/>
                <w:szCs w:val="22"/>
              </w:rPr>
              <w:tab/>
            </w:r>
            <w:r w:rsidR="00A54F82" w:rsidRPr="00A54F82">
              <w:rPr>
                <w:rFonts w:asciiTheme="majorHAnsi" w:hAnsiTheme="majorHAnsi"/>
                <w:b w:val="0"/>
                <w:noProof/>
                <w:webHidden/>
                <w:sz w:val="22"/>
                <w:szCs w:val="22"/>
              </w:rPr>
              <w:fldChar w:fldCharType="begin"/>
            </w:r>
            <w:r w:rsidR="00A54F82" w:rsidRPr="00A54F82">
              <w:rPr>
                <w:rFonts w:asciiTheme="majorHAnsi" w:hAnsiTheme="majorHAnsi"/>
                <w:b w:val="0"/>
                <w:noProof/>
                <w:webHidden/>
                <w:sz w:val="22"/>
                <w:szCs w:val="22"/>
              </w:rPr>
              <w:instrText xml:space="preserve"> PAGEREF _Toc448919852 \h </w:instrText>
            </w:r>
            <w:r w:rsidR="00A54F82" w:rsidRPr="00A54F82">
              <w:rPr>
                <w:rFonts w:asciiTheme="majorHAnsi" w:hAnsiTheme="majorHAnsi"/>
                <w:b w:val="0"/>
                <w:noProof/>
                <w:webHidden/>
                <w:sz w:val="22"/>
                <w:szCs w:val="22"/>
              </w:rPr>
            </w:r>
            <w:r w:rsidR="00A54F82" w:rsidRPr="00A54F82">
              <w:rPr>
                <w:rFonts w:asciiTheme="majorHAnsi" w:hAnsiTheme="majorHAnsi"/>
                <w:b w:val="0"/>
                <w:noProof/>
                <w:webHidden/>
                <w:sz w:val="22"/>
                <w:szCs w:val="22"/>
              </w:rPr>
              <w:fldChar w:fldCharType="separate"/>
            </w:r>
            <w:r w:rsidR="00296D37">
              <w:rPr>
                <w:rFonts w:asciiTheme="majorHAnsi" w:hAnsiTheme="majorHAnsi"/>
                <w:b w:val="0"/>
                <w:noProof/>
                <w:webHidden/>
                <w:sz w:val="22"/>
                <w:szCs w:val="22"/>
              </w:rPr>
              <w:t>1</w:t>
            </w:r>
            <w:r w:rsidR="00A54F82" w:rsidRPr="00A54F82">
              <w:rPr>
                <w:rFonts w:asciiTheme="majorHAnsi" w:hAnsiTheme="majorHAnsi"/>
                <w:b w:val="0"/>
                <w:noProof/>
                <w:webHidden/>
                <w:sz w:val="22"/>
                <w:szCs w:val="22"/>
              </w:rPr>
              <w:fldChar w:fldCharType="end"/>
            </w:r>
          </w:hyperlink>
        </w:p>
        <w:p w14:paraId="1D201E66" w14:textId="239B05AD" w:rsidR="00A54F82" w:rsidRPr="00A54F82" w:rsidRDefault="00F63185">
          <w:pPr>
            <w:pStyle w:val="TOC1"/>
            <w:tabs>
              <w:tab w:val="right" w:leader="dot" w:pos="10070"/>
            </w:tabs>
            <w:rPr>
              <w:rFonts w:asciiTheme="majorHAnsi" w:eastAsiaTheme="minorEastAsia" w:hAnsiTheme="majorHAnsi" w:cstheme="minorBidi"/>
              <w:b w:val="0"/>
              <w:noProof/>
              <w:sz w:val="22"/>
              <w:szCs w:val="22"/>
            </w:rPr>
          </w:pPr>
          <w:hyperlink w:anchor="_Toc448919853" w:history="1">
            <w:r w:rsidR="00A54F82" w:rsidRPr="00A54F82">
              <w:rPr>
                <w:rStyle w:val="Hyperlink"/>
                <w:rFonts w:asciiTheme="majorHAnsi" w:hAnsiTheme="majorHAnsi"/>
                <w:b w:val="0"/>
                <w:noProof/>
                <w:sz w:val="22"/>
                <w:szCs w:val="22"/>
              </w:rPr>
              <w:t>Abbreviations and Acronyms</w:t>
            </w:r>
            <w:r w:rsidR="00A54F82" w:rsidRPr="00A54F82">
              <w:rPr>
                <w:rFonts w:asciiTheme="majorHAnsi" w:hAnsiTheme="majorHAnsi"/>
                <w:b w:val="0"/>
                <w:noProof/>
                <w:webHidden/>
                <w:sz w:val="22"/>
                <w:szCs w:val="22"/>
              </w:rPr>
              <w:tab/>
            </w:r>
            <w:r w:rsidR="00A54F82" w:rsidRPr="00A54F82">
              <w:rPr>
                <w:rFonts w:asciiTheme="majorHAnsi" w:hAnsiTheme="majorHAnsi"/>
                <w:b w:val="0"/>
                <w:noProof/>
                <w:webHidden/>
                <w:sz w:val="22"/>
                <w:szCs w:val="22"/>
              </w:rPr>
              <w:fldChar w:fldCharType="begin"/>
            </w:r>
            <w:r w:rsidR="00A54F82" w:rsidRPr="00A54F82">
              <w:rPr>
                <w:rFonts w:asciiTheme="majorHAnsi" w:hAnsiTheme="majorHAnsi"/>
                <w:b w:val="0"/>
                <w:noProof/>
                <w:webHidden/>
                <w:sz w:val="22"/>
                <w:szCs w:val="22"/>
              </w:rPr>
              <w:instrText xml:space="preserve"> PAGEREF _Toc448919853 \h </w:instrText>
            </w:r>
            <w:r w:rsidR="00A54F82" w:rsidRPr="00A54F82">
              <w:rPr>
                <w:rFonts w:asciiTheme="majorHAnsi" w:hAnsiTheme="majorHAnsi"/>
                <w:b w:val="0"/>
                <w:noProof/>
                <w:webHidden/>
                <w:sz w:val="22"/>
                <w:szCs w:val="22"/>
              </w:rPr>
            </w:r>
            <w:r w:rsidR="00A54F82" w:rsidRPr="00A54F82">
              <w:rPr>
                <w:rFonts w:asciiTheme="majorHAnsi" w:hAnsiTheme="majorHAnsi"/>
                <w:b w:val="0"/>
                <w:noProof/>
                <w:webHidden/>
                <w:sz w:val="22"/>
                <w:szCs w:val="22"/>
              </w:rPr>
              <w:fldChar w:fldCharType="separate"/>
            </w:r>
            <w:r w:rsidR="00296D37">
              <w:rPr>
                <w:rFonts w:asciiTheme="majorHAnsi" w:hAnsiTheme="majorHAnsi"/>
                <w:b w:val="0"/>
                <w:noProof/>
                <w:webHidden/>
                <w:sz w:val="22"/>
                <w:szCs w:val="22"/>
              </w:rPr>
              <w:t>3</w:t>
            </w:r>
            <w:r w:rsidR="00A54F82" w:rsidRPr="00A54F82">
              <w:rPr>
                <w:rFonts w:asciiTheme="majorHAnsi" w:hAnsiTheme="majorHAnsi"/>
                <w:b w:val="0"/>
                <w:noProof/>
                <w:webHidden/>
                <w:sz w:val="22"/>
                <w:szCs w:val="22"/>
              </w:rPr>
              <w:fldChar w:fldCharType="end"/>
            </w:r>
          </w:hyperlink>
        </w:p>
        <w:p w14:paraId="743AE021" w14:textId="0D357779" w:rsidR="00A54F82" w:rsidRPr="00A54F82" w:rsidRDefault="00F63185">
          <w:pPr>
            <w:pStyle w:val="TOC1"/>
            <w:tabs>
              <w:tab w:val="right" w:leader="dot" w:pos="10070"/>
            </w:tabs>
            <w:rPr>
              <w:rFonts w:asciiTheme="majorHAnsi" w:eastAsiaTheme="minorEastAsia" w:hAnsiTheme="majorHAnsi" w:cstheme="minorBidi"/>
              <w:b w:val="0"/>
              <w:noProof/>
              <w:sz w:val="22"/>
              <w:szCs w:val="22"/>
            </w:rPr>
          </w:pPr>
          <w:hyperlink w:anchor="_Toc448919854" w:history="1">
            <w:r w:rsidR="00A54F82" w:rsidRPr="00A54F82">
              <w:rPr>
                <w:rStyle w:val="Hyperlink"/>
                <w:rFonts w:asciiTheme="majorHAnsi" w:hAnsiTheme="majorHAnsi"/>
                <w:b w:val="0"/>
                <w:noProof/>
                <w:sz w:val="22"/>
                <w:szCs w:val="22"/>
              </w:rPr>
              <w:t>Executive Summary</w:t>
            </w:r>
            <w:r w:rsidR="00A54F82" w:rsidRPr="00A54F82">
              <w:rPr>
                <w:rFonts w:asciiTheme="majorHAnsi" w:hAnsiTheme="majorHAnsi"/>
                <w:b w:val="0"/>
                <w:noProof/>
                <w:webHidden/>
                <w:sz w:val="22"/>
                <w:szCs w:val="22"/>
              </w:rPr>
              <w:tab/>
            </w:r>
            <w:r w:rsidR="00A54F82" w:rsidRPr="00A54F82">
              <w:rPr>
                <w:rFonts w:asciiTheme="majorHAnsi" w:hAnsiTheme="majorHAnsi"/>
                <w:b w:val="0"/>
                <w:noProof/>
                <w:webHidden/>
                <w:sz w:val="22"/>
                <w:szCs w:val="22"/>
              </w:rPr>
              <w:fldChar w:fldCharType="begin"/>
            </w:r>
            <w:r w:rsidR="00A54F82" w:rsidRPr="00A54F82">
              <w:rPr>
                <w:rFonts w:asciiTheme="majorHAnsi" w:hAnsiTheme="majorHAnsi"/>
                <w:b w:val="0"/>
                <w:noProof/>
                <w:webHidden/>
                <w:sz w:val="22"/>
                <w:szCs w:val="22"/>
              </w:rPr>
              <w:instrText xml:space="preserve"> PAGEREF _Toc448919854 \h </w:instrText>
            </w:r>
            <w:r w:rsidR="00A54F82" w:rsidRPr="00A54F82">
              <w:rPr>
                <w:rFonts w:asciiTheme="majorHAnsi" w:hAnsiTheme="majorHAnsi"/>
                <w:b w:val="0"/>
                <w:noProof/>
                <w:webHidden/>
                <w:sz w:val="22"/>
                <w:szCs w:val="22"/>
              </w:rPr>
            </w:r>
            <w:r w:rsidR="00A54F82" w:rsidRPr="00A54F82">
              <w:rPr>
                <w:rFonts w:asciiTheme="majorHAnsi" w:hAnsiTheme="majorHAnsi"/>
                <w:b w:val="0"/>
                <w:noProof/>
                <w:webHidden/>
                <w:sz w:val="22"/>
                <w:szCs w:val="22"/>
              </w:rPr>
              <w:fldChar w:fldCharType="separate"/>
            </w:r>
            <w:r w:rsidR="00296D37">
              <w:rPr>
                <w:rFonts w:asciiTheme="majorHAnsi" w:hAnsiTheme="majorHAnsi"/>
                <w:b w:val="0"/>
                <w:noProof/>
                <w:webHidden/>
                <w:sz w:val="22"/>
                <w:szCs w:val="22"/>
              </w:rPr>
              <w:t>4</w:t>
            </w:r>
            <w:r w:rsidR="00A54F82" w:rsidRPr="00A54F82">
              <w:rPr>
                <w:rFonts w:asciiTheme="majorHAnsi" w:hAnsiTheme="majorHAnsi"/>
                <w:b w:val="0"/>
                <w:noProof/>
                <w:webHidden/>
                <w:sz w:val="22"/>
                <w:szCs w:val="22"/>
              </w:rPr>
              <w:fldChar w:fldCharType="end"/>
            </w:r>
          </w:hyperlink>
        </w:p>
        <w:p w14:paraId="11B55138" w14:textId="57350438" w:rsidR="00A54F82" w:rsidRPr="00A54F82" w:rsidRDefault="00F63185">
          <w:pPr>
            <w:pStyle w:val="TOC1"/>
            <w:tabs>
              <w:tab w:val="right" w:leader="dot" w:pos="10070"/>
            </w:tabs>
            <w:rPr>
              <w:rFonts w:asciiTheme="majorHAnsi" w:eastAsiaTheme="minorEastAsia" w:hAnsiTheme="majorHAnsi" w:cstheme="minorBidi"/>
              <w:b w:val="0"/>
              <w:noProof/>
              <w:sz w:val="22"/>
              <w:szCs w:val="22"/>
            </w:rPr>
          </w:pPr>
          <w:hyperlink w:anchor="_Toc448919855" w:history="1">
            <w:r w:rsidR="00A54F82" w:rsidRPr="00A54F82">
              <w:rPr>
                <w:rStyle w:val="Hyperlink"/>
                <w:rFonts w:asciiTheme="majorHAnsi" w:hAnsiTheme="majorHAnsi"/>
                <w:b w:val="0"/>
                <w:noProof/>
                <w:sz w:val="22"/>
                <w:szCs w:val="22"/>
              </w:rPr>
              <w:t>Part I – Background and Definitions</w:t>
            </w:r>
            <w:r w:rsidR="00A54F82" w:rsidRPr="00A54F82">
              <w:rPr>
                <w:rFonts w:asciiTheme="majorHAnsi" w:hAnsiTheme="majorHAnsi"/>
                <w:b w:val="0"/>
                <w:noProof/>
                <w:webHidden/>
                <w:sz w:val="22"/>
                <w:szCs w:val="22"/>
              </w:rPr>
              <w:tab/>
            </w:r>
            <w:r w:rsidR="00A54F82" w:rsidRPr="00A54F82">
              <w:rPr>
                <w:rFonts w:asciiTheme="majorHAnsi" w:hAnsiTheme="majorHAnsi"/>
                <w:b w:val="0"/>
                <w:noProof/>
                <w:webHidden/>
                <w:sz w:val="22"/>
                <w:szCs w:val="22"/>
              </w:rPr>
              <w:fldChar w:fldCharType="begin"/>
            </w:r>
            <w:r w:rsidR="00A54F82" w:rsidRPr="00A54F82">
              <w:rPr>
                <w:rFonts w:asciiTheme="majorHAnsi" w:hAnsiTheme="majorHAnsi"/>
                <w:b w:val="0"/>
                <w:noProof/>
                <w:webHidden/>
                <w:sz w:val="22"/>
                <w:szCs w:val="22"/>
              </w:rPr>
              <w:instrText xml:space="preserve"> PAGEREF _Toc448919855 \h </w:instrText>
            </w:r>
            <w:r w:rsidR="00A54F82" w:rsidRPr="00A54F82">
              <w:rPr>
                <w:rFonts w:asciiTheme="majorHAnsi" w:hAnsiTheme="majorHAnsi"/>
                <w:b w:val="0"/>
                <w:noProof/>
                <w:webHidden/>
                <w:sz w:val="22"/>
                <w:szCs w:val="22"/>
              </w:rPr>
            </w:r>
            <w:r w:rsidR="00A54F82" w:rsidRPr="00A54F82">
              <w:rPr>
                <w:rFonts w:asciiTheme="majorHAnsi" w:hAnsiTheme="majorHAnsi"/>
                <w:b w:val="0"/>
                <w:noProof/>
                <w:webHidden/>
                <w:sz w:val="22"/>
                <w:szCs w:val="22"/>
              </w:rPr>
              <w:fldChar w:fldCharType="separate"/>
            </w:r>
            <w:r w:rsidR="00296D37">
              <w:rPr>
                <w:rFonts w:asciiTheme="majorHAnsi" w:hAnsiTheme="majorHAnsi"/>
                <w:b w:val="0"/>
                <w:noProof/>
                <w:webHidden/>
                <w:sz w:val="22"/>
                <w:szCs w:val="22"/>
              </w:rPr>
              <w:t>8</w:t>
            </w:r>
            <w:r w:rsidR="00A54F82" w:rsidRPr="00A54F82">
              <w:rPr>
                <w:rFonts w:asciiTheme="majorHAnsi" w:hAnsiTheme="majorHAnsi"/>
                <w:b w:val="0"/>
                <w:noProof/>
                <w:webHidden/>
                <w:sz w:val="22"/>
                <w:szCs w:val="22"/>
              </w:rPr>
              <w:fldChar w:fldCharType="end"/>
            </w:r>
          </w:hyperlink>
        </w:p>
        <w:p w14:paraId="48E1A182" w14:textId="27EFB914" w:rsidR="00A54F82" w:rsidRPr="00A54F82" w:rsidRDefault="00A54F82" w:rsidP="00A54F82">
          <w:pPr>
            <w:pStyle w:val="TOC2"/>
            <w:tabs>
              <w:tab w:val="left" w:pos="660"/>
              <w:tab w:val="right" w:leader="dot" w:pos="10070"/>
            </w:tabs>
            <w:rPr>
              <w:rFonts w:asciiTheme="majorHAnsi" w:eastAsiaTheme="minorEastAsia" w:hAnsiTheme="majorHAnsi" w:cstheme="minorBidi"/>
              <w:b w:val="0"/>
              <w:noProof/>
            </w:rPr>
          </w:pPr>
          <w:r w:rsidRPr="005B6EA1">
            <w:rPr>
              <w:rStyle w:val="Hyperlink"/>
              <w:rFonts w:asciiTheme="majorHAnsi" w:hAnsiTheme="majorHAnsi"/>
              <w:b w:val="0"/>
              <w:noProof/>
              <w:color w:val="000000" w:themeColor="text1"/>
              <w:u w:val="none"/>
            </w:rPr>
            <w:t>1.</w:t>
          </w:r>
          <w:hyperlink w:anchor="_Toc448919856" w:history="1">
            <w:r w:rsidRPr="00A54F82">
              <w:rPr>
                <w:rFonts w:asciiTheme="majorHAnsi" w:eastAsiaTheme="minorEastAsia" w:hAnsiTheme="majorHAnsi" w:cstheme="minorBidi"/>
                <w:b w:val="0"/>
                <w:noProof/>
              </w:rPr>
              <w:tab/>
            </w:r>
            <w:r w:rsidRPr="00A54F82">
              <w:rPr>
                <w:rStyle w:val="Hyperlink"/>
                <w:rFonts w:asciiTheme="majorHAnsi" w:hAnsiTheme="majorHAnsi"/>
                <w:b w:val="0"/>
                <w:noProof/>
              </w:rPr>
              <w:t>Introduction</w:t>
            </w:r>
            <w:r w:rsidRPr="00A54F82">
              <w:rPr>
                <w:rFonts w:asciiTheme="majorHAnsi" w:hAnsiTheme="majorHAnsi"/>
                <w:b w:val="0"/>
                <w:noProof/>
                <w:webHidden/>
              </w:rPr>
              <w:tab/>
            </w:r>
            <w:r w:rsidRPr="00A54F82">
              <w:rPr>
                <w:rFonts w:asciiTheme="majorHAnsi" w:hAnsiTheme="majorHAnsi"/>
                <w:b w:val="0"/>
                <w:noProof/>
                <w:webHidden/>
              </w:rPr>
              <w:fldChar w:fldCharType="begin"/>
            </w:r>
            <w:r w:rsidRPr="00A54F82">
              <w:rPr>
                <w:rFonts w:asciiTheme="majorHAnsi" w:hAnsiTheme="majorHAnsi"/>
                <w:b w:val="0"/>
                <w:noProof/>
                <w:webHidden/>
              </w:rPr>
              <w:instrText xml:space="preserve"> PAGEREF _Toc448919856 \h </w:instrText>
            </w:r>
            <w:r w:rsidRPr="00A54F82">
              <w:rPr>
                <w:rFonts w:asciiTheme="majorHAnsi" w:hAnsiTheme="majorHAnsi"/>
                <w:b w:val="0"/>
                <w:noProof/>
                <w:webHidden/>
              </w:rPr>
            </w:r>
            <w:r w:rsidRPr="00A54F82">
              <w:rPr>
                <w:rFonts w:asciiTheme="majorHAnsi" w:hAnsiTheme="majorHAnsi"/>
                <w:b w:val="0"/>
                <w:noProof/>
                <w:webHidden/>
              </w:rPr>
              <w:fldChar w:fldCharType="separate"/>
            </w:r>
            <w:r w:rsidR="00296D37">
              <w:rPr>
                <w:rFonts w:asciiTheme="majorHAnsi" w:hAnsiTheme="majorHAnsi"/>
                <w:b w:val="0"/>
                <w:noProof/>
                <w:webHidden/>
              </w:rPr>
              <w:t>8</w:t>
            </w:r>
            <w:r w:rsidRPr="00A54F82">
              <w:rPr>
                <w:rFonts w:asciiTheme="majorHAnsi" w:hAnsiTheme="majorHAnsi"/>
                <w:b w:val="0"/>
                <w:noProof/>
                <w:webHidden/>
              </w:rPr>
              <w:fldChar w:fldCharType="end"/>
            </w:r>
          </w:hyperlink>
        </w:p>
        <w:p w14:paraId="12FDDFDB" w14:textId="329BFAD9" w:rsidR="00A54F82" w:rsidRPr="00A54F82" w:rsidRDefault="00F63185">
          <w:pPr>
            <w:pStyle w:val="TOC2"/>
            <w:tabs>
              <w:tab w:val="left" w:pos="660"/>
              <w:tab w:val="right" w:leader="dot" w:pos="10070"/>
            </w:tabs>
            <w:rPr>
              <w:rFonts w:asciiTheme="majorHAnsi" w:eastAsiaTheme="minorEastAsia" w:hAnsiTheme="majorHAnsi" w:cstheme="minorBidi"/>
              <w:b w:val="0"/>
              <w:noProof/>
            </w:rPr>
          </w:pPr>
          <w:hyperlink w:anchor="_Toc448919858" w:history="1">
            <w:r w:rsidR="00A54F82" w:rsidRPr="00A54F82">
              <w:rPr>
                <w:rStyle w:val="Hyperlink"/>
                <w:rFonts w:asciiTheme="majorHAnsi" w:hAnsiTheme="majorHAnsi"/>
                <w:b w:val="0"/>
                <w:noProof/>
              </w:rPr>
              <w:t>2.</w:t>
            </w:r>
            <w:r w:rsidR="00A54F82" w:rsidRPr="00A54F82">
              <w:rPr>
                <w:rFonts w:asciiTheme="majorHAnsi" w:eastAsiaTheme="minorEastAsia" w:hAnsiTheme="majorHAnsi" w:cstheme="minorBidi"/>
                <w:b w:val="0"/>
                <w:noProof/>
              </w:rPr>
              <w:tab/>
            </w:r>
            <w:r w:rsidR="00A54F82" w:rsidRPr="00A54F82">
              <w:rPr>
                <w:rStyle w:val="Hyperlink"/>
                <w:rFonts w:asciiTheme="majorHAnsi" w:hAnsiTheme="majorHAnsi"/>
                <w:b w:val="0"/>
                <w:noProof/>
              </w:rPr>
              <w:t>Uses of Land Area Measures from Household Surveys</w:t>
            </w:r>
            <w:r w:rsidR="00A54F82" w:rsidRPr="00A54F82">
              <w:rPr>
                <w:rFonts w:asciiTheme="majorHAnsi" w:hAnsiTheme="majorHAnsi"/>
                <w:b w:val="0"/>
                <w:noProof/>
                <w:webHidden/>
              </w:rPr>
              <w:tab/>
            </w:r>
            <w:r w:rsidR="00A54F82" w:rsidRPr="00A54F82">
              <w:rPr>
                <w:rFonts w:asciiTheme="majorHAnsi" w:hAnsiTheme="majorHAnsi"/>
                <w:b w:val="0"/>
                <w:noProof/>
                <w:webHidden/>
              </w:rPr>
              <w:fldChar w:fldCharType="begin"/>
            </w:r>
            <w:r w:rsidR="00A54F82" w:rsidRPr="00A54F82">
              <w:rPr>
                <w:rFonts w:asciiTheme="majorHAnsi" w:hAnsiTheme="majorHAnsi"/>
                <w:b w:val="0"/>
                <w:noProof/>
                <w:webHidden/>
              </w:rPr>
              <w:instrText xml:space="preserve"> PAGEREF _Toc448919858 \h </w:instrText>
            </w:r>
            <w:r w:rsidR="00A54F82" w:rsidRPr="00A54F82">
              <w:rPr>
                <w:rFonts w:asciiTheme="majorHAnsi" w:hAnsiTheme="majorHAnsi"/>
                <w:b w:val="0"/>
                <w:noProof/>
                <w:webHidden/>
              </w:rPr>
            </w:r>
            <w:r w:rsidR="00A54F82" w:rsidRPr="00A54F82">
              <w:rPr>
                <w:rFonts w:asciiTheme="majorHAnsi" w:hAnsiTheme="majorHAnsi"/>
                <w:b w:val="0"/>
                <w:noProof/>
                <w:webHidden/>
              </w:rPr>
              <w:fldChar w:fldCharType="separate"/>
            </w:r>
            <w:r w:rsidR="00296D37">
              <w:rPr>
                <w:rFonts w:asciiTheme="majorHAnsi" w:hAnsiTheme="majorHAnsi"/>
                <w:b w:val="0"/>
                <w:noProof/>
                <w:webHidden/>
              </w:rPr>
              <w:t>11</w:t>
            </w:r>
            <w:r w:rsidR="00A54F82" w:rsidRPr="00A54F82">
              <w:rPr>
                <w:rFonts w:asciiTheme="majorHAnsi" w:hAnsiTheme="majorHAnsi"/>
                <w:b w:val="0"/>
                <w:noProof/>
                <w:webHidden/>
              </w:rPr>
              <w:fldChar w:fldCharType="end"/>
            </w:r>
          </w:hyperlink>
        </w:p>
        <w:p w14:paraId="3081900E" w14:textId="24F334B8" w:rsidR="00A54F82" w:rsidRPr="00A54F82" w:rsidRDefault="00F63185">
          <w:pPr>
            <w:pStyle w:val="TOC2"/>
            <w:tabs>
              <w:tab w:val="left" w:pos="660"/>
              <w:tab w:val="right" w:leader="dot" w:pos="10070"/>
            </w:tabs>
            <w:rPr>
              <w:rFonts w:asciiTheme="majorHAnsi" w:eastAsiaTheme="minorEastAsia" w:hAnsiTheme="majorHAnsi" w:cstheme="minorBidi"/>
              <w:b w:val="0"/>
              <w:noProof/>
            </w:rPr>
          </w:pPr>
          <w:hyperlink w:anchor="_Toc448919859" w:history="1">
            <w:r w:rsidR="00A54F82" w:rsidRPr="00A54F82">
              <w:rPr>
                <w:rStyle w:val="Hyperlink"/>
                <w:rFonts w:asciiTheme="majorHAnsi" w:hAnsiTheme="majorHAnsi"/>
                <w:b w:val="0"/>
                <w:noProof/>
              </w:rPr>
              <w:t>3.</w:t>
            </w:r>
            <w:r w:rsidR="00A54F82" w:rsidRPr="00A54F82">
              <w:rPr>
                <w:rFonts w:asciiTheme="majorHAnsi" w:eastAsiaTheme="minorEastAsia" w:hAnsiTheme="majorHAnsi" w:cstheme="minorBidi"/>
                <w:b w:val="0"/>
                <w:noProof/>
              </w:rPr>
              <w:tab/>
            </w:r>
            <w:r w:rsidR="00A54F82" w:rsidRPr="00A54F82">
              <w:rPr>
                <w:rStyle w:val="Hyperlink"/>
                <w:rFonts w:asciiTheme="majorHAnsi" w:hAnsiTheme="majorHAnsi"/>
                <w:b w:val="0"/>
                <w:noProof/>
              </w:rPr>
              <w:t>Concepts and Definitions</w:t>
            </w:r>
            <w:r w:rsidR="00A54F82" w:rsidRPr="00A54F82">
              <w:rPr>
                <w:rFonts w:asciiTheme="majorHAnsi" w:hAnsiTheme="majorHAnsi"/>
                <w:b w:val="0"/>
                <w:noProof/>
                <w:webHidden/>
              </w:rPr>
              <w:tab/>
            </w:r>
            <w:r w:rsidR="00A54F82" w:rsidRPr="00A54F82">
              <w:rPr>
                <w:rFonts w:asciiTheme="majorHAnsi" w:hAnsiTheme="majorHAnsi"/>
                <w:b w:val="0"/>
                <w:noProof/>
                <w:webHidden/>
              </w:rPr>
              <w:fldChar w:fldCharType="begin"/>
            </w:r>
            <w:r w:rsidR="00A54F82" w:rsidRPr="00A54F82">
              <w:rPr>
                <w:rFonts w:asciiTheme="majorHAnsi" w:hAnsiTheme="majorHAnsi"/>
                <w:b w:val="0"/>
                <w:noProof/>
                <w:webHidden/>
              </w:rPr>
              <w:instrText xml:space="preserve"> PAGEREF _Toc448919859 \h </w:instrText>
            </w:r>
            <w:r w:rsidR="00A54F82" w:rsidRPr="00A54F82">
              <w:rPr>
                <w:rFonts w:asciiTheme="majorHAnsi" w:hAnsiTheme="majorHAnsi"/>
                <w:b w:val="0"/>
                <w:noProof/>
                <w:webHidden/>
              </w:rPr>
            </w:r>
            <w:r w:rsidR="00A54F82" w:rsidRPr="00A54F82">
              <w:rPr>
                <w:rFonts w:asciiTheme="majorHAnsi" w:hAnsiTheme="majorHAnsi"/>
                <w:b w:val="0"/>
                <w:noProof/>
                <w:webHidden/>
              </w:rPr>
              <w:fldChar w:fldCharType="separate"/>
            </w:r>
            <w:r w:rsidR="00296D37">
              <w:rPr>
                <w:rFonts w:asciiTheme="majorHAnsi" w:hAnsiTheme="majorHAnsi"/>
                <w:b w:val="0"/>
                <w:noProof/>
                <w:webHidden/>
              </w:rPr>
              <w:t>16</w:t>
            </w:r>
            <w:r w:rsidR="00A54F82" w:rsidRPr="00A54F82">
              <w:rPr>
                <w:rFonts w:asciiTheme="majorHAnsi" w:hAnsiTheme="majorHAnsi"/>
                <w:b w:val="0"/>
                <w:noProof/>
                <w:webHidden/>
              </w:rPr>
              <w:fldChar w:fldCharType="end"/>
            </w:r>
          </w:hyperlink>
        </w:p>
        <w:p w14:paraId="7580251A" w14:textId="213A412D" w:rsidR="00A54F82" w:rsidRPr="00A54F82" w:rsidRDefault="00F63185">
          <w:pPr>
            <w:pStyle w:val="TOC1"/>
            <w:tabs>
              <w:tab w:val="right" w:leader="dot" w:pos="10070"/>
            </w:tabs>
            <w:rPr>
              <w:rFonts w:asciiTheme="majorHAnsi" w:eastAsiaTheme="minorEastAsia" w:hAnsiTheme="majorHAnsi" w:cstheme="minorBidi"/>
              <w:b w:val="0"/>
              <w:noProof/>
              <w:sz w:val="22"/>
              <w:szCs w:val="22"/>
            </w:rPr>
          </w:pPr>
          <w:hyperlink w:anchor="_Toc448919860" w:history="1">
            <w:r w:rsidR="00A54F82" w:rsidRPr="00A54F82">
              <w:rPr>
                <w:rStyle w:val="Hyperlink"/>
                <w:rFonts w:asciiTheme="majorHAnsi" w:hAnsiTheme="majorHAnsi"/>
                <w:b w:val="0"/>
                <w:noProof/>
                <w:sz w:val="22"/>
                <w:szCs w:val="22"/>
              </w:rPr>
              <w:t>Part II – Methods for Land Area Measurement in Surveys</w:t>
            </w:r>
            <w:r w:rsidR="00A54F82" w:rsidRPr="00A54F82">
              <w:rPr>
                <w:rFonts w:asciiTheme="majorHAnsi" w:hAnsiTheme="majorHAnsi"/>
                <w:b w:val="0"/>
                <w:noProof/>
                <w:webHidden/>
                <w:sz w:val="22"/>
                <w:szCs w:val="22"/>
              </w:rPr>
              <w:tab/>
            </w:r>
            <w:r w:rsidR="00A54F82" w:rsidRPr="00A54F82">
              <w:rPr>
                <w:rFonts w:asciiTheme="majorHAnsi" w:hAnsiTheme="majorHAnsi"/>
                <w:b w:val="0"/>
                <w:noProof/>
                <w:webHidden/>
                <w:sz w:val="22"/>
                <w:szCs w:val="22"/>
              </w:rPr>
              <w:fldChar w:fldCharType="begin"/>
            </w:r>
            <w:r w:rsidR="00A54F82" w:rsidRPr="00A54F82">
              <w:rPr>
                <w:rFonts w:asciiTheme="majorHAnsi" w:hAnsiTheme="majorHAnsi"/>
                <w:b w:val="0"/>
                <w:noProof/>
                <w:webHidden/>
                <w:sz w:val="22"/>
                <w:szCs w:val="22"/>
              </w:rPr>
              <w:instrText xml:space="preserve"> PAGEREF _Toc448919860 \h </w:instrText>
            </w:r>
            <w:r w:rsidR="00A54F82" w:rsidRPr="00A54F82">
              <w:rPr>
                <w:rFonts w:asciiTheme="majorHAnsi" w:hAnsiTheme="majorHAnsi"/>
                <w:b w:val="0"/>
                <w:noProof/>
                <w:webHidden/>
                <w:sz w:val="22"/>
                <w:szCs w:val="22"/>
              </w:rPr>
            </w:r>
            <w:r w:rsidR="00A54F82" w:rsidRPr="00A54F82">
              <w:rPr>
                <w:rFonts w:asciiTheme="majorHAnsi" w:hAnsiTheme="majorHAnsi"/>
                <w:b w:val="0"/>
                <w:noProof/>
                <w:webHidden/>
                <w:sz w:val="22"/>
                <w:szCs w:val="22"/>
              </w:rPr>
              <w:fldChar w:fldCharType="separate"/>
            </w:r>
            <w:r w:rsidR="00296D37">
              <w:rPr>
                <w:rFonts w:asciiTheme="majorHAnsi" w:hAnsiTheme="majorHAnsi"/>
                <w:b w:val="0"/>
                <w:noProof/>
                <w:webHidden/>
                <w:sz w:val="22"/>
                <w:szCs w:val="22"/>
              </w:rPr>
              <w:t>21</w:t>
            </w:r>
            <w:r w:rsidR="00A54F82" w:rsidRPr="00A54F82">
              <w:rPr>
                <w:rFonts w:asciiTheme="majorHAnsi" w:hAnsiTheme="majorHAnsi"/>
                <w:b w:val="0"/>
                <w:noProof/>
                <w:webHidden/>
                <w:sz w:val="22"/>
                <w:szCs w:val="22"/>
              </w:rPr>
              <w:fldChar w:fldCharType="end"/>
            </w:r>
          </w:hyperlink>
        </w:p>
        <w:p w14:paraId="501C433E" w14:textId="52E31604" w:rsidR="00A54F82" w:rsidRPr="00A54F82" w:rsidRDefault="00F63185">
          <w:pPr>
            <w:pStyle w:val="TOC2"/>
            <w:tabs>
              <w:tab w:val="left" w:pos="660"/>
              <w:tab w:val="right" w:leader="dot" w:pos="10070"/>
            </w:tabs>
            <w:rPr>
              <w:rFonts w:asciiTheme="majorHAnsi" w:eastAsiaTheme="minorEastAsia" w:hAnsiTheme="majorHAnsi" w:cstheme="minorBidi"/>
              <w:b w:val="0"/>
              <w:noProof/>
            </w:rPr>
          </w:pPr>
          <w:hyperlink w:anchor="_Toc448919861" w:history="1">
            <w:r w:rsidR="00A54F82" w:rsidRPr="00A54F82">
              <w:rPr>
                <w:rStyle w:val="Hyperlink"/>
                <w:rFonts w:asciiTheme="majorHAnsi" w:hAnsiTheme="majorHAnsi"/>
                <w:b w:val="0"/>
                <w:noProof/>
              </w:rPr>
              <w:t>4.</w:t>
            </w:r>
            <w:r w:rsidR="00A54F82" w:rsidRPr="00A54F82">
              <w:rPr>
                <w:rFonts w:asciiTheme="majorHAnsi" w:eastAsiaTheme="minorEastAsia" w:hAnsiTheme="majorHAnsi" w:cstheme="minorBidi"/>
                <w:b w:val="0"/>
                <w:noProof/>
              </w:rPr>
              <w:tab/>
            </w:r>
            <w:r w:rsidR="00A54F82" w:rsidRPr="00A54F82">
              <w:rPr>
                <w:rStyle w:val="Hyperlink"/>
                <w:rFonts w:asciiTheme="majorHAnsi" w:hAnsiTheme="majorHAnsi"/>
                <w:b w:val="0"/>
                <w:noProof/>
              </w:rPr>
              <w:t>Self-Reported Area Estimation</w:t>
            </w:r>
            <w:r w:rsidR="00A54F82" w:rsidRPr="00A54F82">
              <w:rPr>
                <w:rFonts w:asciiTheme="majorHAnsi" w:hAnsiTheme="majorHAnsi"/>
                <w:b w:val="0"/>
                <w:noProof/>
                <w:webHidden/>
              </w:rPr>
              <w:tab/>
            </w:r>
            <w:r w:rsidR="00A54F82" w:rsidRPr="00A54F82">
              <w:rPr>
                <w:rFonts w:asciiTheme="majorHAnsi" w:hAnsiTheme="majorHAnsi"/>
                <w:b w:val="0"/>
                <w:noProof/>
                <w:webHidden/>
              </w:rPr>
              <w:fldChar w:fldCharType="begin"/>
            </w:r>
            <w:r w:rsidR="00A54F82" w:rsidRPr="00A54F82">
              <w:rPr>
                <w:rFonts w:asciiTheme="majorHAnsi" w:hAnsiTheme="majorHAnsi"/>
                <w:b w:val="0"/>
                <w:noProof/>
                <w:webHidden/>
              </w:rPr>
              <w:instrText xml:space="preserve"> PAGEREF _Toc448919861 \h </w:instrText>
            </w:r>
            <w:r w:rsidR="00A54F82" w:rsidRPr="00A54F82">
              <w:rPr>
                <w:rFonts w:asciiTheme="majorHAnsi" w:hAnsiTheme="majorHAnsi"/>
                <w:b w:val="0"/>
                <w:noProof/>
                <w:webHidden/>
              </w:rPr>
            </w:r>
            <w:r w:rsidR="00A54F82" w:rsidRPr="00A54F82">
              <w:rPr>
                <w:rFonts w:asciiTheme="majorHAnsi" w:hAnsiTheme="majorHAnsi"/>
                <w:b w:val="0"/>
                <w:noProof/>
                <w:webHidden/>
              </w:rPr>
              <w:fldChar w:fldCharType="separate"/>
            </w:r>
            <w:r w:rsidR="00296D37">
              <w:rPr>
                <w:rFonts w:asciiTheme="majorHAnsi" w:hAnsiTheme="majorHAnsi"/>
                <w:b w:val="0"/>
                <w:noProof/>
                <w:webHidden/>
              </w:rPr>
              <w:t>22</w:t>
            </w:r>
            <w:r w:rsidR="00A54F82" w:rsidRPr="00A54F82">
              <w:rPr>
                <w:rFonts w:asciiTheme="majorHAnsi" w:hAnsiTheme="majorHAnsi"/>
                <w:b w:val="0"/>
                <w:noProof/>
                <w:webHidden/>
              </w:rPr>
              <w:fldChar w:fldCharType="end"/>
            </w:r>
          </w:hyperlink>
        </w:p>
        <w:p w14:paraId="674C7178" w14:textId="6CD079E8" w:rsidR="00A54F82" w:rsidRPr="00A54F82" w:rsidRDefault="00F63185">
          <w:pPr>
            <w:pStyle w:val="TOC3"/>
            <w:tabs>
              <w:tab w:val="right" w:leader="dot" w:pos="10070"/>
            </w:tabs>
            <w:rPr>
              <w:rFonts w:asciiTheme="majorHAnsi" w:eastAsiaTheme="minorEastAsia" w:hAnsiTheme="majorHAnsi" w:cstheme="minorBidi"/>
              <w:noProof/>
            </w:rPr>
          </w:pPr>
          <w:hyperlink w:anchor="_Toc448919862" w:history="1">
            <w:r w:rsidR="00A54F82" w:rsidRPr="00A54F82">
              <w:rPr>
                <w:rStyle w:val="Hyperlink"/>
                <w:rFonts w:asciiTheme="majorHAnsi" w:hAnsiTheme="majorHAnsi"/>
                <w:noProof/>
              </w:rPr>
              <w:t>4.1 Self-Reported Area Estimation: Practical Considerations</w:t>
            </w:r>
            <w:r w:rsidR="00A54F82" w:rsidRPr="00A54F82">
              <w:rPr>
                <w:rFonts w:asciiTheme="majorHAnsi" w:hAnsiTheme="majorHAnsi"/>
                <w:noProof/>
                <w:webHidden/>
              </w:rPr>
              <w:tab/>
            </w:r>
            <w:r w:rsidR="00A54F82" w:rsidRPr="00A54F82">
              <w:rPr>
                <w:rFonts w:asciiTheme="majorHAnsi" w:hAnsiTheme="majorHAnsi"/>
                <w:noProof/>
                <w:webHidden/>
              </w:rPr>
              <w:fldChar w:fldCharType="begin"/>
            </w:r>
            <w:r w:rsidR="00A54F82" w:rsidRPr="00A54F82">
              <w:rPr>
                <w:rFonts w:asciiTheme="majorHAnsi" w:hAnsiTheme="majorHAnsi"/>
                <w:noProof/>
                <w:webHidden/>
              </w:rPr>
              <w:instrText xml:space="preserve"> PAGEREF _Toc448919862 \h </w:instrText>
            </w:r>
            <w:r w:rsidR="00A54F82" w:rsidRPr="00A54F82">
              <w:rPr>
                <w:rFonts w:asciiTheme="majorHAnsi" w:hAnsiTheme="majorHAnsi"/>
                <w:noProof/>
                <w:webHidden/>
              </w:rPr>
            </w:r>
            <w:r w:rsidR="00A54F82" w:rsidRPr="00A54F82">
              <w:rPr>
                <w:rFonts w:asciiTheme="majorHAnsi" w:hAnsiTheme="majorHAnsi"/>
                <w:noProof/>
                <w:webHidden/>
              </w:rPr>
              <w:fldChar w:fldCharType="separate"/>
            </w:r>
            <w:r w:rsidR="00296D37">
              <w:rPr>
                <w:rFonts w:asciiTheme="majorHAnsi" w:hAnsiTheme="majorHAnsi"/>
                <w:noProof/>
                <w:webHidden/>
              </w:rPr>
              <w:t>22</w:t>
            </w:r>
            <w:r w:rsidR="00A54F82" w:rsidRPr="00A54F82">
              <w:rPr>
                <w:rFonts w:asciiTheme="majorHAnsi" w:hAnsiTheme="majorHAnsi"/>
                <w:noProof/>
                <w:webHidden/>
              </w:rPr>
              <w:fldChar w:fldCharType="end"/>
            </w:r>
          </w:hyperlink>
        </w:p>
        <w:p w14:paraId="7AAA0186" w14:textId="30B87143" w:rsidR="00A54F82" w:rsidRPr="00A54F82" w:rsidRDefault="00F63185">
          <w:pPr>
            <w:pStyle w:val="TOC3"/>
            <w:tabs>
              <w:tab w:val="right" w:leader="dot" w:pos="10070"/>
            </w:tabs>
            <w:rPr>
              <w:rFonts w:asciiTheme="majorHAnsi" w:eastAsiaTheme="minorEastAsia" w:hAnsiTheme="majorHAnsi" w:cstheme="minorBidi"/>
              <w:noProof/>
            </w:rPr>
          </w:pPr>
          <w:hyperlink w:anchor="_Toc448919863" w:history="1">
            <w:r w:rsidR="00A54F82" w:rsidRPr="00A54F82">
              <w:rPr>
                <w:rStyle w:val="Hyperlink"/>
                <w:rFonts w:asciiTheme="majorHAnsi" w:hAnsiTheme="majorHAnsi"/>
                <w:noProof/>
              </w:rPr>
              <w:t>4.2 Self-Reported Area Estimation: Key Issues and Limitations</w:t>
            </w:r>
            <w:r w:rsidR="00A54F82" w:rsidRPr="00A54F82">
              <w:rPr>
                <w:rFonts w:asciiTheme="majorHAnsi" w:hAnsiTheme="majorHAnsi"/>
                <w:noProof/>
                <w:webHidden/>
              </w:rPr>
              <w:tab/>
            </w:r>
            <w:r w:rsidR="00A54F82" w:rsidRPr="00A54F82">
              <w:rPr>
                <w:rFonts w:asciiTheme="majorHAnsi" w:hAnsiTheme="majorHAnsi"/>
                <w:noProof/>
                <w:webHidden/>
              </w:rPr>
              <w:fldChar w:fldCharType="begin"/>
            </w:r>
            <w:r w:rsidR="00A54F82" w:rsidRPr="00A54F82">
              <w:rPr>
                <w:rFonts w:asciiTheme="majorHAnsi" w:hAnsiTheme="majorHAnsi"/>
                <w:noProof/>
                <w:webHidden/>
              </w:rPr>
              <w:instrText xml:space="preserve"> PAGEREF _Toc448919863 \h </w:instrText>
            </w:r>
            <w:r w:rsidR="00A54F82" w:rsidRPr="00A54F82">
              <w:rPr>
                <w:rFonts w:asciiTheme="majorHAnsi" w:hAnsiTheme="majorHAnsi"/>
                <w:noProof/>
                <w:webHidden/>
              </w:rPr>
            </w:r>
            <w:r w:rsidR="00A54F82" w:rsidRPr="00A54F82">
              <w:rPr>
                <w:rFonts w:asciiTheme="majorHAnsi" w:hAnsiTheme="majorHAnsi"/>
                <w:noProof/>
                <w:webHidden/>
              </w:rPr>
              <w:fldChar w:fldCharType="separate"/>
            </w:r>
            <w:r w:rsidR="00296D37">
              <w:rPr>
                <w:rFonts w:asciiTheme="majorHAnsi" w:hAnsiTheme="majorHAnsi"/>
                <w:noProof/>
                <w:webHidden/>
              </w:rPr>
              <w:t>24</w:t>
            </w:r>
            <w:r w:rsidR="00A54F82" w:rsidRPr="00A54F82">
              <w:rPr>
                <w:rFonts w:asciiTheme="majorHAnsi" w:hAnsiTheme="majorHAnsi"/>
                <w:noProof/>
                <w:webHidden/>
              </w:rPr>
              <w:fldChar w:fldCharType="end"/>
            </w:r>
          </w:hyperlink>
        </w:p>
        <w:p w14:paraId="67097853" w14:textId="2EDDF141" w:rsidR="00A54F82" w:rsidRPr="00A54F82" w:rsidRDefault="00F63185">
          <w:pPr>
            <w:pStyle w:val="TOC2"/>
            <w:tabs>
              <w:tab w:val="left" w:pos="660"/>
              <w:tab w:val="right" w:leader="dot" w:pos="10070"/>
            </w:tabs>
            <w:rPr>
              <w:rFonts w:asciiTheme="majorHAnsi" w:eastAsiaTheme="minorEastAsia" w:hAnsiTheme="majorHAnsi" w:cstheme="minorBidi"/>
              <w:b w:val="0"/>
              <w:noProof/>
            </w:rPr>
          </w:pPr>
          <w:hyperlink w:anchor="_Toc448919864" w:history="1">
            <w:r w:rsidR="00A54F82" w:rsidRPr="00A54F82">
              <w:rPr>
                <w:rStyle w:val="Hyperlink"/>
                <w:rFonts w:asciiTheme="majorHAnsi" w:hAnsiTheme="majorHAnsi"/>
                <w:b w:val="0"/>
                <w:noProof/>
              </w:rPr>
              <w:t>5.</w:t>
            </w:r>
            <w:r w:rsidR="00A54F82" w:rsidRPr="00A54F82">
              <w:rPr>
                <w:rFonts w:asciiTheme="majorHAnsi" w:eastAsiaTheme="minorEastAsia" w:hAnsiTheme="majorHAnsi" w:cstheme="minorBidi"/>
                <w:b w:val="0"/>
                <w:noProof/>
              </w:rPr>
              <w:tab/>
            </w:r>
            <w:r w:rsidR="00A54F82" w:rsidRPr="00A54F82">
              <w:rPr>
                <w:rStyle w:val="Hyperlink"/>
                <w:rFonts w:asciiTheme="majorHAnsi" w:hAnsiTheme="majorHAnsi"/>
                <w:b w:val="0"/>
                <w:noProof/>
              </w:rPr>
              <w:t>Measurement with Hand-Held GPS Devices</w:t>
            </w:r>
            <w:r w:rsidR="00A54F82" w:rsidRPr="00A54F82">
              <w:rPr>
                <w:rFonts w:asciiTheme="majorHAnsi" w:hAnsiTheme="majorHAnsi"/>
                <w:b w:val="0"/>
                <w:noProof/>
                <w:webHidden/>
              </w:rPr>
              <w:tab/>
            </w:r>
            <w:r w:rsidR="00A54F82" w:rsidRPr="00A54F82">
              <w:rPr>
                <w:rFonts w:asciiTheme="majorHAnsi" w:hAnsiTheme="majorHAnsi"/>
                <w:b w:val="0"/>
                <w:noProof/>
                <w:webHidden/>
              </w:rPr>
              <w:fldChar w:fldCharType="begin"/>
            </w:r>
            <w:r w:rsidR="00A54F82" w:rsidRPr="00A54F82">
              <w:rPr>
                <w:rFonts w:asciiTheme="majorHAnsi" w:hAnsiTheme="majorHAnsi"/>
                <w:b w:val="0"/>
                <w:noProof/>
                <w:webHidden/>
              </w:rPr>
              <w:instrText xml:space="preserve"> PAGEREF _Toc448919864 \h </w:instrText>
            </w:r>
            <w:r w:rsidR="00A54F82" w:rsidRPr="00A54F82">
              <w:rPr>
                <w:rFonts w:asciiTheme="majorHAnsi" w:hAnsiTheme="majorHAnsi"/>
                <w:b w:val="0"/>
                <w:noProof/>
                <w:webHidden/>
              </w:rPr>
            </w:r>
            <w:r w:rsidR="00A54F82" w:rsidRPr="00A54F82">
              <w:rPr>
                <w:rFonts w:asciiTheme="majorHAnsi" w:hAnsiTheme="majorHAnsi"/>
                <w:b w:val="0"/>
                <w:noProof/>
                <w:webHidden/>
              </w:rPr>
              <w:fldChar w:fldCharType="separate"/>
            </w:r>
            <w:r w:rsidR="00296D37">
              <w:rPr>
                <w:rFonts w:asciiTheme="majorHAnsi" w:hAnsiTheme="majorHAnsi"/>
                <w:b w:val="0"/>
                <w:noProof/>
                <w:webHidden/>
              </w:rPr>
              <w:t>28</w:t>
            </w:r>
            <w:r w:rsidR="00A54F82" w:rsidRPr="00A54F82">
              <w:rPr>
                <w:rFonts w:asciiTheme="majorHAnsi" w:hAnsiTheme="majorHAnsi"/>
                <w:b w:val="0"/>
                <w:noProof/>
                <w:webHidden/>
              </w:rPr>
              <w:fldChar w:fldCharType="end"/>
            </w:r>
          </w:hyperlink>
        </w:p>
        <w:p w14:paraId="7159F1B9" w14:textId="137D2342" w:rsidR="00A54F82" w:rsidRPr="00A54F82" w:rsidRDefault="00F63185">
          <w:pPr>
            <w:pStyle w:val="TOC3"/>
            <w:tabs>
              <w:tab w:val="right" w:leader="dot" w:pos="10070"/>
            </w:tabs>
            <w:rPr>
              <w:rFonts w:asciiTheme="majorHAnsi" w:eastAsiaTheme="minorEastAsia" w:hAnsiTheme="majorHAnsi" w:cstheme="minorBidi"/>
              <w:noProof/>
            </w:rPr>
          </w:pPr>
          <w:hyperlink w:anchor="_Toc448919865" w:history="1">
            <w:r w:rsidR="00A54F82" w:rsidRPr="00A54F82">
              <w:rPr>
                <w:rStyle w:val="Hyperlink"/>
                <w:rFonts w:asciiTheme="majorHAnsi" w:hAnsiTheme="majorHAnsi"/>
                <w:noProof/>
              </w:rPr>
              <w:t>5.1 GPS Area Measurement: Practical Considerations</w:t>
            </w:r>
            <w:r w:rsidR="00A54F82" w:rsidRPr="00A54F82">
              <w:rPr>
                <w:rFonts w:asciiTheme="majorHAnsi" w:hAnsiTheme="majorHAnsi"/>
                <w:noProof/>
                <w:webHidden/>
              </w:rPr>
              <w:tab/>
            </w:r>
            <w:r w:rsidR="00A54F82" w:rsidRPr="00A54F82">
              <w:rPr>
                <w:rFonts w:asciiTheme="majorHAnsi" w:hAnsiTheme="majorHAnsi"/>
                <w:noProof/>
                <w:webHidden/>
              </w:rPr>
              <w:fldChar w:fldCharType="begin"/>
            </w:r>
            <w:r w:rsidR="00A54F82" w:rsidRPr="00A54F82">
              <w:rPr>
                <w:rFonts w:asciiTheme="majorHAnsi" w:hAnsiTheme="majorHAnsi"/>
                <w:noProof/>
                <w:webHidden/>
              </w:rPr>
              <w:instrText xml:space="preserve"> PAGEREF _Toc448919865 \h </w:instrText>
            </w:r>
            <w:r w:rsidR="00A54F82" w:rsidRPr="00A54F82">
              <w:rPr>
                <w:rFonts w:asciiTheme="majorHAnsi" w:hAnsiTheme="majorHAnsi"/>
                <w:noProof/>
                <w:webHidden/>
              </w:rPr>
            </w:r>
            <w:r w:rsidR="00A54F82" w:rsidRPr="00A54F82">
              <w:rPr>
                <w:rFonts w:asciiTheme="majorHAnsi" w:hAnsiTheme="majorHAnsi"/>
                <w:noProof/>
                <w:webHidden/>
              </w:rPr>
              <w:fldChar w:fldCharType="separate"/>
            </w:r>
            <w:r w:rsidR="00296D37">
              <w:rPr>
                <w:rFonts w:asciiTheme="majorHAnsi" w:hAnsiTheme="majorHAnsi"/>
                <w:noProof/>
                <w:webHidden/>
              </w:rPr>
              <w:t>28</w:t>
            </w:r>
            <w:r w:rsidR="00A54F82" w:rsidRPr="00A54F82">
              <w:rPr>
                <w:rFonts w:asciiTheme="majorHAnsi" w:hAnsiTheme="majorHAnsi"/>
                <w:noProof/>
                <w:webHidden/>
              </w:rPr>
              <w:fldChar w:fldCharType="end"/>
            </w:r>
          </w:hyperlink>
        </w:p>
        <w:p w14:paraId="229B43CA" w14:textId="42BE49E2" w:rsidR="00A54F82" w:rsidRPr="00A54F82" w:rsidRDefault="00F63185">
          <w:pPr>
            <w:pStyle w:val="TOC3"/>
            <w:tabs>
              <w:tab w:val="right" w:leader="dot" w:pos="10070"/>
            </w:tabs>
            <w:rPr>
              <w:rFonts w:asciiTheme="majorHAnsi" w:eastAsiaTheme="minorEastAsia" w:hAnsiTheme="majorHAnsi" w:cstheme="minorBidi"/>
              <w:noProof/>
            </w:rPr>
          </w:pPr>
          <w:hyperlink w:anchor="_Toc448919866" w:history="1">
            <w:r w:rsidR="00A54F82" w:rsidRPr="00A54F82">
              <w:rPr>
                <w:rStyle w:val="Hyperlink"/>
                <w:rFonts w:asciiTheme="majorHAnsi" w:hAnsiTheme="majorHAnsi"/>
                <w:noProof/>
              </w:rPr>
              <w:t>5.2 GPS Area Measurement: Key Issues and Limitations</w:t>
            </w:r>
            <w:r w:rsidR="00A54F82" w:rsidRPr="00A54F82">
              <w:rPr>
                <w:rFonts w:asciiTheme="majorHAnsi" w:hAnsiTheme="majorHAnsi"/>
                <w:noProof/>
                <w:webHidden/>
              </w:rPr>
              <w:tab/>
            </w:r>
            <w:r w:rsidR="00A54F82" w:rsidRPr="00A54F82">
              <w:rPr>
                <w:rFonts w:asciiTheme="majorHAnsi" w:hAnsiTheme="majorHAnsi"/>
                <w:noProof/>
                <w:webHidden/>
              </w:rPr>
              <w:fldChar w:fldCharType="begin"/>
            </w:r>
            <w:r w:rsidR="00A54F82" w:rsidRPr="00A54F82">
              <w:rPr>
                <w:rFonts w:asciiTheme="majorHAnsi" w:hAnsiTheme="majorHAnsi"/>
                <w:noProof/>
                <w:webHidden/>
              </w:rPr>
              <w:instrText xml:space="preserve"> PAGEREF _Toc448919866 \h </w:instrText>
            </w:r>
            <w:r w:rsidR="00A54F82" w:rsidRPr="00A54F82">
              <w:rPr>
                <w:rFonts w:asciiTheme="majorHAnsi" w:hAnsiTheme="majorHAnsi"/>
                <w:noProof/>
                <w:webHidden/>
              </w:rPr>
            </w:r>
            <w:r w:rsidR="00A54F82" w:rsidRPr="00A54F82">
              <w:rPr>
                <w:rFonts w:asciiTheme="majorHAnsi" w:hAnsiTheme="majorHAnsi"/>
                <w:noProof/>
                <w:webHidden/>
              </w:rPr>
              <w:fldChar w:fldCharType="separate"/>
            </w:r>
            <w:r w:rsidR="00296D37">
              <w:rPr>
                <w:rFonts w:asciiTheme="majorHAnsi" w:hAnsiTheme="majorHAnsi"/>
                <w:noProof/>
                <w:webHidden/>
              </w:rPr>
              <w:t>34</w:t>
            </w:r>
            <w:r w:rsidR="00A54F82" w:rsidRPr="00A54F82">
              <w:rPr>
                <w:rFonts w:asciiTheme="majorHAnsi" w:hAnsiTheme="majorHAnsi"/>
                <w:noProof/>
                <w:webHidden/>
              </w:rPr>
              <w:fldChar w:fldCharType="end"/>
            </w:r>
          </w:hyperlink>
        </w:p>
        <w:p w14:paraId="2670E025" w14:textId="192531B4" w:rsidR="00A54F82" w:rsidRPr="00A54F82" w:rsidRDefault="00F63185" w:rsidP="00A54F82">
          <w:pPr>
            <w:pStyle w:val="TOC2"/>
            <w:tabs>
              <w:tab w:val="left" w:pos="660"/>
              <w:tab w:val="right" w:leader="dot" w:pos="10070"/>
            </w:tabs>
            <w:rPr>
              <w:rFonts w:asciiTheme="majorHAnsi" w:eastAsiaTheme="minorEastAsia" w:hAnsiTheme="majorHAnsi" w:cstheme="minorBidi"/>
              <w:b w:val="0"/>
              <w:noProof/>
            </w:rPr>
          </w:pPr>
          <w:hyperlink w:anchor="_Toc448919867" w:history="1">
            <w:r w:rsidR="00A54F82" w:rsidRPr="00A54F82">
              <w:rPr>
                <w:rFonts w:asciiTheme="majorHAnsi" w:eastAsiaTheme="minorEastAsia" w:hAnsiTheme="majorHAnsi" w:cstheme="minorBidi"/>
                <w:b w:val="0"/>
                <w:noProof/>
              </w:rPr>
              <w:t>6.</w:t>
            </w:r>
            <w:r w:rsidR="00A54F82" w:rsidRPr="00A54F82">
              <w:rPr>
                <w:rFonts w:asciiTheme="majorHAnsi" w:eastAsiaTheme="minorEastAsia" w:hAnsiTheme="majorHAnsi" w:cstheme="minorBidi"/>
                <w:b w:val="0"/>
                <w:noProof/>
              </w:rPr>
              <w:tab/>
            </w:r>
            <w:r w:rsidR="00A54F82" w:rsidRPr="00A54F82">
              <w:rPr>
                <w:rStyle w:val="Hyperlink"/>
                <w:rFonts w:asciiTheme="majorHAnsi" w:hAnsiTheme="majorHAnsi"/>
                <w:b w:val="0"/>
                <w:noProof/>
              </w:rPr>
              <w:t>The ‘Gold-Standard’: Compass and Rope Measurement</w:t>
            </w:r>
            <w:r w:rsidR="00A54F82" w:rsidRPr="00A54F82">
              <w:rPr>
                <w:rFonts w:asciiTheme="majorHAnsi" w:hAnsiTheme="majorHAnsi"/>
                <w:b w:val="0"/>
                <w:noProof/>
                <w:webHidden/>
              </w:rPr>
              <w:tab/>
            </w:r>
            <w:r w:rsidR="00A54F82" w:rsidRPr="00A54F82">
              <w:rPr>
                <w:rFonts w:asciiTheme="majorHAnsi" w:hAnsiTheme="majorHAnsi"/>
                <w:b w:val="0"/>
                <w:noProof/>
                <w:webHidden/>
              </w:rPr>
              <w:fldChar w:fldCharType="begin"/>
            </w:r>
            <w:r w:rsidR="00A54F82" w:rsidRPr="00A54F82">
              <w:rPr>
                <w:rFonts w:asciiTheme="majorHAnsi" w:hAnsiTheme="majorHAnsi"/>
                <w:b w:val="0"/>
                <w:noProof/>
                <w:webHidden/>
              </w:rPr>
              <w:instrText xml:space="preserve"> PAGEREF _Toc448919867 \h </w:instrText>
            </w:r>
            <w:r w:rsidR="00A54F82" w:rsidRPr="00A54F82">
              <w:rPr>
                <w:rFonts w:asciiTheme="majorHAnsi" w:hAnsiTheme="majorHAnsi"/>
                <w:b w:val="0"/>
                <w:noProof/>
                <w:webHidden/>
              </w:rPr>
            </w:r>
            <w:r w:rsidR="00A54F82" w:rsidRPr="00A54F82">
              <w:rPr>
                <w:rFonts w:asciiTheme="majorHAnsi" w:hAnsiTheme="majorHAnsi"/>
                <w:b w:val="0"/>
                <w:noProof/>
                <w:webHidden/>
              </w:rPr>
              <w:fldChar w:fldCharType="separate"/>
            </w:r>
            <w:r w:rsidR="00296D37">
              <w:rPr>
                <w:rFonts w:asciiTheme="majorHAnsi" w:hAnsiTheme="majorHAnsi"/>
                <w:b w:val="0"/>
                <w:noProof/>
                <w:webHidden/>
              </w:rPr>
              <w:t>37</w:t>
            </w:r>
            <w:r w:rsidR="00A54F82" w:rsidRPr="00A54F82">
              <w:rPr>
                <w:rFonts w:asciiTheme="majorHAnsi" w:hAnsiTheme="majorHAnsi"/>
                <w:b w:val="0"/>
                <w:noProof/>
                <w:webHidden/>
              </w:rPr>
              <w:fldChar w:fldCharType="end"/>
            </w:r>
          </w:hyperlink>
        </w:p>
        <w:p w14:paraId="5353AC8E" w14:textId="42F08E9F" w:rsidR="00A54F82" w:rsidRPr="00A54F82" w:rsidRDefault="00F63185">
          <w:pPr>
            <w:pStyle w:val="TOC3"/>
            <w:tabs>
              <w:tab w:val="right" w:leader="dot" w:pos="10070"/>
            </w:tabs>
            <w:rPr>
              <w:rFonts w:asciiTheme="majorHAnsi" w:eastAsiaTheme="minorEastAsia" w:hAnsiTheme="majorHAnsi" w:cstheme="minorBidi"/>
              <w:noProof/>
            </w:rPr>
          </w:pPr>
          <w:hyperlink w:anchor="_Toc448919870" w:history="1">
            <w:r w:rsidR="00A54F82" w:rsidRPr="00A54F82">
              <w:rPr>
                <w:rStyle w:val="Hyperlink"/>
                <w:rFonts w:asciiTheme="majorHAnsi" w:hAnsiTheme="majorHAnsi"/>
                <w:noProof/>
              </w:rPr>
              <w:t>6.1 Compass and Rope: Practical Considerations</w:t>
            </w:r>
            <w:r w:rsidR="00A54F82" w:rsidRPr="00A54F82">
              <w:rPr>
                <w:rFonts w:asciiTheme="majorHAnsi" w:hAnsiTheme="majorHAnsi"/>
                <w:noProof/>
                <w:webHidden/>
              </w:rPr>
              <w:tab/>
            </w:r>
            <w:r w:rsidR="00A54F82" w:rsidRPr="00A54F82">
              <w:rPr>
                <w:rFonts w:asciiTheme="majorHAnsi" w:hAnsiTheme="majorHAnsi"/>
                <w:noProof/>
                <w:webHidden/>
              </w:rPr>
              <w:fldChar w:fldCharType="begin"/>
            </w:r>
            <w:r w:rsidR="00A54F82" w:rsidRPr="00A54F82">
              <w:rPr>
                <w:rFonts w:asciiTheme="majorHAnsi" w:hAnsiTheme="majorHAnsi"/>
                <w:noProof/>
                <w:webHidden/>
              </w:rPr>
              <w:instrText xml:space="preserve"> PAGEREF _Toc448919870 \h </w:instrText>
            </w:r>
            <w:r w:rsidR="00A54F82" w:rsidRPr="00A54F82">
              <w:rPr>
                <w:rFonts w:asciiTheme="majorHAnsi" w:hAnsiTheme="majorHAnsi"/>
                <w:noProof/>
                <w:webHidden/>
              </w:rPr>
            </w:r>
            <w:r w:rsidR="00A54F82" w:rsidRPr="00A54F82">
              <w:rPr>
                <w:rFonts w:asciiTheme="majorHAnsi" w:hAnsiTheme="majorHAnsi"/>
                <w:noProof/>
                <w:webHidden/>
              </w:rPr>
              <w:fldChar w:fldCharType="separate"/>
            </w:r>
            <w:r w:rsidR="00296D37">
              <w:rPr>
                <w:rFonts w:asciiTheme="majorHAnsi" w:hAnsiTheme="majorHAnsi"/>
                <w:noProof/>
                <w:webHidden/>
              </w:rPr>
              <w:t>37</w:t>
            </w:r>
            <w:r w:rsidR="00A54F82" w:rsidRPr="00A54F82">
              <w:rPr>
                <w:rFonts w:asciiTheme="majorHAnsi" w:hAnsiTheme="majorHAnsi"/>
                <w:noProof/>
                <w:webHidden/>
              </w:rPr>
              <w:fldChar w:fldCharType="end"/>
            </w:r>
          </w:hyperlink>
        </w:p>
        <w:p w14:paraId="4C0F9781" w14:textId="219C4780" w:rsidR="00A54F82" w:rsidRPr="00A54F82" w:rsidRDefault="00F63185">
          <w:pPr>
            <w:pStyle w:val="TOC3"/>
            <w:tabs>
              <w:tab w:val="right" w:leader="dot" w:pos="10070"/>
            </w:tabs>
            <w:rPr>
              <w:rFonts w:asciiTheme="majorHAnsi" w:eastAsiaTheme="minorEastAsia" w:hAnsiTheme="majorHAnsi" w:cstheme="minorBidi"/>
              <w:noProof/>
            </w:rPr>
          </w:pPr>
          <w:hyperlink w:anchor="_Toc448919871" w:history="1">
            <w:r w:rsidR="00A54F82" w:rsidRPr="00A54F82">
              <w:rPr>
                <w:rStyle w:val="Hyperlink"/>
                <w:rFonts w:asciiTheme="majorHAnsi" w:hAnsiTheme="majorHAnsi"/>
                <w:noProof/>
              </w:rPr>
              <w:t>6.2 Compass and Rope: Key Issues and Limitations</w:t>
            </w:r>
            <w:r w:rsidR="00A54F82" w:rsidRPr="00A54F82">
              <w:rPr>
                <w:rFonts w:asciiTheme="majorHAnsi" w:hAnsiTheme="majorHAnsi"/>
                <w:noProof/>
                <w:webHidden/>
              </w:rPr>
              <w:tab/>
            </w:r>
            <w:r w:rsidR="00A54F82" w:rsidRPr="00A54F82">
              <w:rPr>
                <w:rFonts w:asciiTheme="majorHAnsi" w:hAnsiTheme="majorHAnsi"/>
                <w:noProof/>
                <w:webHidden/>
              </w:rPr>
              <w:fldChar w:fldCharType="begin"/>
            </w:r>
            <w:r w:rsidR="00A54F82" w:rsidRPr="00A54F82">
              <w:rPr>
                <w:rFonts w:asciiTheme="majorHAnsi" w:hAnsiTheme="majorHAnsi"/>
                <w:noProof/>
                <w:webHidden/>
              </w:rPr>
              <w:instrText xml:space="preserve"> PAGEREF _Toc448919871 \h </w:instrText>
            </w:r>
            <w:r w:rsidR="00A54F82" w:rsidRPr="00A54F82">
              <w:rPr>
                <w:rFonts w:asciiTheme="majorHAnsi" w:hAnsiTheme="majorHAnsi"/>
                <w:noProof/>
                <w:webHidden/>
              </w:rPr>
            </w:r>
            <w:r w:rsidR="00A54F82" w:rsidRPr="00A54F82">
              <w:rPr>
                <w:rFonts w:asciiTheme="majorHAnsi" w:hAnsiTheme="majorHAnsi"/>
                <w:noProof/>
                <w:webHidden/>
              </w:rPr>
              <w:fldChar w:fldCharType="separate"/>
            </w:r>
            <w:r w:rsidR="00296D37">
              <w:rPr>
                <w:rFonts w:asciiTheme="majorHAnsi" w:hAnsiTheme="majorHAnsi"/>
                <w:noProof/>
                <w:webHidden/>
              </w:rPr>
              <w:t>38</w:t>
            </w:r>
            <w:r w:rsidR="00A54F82" w:rsidRPr="00A54F82">
              <w:rPr>
                <w:rFonts w:asciiTheme="majorHAnsi" w:hAnsiTheme="majorHAnsi"/>
                <w:noProof/>
                <w:webHidden/>
              </w:rPr>
              <w:fldChar w:fldCharType="end"/>
            </w:r>
          </w:hyperlink>
        </w:p>
        <w:p w14:paraId="0D341A7D" w14:textId="036FB5E5" w:rsidR="00A54F82" w:rsidRPr="00A54F82" w:rsidRDefault="00F63185">
          <w:pPr>
            <w:pStyle w:val="TOC2"/>
            <w:tabs>
              <w:tab w:val="left" w:pos="660"/>
              <w:tab w:val="right" w:leader="dot" w:pos="10070"/>
            </w:tabs>
            <w:rPr>
              <w:rFonts w:asciiTheme="majorHAnsi" w:eastAsiaTheme="minorEastAsia" w:hAnsiTheme="majorHAnsi" w:cstheme="minorBidi"/>
              <w:b w:val="0"/>
              <w:noProof/>
            </w:rPr>
          </w:pPr>
          <w:hyperlink w:anchor="_Toc448919872" w:history="1">
            <w:r w:rsidR="00A54F82" w:rsidRPr="00A54F82">
              <w:rPr>
                <w:rStyle w:val="Hyperlink"/>
                <w:rFonts w:asciiTheme="majorHAnsi" w:hAnsiTheme="majorHAnsi"/>
                <w:b w:val="0"/>
                <w:noProof/>
              </w:rPr>
              <w:t>7.</w:t>
            </w:r>
            <w:r w:rsidR="00A54F82" w:rsidRPr="00A54F82">
              <w:rPr>
                <w:rFonts w:asciiTheme="majorHAnsi" w:eastAsiaTheme="minorEastAsia" w:hAnsiTheme="majorHAnsi" w:cstheme="minorBidi"/>
                <w:b w:val="0"/>
                <w:noProof/>
              </w:rPr>
              <w:tab/>
            </w:r>
            <w:r w:rsidR="00A54F82" w:rsidRPr="00A54F82">
              <w:rPr>
                <w:rStyle w:val="Hyperlink"/>
                <w:rFonts w:asciiTheme="majorHAnsi" w:hAnsiTheme="majorHAnsi"/>
                <w:b w:val="0"/>
                <w:noProof/>
              </w:rPr>
              <w:t>Remote Sensing Imagery</w:t>
            </w:r>
            <w:r w:rsidR="00A54F82" w:rsidRPr="00A54F82">
              <w:rPr>
                <w:rFonts w:asciiTheme="majorHAnsi" w:hAnsiTheme="majorHAnsi"/>
                <w:b w:val="0"/>
                <w:noProof/>
                <w:webHidden/>
              </w:rPr>
              <w:tab/>
            </w:r>
            <w:r w:rsidR="00A54F82" w:rsidRPr="00A54F82">
              <w:rPr>
                <w:rFonts w:asciiTheme="majorHAnsi" w:hAnsiTheme="majorHAnsi"/>
                <w:b w:val="0"/>
                <w:noProof/>
                <w:webHidden/>
              </w:rPr>
              <w:fldChar w:fldCharType="begin"/>
            </w:r>
            <w:r w:rsidR="00A54F82" w:rsidRPr="00A54F82">
              <w:rPr>
                <w:rFonts w:asciiTheme="majorHAnsi" w:hAnsiTheme="majorHAnsi"/>
                <w:b w:val="0"/>
                <w:noProof/>
                <w:webHidden/>
              </w:rPr>
              <w:instrText xml:space="preserve"> PAGEREF _Toc448919872 \h </w:instrText>
            </w:r>
            <w:r w:rsidR="00A54F82" w:rsidRPr="00A54F82">
              <w:rPr>
                <w:rFonts w:asciiTheme="majorHAnsi" w:hAnsiTheme="majorHAnsi"/>
                <w:b w:val="0"/>
                <w:noProof/>
                <w:webHidden/>
              </w:rPr>
            </w:r>
            <w:r w:rsidR="00A54F82" w:rsidRPr="00A54F82">
              <w:rPr>
                <w:rFonts w:asciiTheme="majorHAnsi" w:hAnsiTheme="majorHAnsi"/>
                <w:b w:val="0"/>
                <w:noProof/>
                <w:webHidden/>
              </w:rPr>
              <w:fldChar w:fldCharType="separate"/>
            </w:r>
            <w:r w:rsidR="00296D37">
              <w:rPr>
                <w:rFonts w:asciiTheme="majorHAnsi" w:hAnsiTheme="majorHAnsi"/>
                <w:b w:val="0"/>
                <w:noProof/>
                <w:webHidden/>
              </w:rPr>
              <w:t>40</w:t>
            </w:r>
            <w:r w:rsidR="00A54F82" w:rsidRPr="00A54F82">
              <w:rPr>
                <w:rFonts w:asciiTheme="majorHAnsi" w:hAnsiTheme="majorHAnsi"/>
                <w:b w:val="0"/>
                <w:noProof/>
                <w:webHidden/>
              </w:rPr>
              <w:fldChar w:fldCharType="end"/>
            </w:r>
          </w:hyperlink>
        </w:p>
        <w:p w14:paraId="22E8F318" w14:textId="6FA1D51A" w:rsidR="00A54F82" w:rsidRPr="00A54F82" w:rsidRDefault="00F63185">
          <w:pPr>
            <w:pStyle w:val="TOC3"/>
            <w:tabs>
              <w:tab w:val="right" w:leader="dot" w:pos="10070"/>
            </w:tabs>
            <w:rPr>
              <w:rFonts w:asciiTheme="majorHAnsi" w:eastAsiaTheme="minorEastAsia" w:hAnsiTheme="majorHAnsi" w:cstheme="minorBidi"/>
              <w:noProof/>
            </w:rPr>
          </w:pPr>
          <w:hyperlink w:anchor="_Toc448919873" w:history="1">
            <w:r w:rsidR="00A54F82" w:rsidRPr="00A54F82">
              <w:rPr>
                <w:rStyle w:val="Hyperlink"/>
                <w:rFonts w:asciiTheme="majorHAnsi" w:hAnsiTheme="majorHAnsi"/>
                <w:noProof/>
              </w:rPr>
              <w:t>7.1 Remote Sensing Imagery: Practical Consideration</w:t>
            </w:r>
            <w:r w:rsidR="00A54F82" w:rsidRPr="00A54F82">
              <w:rPr>
                <w:rFonts w:asciiTheme="majorHAnsi" w:hAnsiTheme="majorHAnsi"/>
                <w:noProof/>
                <w:webHidden/>
              </w:rPr>
              <w:tab/>
            </w:r>
            <w:r w:rsidR="00A54F82" w:rsidRPr="00A54F82">
              <w:rPr>
                <w:rFonts w:asciiTheme="majorHAnsi" w:hAnsiTheme="majorHAnsi"/>
                <w:noProof/>
                <w:webHidden/>
              </w:rPr>
              <w:fldChar w:fldCharType="begin"/>
            </w:r>
            <w:r w:rsidR="00A54F82" w:rsidRPr="00A54F82">
              <w:rPr>
                <w:rFonts w:asciiTheme="majorHAnsi" w:hAnsiTheme="majorHAnsi"/>
                <w:noProof/>
                <w:webHidden/>
              </w:rPr>
              <w:instrText xml:space="preserve"> PAGEREF _Toc448919873 \h </w:instrText>
            </w:r>
            <w:r w:rsidR="00A54F82" w:rsidRPr="00A54F82">
              <w:rPr>
                <w:rFonts w:asciiTheme="majorHAnsi" w:hAnsiTheme="majorHAnsi"/>
                <w:noProof/>
                <w:webHidden/>
              </w:rPr>
            </w:r>
            <w:r w:rsidR="00A54F82" w:rsidRPr="00A54F82">
              <w:rPr>
                <w:rFonts w:asciiTheme="majorHAnsi" w:hAnsiTheme="majorHAnsi"/>
                <w:noProof/>
                <w:webHidden/>
              </w:rPr>
              <w:fldChar w:fldCharType="separate"/>
            </w:r>
            <w:r w:rsidR="00296D37">
              <w:rPr>
                <w:rFonts w:asciiTheme="majorHAnsi" w:hAnsiTheme="majorHAnsi"/>
                <w:noProof/>
                <w:webHidden/>
              </w:rPr>
              <w:t>41</w:t>
            </w:r>
            <w:r w:rsidR="00A54F82" w:rsidRPr="00A54F82">
              <w:rPr>
                <w:rFonts w:asciiTheme="majorHAnsi" w:hAnsiTheme="majorHAnsi"/>
                <w:noProof/>
                <w:webHidden/>
              </w:rPr>
              <w:fldChar w:fldCharType="end"/>
            </w:r>
          </w:hyperlink>
        </w:p>
        <w:p w14:paraId="5DC2B6B6" w14:textId="2E792827" w:rsidR="00A54F82" w:rsidRPr="00A54F82" w:rsidRDefault="00F63185">
          <w:pPr>
            <w:pStyle w:val="TOC3"/>
            <w:tabs>
              <w:tab w:val="right" w:leader="dot" w:pos="10070"/>
            </w:tabs>
            <w:rPr>
              <w:rFonts w:asciiTheme="majorHAnsi" w:eastAsiaTheme="minorEastAsia" w:hAnsiTheme="majorHAnsi" w:cstheme="minorBidi"/>
              <w:noProof/>
            </w:rPr>
          </w:pPr>
          <w:hyperlink w:anchor="_Toc448919874" w:history="1">
            <w:r w:rsidR="00A54F82" w:rsidRPr="00A54F82">
              <w:rPr>
                <w:rStyle w:val="Hyperlink"/>
                <w:rFonts w:asciiTheme="majorHAnsi" w:hAnsiTheme="majorHAnsi"/>
                <w:noProof/>
              </w:rPr>
              <w:t>7.2 Remote Sensing Imagery: Key Issues and Limitations</w:t>
            </w:r>
            <w:r w:rsidR="00A54F82" w:rsidRPr="00A54F82">
              <w:rPr>
                <w:rFonts w:asciiTheme="majorHAnsi" w:hAnsiTheme="majorHAnsi"/>
                <w:noProof/>
                <w:webHidden/>
              </w:rPr>
              <w:tab/>
            </w:r>
            <w:r w:rsidR="00A54F82" w:rsidRPr="00A54F82">
              <w:rPr>
                <w:rFonts w:asciiTheme="majorHAnsi" w:hAnsiTheme="majorHAnsi"/>
                <w:noProof/>
                <w:webHidden/>
              </w:rPr>
              <w:fldChar w:fldCharType="begin"/>
            </w:r>
            <w:r w:rsidR="00A54F82" w:rsidRPr="00A54F82">
              <w:rPr>
                <w:rFonts w:asciiTheme="majorHAnsi" w:hAnsiTheme="majorHAnsi"/>
                <w:noProof/>
                <w:webHidden/>
              </w:rPr>
              <w:instrText xml:space="preserve"> PAGEREF _Toc448919874 \h </w:instrText>
            </w:r>
            <w:r w:rsidR="00A54F82" w:rsidRPr="00A54F82">
              <w:rPr>
                <w:rFonts w:asciiTheme="majorHAnsi" w:hAnsiTheme="majorHAnsi"/>
                <w:noProof/>
                <w:webHidden/>
              </w:rPr>
            </w:r>
            <w:r w:rsidR="00A54F82" w:rsidRPr="00A54F82">
              <w:rPr>
                <w:rFonts w:asciiTheme="majorHAnsi" w:hAnsiTheme="majorHAnsi"/>
                <w:noProof/>
                <w:webHidden/>
              </w:rPr>
              <w:fldChar w:fldCharType="separate"/>
            </w:r>
            <w:r w:rsidR="00296D37">
              <w:rPr>
                <w:rFonts w:asciiTheme="majorHAnsi" w:hAnsiTheme="majorHAnsi"/>
                <w:noProof/>
                <w:webHidden/>
              </w:rPr>
              <w:t>45</w:t>
            </w:r>
            <w:r w:rsidR="00A54F82" w:rsidRPr="00A54F82">
              <w:rPr>
                <w:rFonts w:asciiTheme="majorHAnsi" w:hAnsiTheme="majorHAnsi"/>
                <w:noProof/>
                <w:webHidden/>
              </w:rPr>
              <w:fldChar w:fldCharType="end"/>
            </w:r>
          </w:hyperlink>
        </w:p>
        <w:p w14:paraId="11E8398A" w14:textId="7906349C" w:rsidR="00A54F82" w:rsidRPr="00A54F82" w:rsidRDefault="00F63185">
          <w:pPr>
            <w:pStyle w:val="TOC1"/>
            <w:tabs>
              <w:tab w:val="right" w:leader="dot" w:pos="10070"/>
            </w:tabs>
            <w:rPr>
              <w:rFonts w:asciiTheme="majorHAnsi" w:eastAsiaTheme="minorEastAsia" w:hAnsiTheme="majorHAnsi" w:cstheme="minorBidi"/>
              <w:b w:val="0"/>
              <w:noProof/>
              <w:sz w:val="22"/>
              <w:szCs w:val="22"/>
            </w:rPr>
          </w:pPr>
          <w:hyperlink w:anchor="_Toc448919875" w:history="1">
            <w:r w:rsidR="00A54F82" w:rsidRPr="00A54F82">
              <w:rPr>
                <w:rStyle w:val="Hyperlink"/>
                <w:rFonts w:asciiTheme="majorHAnsi" w:hAnsiTheme="majorHAnsi"/>
                <w:b w:val="0"/>
                <w:noProof/>
                <w:sz w:val="22"/>
                <w:szCs w:val="22"/>
              </w:rPr>
              <w:t>Part III – The LSMS Methodological Validation Program (MVP)</w:t>
            </w:r>
            <w:r w:rsidR="00A54F82" w:rsidRPr="00A54F82">
              <w:rPr>
                <w:rFonts w:asciiTheme="majorHAnsi" w:hAnsiTheme="majorHAnsi"/>
                <w:b w:val="0"/>
                <w:noProof/>
                <w:webHidden/>
                <w:sz w:val="22"/>
                <w:szCs w:val="22"/>
              </w:rPr>
              <w:tab/>
            </w:r>
            <w:r w:rsidR="00A54F82" w:rsidRPr="00A54F82">
              <w:rPr>
                <w:rFonts w:asciiTheme="majorHAnsi" w:hAnsiTheme="majorHAnsi"/>
                <w:b w:val="0"/>
                <w:noProof/>
                <w:webHidden/>
                <w:sz w:val="22"/>
                <w:szCs w:val="22"/>
              </w:rPr>
              <w:fldChar w:fldCharType="begin"/>
            </w:r>
            <w:r w:rsidR="00A54F82" w:rsidRPr="00A54F82">
              <w:rPr>
                <w:rFonts w:asciiTheme="majorHAnsi" w:hAnsiTheme="majorHAnsi"/>
                <w:b w:val="0"/>
                <w:noProof/>
                <w:webHidden/>
                <w:sz w:val="22"/>
                <w:szCs w:val="22"/>
              </w:rPr>
              <w:instrText xml:space="preserve"> PAGEREF _Toc448919875 \h </w:instrText>
            </w:r>
            <w:r w:rsidR="00A54F82" w:rsidRPr="00A54F82">
              <w:rPr>
                <w:rFonts w:asciiTheme="majorHAnsi" w:hAnsiTheme="majorHAnsi"/>
                <w:b w:val="0"/>
                <w:noProof/>
                <w:webHidden/>
                <w:sz w:val="22"/>
                <w:szCs w:val="22"/>
              </w:rPr>
            </w:r>
            <w:r w:rsidR="00A54F82" w:rsidRPr="00A54F82">
              <w:rPr>
                <w:rFonts w:asciiTheme="majorHAnsi" w:hAnsiTheme="majorHAnsi"/>
                <w:b w:val="0"/>
                <w:noProof/>
                <w:webHidden/>
                <w:sz w:val="22"/>
                <w:szCs w:val="22"/>
              </w:rPr>
              <w:fldChar w:fldCharType="separate"/>
            </w:r>
            <w:r w:rsidR="00296D37">
              <w:rPr>
                <w:rFonts w:asciiTheme="majorHAnsi" w:hAnsiTheme="majorHAnsi"/>
                <w:b w:val="0"/>
                <w:noProof/>
                <w:webHidden/>
                <w:sz w:val="22"/>
                <w:szCs w:val="22"/>
              </w:rPr>
              <w:t>48</w:t>
            </w:r>
            <w:r w:rsidR="00A54F82" w:rsidRPr="00A54F82">
              <w:rPr>
                <w:rFonts w:asciiTheme="majorHAnsi" w:hAnsiTheme="majorHAnsi"/>
                <w:b w:val="0"/>
                <w:noProof/>
                <w:webHidden/>
                <w:sz w:val="22"/>
                <w:szCs w:val="22"/>
              </w:rPr>
              <w:fldChar w:fldCharType="end"/>
            </w:r>
          </w:hyperlink>
        </w:p>
        <w:p w14:paraId="14F4194F" w14:textId="7E1D39B5" w:rsidR="00A54F82" w:rsidRPr="00A54F82" w:rsidRDefault="00F63185">
          <w:pPr>
            <w:pStyle w:val="TOC2"/>
            <w:tabs>
              <w:tab w:val="left" w:pos="660"/>
              <w:tab w:val="right" w:leader="dot" w:pos="10070"/>
            </w:tabs>
            <w:rPr>
              <w:rFonts w:asciiTheme="majorHAnsi" w:eastAsiaTheme="minorEastAsia" w:hAnsiTheme="majorHAnsi" w:cstheme="minorBidi"/>
              <w:b w:val="0"/>
              <w:noProof/>
            </w:rPr>
          </w:pPr>
          <w:hyperlink w:anchor="_Toc448919876" w:history="1">
            <w:r w:rsidR="00A54F82" w:rsidRPr="00A54F82">
              <w:rPr>
                <w:rStyle w:val="Hyperlink"/>
                <w:rFonts w:asciiTheme="majorHAnsi" w:hAnsiTheme="majorHAnsi"/>
                <w:b w:val="0"/>
                <w:noProof/>
              </w:rPr>
              <w:t>8.</w:t>
            </w:r>
            <w:r w:rsidR="00A54F82" w:rsidRPr="00A54F82">
              <w:rPr>
                <w:rFonts w:asciiTheme="majorHAnsi" w:eastAsiaTheme="minorEastAsia" w:hAnsiTheme="majorHAnsi" w:cstheme="minorBidi"/>
                <w:b w:val="0"/>
                <w:noProof/>
              </w:rPr>
              <w:tab/>
            </w:r>
            <w:r w:rsidR="00A54F82" w:rsidRPr="00A54F82">
              <w:rPr>
                <w:rStyle w:val="Hyperlink"/>
                <w:rFonts w:asciiTheme="majorHAnsi" w:hAnsiTheme="majorHAnsi"/>
                <w:b w:val="0"/>
                <w:noProof/>
              </w:rPr>
              <w:t>Filling a Knowledge Gap through Methodological Experiments</w:t>
            </w:r>
            <w:r w:rsidR="00A54F82" w:rsidRPr="00A54F82">
              <w:rPr>
                <w:rFonts w:asciiTheme="majorHAnsi" w:hAnsiTheme="majorHAnsi"/>
                <w:b w:val="0"/>
                <w:noProof/>
                <w:webHidden/>
              </w:rPr>
              <w:tab/>
            </w:r>
            <w:r w:rsidR="00A54F82" w:rsidRPr="00A54F82">
              <w:rPr>
                <w:rFonts w:asciiTheme="majorHAnsi" w:hAnsiTheme="majorHAnsi"/>
                <w:b w:val="0"/>
                <w:noProof/>
                <w:webHidden/>
              </w:rPr>
              <w:fldChar w:fldCharType="begin"/>
            </w:r>
            <w:r w:rsidR="00A54F82" w:rsidRPr="00A54F82">
              <w:rPr>
                <w:rFonts w:asciiTheme="majorHAnsi" w:hAnsiTheme="majorHAnsi"/>
                <w:b w:val="0"/>
                <w:noProof/>
                <w:webHidden/>
              </w:rPr>
              <w:instrText xml:space="preserve"> PAGEREF _Toc448919876 \h </w:instrText>
            </w:r>
            <w:r w:rsidR="00A54F82" w:rsidRPr="00A54F82">
              <w:rPr>
                <w:rFonts w:asciiTheme="majorHAnsi" w:hAnsiTheme="majorHAnsi"/>
                <w:b w:val="0"/>
                <w:noProof/>
                <w:webHidden/>
              </w:rPr>
            </w:r>
            <w:r w:rsidR="00A54F82" w:rsidRPr="00A54F82">
              <w:rPr>
                <w:rFonts w:asciiTheme="majorHAnsi" w:hAnsiTheme="majorHAnsi"/>
                <w:b w:val="0"/>
                <w:noProof/>
                <w:webHidden/>
              </w:rPr>
              <w:fldChar w:fldCharType="separate"/>
            </w:r>
            <w:r w:rsidR="00296D37">
              <w:rPr>
                <w:rFonts w:asciiTheme="majorHAnsi" w:hAnsiTheme="majorHAnsi"/>
                <w:b w:val="0"/>
                <w:noProof/>
                <w:webHidden/>
              </w:rPr>
              <w:t>48</w:t>
            </w:r>
            <w:r w:rsidR="00A54F82" w:rsidRPr="00A54F82">
              <w:rPr>
                <w:rFonts w:asciiTheme="majorHAnsi" w:hAnsiTheme="majorHAnsi"/>
                <w:b w:val="0"/>
                <w:noProof/>
                <w:webHidden/>
              </w:rPr>
              <w:fldChar w:fldCharType="end"/>
            </w:r>
          </w:hyperlink>
        </w:p>
        <w:p w14:paraId="737BABAF" w14:textId="423BCA77" w:rsidR="00A54F82" w:rsidRPr="00A54F82" w:rsidRDefault="00F63185">
          <w:pPr>
            <w:pStyle w:val="TOC2"/>
            <w:tabs>
              <w:tab w:val="left" w:pos="660"/>
              <w:tab w:val="right" w:leader="dot" w:pos="10070"/>
            </w:tabs>
            <w:rPr>
              <w:rFonts w:asciiTheme="majorHAnsi" w:eastAsiaTheme="minorEastAsia" w:hAnsiTheme="majorHAnsi" w:cstheme="minorBidi"/>
              <w:b w:val="0"/>
              <w:noProof/>
            </w:rPr>
          </w:pPr>
          <w:hyperlink w:anchor="_Toc448919877" w:history="1">
            <w:r w:rsidR="00A54F82" w:rsidRPr="00A54F82">
              <w:rPr>
                <w:rStyle w:val="Hyperlink"/>
                <w:rFonts w:asciiTheme="majorHAnsi" w:hAnsiTheme="majorHAnsi"/>
                <w:b w:val="0"/>
                <w:noProof/>
              </w:rPr>
              <w:t>9.</w:t>
            </w:r>
            <w:r w:rsidR="00A54F82" w:rsidRPr="00A54F82">
              <w:rPr>
                <w:rFonts w:asciiTheme="majorHAnsi" w:eastAsiaTheme="minorEastAsia" w:hAnsiTheme="majorHAnsi" w:cstheme="minorBidi"/>
                <w:b w:val="0"/>
                <w:noProof/>
              </w:rPr>
              <w:tab/>
            </w:r>
            <w:r w:rsidR="00A54F82" w:rsidRPr="00A54F82">
              <w:rPr>
                <w:rStyle w:val="Hyperlink"/>
                <w:rFonts w:asciiTheme="majorHAnsi" w:hAnsiTheme="majorHAnsi"/>
                <w:b w:val="0"/>
                <w:noProof/>
              </w:rPr>
              <w:t>Assessing the Results of the Experiments</w:t>
            </w:r>
            <w:r w:rsidR="00A54F82" w:rsidRPr="00A54F82">
              <w:rPr>
                <w:rFonts w:asciiTheme="majorHAnsi" w:hAnsiTheme="majorHAnsi"/>
                <w:b w:val="0"/>
                <w:noProof/>
                <w:webHidden/>
              </w:rPr>
              <w:tab/>
            </w:r>
            <w:r w:rsidR="00A54F82" w:rsidRPr="00A54F82">
              <w:rPr>
                <w:rFonts w:asciiTheme="majorHAnsi" w:hAnsiTheme="majorHAnsi"/>
                <w:b w:val="0"/>
                <w:noProof/>
                <w:webHidden/>
              </w:rPr>
              <w:fldChar w:fldCharType="begin"/>
            </w:r>
            <w:r w:rsidR="00A54F82" w:rsidRPr="00A54F82">
              <w:rPr>
                <w:rFonts w:asciiTheme="majorHAnsi" w:hAnsiTheme="majorHAnsi"/>
                <w:b w:val="0"/>
                <w:noProof/>
                <w:webHidden/>
              </w:rPr>
              <w:instrText xml:space="preserve"> PAGEREF _Toc448919877 \h </w:instrText>
            </w:r>
            <w:r w:rsidR="00A54F82" w:rsidRPr="00A54F82">
              <w:rPr>
                <w:rFonts w:asciiTheme="majorHAnsi" w:hAnsiTheme="majorHAnsi"/>
                <w:b w:val="0"/>
                <w:noProof/>
                <w:webHidden/>
              </w:rPr>
            </w:r>
            <w:r w:rsidR="00A54F82" w:rsidRPr="00A54F82">
              <w:rPr>
                <w:rFonts w:asciiTheme="majorHAnsi" w:hAnsiTheme="majorHAnsi"/>
                <w:b w:val="0"/>
                <w:noProof/>
                <w:webHidden/>
              </w:rPr>
              <w:fldChar w:fldCharType="separate"/>
            </w:r>
            <w:r w:rsidR="00296D37">
              <w:rPr>
                <w:rFonts w:asciiTheme="majorHAnsi" w:hAnsiTheme="majorHAnsi"/>
                <w:b w:val="0"/>
                <w:noProof/>
                <w:webHidden/>
              </w:rPr>
              <w:t>52</w:t>
            </w:r>
            <w:r w:rsidR="00A54F82" w:rsidRPr="00A54F82">
              <w:rPr>
                <w:rFonts w:asciiTheme="majorHAnsi" w:hAnsiTheme="majorHAnsi"/>
                <w:b w:val="0"/>
                <w:noProof/>
                <w:webHidden/>
              </w:rPr>
              <w:fldChar w:fldCharType="end"/>
            </w:r>
          </w:hyperlink>
        </w:p>
        <w:p w14:paraId="6A765D6B" w14:textId="0AD31EDC" w:rsidR="00A54F82" w:rsidRPr="00A54F82" w:rsidRDefault="00F63185">
          <w:pPr>
            <w:pStyle w:val="TOC3"/>
            <w:tabs>
              <w:tab w:val="right" w:leader="dot" w:pos="10070"/>
            </w:tabs>
            <w:rPr>
              <w:rFonts w:asciiTheme="majorHAnsi" w:eastAsiaTheme="minorEastAsia" w:hAnsiTheme="majorHAnsi" w:cstheme="minorBidi"/>
              <w:noProof/>
            </w:rPr>
          </w:pPr>
          <w:hyperlink w:anchor="_Toc448919878" w:history="1">
            <w:r w:rsidR="00A54F82" w:rsidRPr="00A54F82">
              <w:rPr>
                <w:rStyle w:val="Hyperlink"/>
                <w:rFonts w:asciiTheme="majorHAnsi" w:hAnsiTheme="majorHAnsi"/>
                <w:noProof/>
              </w:rPr>
              <w:t>9.1 Compass and Rope: How Golden Is the Gold Standard?</w:t>
            </w:r>
            <w:r w:rsidR="00A54F82" w:rsidRPr="00A54F82">
              <w:rPr>
                <w:rFonts w:asciiTheme="majorHAnsi" w:hAnsiTheme="majorHAnsi"/>
                <w:noProof/>
                <w:webHidden/>
              </w:rPr>
              <w:tab/>
            </w:r>
            <w:r w:rsidR="00A54F82" w:rsidRPr="00A54F82">
              <w:rPr>
                <w:rFonts w:asciiTheme="majorHAnsi" w:hAnsiTheme="majorHAnsi"/>
                <w:noProof/>
                <w:webHidden/>
              </w:rPr>
              <w:fldChar w:fldCharType="begin"/>
            </w:r>
            <w:r w:rsidR="00A54F82" w:rsidRPr="00A54F82">
              <w:rPr>
                <w:rFonts w:asciiTheme="majorHAnsi" w:hAnsiTheme="majorHAnsi"/>
                <w:noProof/>
                <w:webHidden/>
              </w:rPr>
              <w:instrText xml:space="preserve"> PAGEREF _Toc448919878 \h </w:instrText>
            </w:r>
            <w:r w:rsidR="00A54F82" w:rsidRPr="00A54F82">
              <w:rPr>
                <w:rFonts w:asciiTheme="majorHAnsi" w:hAnsiTheme="majorHAnsi"/>
                <w:noProof/>
                <w:webHidden/>
              </w:rPr>
            </w:r>
            <w:r w:rsidR="00A54F82" w:rsidRPr="00A54F82">
              <w:rPr>
                <w:rFonts w:asciiTheme="majorHAnsi" w:hAnsiTheme="majorHAnsi"/>
                <w:noProof/>
                <w:webHidden/>
              </w:rPr>
              <w:fldChar w:fldCharType="separate"/>
            </w:r>
            <w:r w:rsidR="00296D37">
              <w:rPr>
                <w:rFonts w:asciiTheme="majorHAnsi" w:hAnsiTheme="majorHAnsi"/>
                <w:noProof/>
                <w:webHidden/>
              </w:rPr>
              <w:t>52</w:t>
            </w:r>
            <w:r w:rsidR="00A54F82" w:rsidRPr="00A54F82">
              <w:rPr>
                <w:rFonts w:asciiTheme="majorHAnsi" w:hAnsiTheme="majorHAnsi"/>
                <w:noProof/>
                <w:webHidden/>
              </w:rPr>
              <w:fldChar w:fldCharType="end"/>
            </w:r>
          </w:hyperlink>
        </w:p>
        <w:p w14:paraId="59EAD405" w14:textId="6053996A" w:rsidR="00A54F82" w:rsidRPr="00A54F82" w:rsidRDefault="00F63185">
          <w:pPr>
            <w:pStyle w:val="TOC3"/>
            <w:tabs>
              <w:tab w:val="right" w:leader="dot" w:pos="10070"/>
            </w:tabs>
            <w:rPr>
              <w:rFonts w:asciiTheme="majorHAnsi" w:eastAsiaTheme="minorEastAsia" w:hAnsiTheme="majorHAnsi" w:cstheme="minorBidi"/>
              <w:noProof/>
            </w:rPr>
          </w:pPr>
          <w:hyperlink w:anchor="_Toc448919879" w:history="1">
            <w:r w:rsidR="00A54F82" w:rsidRPr="00A54F82">
              <w:rPr>
                <w:rStyle w:val="Hyperlink"/>
                <w:rFonts w:asciiTheme="majorHAnsi" w:hAnsiTheme="majorHAnsi"/>
                <w:noProof/>
              </w:rPr>
              <w:t>9.2 Comparison of Competing Measurements</w:t>
            </w:r>
            <w:r w:rsidR="00A54F82" w:rsidRPr="00A54F82">
              <w:rPr>
                <w:rFonts w:asciiTheme="majorHAnsi" w:hAnsiTheme="majorHAnsi"/>
                <w:noProof/>
                <w:webHidden/>
              </w:rPr>
              <w:tab/>
            </w:r>
            <w:r w:rsidR="00A54F82" w:rsidRPr="00A54F82">
              <w:rPr>
                <w:rFonts w:asciiTheme="majorHAnsi" w:hAnsiTheme="majorHAnsi"/>
                <w:noProof/>
                <w:webHidden/>
              </w:rPr>
              <w:fldChar w:fldCharType="begin"/>
            </w:r>
            <w:r w:rsidR="00A54F82" w:rsidRPr="00A54F82">
              <w:rPr>
                <w:rFonts w:asciiTheme="majorHAnsi" w:hAnsiTheme="majorHAnsi"/>
                <w:noProof/>
                <w:webHidden/>
              </w:rPr>
              <w:instrText xml:space="preserve"> PAGEREF _Toc448919879 \h </w:instrText>
            </w:r>
            <w:r w:rsidR="00A54F82" w:rsidRPr="00A54F82">
              <w:rPr>
                <w:rFonts w:asciiTheme="majorHAnsi" w:hAnsiTheme="majorHAnsi"/>
                <w:noProof/>
                <w:webHidden/>
              </w:rPr>
            </w:r>
            <w:r w:rsidR="00A54F82" w:rsidRPr="00A54F82">
              <w:rPr>
                <w:rFonts w:asciiTheme="majorHAnsi" w:hAnsiTheme="majorHAnsi"/>
                <w:noProof/>
                <w:webHidden/>
              </w:rPr>
              <w:fldChar w:fldCharType="separate"/>
            </w:r>
            <w:r w:rsidR="00296D37">
              <w:rPr>
                <w:rFonts w:asciiTheme="majorHAnsi" w:hAnsiTheme="majorHAnsi"/>
                <w:noProof/>
                <w:webHidden/>
              </w:rPr>
              <w:t>55</w:t>
            </w:r>
            <w:r w:rsidR="00A54F82" w:rsidRPr="00A54F82">
              <w:rPr>
                <w:rFonts w:asciiTheme="majorHAnsi" w:hAnsiTheme="majorHAnsi"/>
                <w:noProof/>
                <w:webHidden/>
              </w:rPr>
              <w:fldChar w:fldCharType="end"/>
            </w:r>
          </w:hyperlink>
        </w:p>
        <w:p w14:paraId="20D4B137" w14:textId="3A524643" w:rsidR="00A54F82" w:rsidRPr="00A54F82" w:rsidRDefault="00F63185">
          <w:pPr>
            <w:pStyle w:val="TOC2"/>
            <w:tabs>
              <w:tab w:val="right" w:leader="dot" w:pos="10070"/>
            </w:tabs>
            <w:rPr>
              <w:rFonts w:asciiTheme="majorHAnsi" w:eastAsiaTheme="minorEastAsia" w:hAnsiTheme="majorHAnsi" w:cstheme="minorBidi"/>
              <w:b w:val="0"/>
              <w:noProof/>
            </w:rPr>
          </w:pPr>
          <w:hyperlink w:anchor="_Toc448919880" w:history="1">
            <w:r w:rsidR="00A54F82" w:rsidRPr="00A54F82">
              <w:rPr>
                <w:rStyle w:val="Hyperlink"/>
                <w:rFonts w:asciiTheme="majorHAnsi" w:hAnsiTheme="majorHAnsi"/>
                <w:b w:val="0"/>
                <w:noProof/>
              </w:rPr>
              <w:t>10.</w:t>
            </w:r>
            <w:r w:rsidR="000C7197">
              <w:rPr>
                <w:rStyle w:val="Hyperlink"/>
                <w:rFonts w:asciiTheme="majorHAnsi" w:hAnsiTheme="majorHAnsi"/>
                <w:b w:val="0"/>
                <w:noProof/>
              </w:rPr>
              <w:t xml:space="preserve">   </w:t>
            </w:r>
            <w:r w:rsidR="00A54F82" w:rsidRPr="00A54F82">
              <w:rPr>
                <w:rStyle w:val="Hyperlink"/>
                <w:rFonts w:asciiTheme="majorHAnsi" w:hAnsiTheme="majorHAnsi"/>
                <w:b w:val="0"/>
                <w:noProof/>
              </w:rPr>
              <w:t>Conclusion</w:t>
            </w:r>
            <w:r w:rsidR="009F623B">
              <w:rPr>
                <w:rStyle w:val="Hyperlink"/>
                <w:rFonts w:asciiTheme="majorHAnsi" w:hAnsiTheme="majorHAnsi"/>
                <w:b w:val="0"/>
                <w:noProof/>
              </w:rPr>
              <w:t>s</w:t>
            </w:r>
            <w:r w:rsidR="00A54F82" w:rsidRPr="00A54F82">
              <w:rPr>
                <w:rFonts w:asciiTheme="majorHAnsi" w:hAnsiTheme="majorHAnsi"/>
                <w:b w:val="0"/>
                <w:noProof/>
                <w:webHidden/>
              </w:rPr>
              <w:tab/>
            </w:r>
            <w:r w:rsidR="00A54F82" w:rsidRPr="00A54F82">
              <w:rPr>
                <w:rFonts w:asciiTheme="majorHAnsi" w:hAnsiTheme="majorHAnsi"/>
                <w:b w:val="0"/>
                <w:noProof/>
                <w:webHidden/>
              </w:rPr>
              <w:fldChar w:fldCharType="begin"/>
            </w:r>
            <w:r w:rsidR="00A54F82" w:rsidRPr="00A54F82">
              <w:rPr>
                <w:rFonts w:asciiTheme="majorHAnsi" w:hAnsiTheme="majorHAnsi"/>
                <w:b w:val="0"/>
                <w:noProof/>
                <w:webHidden/>
              </w:rPr>
              <w:instrText xml:space="preserve"> PAGEREF _Toc448919880 \h </w:instrText>
            </w:r>
            <w:r w:rsidR="00A54F82" w:rsidRPr="00A54F82">
              <w:rPr>
                <w:rFonts w:asciiTheme="majorHAnsi" w:hAnsiTheme="majorHAnsi"/>
                <w:b w:val="0"/>
                <w:noProof/>
                <w:webHidden/>
              </w:rPr>
            </w:r>
            <w:r w:rsidR="00A54F82" w:rsidRPr="00A54F82">
              <w:rPr>
                <w:rFonts w:asciiTheme="majorHAnsi" w:hAnsiTheme="majorHAnsi"/>
                <w:b w:val="0"/>
                <w:noProof/>
                <w:webHidden/>
              </w:rPr>
              <w:fldChar w:fldCharType="separate"/>
            </w:r>
            <w:r w:rsidR="00296D37">
              <w:rPr>
                <w:rFonts w:asciiTheme="majorHAnsi" w:hAnsiTheme="majorHAnsi"/>
                <w:b w:val="0"/>
                <w:noProof/>
                <w:webHidden/>
              </w:rPr>
              <w:t>81</w:t>
            </w:r>
            <w:r w:rsidR="00A54F82" w:rsidRPr="00A54F82">
              <w:rPr>
                <w:rFonts w:asciiTheme="majorHAnsi" w:hAnsiTheme="majorHAnsi"/>
                <w:b w:val="0"/>
                <w:noProof/>
                <w:webHidden/>
              </w:rPr>
              <w:fldChar w:fldCharType="end"/>
            </w:r>
          </w:hyperlink>
        </w:p>
        <w:p w14:paraId="1A9F45F4" w14:textId="015E484B" w:rsidR="00A54F82" w:rsidRPr="00A54F82" w:rsidRDefault="00F63185">
          <w:pPr>
            <w:pStyle w:val="TOC1"/>
            <w:tabs>
              <w:tab w:val="right" w:leader="dot" w:pos="10070"/>
            </w:tabs>
            <w:rPr>
              <w:rFonts w:asciiTheme="majorHAnsi" w:eastAsiaTheme="minorEastAsia" w:hAnsiTheme="majorHAnsi" w:cstheme="minorBidi"/>
              <w:b w:val="0"/>
              <w:noProof/>
              <w:sz w:val="22"/>
              <w:szCs w:val="22"/>
            </w:rPr>
          </w:pPr>
          <w:hyperlink w:anchor="_Toc448919881" w:history="1">
            <w:r w:rsidR="00A54F82" w:rsidRPr="00A54F82">
              <w:rPr>
                <w:rStyle w:val="Hyperlink"/>
                <w:rFonts w:asciiTheme="majorHAnsi" w:hAnsiTheme="majorHAnsi"/>
                <w:b w:val="0"/>
                <w:noProof/>
                <w:sz w:val="22"/>
                <w:szCs w:val="22"/>
              </w:rPr>
              <w:t>References</w:t>
            </w:r>
            <w:r w:rsidR="00A54F82" w:rsidRPr="00A54F82">
              <w:rPr>
                <w:rFonts w:asciiTheme="majorHAnsi" w:hAnsiTheme="majorHAnsi"/>
                <w:b w:val="0"/>
                <w:noProof/>
                <w:webHidden/>
                <w:sz w:val="22"/>
                <w:szCs w:val="22"/>
              </w:rPr>
              <w:tab/>
            </w:r>
            <w:r w:rsidR="00A54F82" w:rsidRPr="00A54F82">
              <w:rPr>
                <w:rFonts w:asciiTheme="majorHAnsi" w:hAnsiTheme="majorHAnsi"/>
                <w:b w:val="0"/>
                <w:noProof/>
                <w:webHidden/>
                <w:sz w:val="22"/>
                <w:szCs w:val="22"/>
              </w:rPr>
              <w:fldChar w:fldCharType="begin"/>
            </w:r>
            <w:r w:rsidR="00A54F82" w:rsidRPr="00A54F82">
              <w:rPr>
                <w:rFonts w:asciiTheme="majorHAnsi" w:hAnsiTheme="majorHAnsi"/>
                <w:b w:val="0"/>
                <w:noProof/>
                <w:webHidden/>
                <w:sz w:val="22"/>
                <w:szCs w:val="22"/>
              </w:rPr>
              <w:instrText xml:space="preserve"> PAGEREF _Toc448919881 \h </w:instrText>
            </w:r>
            <w:r w:rsidR="00A54F82" w:rsidRPr="00A54F82">
              <w:rPr>
                <w:rFonts w:asciiTheme="majorHAnsi" w:hAnsiTheme="majorHAnsi"/>
                <w:b w:val="0"/>
                <w:noProof/>
                <w:webHidden/>
                <w:sz w:val="22"/>
                <w:szCs w:val="22"/>
              </w:rPr>
            </w:r>
            <w:r w:rsidR="00A54F82" w:rsidRPr="00A54F82">
              <w:rPr>
                <w:rFonts w:asciiTheme="majorHAnsi" w:hAnsiTheme="majorHAnsi"/>
                <w:b w:val="0"/>
                <w:noProof/>
                <w:webHidden/>
                <w:sz w:val="22"/>
                <w:szCs w:val="22"/>
              </w:rPr>
              <w:fldChar w:fldCharType="separate"/>
            </w:r>
            <w:r w:rsidR="00296D37">
              <w:rPr>
                <w:rFonts w:asciiTheme="majorHAnsi" w:hAnsiTheme="majorHAnsi"/>
                <w:b w:val="0"/>
                <w:noProof/>
                <w:webHidden/>
                <w:sz w:val="22"/>
                <w:szCs w:val="22"/>
              </w:rPr>
              <w:t>83</w:t>
            </w:r>
            <w:r w:rsidR="00A54F82" w:rsidRPr="00A54F82">
              <w:rPr>
                <w:rFonts w:asciiTheme="majorHAnsi" w:hAnsiTheme="majorHAnsi"/>
                <w:b w:val="0"/>
                <w:noProof/>
                <w:webHidden/>
                <w:sz w:val="22"/>
                <w:szCs w:val="22"/>
              </w:rPr>
              <w:fldChar w:fldCharType="end"/>
            </w:r>
          </w:hyperlink>
        </w:p>
        <w:p w14:paraId="6B4B533E" w14:textId="19082876" w:rsidR="00A54F82" w:rsidRPr="00A54F82" w:rsidRDefault="00F63185">
          <w:pPr>
            <w:pStyle w:val="TOC1"/>
            <w:tabs>
              <w:tab w:val="right" w:leader="dot" w:pos="10070"/>
            </w:tabs>
            <w:rPr>
              <w:rFonts w:asciiTheme="majorHAnsi" w:eastAsiaTheme="minorEastAsia" w:hAnsiTheme="majorHAnsi" w:cstheme="minorBidi"/>
              <w:b w:val="0"/>
              <w:noProof/>
              <w:sz w:val="22"/>
              <w:szCs w:val="22"/>
            </w:rPr>
          </w:pPr>
          <w:hyperlink w:anchor="_Toc448919882" w:history="1">
            <w:r w:rsidR="00A54F82" w:rsidRPr="00A54F82">
              <w:rPr>
                <w:rStyle w:val="Hyperlink"/>
                <w:rFonts w:asciiTheme="majorHAnsi" w:hAnsiTheme="majorHAnsi"/>
                <w:b w:val="0"/>
                <w:noProof/>
                <w:sz w:val="22"/>
                <w:szCs w:val="22"/>
              </w:rPr>
              <w:t>Annexes</w:t>
            </w:r>
            <w:r w:rsidR="00A54F82" w:rsidRPr="00A54F82">
              <w:rPr>
                <w:rFonts w:asciiTheme="majorHAnsi" w:hAnsiTheme="majorHAnsi"/>
                <w:b w:val="0"/>
                <w:noProof/>
                <w:webHidden/>
                <w:sz w:val="22"/>
                <w:szCs w:val="22"/>
              </w:rPr>
              <w:tab/>
            </w:r>
            <w:r w:rsidR="00A54F82" w:rsidRPr="00A54F82">
              <w:rPr>
                <w:rFonts w:asciiTheme="majorHAnsi" w:hAnsiTheme="majorHAnsi"/>
                <w:b w:val="0"/>
                <w:noProof/>
                <w:webHidden/>
                <w:sz w:val="22"/>
                <w:szCs w:val="22"/>
              </w:rPr>
              <w:fldChar w:fldCharType="begin"/>
            </w:r>
            <w:r w:rsidR="00A54F82" w:rsidRPr="00A54F82">
              <w:rPr>
                <w:rFonts w:asciiTheme="majorHAnsi" w:hAnsiTheme="majorHAnsi"/>
                <w:b w:val="0"/>
                <w:noProof/>
                <w:webHidden/>
                <w:sz w:val="22"/>
                <w:szCs w:val="22"/>
              </w:rPr>
              <w:instrText xml:space="preserve"> PAGEREF _Toc448919882 \h </w:instrText>
            </w:r>
            <w:r w:rsidR="00A54F82" w:rsidRPr="00A54F82">
              <w:rPr>
                <w:rFonts w:asciiTheme="majorHAnsi" w:hAnsiTheme="majorHAnsi"/>
                <w:b w:val="0"/>
                <w:noProof/>
                <w:webHidden/>
                <w:sz w:val="22"/>
                <w:szCs w:val="22"/>
              </w:rPr>
            </w:r>
            <w:r w:rsidR="00A54F82" w:rsidRPr="00A54F82">
              <w:rPr>
                <w:rFonts w:asciiTheme="majorHAnsi" w:hAnsiTheme="majorHAnsi"/>
                <w:b w:val="0"/>
                <w:noProof/>
                <w:webHidden/>
                <w:sz w:val="22"/>
                <w:szCs w:val="22"/>
              </w:rPr>
              <w:fldChar w:fldCharType="separate"/>
            </w:r>
            <w:r w:rsidR="00296D37">
              <w:rPr>
                <w:rFonts w:asciiTheme="majorHAnsi" w:hAnsiTheme="majorHAnsi"/>
                <w:b w:val="0"/>
                <w:noProof/>
                <w:webHidden/>
                <w:sz w:val="22"/>
                <w:szCs w:val="22"/>
              </w:rPr>
              <w:t>88</w:t>
            </w:r>
            <w:r w:rsidR="00A54F82" w:rsidRPr="00A54F82">
              <w:rPr>
                <w:rFonts w:asciiTheme="majorHAnsi" w:hAnsiTheme="majorHAnsi"/>
                <w:b w:val="0"/>
                <w:noProof/>
                <w:webHidden/>
                <w:sz w:val="22"/>
                <w:szCs w:val="22"/>
              </w:rPr>
              <w:fldChar w:fldCharType="end"/>
            </w:r>
          </w:hyperlink>
        </w:p>
        <w:p w14:paraId="43C554CE" w14:textId="6904E7B8" w:rsidR="00A54F82" w:rsidRPr="00A54F82" w:rsidRDefault="00F63185">
          <w:pPr>
            <w:pStyle w:val="TOC2"/>
            <w:tabs>
              <w:tab w:val="right" w:leader="dot" w:pos="10070"/>
            </w:tabs>
            <w:rPr>
              <w:rFonts w:asciiTheme="majorHAnsi" w:eastAsiaTheme="minorEastAsia" w:hAnsiTheme="majorHAnsi" w:cstheme="minorBidi"/>
              <w:b w:val="0"/>
              <w:noProof/>
            </w:rPr>
          </w:pPr>
          <w:hyperlink w:anchor="_Toc448919883" w:history="1">
            <w:r w:rsidR="00A54F82" w:rsidRPr="00A54F82">
              <w:rPr>
                <w:rStyle w:val="Hyperlink"/>
                <w:rFonts w:asciiTheme="majorHAnsi" w:hAnsiTheme="majorHAnsi"/>
                <w:b w:val="0"/>
                <w:noProof/>
              </w:rPr>
              <w:t>Annex 1 – Key Definitions Used in the Uganda National Panel Survey 2011/12</w:t>
            </w:r>
            <w:r w:rsidR="00A54F82" w:rsidRPr="00A54F82">
              <w:rPr>
                <w:rFonts w:asciiTheme="majorHAnsi" w:hAnsiTheme="majorHAnsi"/>
                <w:b w:val="0"/>
                <w:noProof/>
                <w:webHidden/>
              </w:rPr>
              <w:tab/>
            </w:r>
            <w:r w:rsidR="00A54F82" w:rsidRPr="00A54F82">
              <w:rPr>
                <w:rFonts w:asciiTheme="majorHAnsi" w:hAnsiTheme="majorHAnsi"/>
                <w:b w:val="0"/>
                <w:noProof/>
                <w:webHidden/>
              </w:rPr>
              <w:fldChar w:fldCharType="begin"/>
            </w:r>
            <w:r w:rsidR="00A54F82" w:rsidRPr="00A54F82">
              <w:rPr>
                <w:rFonts w:asciiTheme="majorHAnsi" w:hAnsiTheme="majorHAnsi"/>
                <w:b w:val="0"/>
                <w:noProof/>
                <w:webHidden/>
              </w:rPr>
              <w:instrText xml:space="preserve"> PAGEREF _Toc448919883 \h </w:instrText>
            </w:r>
            <w:r w:rsidR="00A54F82" w:rsidRPr="00A54F82">
              <w:rPr>
                <w:rFonts w:asciiTheme="majorHAnsi" w:hAnsiTheme="majorHAnsi"/>
                <w:b w:val="0"/>
                <w:noProof/>
                <w:webHidden/>
              </w:rPr>
            </w:r>
            <w:r w:rsidR="00A54F82" w:rsidRPr="00A54F82">
              <w:rPr>
                <w:rFonts w:asciiTheme="majorHAnsi" w:hAnsiTheme="majorHAnsi"/>
                <w:b w:val="0"/>
                <w:noProof/>
                <w:webHidden/>
              </w:rPr>
              <w:fldChar w:fldCharType="separate"/>
            </w:r>
            <w:r w:rsidR="00296D37">
              <w:rPr>
                <w:rFonts w:asciiTheme="majorHAnsi" w:hAnsiTheme="majorHAnsi"/>
                <w:b w:val="0"/>
                <w:noProof/>
                <w:webHidden/>
              </w:rPr>
              <w:t>88</w:t>
            </w:r>
            <w:r w:rsidR="00A54F82" w:rsidRPr="00A54F82">
              <w:rPr>
                <w:rFonts w:asciiTheme="majorHAnsi" w:hAnsiTheme="majorHAnsi"/>
                <w:b w:val="0"/>
                <w:noProof/>
                <w:webHidden/>
              </w:rPr>
              <w:fldChar w:fldCharType="end"/>
            </w:r>
          </w:hyperlink>
        </w:p>
        <w:p w14:paraId="0453303E" w14:textId="7C3A73AA" w:rsidR="00A54F82" w:rsidRPr="00A54F82" w:rsidRDefault="00F63185">
          <w:pPr>
            <w:pStyle w:val="TOC2"/>
            <w:tabs>
              <w:tab w:val="right" w:leader="dot" w:pos="10070"/>
            </w:tabs>
            <w:rPr>
              <w:rFonts w:asciiTheme="majorHAnsi" w:eastAsiaTheme="minorEastAsia" w:hAnsiTheme="majorHAnsi" w:cstheme="minorBidi"/>
              <w:b w:val="0"/>
              <w:noProof/>
            </w:rPr>
          </w:pPr>
          <w:hyperlink w:anchor="_Toc448919884" w:history="1">
            <w:r w:rsidR="00A54F82" w:rsidRPr="00A54F82">
              <w:rPr>
                <w:rStyle w:val="Hyperlink"/>
                <w:rFonts w:asciiTheme="majorHAnsi" w:hAnsiTheme="majorHAnsi"/>
                <w:b w:val="0"/>
                <w:noProof/>
              </w:rPr>
              <w:t>Annex 2 – Example Protocol for GPS Measurement</w:t>
            </w:r>
            <w:r w:rsidR="00A54F82" w:rsidRPr="00A54F82">
              <w:rPr>
                <w:rFonts w:asciiTheme="majorHAnsi" w:hAnsiTheme="majorHAnsi"/>
                <w:b w:val="0"/>
                <w:noProof/>
                <w:webHidden/>
              </w:rPr>
              <w:tab/>
            </w:r>
            <w:r w:rsidR="00A54F82" w:rsidRPr="00A54F82">
              <w:rPr>
                <w:rFonts w:asciiTheme="majorHAnsi" w:hAnsiTheme="majorHAnsi"/>
                <w:b w:val="0"/>
                <w:noProof/>
                <w:webHidden/>
              </w:rPr>
              <w:fldChar w:fldCharType="begin"/>
            </w:r>
            <w:r w:rsidR="00A54F82" w:rsidRPr="00A54F82">
              <w:rPr>
                <w:rFonts w:asciiTheme="majorHAnsi" w:hAnsiTheme="majorHAnsi"/>
                <w:b w:val="0"/>
                <w:noProof/>
                <w:webHidden/>
              </w:rPr>
              <w:instrText xml:space="preserve"> PAGEREF _Toc448919884 \h </w:instrText>
            </w:r>
            <w:r w:rsidR="00A54F82" w:rsidRPr="00A54F82">
              <w:rPr>
                <w:rFonts w:asciiTheme="majorHAnsi" w:hAnsiTheme="majorHAnsi"/>
                <w:b w:val="0"/>
                <w:noProof/>
                <w:webHidden/>
              </w:rPr>
            </w:r>
            <w:r w:rsidR="00A54F82" w:rsidRPr="00A54F82">
              <w:rPr>
                <w:rFonts w:asciiTheme="majorHAnsi" w:hAnsiTheme="majorHAnsi"/>
                <w:b w:val="0"/>
                <w:noProof/>
                <w:webHidden/>
              </w:rPr>
              <w:fldChar w:fldCharType="separate"/>
            </w:r>
            <w:r w:rsidR="00296D37">
              <w:rPr>
                <w:rFonts w:asciiTheme="majorHAnsi" w:hAnsiTheme="majorHAnsi"/>
                <w:b w:val="0"/>
                <w:noProof/>
                <w:webHidden/>
              </w:rPr>
              <w:t>90</w:t>
            </w:r>
            <w:r w:rsidR="00A54F82" w:rsidRPr="00A54F82">
              <w:rPr>
                <w:rFonts w:asciiTheme="majorHAnsi" w:hAnsiTheme="majorHAnsi"/>
                <w:b w:val="0"/>
                <w:noProof/>
                <w:webHidden/>
              </w:rPr>
              <w:fldChar w:fldCharType="end"/>
            </w:r>
          </w:hyperlink>
        </w:p>
        <w:p w14:paraId="066E5FFE" w14:textId="697445FA" w:rsidR="00A54F82" w:rsidRPr="00A54F82" w:rsidRDefault="00F63185">
          <w:pPr>
            <w:pStyle w:val="TOC2"/>
            <w:tabs>
              <w:tab w:val="right" w:leader="dot" w:pos="10070"/>
            </w:tabs>
            <w:rPr>
              <w:rFonts w:asciiTheme="majorHAnsi" w:eastAsiaTheme="minorEastAsia" w:hAnsiTheme="majorHAnsi" w:cstheme="minorBidi"/>
              <w:b w:val="0"/>
              <w:noProof/>
            </w:rPr>
          </w:pPr>
          <w:hyperlink w:anchor="_Toc448919885" w:history="1">
            <w:r w:rsidR="00A54F82" w:rsidRPr="00A54F82">
              <w:rPr>
                <w:rStyle w:val="Hyperlink"/>
                <w:rFonts w:asciiTheme="majorHAnsi" w:hAnsiTheme="majorHAnsi"/>
                <w:b w:val="0"/>
                <w:noProof/>
              </w:rPr>
              <w:t>Annex 3 – Example Protocol for Compass and Rope Measurement</w:t>
            </w:r>
            <w:r w:rsidR="00A54F82" w:rsidRPr="00A54F82">
              <w:rPr>
                <w:rFonts w:asciiTheme="majorHAnsi" w:hAnsiTheme="majorHAnsi"/>
                <w:b w:val="0"/>
                <w:noProof/>
                <w:webHidden/>
              </w:rPr>
              <w:tab/>
            </w:r>
            <w:r w:rsidR="00A54F82" w:rsidRPr="00A54F82">
              <w:rPr>
                <w:rFonts w:asciiTheme="majorHAnsi" w:hAnsiTheme="majorHAnsi"/>
                <w:b w:val="0"/>
                <w:noProof/>
                <w:webHidden/>
              </w:rPr>
              <w:fldChar w:fldCharType="begin"/>
            </w:r>
            <w:r w:rsidR="00A54F82" w:rsidRPr="00A54F82">
              <w:rPr>
                <w:rFonts w:asciiTheme="majorHAnsi" w:hAnsiTheme="majorHAnsi"/>
                <w:b w:val="0"/>
                <w:noProof/>
                <w:webHidden/>
              </w:rPr>
              <w:instrText xml:space="preserve"> PAGEREF _Toc448919885 \h </w:instrText>
            </w:r>
            <w:r w:rsidR="00A54F82" w:rsidRPr="00A54F82">
              <w:rPr>
                <w:rFonts w:asciiTheme="majorHAnsi" w:hAnsiTheme="majorHAnsi"/>
                <w:b w:val="0"/>
                <w:noProof/>
                <w:webHidden/>
              </w:rPr>
            </w:r>
            <w:r w:rsidR="00A54F82" w:rsidRPr="00A54F82">
              <w:rPr>
                <w:rFonts w:asciiTheme="majorHAnsi" w:hAnsiTheme="majorHAnsi"/>
                <w:b w:val="0"/>
                <w:noProof/>
                <w:webHidden/>
              </w:rPr>
              <w:fldChar w:fldCharType="separate"/>
            </w:r>
            <w:r w:rsidR="00296D37">
              <w:rPr>
                <w:rFonts w:asciiTheme="majorHAnsi" w:hAnsiTheme="majorHAnsi"/>
                <w:b w:val="0"/>
                <w:noProof/>
                <w:webHidden/>
              </w:rPr>
              <w:t>93</w:t>
            </w:r>
            <w:r w:rsidR="00A54F82" w:rsidRPr="00A54F82">
              <w:rPr>
                <w:rFonts w:asciiTheme="majorHAnsi" w:hAnsiTheme="majorHAnsi"/>
                <w:b w:val="0"/>
                <w:noProof/>
                <w:webHidden/>
              </w:rPr>
              <w:fldChar w:fldCharType="end"/>
            </w:r>
          </w:hyperlink>
        </w:p>
        <w:p w14:paraId="53653FDB" w14:textId="2CAD8687" w:rsidR="00A54F82" w:rsidRPr="00A54F82" w:rsidRDefault="00F63185">
          <w:pPr>
            <w:pStyle w:val="TOC2"/>
            <w:tabs>
              <w:tab w:val="right" w:leader="dot" w:pos="10070"/>
            </w:tabs>
            <w:rPr>
              <w:rFonts w:asciiTheme="majorHAnsi" w:eastAsiaTheme="minorEastAsia" w:hAnsiTheme="majorHAnsi" w:cstheme="minorBidi"/>
              <w:b w:val="0"/>
              <w:noProof/>
            </w:rPr>
          </w:pPr>
          <w:hyperlink w:anchor="_Toc448919886" w:history="1">
            <w:r w:rsidR="00A54F82" w:rsidRPr="00A54F82">
              <w:rPr>
                <w:rStyle w:val="Hyperlink"/>
                <w:rFonts w:asciiTheme="majorHAnsi" w:hAnsiTheme="majorHAnsi"/>
                <w:b w:val="0"/>
                <w:noProof/>
              </w:rPr>
              <w:t>Annex 4</w:t>
            </w:r>
            <w:r w:rsidR="002B0B8C">
              <w:rPr>
                <w:rStyle w:val="Hyperlink"/>
                <w:rFonts w:asciiTheme="majorHAnsi" w:hAnsiTheme="majorHAnsi"/>
                <w:b w:val="0"/>
                <w:noProof/>
              </w:rPr>
              <w:t xml:space="preserve"> </w:t>
            </w:r>
            <w:r w:rsidR="00A54F82" w:rsidRPr="00A54F82">
              <w:rPr>
                <w:rStyle w:val="Hyperlink"/>
                <w:rFonts w:asciiTheme="majorHAnsi" w:hAnsiTheme="majorHAnsi"/>
                <w:b w:val="0"/>
                <w:noProof/>
              </w:rPr>
              <w:t>– Glossary of Terms</w:t>
            </w:r>
            <w:r w:rsidR="00A54F82" w:rsidRPr="00A54F82">
              <w:rPr>
                <w:rFonts w:asciiTheme="majorHAnsi" w:hAnsiTheme="majorHAnsi"/>
                <w:b w:val="0"/>
                <w:noProof/>
                <w:webHidden/>
              </w:rPr>
              <w:tab/>
            </w:r>
            <w:r w:rsidR="00A54F82" w:rsidRPr="00A54F82">
              <w:rPr>
                <w:rFonts w:asciiTheme="majorHAnsi" w:hAnsiTheme="majorHAnsi"/>
                <w:b w:val="0"/>
                <w:noProof/>
                <w:webHidden/>
              </w:rPr>
              <w:fldChar w:fldCharType="begin"/>
            </w:r>
            <w:r w:rsidR="00A54F82" w:rsidRPr="00A54F82">
              <w:rPr>
                <w:rFonts w:asciiTheme="majorHAnsi" w:hAnsiTheme="majorHAnsi"/>
                <w:b w:val="0"/>
                <w:noProof/>
                <w:webHidden/>
              </w:rPr>
              <w:instrText xml:space="preserve"> PAGEREF _Toc448919886 \h </w:instrText>
            </w:r>
            <w:r w:rsidR="00A54F82" w:rsidRPr="00A54F82">
              <w:rPr>
                <w:rFonts w:asciiTheme="majorHAnsi" w:hAnsiTheme="majorHAnsi"/>
                <w:b w:val="0"/>
                <w:noProof/>
                <w:webHidden/>
              </w:rPr>
            </w:r>
            <w:r w:rsidR="00A54F82" w:rsidRPr="00A54F82">
              <w:rPr>
                <w:rFonts w:asciiTheme="majorHAnsi" w:hAnsiTheme="majorHAnsi"/>
                <w:b w:val="0"/>
                <w:noProof/>
                <w:webHidden/>
              </w:rPr>
              <w:fldChar w:fldCharType="separate"/>
            </w:r>
            <w:r w:rsidR="00296D37">
              <w:rPr>
                <w:rFonts w:asciiTheme="majorHAnsi" w:hAnsiTheme="majorHAnsi"/>
                <w:b w:val="0"/>
                <w:noProof/>
                <w:webHidden/>
              </w:rPr>
              <w:t>96</w:t>
            </w:r>
            <w:r w:rsidR="00A54F82" w:rsidRPr="00A54F82">
              <w:rPr>
                <w:rFonts w:asciiTheme="majorHAnsi" w:hAnsiTheme="majorHAnsi"/>
                <w:b w:val="0"/>
                <w:noProof/>
                <w:webHidden/>
              </w:rPr>
              <w:fldChar w:fldCharType="end"/>
            </w:r>
          </w:hyperlink>
        </w:p>
        <w:p w14:paraId="0A148BFE" w14:textId="77777777" w:rsidR="0066125A" w:rsidDel="003E489C" w:rsidRDefault="00005094" w:rsidP="00A54F82">
          <w:pPr>
            <w:rPr>
              <w:del w:id="1" w:author="Abhilasha Vaid" w:date="2016-06-17T15:58:00Z"/>
              <w:b/>
              <w:bCs/>
              <w:noProof/>
            </w:rPr>
          </w:pPr>
          <w:r w:rsidRPr="0066125A">
            <w:rPr>
              <w:b/>
              <w:bCs/>
              <w:noProof/>
            </w:rPr>
            <w:fldChar w:fldCharType="end"/>
          </w:r>
        </w:p>
        <w:p w14:paraId="4EFC150B" w14:textId="5F2F7641" w:rsidR="0066125A" w:rsidDel="003E489C" w:rsidRDefault="0066125A" w:rsidP="00A54F82">
          <w:pPr>
            <w:rPr>
              <w:del w:id="2" w:author="Abhilasha Vaid" w:date="2016-06-17T15:58:00Z"/>
              <w:b/>
              <w:bCs/>
              <w:noProof/>
            </w:rPr>
          </w:pPr>
        </w:p>
        <w:p w14:paraId="27170DDA" w14:textId="1D9C4D62" w:rsidR="00BF60B2" w:rsidDel="003E489C" w:rsidRDefault="00F63185">
          <w:pPr>
            <w:rPr>
              <w:del w:id="3" w:author="Abhilasha Vaid" w:date="2016-06-17T15:58:00Z"/>
            </w:rPr>
          </w:pPr>
        </w:p>
      </w:sdtContent>
    </w:sdt>
    <w:p w14:paraId="09B93595" w14:textId="77777777" w:rsidR="00BF60B2" w:rsidDel="003E489C" w:rsidRDefault="00BF60B2" w:rsidP="00A54F82">
      <w:pPr>
        <w:rPr>
          <w:del w:id="4" w:author="Abhilasha Vaid" w:date="2016-06-17T15:58:00Z"/>
        </w:rPr>
      </w:pPr>
    </w:p>
    <w:p w14:paraId="5AA42037" w14:textId="77777777" w:rsidR="00403639" w:rsidRPr="00A54F82" w:rsidRDefault="00403639" w:rsidP="00A54F82"/>
    <w:p w14:paraId="05F654AB" w14:textId="6633B782" w:rsidR="00FD3C1E" w:rsidRPr="00106042" w:rsidRDefault="00FD3C1E" w:rsidP="0066125A">
      <w:pPr>
        <w:pStyle w:val="Heading1"/>
      </w:pPr>
      <w:bookmarkStart w:id="5" w:name="_Toc448919853"/>
      <w:r w:rsidRPr="00372827">
        <w:t>Abbreviations</w:t>
      </w:r>
      <w:r w:rsidR="00BA3620" w:rsidRPr="00372827">
        <w:t xml:space="preserve"> and Acronyms</w:t>
      </w:r>
      <w:bookmarkEnd w:id="5"/>
    </w:p>
    <w:p w14:paraId="561AE84E" w14:textId="77777777" w:rsidR="00FD3C1E" w:rsidRPr="00106042" w:rsidRDefault="00FD3C1E" w:rsidP="00FD3C1E">
      <w:pPr>
        <w:spacing w:line="276" w:lineRule="auto"/>
      </w:pPr>
      <w:proofErr w:type="spellStart"/>
      <w:r w:rsidRPr="00106042">
        <w:lastRenderedPageBreak/>
        <w:t>AgSS</w:t>
      </w:r>
      <w:proofErr w:type="spellEnd"/>
      <w:r w:rsidRPr="00106042">
        <w:tab/>
      </w:r>
      <w:r w:rsidRPr="00106042">
        <w:tab/>
        <w:t>Agricultural Sample Survey (Ethiopia)</w:t>
      </w:r>
    </w:p>
    <w:p w14:paraId="614EDD6A" w14:textId="77777777" w:rsidR="00FD3C1E" w:rsidRPr="00106042" w:rsidRDefault="00FD3C1E" w:rsidP="00FD3C1E">
      <w:pPr>
        <w:spacing w:line="276" w:lineRule="auto"/>
      </w:pPr>
      <w:r w:rsidRPr="00106042">
        <w:t>CAPI</w:t>
      </w:r>
      <w:r w:rsidRPr="00106042">
        <w:tab/>
      </w:r>
      <w:r w:rsidRPr="00106042">
        <w:tab/>
        <w:t>Computer Assisted Personal Interviewing</w:t>
      </w:r>
    </w:p>
    <w:p w14:paraId="2991069F" w14:textId="77777777" w:rsidR="00FD3C1E" w:rsidRPr="00106042" w:rsidRDefault="00FD3C1E" w:rsidP="00FD3C1E">
      <w:pPr>
        <w:spacing w:line="276" w:lineRule="auto"/>
      </w:pPr>
      <w:r w:rsidRPr="00106042">
        <w:t>CR</w:t>
      </w:r>
      <w:r w:rsidRPr="00106042">
        <w:tab/>
      </w:r>
      <w:r w:rsidRPr="00106042">
        <w:tab/>
        <w:t>Compass and rope area measurement, also referred to as traversing</w:t>
      </w:r>
    </w:p>
    <w:p w14:paraId="3BB7D6CE" w14:textId="77777777" w:rsidR="00FD3C1E" w:rsidRPr="00106042" w:rsidRDefault="00FD3C1E" w:rsidP="00FD3C1E">
      <w:pPr>
        <w:spacing w:line="276" w:lineRule="auto"/>
      </w:pPr>
      <w:r w:rsidRPr="00106042">
        <w:t>EA</w:t>
      </w:r>
      <w:r w:rsidRPr="00106042">
        <w:tab/>
      </w:r>
      <w:r w:rsidRPr="00106042">
        <w:tab/>
        <w:t>Enumeration area</w:t>
      </w:r>
    </w:p>
    <w:p w14:paraId="16B87CE6" w14:textId="42C00E0E" w:rsidR="00FD3C1E" w:rsidRPr="00106042" w:rsidRDefault="00FD3C1E" w:rsidP="00FD3C1E">
      <w:pPr>
        <w:spacing w:line="276" w:lineRule="auto"/>
      </w:pPr>
      <w:r w:rsidRPr="00106042">
        <w:t>EGNOS</w:t>
      </w:r>
      <w:r w:rsidRPr="00106042">
        <w:tab/>
      </w:r>
      <w:r w:rsidR="003A39C1">
        <w:tab/>
      </w:r>
      <w:r w:rsidRPr="00106042">
        <w:t>European Geostationary Navigation Overlay Service</w:t>
      </w:r>
      <w:r w:rsidRPr="00106042">
        <w:tab/>
      </w:r>
    </w:p>
    <w:p w14:paraId="3E9C31C9" w14:textId="77777777" w:rsidR="00FD3C1E" w:rsidRPr="00106042" w:rsidRDefault="00FD3C1E" w:rsidP="00FD3C1E">
      <w:pPr>
        <w:spacing w:line="276" w:lineRule="auto"/>
      </w:pPr>
      <w:r w:rsidRPr="00106042">
        <w:t>FAO</w:t>
      </w:r>
      <w:r w:rsidRPr="00106042">
        <w:tab/>
      </w:r>
      <w:r w:rsidRPr="00106042">
        <w:tab/>
        <w:t>Food and Agriculture Organization of the United Nations</w:t>
      </w:r>
    </w:p>
    <w:p w14:paraId="092EC8A2" w14:textId="77777777" w:rsidR="00FD3C1E" w:rsidRPr="00106042" w:rsidRDefault="00FD3C1E" w:rsidP="00FD3C1E">
      <w:pPr>
        <w:spacing w:line="276" w:lineRule="auto"/>
      </w:pPr>
      <w:r w:rsidRPr="00106042">
        <w:t>GHS</w:t>
      </w:r>
      <w:r w:rsidRPr="00106042">
        <w:tab/>
      </w:r>
      <w:r w:rsidRPr="00106042">
        <w:tab/>
        <w:t>General Household Survey (Nigeria)</w:t>
      </w:r>
    </w:p>
    <w:p w14:paraId="62D3B5CF" w14:textId="77777777" w:rsidR="00FD3C1E" w:rsidRPr="00106042" w:rsidRDefault="00FD3C1E" w:rsidP="00FD3C1E">
      <w:pPr>
        <w:spacing w:line="276" w:lineRule="auto"/>
      </w:pPr>
      <w:r w:rsidRPr="00106042">
        <w:t>GLONASS</w:t>
      </w:r>
      <w:r w:rsidRPr="00106042">
        <w:tab/>
        <w:t xml:space="preserve">Russian Global Navigation Satellite System </w:t>
      </w:r>
    </w:p>
    <w:p w14:paraId="6EF2A08F" w14:textId="77777777" w:rsidR="00FD3C1E" w:rsidRPr="00106042" w:rsidRDefault="00FD3C1E" w:rsidP="00FD3C1E">
      <w:pPr>
        <w:spacing w:line="276" w:lineRule="auto"/>
      </w:pPr>
      <w:r w:rsidRPr="00106042">
        <w:t>GNSS</w:t>
      </w:r>
      <w:r w:rsidRPr="00106042">
        <w:tab/>
      </w:r>
      <w:r w:rsidRPr="00106042">
        <w:tab/>
        <w:t>Global Navigation Satellite System</w:t>
      </w:r>
    </w:p>
    <w:p w14:paraId="6D069066" w14:textId="77777777" w:rsidR="00FD3C1E" w:rsidRPr="00106042" w:rsidRDefault="00FD3C1E" w:rsidP="00FD3C1E">
      <w:pPr>
        <w:spacing w:line="276" w:lineRule="auto"/>
      </w:pPr>
      <w:r w:rsidRPr="00106042">
        <w:t>GPS</w:t>
      </w:r>
      <w:r w:rsidRPr="00106042">
        <w:tab/>
      </w:r>
      <w:r w:rsidRPr="00106042">
        <w:tab/>
        <w:t>Global Positioning System</w:t>
      </w:r>
      <w:r w:rsidRPr="00106042">
        <w:tab/>
      </w:r>
    </w:p>
    <w:p w14:paraId="2FDE7C09" w14:textId="77777777" w:rsidR="00FD3C1E" w:rsidRPr="00106042" w:rsidRDefault="00FD3C1E" w:rsidP="00FD3C1E">
      <w:pPr>
        <w:spacing w:line="276" w:lineRule="auto"/>
      </w:pPr>
      <w:r w:rsidRPr="00106042">
        <w:t xml:space="preserve">Ha </w:t>
      </w:r>
      <w:r w:rsidRPr="00106042">
        <w:tab/>
      </w:r>
      <w:r w:rsidRPr="00106042">
        <w:tab/>
        <w:t>Hectare</w:t>
      </w:r>
    </w:p>
    <w:p w14:paraId="05493D2A" w14:textId="77777777" w:rsidR="00FD3C1E" w:rsidRPr="00106042" w:rsidRDefault="00FD3C1E" w:rsidP="00FD3C1E">
      <w:pPr>
        <w:spacing w:line="276" w:lineRule="auto"/>
      </w:pPr>
      <w:r w:rsidRPr="00106042">
        <w:t>ICRAF</w:t>
      </w:r>
      <w:r w:rsidRPr="00106042">
        <w:tab/>
      </w:r>
      <w:r w:rsidRPr="00106042">
        <w:tab/>
        <w:t>World Agroforestry Centre</w:t>
      </w:r>
    </w:p>
    <w:p w14:paraId="65BC2A34" w14:textId="77777777" w:rsidR="00FD3C1E" w:rsidRPr="00106042" w:rsidRDefault="00FD3C1E" w:rsidP="00FD3C1E">
      <w:pPr>
        <w:spacing w:line="276" w:lineRule="auto"/>
      </w:pPr>
      <w:r w:rsidRPr="00106042">
        <w:t>LASER</w:t>
      </w:r>
      <w:r w:rsidRPr="00106042">
        <w:tab/>
      </w:r>
      <w:r w:rsidRPr="00106042">
        <w:tab/>
        <w:t>Land and Soil Experimental Research study, Ethiopia</w:t>
      </w:r>
    </w:p>
    <w:p w14:paraId="7EAC04B3" w14:textId="77777777" w:rsidR="00FD3C1E" w:rsidRPr="00106042" w:rsidRDefault="00FD3C1E" w:rsidP="00FD3C1E">
      <w:pPr>
        <w:spacing w:line="276" w:lineRule="auto"/>
      </w:pPr>
      <w:r w:rsidRPr="00106042">
        <w:t>LSMS</w:t>
      </w:r>
      <w:r w:rsidRPr="00106042">
        <w:tab/>
      </w:r>
      <w:r w:rsidRPr="00106042">
        <w:tab/>
        <w:t>Living Standards Measurement Study</w:t>
      </w:r>
    </w:p>
    <w:p w14:paraId="283D31E0" w14:textId="77777777" w:rsidR="00FD3C1E" w:rsidRPr="00106042" w:rsidRDefault="00FD3C1E" w:rsidP="00FD3C1E">
      <w:pPr>
        <w:spacing w:line="276" w:lineRule="auto"/>
      </w:pPr>
      <w:r w:rsidRPr="00106042">
        <w:t>LSMS-ISA</w:t>
      </w:r>
      <w:r w:rsidRPr="00106042">
        <w:tab/>
        <w:t>Living Standards Measurement Study – Integrated Surveys on Agriculture</w:t>
      </w:r>
    </w:p>
    <w:p w14:paraId="4EAF391D" w14:textId="77777777" w:rsidR="00FD3C1E" w:rsidRPr="00106042" w:rsidRDefault="00FD3C1E" w:rsidP="00FD3C1E">
      <w:pPr>
        <w:spacing w:line="276" w:lineRule="auto"/>
      </w:pPr>
      <w:r w:rsidRPr="00106042">
        <w:t>MANR</w:t>
      </w:r>
      <w:r w:rsidRPr="00106042">
        <w:tab/>
      </w:r>
      <w:r w:rsidRPr="00106042">
        <w:tab/>
        <w:t>Ministry of Agriculture and Natural Resources, Zanzibar, Tanzania</w:t>
      </w:r>
    </w:p>
    <w:p w14:paraId="332EE61A" w14:textId="77777777" w:rsidR="00FD3C1E" w:rsidRPr="00106042" w:rsidRDefault="00FD3C1E" w:rsidP="00FD3C1E">
      <w:pPr>
        <w:spacing w:line="276" w:lineRule="auto"/>
      </w:pPr>
      <w:r w:rsidRPr="00106042">
        <w:t>MCP</w:t>
      </w:r>
      <w:r w:rsidRPr="00106042">
        <w:tab/>
      </w:r>
      <w:r w:rsidRPr="00106042">
        <w:tab/>
        <w:t>Measuring Cassava Productivity study, Zanzibar, Tanzania</w:t>
      </w:r>
    </w:p>
    <w:p w14:paraId="293E41BF" w14:textId="77777777" w:rsidR="00FD3C1E" w:rsidRPr="00106042" w:rsidRDefault="00FD3C1E" w:rsidP="00FD3C1E">
      <w:pPr>
        <w:spacing w:line="276" w:lineRule="auto"/>
      </w:pPr>
      <w:r w:rsidRPr="00106042">
        <w:t>NASA</w:t>
      </w:r>
      <w:r w:rsidRPr="00106042">
        <w:tab/>
      </w:r>
      <w:r w:rsidRPr="00106042">
        <w:tab/>
        <w:t>National Aeronautics and Space Administration (United States)</w:t>
      </w:r>
    </w:p>
    <w:p w14:paraId="546D0F1B" w14:textId="77777777" w:rsidR="00FD3C1E" w:rsidRPr="00106042" w:rsidRDefault="00FD3C1E" w:rsidP="00FD3C1E">
      <w:pPr>
        <w:spacing w:line="276" w:lineRule="auto"/>
      </w:pPr>
      <w:r w:rsidRPr="00106042">
        <w:t>OLS</w:t>
      </w:r>
      <w:r w:rsidRPr="00106042">
        <w:tab/>
      </w:r>
      <w:r w:rsidRPr="00106042">
        <w:tab/>
        <w:t>Ordinary Least Squares</w:t>
      </w:r>
    </w:p>
    <w:p w14:paraId="76E96D06" w14:textId="77777777" w:rsidR="00FD3C1E" w:rsidRPr="00106042" w:rsidRDefault="00FD3C1E" w:rsidP="00FD3C1E">
      <w:pPr>
        <w:spacing w:line="276" w:lineRule="auto"/>
      </w:pPr>
      <w:r w:rsidRPr="00106042">
        <w:t>SR</w:t>
      </w:r>
      <w:r w:rsidRPr="00106042">
        <w:tab/>
      </w:r>
      <w:r w:rsidRPr="00106042">
        <w:tab/>
        <w:t>Self-reported, also referred to as farmer-reported</w:t>
      </w:r>
    </w:p>
    <w:p w14:paraId="740886CC" w14:textId="77777777" w:rsidR="00FD3C1E" w:rsidRPr="00106042" w:rsidRDefault="00FD3C1E" w:rsidP="00FD3C1E">
      <w:pPr>
        <w:spacing w:line="276" w:lineRule="auto"/>
      </w:pPr>
      <w:r w:rsidRPr="00106042">
        <w:t>UN</w:t>
      </w:r>
      <w:r w:rsidRPr="00106042">
        <w:tab/>
      </w:r>
      <w:r w:rsidRPr="00106042">
        <w:tab/>
        <w:t>United Nations</w:t>
      </w:r>
    </w:p>
    <w:p w14:paraId="062837A0" w14:textId="77777777" w:rsidR="00FD3C1E" w:rsidRPr="00106042" w:rsidRDefault="00FD3C1E" w:rsidP="00FD3C1E">
      <w:pPr>
        <w:spacing w:line="276" w:lineRule="auto"/>
      </w:pPr>
      <w:r w:rsidRPr="00106042">
        <w:t>VHR</w:t>
      </w:r>
      <w:r w:rsidRPr="00106042">
        <w:tab/>
      </w:r>
      <w:r w:rsidRPr="00106042">
        <w:tab/>
        <w:t>Very High Resolution</w:t>
      </w:r>
    </w:p>
    <w:p w14:paraId="0AA11484" w14:textId="5CCC0DB0" w:rsidR="00FB2993" w:rsidRDefault="00FD3C1E" w:rsidP="002E2F0A">
      <w:pPr>
        <w:spacing w:line="276" w:lineRule="auto"/>
        <w:sectPr w:rsidR="00FB2993" w:rsidSect="001C1B7E">
          <w:footerReference w:type="even" r:id="rId12"/>
          <w:footerReference w:type="default" r:id="rId13"/>
          <w:footerReference w:type="first" r:id="rId14"/>
          <w:pgSz w:w="12240" w:h="15840"/>
          <w:pgMar w:top="1440" w:right="1080" w:bottom="1440" w:left="1080" w:header="720" w:footer="720" w:gutter="0"/>
          <w:pgNumType w:start="0"/>
          <w:cols w:space="720"/>
          <w:titlePg/>
          <w:docGrid w:linePitch="360"/>
        </w:sectPr>
      </w:pPr>
      <w:r w:rsidRPr="00106042">
        <w:t>WAAS</w:t>
      </w:r>
      <w:r w:rsidRPr="00106042">
        <w:tab/>
      </w:r>
      <w:r w:rsidRPr="00106042">
        <w:tab/>
        <w:t>Wide Area Augmentation System</w:t>
      </w:r>
    </w:p>
    <w:p w14:paraId="3BC2DF2C" w14:textId="1BBDD754" w:rsidR="003652DC" w:rsidRPr="00106042" w:rsidRDefault="003652DC">
      <w:pPr>
        <w:pStyle w:val="Heading1"/>
      </w:pPr>
      <w:bookmarkStart w:id="6" w:name="_Toc448919854"/>
      <w:bookmarkStart w:id="7" w:name="_Toc409670499"/>
      <w:r w:rsidRPr="00372827">
        <w:lastRenderedPageBreak/>
        <w:t xml:space="preserve">Executive </w:t>
      </w:r>
      <w:r w:rsidR="006915CD">
        <w:t>S</w:t>
      </w:r>
      <w:r w:rsidRPr="00372827">
        <w:t>ummary</w:t>
      </w:r>
      <w:bookmarkEnd w:id="6"/>
    </w:p>
    <w:p w14:paraId="42015096" w14:textId="1D0425E6" w:rsidR="00F61D65" w:rsidRPr="00106042" w:rsidRDefault="001D65F3" w:rsidP="00106042">
      <w:pPr>
        <w:spacing w:line="360" w:lineRule="auto"/>
        <w:jc w:val="both"/>
      </w:pPr>
      <w:r w:rsidRPr="00106042">
        <w:t>T</w:t>
      </w:r>
      <w:r w:rsidR="00F61D65" w:rsidRPr="00106042">
        <w:t xml:space="preserve">his </w:t>
      </w:r>
      <w:r w:rsidR="005652E1">
        <w:t>guidebook</w:t>
      </w:r>
      <w:r w:rsidR="00F61D65" w:rsidRPr="00106042">
        <w:t xml:space="preserve"> is </w:t>
      </w:r>
      <w:r w:rsidRPr="00106042">
        <w:t xml:space="preserve">intended to </w:t>
      </w:r>
      <w:r w:rsidR="00F61D65" w:rsidRPr="00106042">
        <w:t xml:space="preserve">be a reference for survey practitioners looking for guidance </w:t>
      </w:r>
      <w:r w:rsidR="004B3BF5" w:rsidRPr="00106042">
        <w:t>on</w:t>
      </w:r>
      <w:r w:rsidR="00F61D65" w:rsidRPr="00106042">
        <w:t xml:space="preserve"> measuring land area in household surveys. The menu of available methods for </w:t>
      </w:r>
      <w:r w:rsidR="004B3BF5" w:rsidRPr="00106042">
        <w:t xml:space="preserve">measuring </w:t>
      </w:r>
      <w:r w:rsidR="00F61D65" w:rsidRPr="00106042">
        <w:t xml:space="preserve">land area is diverse and selection of the appropriate method depends on several factors. </w:t>
      </w:r>
      <w:r w:rsidR="007B74E8" w:rsidRPr="00106042">
        <w:t xml:space="preserve">In this </w:t>
      </w:r>
      <w:r w:rsidR="005652E1">
        <w:t>guidebook</w:t>
      </w:r>
      <w:r w:rsidR="004B3BF5" w:rsidRPr="00106042">
        <w:t>,</w:t>
      </w:r>
      <w:r w:rsidR="00F61D65" w:rsidRPr="00106042">
        <w:t xml:space="preserve"> </w:t>
      </w:r>
      <w:r w:rsidR="004B3BF5" w:rsidRPr="00106042">
        <w:t xml:space="preserve">we </w:t>
      </w:r>
      <w:r w:rsidR="00F61D65" w:rsidRPr="00106042">
        <w:t xml:space="preserve">focus on those methods that </w:t>
      </w:r>
      <w:r w:rsidR="004B3BF5" w:rsidRPr="00106042">
        <w:t xml:space="preserve">are </w:t>
      </w:r>
      <w:r w:rsidR="00F61D65" w:rsidRPr="00106042">
        <w:t>relevan</w:t>
      </w:r>
      <w:r w:rsidR="004B3BF5" w:rsidRPr="00106042">
        <w:t>t</w:t>
      </w:r>
      <w:r w:rsidR="00F61D65" w:rsidRPr="00106042">
        <w:t xml:space="preserve"> for agricultural sample surveys, agricultural censuses, multi-topic surveys that cover agriculture (such as most Living Standard Measurement Study (LSMS) surveys), and other smaller</w:t>
      </w:r>
      <w:r w:rsidR="004B3BF5" w:rsidRPr="00106042">
        <w:t>-</w:t>
      </w:r>
      <w:r w:rsidR="00F61D65" w:rsidRPr="00106042">
        <w:t>scale household surveys carried out for research purposes and project monitoring and evaluation.</w:t>
      </w:r>
    </w:p>
    <w:p w14:paraId="477D7557" w14:textId="2D25DD3A" w:rsidR="00F61D65" w:rsidRPr="00106042" w:rsidRDefault="00800DA6" w:rsidP="00106042">
      <w:pPr>
        <w:spacing w:line="360" w:lineRule="auto"/>
        <w:jc w:val="both"/>
      </w:pPr>
      <w:r w:rsidRPr="00106042">
        <w:t>L</w:t>
      </w:r>
      <w:r w:rsidR="00F61D65" w:rsidRPr="00106042">
        <w:t xml:space="preserve">and area measurement </w:t>
      </w:r>
      <w:r w:rsidRPr="00106042">
        <w:t xml:space="preserve">is </w:t>
      </w:r>
      <w:r w:rsidR="00F61D65" w:rsidRPr="00106042">
        <w:t xml:space="preserve">the cornerstone of agricultural statistics and analysis in </w:t>
      </w:r>
      <w:r w:rsidRPr="00106042">
        <w:t xml:space="preserve">both </w:t>
      </w:r>
      <w:r w:rsidR="00F61D65" w:rsidRPr="00106042">
        <w:t xml:space="preserve">developed and developing countries alike. </w:t>
      </w:r>
      <w:r w:rsidRPr="00106042">
        <w:t>A</w:t>
      </w:r>
      <w:r w:rsidR="00F61D65" w:rsidRPr="00106042">
        <w:t>long</w:t>
      </w:r>
      <w:r w:rsidRPr="00106042">
        <w:t xml:space="preserve"> with</w:t>
      </w:r>
      <w:r w:rsidR="00F61D65" w:rsidRPr="00106042">
        <w:t xml:space="preserve"> family labor, </w:t>
      </w:r>
      <w:r w:rsidRPr="00106042">
        <w:t xml:space="preserve">land </w:t>
      </w:r>
      <w:r w:rsidR="00F61D65" w:rsidRPr="00106042">
        <w:t xml:space="preserve">is arguably the most important productive asset for rural households across developing regions, and lack of access to land is often the key constraint </w:t>
      </w:r>
      <w:r w:rsidRPr="00106042">
        <w:t xml:space="preserve">preventing </w:t>
      </w:r>
      <w:r w:rsidR="00F61D65" w:rsidRPr="00106042">
        <w:t xml:space="preserve">rural households </w:t>
      </w:r>
      <w:r w:rsidRPr="00106042">
        <w:t xml:space="preserve">from </w:t>
      </w:r>
      <w:r w:rsidR="00F61D65" w:rsidRPr="00106042">
        <w:t>emerg</w:t>
      </w:r>
      <w:r w:rsidRPr="00106042">
        <w:t>ing</w:t>
      </w:r>
      <w:r w:rsidR="00F61D65" w:rsidRPr="00106042">
        <w:t xml:space="preserve"> from poverty. </w:t>
      </w:r>
    </w:p>
    <w:p w14:paraId="330B6532" w14:textId="2E42A986" w:rsidR="00F61D65" w:rsidRPr="00106042" w:rsidRDefault="00976CC2" w:rsidP="00106042">
      <w:pPr>
        <w:spacing w:line="360" w:lineRule="auto"/>
        <w:jc w:val="both"/>
      </w:pPr>
      <w:r w:rsidRPr="00106042">
        <w:t>F</w:t>
      </w:r>
      <w:r w:rsidR="00F61D65" w:rsidRPr="00106042">
        <w:t>or th</w:t>
      </w:r>
      <w:r w:rsidRPr="00106042">
        <w:t>e same</w:t>
      </w:r>
      <w:r w:rsidR="00F61D65" w:rsidRPr="00106042">
        <w:t xml:space="preserve"> reason</w:t>
      </w:r>
      <w:r w:rsidRPr="00106042">
        <w:t xml:space="preserve"> land</w:t>
      </w:r>
      <w:r w:rsidR="00F61D65" w:rsidRPr="00106042">
        <w:t xml:space="preserve"> is often used as a measure of wealth</w:t>
      </w:r>
      <w:r w:rsidR="007C7ADA" w:rsidRPr="00106042">
        <w:t>.</w:t>
      </w:r>
      <w:r w:rsidR="00F61D65" w:rsidRPr="00106042">
        <w:t xml:space="preserve"> </w:t>
      </w:r>
      <w:r w:rsidR="007C7ADA" w:rsidRPr="00106042">
        <w:t>Furthermore, d</w:t>
      </w:r>
      <w:r w:rsidR="00F61D65" w:rsidRPr="00106042">
        <w:t xml:space="preserve">isaggregated land ownership data are an input into analyses of agrarian structures, and yields (expressed as </w:t>
      </w:r>
      <w:r w:rsidR="00F61D65" w:rsidRPr="00106042">
        <w:rPr>
          <w:i/>
        </w:rPr>
        <w:t>output over unit of cultivated land</w:t>
      </w:r>
      <w:r w:rsidR="00F61D65" w:rsidRPr="00106042">
        <w:t>) are a favorite partial productivity measure of the performance of agricultural sectors. Several aspects of the analysis of</w:t>
      </w:r>
      <w:r w:rsidR="00F61D65" w:rsidRPr="00106042">
        <w:rPr>
          <w:b/>
        </w:rPr>
        <w:t xml:space="preserve"> </w:t>
      </w:r>
      <w:r w:rsidR="00F61D65" w:rsidRPr="00106042">
        <w:t>gender differences in agriculture and the rural sector are also based on land</w:t>
      </w:r>
      <w:r w:rsidR="007C7ADA" w:rsidRPr="00106042">
        <w:t xml:space="preserve"> area</w:t>
      </w:r>
      <w:r w:rsidR="000A2ABF" w:rsidRPr="00106042">
        <w:t>; t</w:t>
      </w:r>
      <w:r w:rsidR="00F61D65" w:rsidRPr="00106042">
        <w:t xml:space="preserve">wo of the most pressing concerns when devising policies to address gender disparities in rural areas pertain to the lower </w:t>
      </w:r>
      <w:r w:rsidR="000A2ABF" w:rsidRPr="00106042">
        <w:t xml:space="preserve">agricultural </w:t>
      </w:r>
      <w:r w:rsidR="00F61D65" w:rsidRPr="00106042">
        <w:t xml:space="preserve">productivity of women compared to men and, related to that, to the disparity in their asset base. </w:t>
      </w:r>
    </w:p>
    <w:p w14:paraId="5735F9CB" w14:textId="77777777" w:rsidR="00F61D65" w:rsidRPr="00106042" w:rsidRDefault="00F61D65" w:rsidP="00106042">
      <w:pPr>
        <w:spacing w:line="360" w:lineRule="auto"/>
        <w:jc w:val="both"/>
        <w:rPr>
          <w:b/>
          <w:i/>
        </w:rPr>
      </w:pPr>
      <w:r w:rsidRPr="00106042">
        <w:rPr>
          <w:b/>
          <w:i/>
        </w:rPr>
        <w:t>Practical guidance on land area measurement methods for household surveys</w:t>
      </w:r>
    </w:p>
    <w:p w14:paraId="7ED063DA" w14:textId="76CAA69D" w:rsidR="00F61D65" w:rsidRPr="00106042" w:rsidRDefault="00F61D65" w:rsidP="00106042">
      <w:pPr>
        <w:spacing w:line="360" w:lineRule="auto"/>
        <w:jc w:val="both"/>
      </w:pPr>
      <w:r w:rsidRPr="00106042">
        <w:t xml:space="preserve">Three main methods are used in the context of agricultural statistics data collection for the measurement of land area: </w:t>
      </w:r>
      <w:r w:rsidR="00986B6D" w:rsidRPr="00106042">
        <w:t xml:space="preserve">1) </w:t>
      </w:r>
      <w:r w:rsidRPr="00106042">
        <w:rPr>
          <w:b/>
        </w:rPr>
        <w:t>compass and rope</w:t>
      </w:r>
      <w:r w:rsidRPr="00106042">
        <w:t xml:space="preserve"> (also known as compass and tape or traversing), traditionally held as the ‘gold standard’</w:t>
      </w:r>
      <w:r w:rsidR="00986B6D" w:rsidRPr="00106042">
        <w:t>,</w:t>
      </w:r>
      <w:r w:rsidRPr="00106042">
        <w:t xml:space="preserve"> </w:t>
      </w:r>
      <w:r w:rsidR="00986B6D" w:rsidRPr="00106042">
        <w:t xml:space="preserve">2) </w:t>
      </w:r>
      <w:r w:rsidRPr="00106042">
        <w:rPr>
          <w:b/>
        </w:rPr>
        <w:t>self-reported land area</w:t>
      </w:r>
      <w:r w:rsidR="00986B6D" w:rsidRPr="00106042">
        <w:t>,</w:t>
      </w:r>
      <w:r w:rsidRPr="00106042">
        <w:t xml:space="preserve"> and</w:t>
      </w:r>
      <w:r w:rsidR="00986B6D" w:rsidRPr="00106042">
        <w:t xml:space="preserve"> 3) </w:t>
      </w:r>
      <w:r w:rsidRPr="00106042">
        <w:rPr>
          <w:b/>
        </w:rPr>
        <w:t>GPS-based measurement</w:t>
      </w:r>
      <w:r w:rsidRPr="00106042">
        <w:t xml:space="preserve">. The </w:t>
      </w:r>
      <w:r w:rsidR="005652E1">
        <w:t>guidebook</w:t>
      </w:r>
      <w:r w:rsidRPr="00106042">
        <w:t xml:space="preserve"> provides practical guidance on how to implement these three methods, and discusses the main advantages and disadvantages of each method with particular reference to their application in large</w:t>
      </w:r>
      <w:r w:rsidR="003710B3" w:rsidRPr="00106042">
        <w:t>-</w:t>
      </w:r>
      <w:r w:rsidRPr="00106042">
        <w:t>scale national household and agricul</w:t>
      </w:r>
      <w:r w:rsidR="007B74E8" w:rsidRPr="00106042">
        <w:t>tural surveys. In doing so</w:t>
      </w:r>
      <w:r w:rsidR="003710B3" w:rsidRPr="00106042">
        <w:t>,</w:t>
      </w:r>
      <w:r w:rsidR="007B74E8" w:rsidRPr="00106042">
        <w:t xml:space="preserve"> the </w:t>
      </w:r>
      <w:r w:rsidR="005652E1">
        <w:t>guidebook</w:t>
      </w:r>
      <w:r w:rsidRPr="00106042">
        <w:t xml:space="preserve"> focuses on the accuracy of each method, but also on their demands in terms of human, financial and time resources for survey practitioners. </w:t>
      </w:r>
    </w:p>
    <w:p w14:paraId="1B939776" w14:textId="42506091" w:rsidR="00F61D65" w:rsidRPr="00106042" w:rsidRDefault="00F61D65" w:rsidP="00106042">
      <w:pPr>
        <w:spacing w:line="360" w:lineRule="auto"/>
        <w:jc w:val="both"/>
      </w:pPr>
      <w:r w:rsidRPr="00106042">
        <w:t>Self-reporting by the respondent is by far the most common means of collecting land</w:t>
      </w:r>
      <w:r w:rsidR="003710B3" w:rsidRPr="00106042">
        <w:t xml:space="preserve"> area</w:t>
      </w:r>
      <w:r w:rsidRPr="00106042">
        <w:t xml:space="preserve"> data in household surveys. The method is inexpensive, quick, and does not require any particular equipment. </w:t>
      </w:r>
      <w:r w:rsidR="003710B3" w:rsidRPr="00106042">
        <w:t>However, c</w:t>
      </w:r>
      <w:r w:rsidRPr="00106042">
        <w:t>oncerns exist regarding the method’s precision and accuracy</w:t>
      </w:r>
      <w:r w:rsidR="003710B3" w:rsidRPr="00106042">
        <w:t>,</w:t>
      </w:r>
      <w:r w:rsidRPr="00106042">
        <w:t xml:space="preserve"> </w:t>
      </w:r>
      <w:r w:rsidR="003710B3" w:rsidRPr="00106042">
        <w:t xml:space="preserve">as well as </w:t>
      </w:r>
      <w:r w:rsidRPr="00106042">
        <w:t>the likelihood that the resulting data include systematic biases. One crucial aspect in design</w:t>
      </w:r>
      <w:r w:rsidR="003710B3" w:rsidRPr="00106042">
        <w:t>ing</w:t>
      </w:r>
      <w:r w:rsidRPr="00106042">
        <w:t xml:space="preserve"> </w:t>
      </w:r>
      <w:r w:rsidR="003710B3" w:rsidRPr="00106042">
        <w:t xml:space="preserve">the </w:t>
      </w:r>
      <w:r w:rsidRPr="00106042">
        <w:t xml:space="preserve">collection of self-reported land data is the handling of </w:t>
      </w:r>
      <w:r w:rsidRPr="00106042">
        <w:lastRenderedPageBreak/>
        <w:t>measurement units.</w:t>
      </w:r>
      <w:r w:rsidR="00D61C33" w:rsidRPr="00106042">
        <w:t xml:space="preserve"> This report recommends allowing the respondent to report the units they are more comfortable with and planning ahead for the collection and use of appropriate conversion factors.</w:t>
      </w:r>
    </w:p>
    <w:p w14:paraId="082647B0" w14:textId="1E5F17C0" w:rsidR="00F61D65" w:rsidRPr="00106042" w:rsidRDefault="00F61D65" w:rsidP="00106042">
      <w:pPr>
        <w:spacing w:line="360" w:lineRule="auto"/>
        <w:jc w:val="both"/>
      </w:pPr>
      <w:r w:rsidRPr="00106042">
        <w:t xml:space="preserve">Measuring land area with portable GPS devices </w:t>
      </w:r>
      <w:r w:rsidR="006E0556" w:rsidRPr="00106042">
        <w:t>ha</w:t>
      </w:r>
      <w:r w:rsidRPr="00106042">
        <w:t>s becom</w:t>
      </w:r>
      <w:r w:rsidR="006E0556" w:rsidRPr="00106042">
        <w:t>e</w:t>
      </w:r>
      <w:r w:rsidRPr="00106042">
        <w:t xml:space="preserve"> increasingly popular among survey practitioners around the world. The method is relatively cheap, accurate and precise if careful measuring protocols are devised and implemented. The </w:t>
      </w:r>
      <w:r w:rsidR="006E0556" w:rsidRPr="00106042">
        <w:t xml:space="preserve">two </w:t>
      </w:r>
      <w:r w:rsidRPr="00106042">
        <w:t>main concerns with the method relate to the measurement of plots that cannot be visited by survey staff (resulting in missing data), and the accuracy of the measurement on very small plots.</w:t>
      </w:r>
    </w:p>
    <w:p w14:paraId="3F98D8CB" w14:textId="50C905C4" w:rsidR="00F61D65" w:rsidRPr="00106042" w:rsidRDefault="00F61D65" w:rsidP="00106042">
      <w:pPr>
        <w:spacing w:line="360" w:lineRule="auto"/>
        <w:jc w:val="both"/>
      </w:pPr>
      <w:r w:rsidRPr="00106042">
        <w:t xml:space="preserve">The compass and rope method, or traversing, is considered the ‘gold standard’ of land area measurement. </w:t>
      </w:r>
      <w:r w:rsidR="006E0556" w:rsidRPr="00106042">
        <w:t>However, t</w:t>
      </w:r>
      <w:r w:rsidRPr="00106042">
        <w:t xml:space="preserve">he method is more cumbersome and time consuming than self-reporting and GPS, which makes it impractical </w:t>
      </w:r>
      <w:r w:rsidR="006E0556" w:rsidRPr="00106042">
        <w:t xml:space="preserve">for use </w:t>
      </w:r>
      <w:r w:rsidRPr="00106042">
        <w:t>in large</w:t>
      </w:r>
      <w:r w:rsidR="006E0556" w:rsidRPr="00106042">
        <w:t>-</w:t>
      </w:r>
      <w:r w:rsidRPr="00106042">
        <w:t xml:space="preserve">scale household surveys. Given its accuracy </w:t>
      </w:r>
      <w:r w:rsidR="006E0556" w:rsidRPr="00106042">
        <w:t>(</w:t>
      </w:r>
      <w:r w:rsidRPr="00106042">
        <w:t xml:space="preserve">even on </w:t>
      </w:r>
      <w:r w:rsidR="006E0556" w:rsidRPr="00106042">
        <w:t xml:space="preserve">the </w:t>
      </w:r>
      <w:r w:rsidRPr="00106042">
        <w:t>small</w:t>
      </w:r>
      <w:r w:rsidR="006E0556" w:rsidRPr="00106042">
        <w:t>est</w:t>
      </w:r>
      <w:r w:rsidRPr="00106042">
        <w:t xml:space="preserve"> plots</w:t>
      </w:r>
      <w:r w:rsidR="006E0556" w:rsidRPr="00106042">
        <w:t>),</w:t>
      </w:r>
      <w:r w:rsidRPr="00106042">
        <w:t xml:space="preserve"> it remains the approach of choice for specific types of data collection</w:t>
      </w:r>
      <w:r w:rsidR="006572DA" w:rsidRPr="00106042">
        <w:t>.</w:t>
      </w:r>
      <w:r w:rsidRPr="00106042">
        <w:t xml:space="preserve"> </w:t>
      </w:r>
      <w:r w:rsidR="006572DA" w:rsidRPr="00106042">
        <w:t xml:space="preserve">However, for optimal results, this method must </w:t>
      </w:r>
      <w:r w:rsidRPr="00106042">
        <w:t>be implemented by experienced staff.</w:t>
      </w:r>
    </w:p>
    <w:p w14:paraId="65C1C3E1" w14:textId="2267FD6A" w:rsidR="00F61D65" w:rsidRPr="00106042" w:rsidRDefault="00F61D65" w:rsidP="00106042">
      <w:pPr>
        <w:spacing w:line="360" w:lineRule="auto"/>
        <w:jc w:val="both"/>
      </w:pPr>
      <w:r w:rsidRPr="00106042">
        <w:t>Despite the potential benefits of using remote sensing imagery for plot area measurement in household surveys, limitations in image resolution and availability, as well as practical implementation challenges, have inhibited the widespread use of this method in the developing country context</w:t>
      </w:r>
      <w:r w:rsidR="00C35D69" w:rsidRPr="00106042">
        <w:t xml:space="preserve"> to date</w:t>
      </w:r>
      <w:r w:rsidRPr="00106042">
        <w:t xml:space="preserve">. </w:t>
      </w:r>
      <w:r w:rsidR="00C35D69" w:rsidRPr="00106042">
        <w:t>We</w:t>
      </w:r>
      <w:r w:rsidRPr="00106042">
        <w:t xml:space="preserve"> highlight the potential for techniques based on remote sensing imagery to become more widely adopted in the future as the availability and resolution of the imagery improves, implementation costs go down, and technology advances. </w:t>
      </w:r>
    </w:p>
    <w:p w14:paraId="55846A4D" w14:textId="77777777" w:rsidR="00F61D65" w:rsidRPr="00106042" w:rsidRDefault="00F61D65" w:rsidP="00106042">
      <w:pPr>
        <w:spacing w:line="360" w:lineRule="auto"/>
        <w:jc w:val="both"/>
        <w:rPr>
          <w:b/>
          <w:i/>
        </w:rPr>
      </w:pPr>
      <w:r w:rsidRPr="00106042">
        <w:rPr>
          <w:b/>
          <w:i/>
        </w:rPr>
        <w:t>What is the evidence on the relative performance of the main land area measurement methods?</w:t>
      </w:r>
    </w:p>
    <w:p w14:paraId="53EEE476" w14:textId="1B6C00D0" w:rsidR="00F61D65" w:rsidRPr="00106042" w:rsidRDefault="00F61D65" w:rsidP="00106042">
      <w:pPr>
        <w:spacing w:line="360" w:lineRule="auto"/>
        <w:jc w:val="both"/>
      </w:pPr>
      <w:r w:rsidRPr="00106042">
        <w:t xml:space="preserve">In order to inform the choice of measurement methods and </w:t>
      </w:r>
      <w:r w:rsidR="00C35D69" w:rsidRPr="00106042">
        <w:t xml:space="preserve">to </w:t>
      </w:r>
      <w:r w:rsidRPr="00106042">
        <w:t>understand how to best implement them under real survey field conditions, the Living Standard</w:t>
      </w:r>
      <w:r w:rsidR="003A0729" w:rsidRPr="00106042">
        <w:t>s</w:t>
      </w:r>
      <w:r w:rsidRPr="00106042">
        <w:t xml:space="preserve"> Measurement Study </w:t>
      </w:r>
      <w:r w:rsidR="00C35D69" w:rsidRPr="00106042">
        <w:t>(LSMS) program</w:t>
      </w:r>
      <w:r w:rsidRPr="00106042">
        <w:t xml:space="preserve"> of the World Bank has been </w:t>
      </w:r>
      <w:r w:rsidR="00C35D69" w:rsidRPr="00106042">
        <w:t xml:space="preserve">conducting </w:t>
      </w:r>
      <w:r w:rsidRPr="00106042">
        <w:t>an ambitious program of methodological validation based on experiments in which the different methods are used on a large sample of plots and the results compared, using the compass and rope</w:t>
      </w:r>
      <w:r w:rsidR="007B74E8" w:rsidRPr="00106042">
        <w:t xml:space="preserve"> method as the benchmark. The </w:t>
      </w:r>
      <w:r w:rsidR="005652E1">
        <w:t>guidebook</w:t>
      </w:r>
      <w:r w:rsidRPr="00106042">
        <w:t xml:space="preserve"> draws on the three experiments implemented to date in Tanzania (Zanzibar), Ethiopia and Nigeria. Data from national</w:t>
      </w:r>
      <w:r w:rsidR="00C35D69" w:rsidRPr="00106042">
        <w:t>-</w:t>
      </w:r>
      <w:r w:rsidRPr="00106042">
        <w:t xml:space="preserve">level surveys implemented since 2009 in six African countries complement </w:t>
      </w:r>
      <w:r w:rsidR="00C35D69" w:rsidRPr="00106042">
        <w:t xml:space="preserve">the </w:t>
      </w:r>
      <w:r w:rsidRPr="00106042">
        <w:t>evidence. Some very consistent, robust conclusions emerge from this work.</w:t>
      </w:r>
    </w:p>
    <w:p w14:paraId="0EBF7091" w14:textId="1E3DA097" w:rsidR="00F61D65" w:rsidRPr="00106042" w:rsidRDefault="00C35D69" w:rsidP="00106042">
      <w:pPr>
        <w:spacing w:line="360" w:lineRule="auto"/>
        <w:jc w:val="both"/>
      </w:pPr>
      <w:r w:rsidRPr="00106042">
        <w:rPr>
          <w:b/>
        </w:rPr>
        <w:t xml:space="preserve">First, </w:t>
      </w:r>
      <w:r w:rsidR="00F61D65" w:rsidRPr="00106042">
        <w:rPr>
          <w:b/>
        </w:rPr>
        <w:t xml:space="preserve">self-reported estimates of land area are subject to very large biases and systematic measurement errors. </w:t>
      </w:r>
      <w:r w:rsidR="00F61D65" w:rsidRPr="00106042">
        <w:t>The observed differences between self-reported estimation and the objective measures (the compass and rope benchmark and the GPS)</w:t>
      </w:r>
      <w:r w:rsidR="00F61D65" w:rsidRPr="00106042">
        <w:rPr>
          <w:b/>
        </w:rPr>
        <w:t xml:space="preserve"> </w:t>
      </w:r>
      <w:r w:rsidR="00F61D65" w:rsidRPr="00106042">
        <w:t>is</w:t>
      </w:r>
      <w:r w:rsidR="00F61D65" w:rsidRPr="00106042">
        <w:rPr>
          <w:b/>
        </w:rPr>
        <w:t xml:space="preserve"> </w:t>
      </w:r>
      <w:r w:rsidR="00F61D65" w:rsidRPr="00106042">
        <w:t>very large and systematic in all the experiments as well as in national</w:t>
      </w:r>
      <w:r w:rsidRPr="00106042">
        <w:t>-</w:t>
      </w:r>
      <w:r w:rsidR="00F61D65" w:rsidRPr="00106042">
        <w:t>level surveys</w:t>
      </w:r>
      <w:r w:rsidR="00F61D65" w:rsidRPr="00106042">
        <w:rPr>
          <w:b/>
        </w:rPr>
        <w:t xml:space="preserve">. </w:t>
      </w:r>
      <w:r w:rsidR="00F61D65" w:rsidRPr="00106042">
        <w:t>The mean self-reported and compass and rope measurements differ by as much as 143</w:t>
      </w:r>
      <w:r w:rsidR="00AA0C8C" w:rsidRPr="00106042">
        <w:t xml:space="preserve"> </w:t>
      </w:r>
      <w:r w:rsidR="00AA0C8C" w:rsidRPr="00106042">
        <w:lastRenderedPageBreak/>
        <w:t>percent</w:t>
      </w:r>
      <w:r w:rsidR="00F61D65" w:rsidRPr="00106042">
        <w:t xml:space="preserve"> on average (Tanzania). The mean difference is smaller in Ethiopia and Nigeria, at 23 and 5</w:t>
      </w:r>
      <w:r w:rsidR="00AA0C8C" w:rsidRPr="00106042">
        <w:t xml:space="preserve"> percent</w:t>
      </w:r>
      <w:r w:rsidR="00F61D65" w:rsidRPr="00106042">
        <w:t xml:space="preserve"> respectively, but still considerably larger than the divergence observed between the objective measurements. </w:t>
      </w:r>
    </w:p>
    <w:p w14:paraId="614E1B27" w14:textId="16021447" w:rsidR="00F61D65" w:rsidRPr="00106042" w:rsidRDefault="00F61D65" w:rsidP="00106042">
      <w:pPr>
        <w:spacing w:line="360" w:lineRule="auto"/>
        <w:jc w:val="both"/>
      </w:pPr>
      <w:r w:rsidRPr="00106042">
        <w:rPr>
          <w:b/>
        </w:rPr>
        <w:t>In each of the methodological studies</w:t>
      </w:r>
      <w:r w:rsidR="0090344E" w:rsidRPr="00106042">
        <w:rPr>
          <w:b/>
        </w:rPr>
        <w:t>,</w:t>
      </w:r>
      <w:r w:rsidRPr="00106042">
        <w:rPr>
          <w:b/>
        </w:rPr>
        <w:t xml:space="preserve"> the area of the smaller plots provide</w:t>
      </w:r>
      <w:r w:rsidR="0090344E" w:rsidRPr="00106042">
        <w:rPr>
          <w:b/>
        </w:rPr>
        <w:t>d</w:t>
      </w:r>
      <w:r w:rsidRPr="00106042">
        <w:rPr>
          <w:b/>
        </w:rPr>
        <w:t xml:space="preserve"> by farmers is severely overestimated. </w:t>
      </w:r>
      <w:r w:rsidRPr="00106042">
        <w:t xml:space="preserve">The degree of overestimation falls with plot size and is eventually reversed with farmers on average underestimating the area of the larger plots. This, rather than greater accuracy, is what drives lower mean error in some studies. The result is also in line with evidence from national surveys where self-reported and GPS measures can be compared. This is a matter of concern when applied to the analysis of yields, as using self-reported measures will result in large systematic biases, </w:t>
      </w:r>
      <w:r w:rsidR="0090344E" w:rsidRPr="00106042">
        <w:t xml:space="preserve">leading to </w:t>
      </w:r>
      <w:r w:rsidRPr="00106042">
        <w:t>larger</w:t>
      </w:r>
      <w:r w:rsidR="00FD630A" w:rsidRPr="00106042">
        <w:t xml:space="preserve"> (</w:t>
      </w:r>
      <w:r w:rsidR="00A41256" w:rsidRPr="00106042">
        <w:t>smaller) plots</w:t>
      </w:r>
      <w:r w:rsidRPr="00106042">
        <w:t xml:space="preserve"> </w:t>
      </w:r>
      <w:r w:rsidR="0090344E" w:rsidRPr="00106042">
        <w:t xml:space="preserve">appearing </w:t>
      </w:r>
      <w:r w:rsidRPr="00106042">
        <w:t xml:space="preserve">more </w:t>
      </w:r>
      <w:r w:rsidR="00FD630A" w:rsidRPr="00106042">
        <w:t xml:space="preserve">(less) </w:t>
      </w:r>
      <w:r w:rsidRPr="00106042">
        <w:t>productive</w:t>
      </w:r>
      <w:r w:rsidR="0090344E" w:rsidRPr="00106042">
        <w:t xml:space="preserve"> than they actually are</w:t>
      </w:r>
      <w:r w:rsidRPr="00106042">
        <w:t>.</w:t>
      </w:r>
    </w:p>
    <w:p w14:paraId="0C749504" w14:textId="3419C270" w:rsidR="00F61D65" w:rsidRPr="00106042" w:rsidRDefault="00F61D65" w:rsidP="00106042">
      <w:pPr>
        <w:spacing w:line="360" w:lineRule="auto"/>
        <w:jc w:val="both"/>
      </w:pPr>
      <w:r w:rsidRPr="00106042">
        <w:rPr>
          <w:b/>
        </w:rPr>
        <w:t xml:space="preserve">Second, the GPS measure appears to be very accurate, and a valid alternative to compass and rope given the lower implementation costs. </w:t>
      </w:r>
      <w:r w:rsidRPr="00106042">
        <w:t>The mean difference between compass and rope and GPS measurement is very small</w:t>
      </w:r>
      <w:r w:rsidR="00F612B5" w:rsidRPr="00106042">
        <w:t>,</w:t>
      </w:r>
      <w:r w:rsidRPr="00106042">
        <w:t xml:space="preserve"> whether expressed in acres or as a percentage of the compass and rope acreage. The sample mean bias in the three experiments is </w:t>
      </w:r>
      <w:r w:rsidR="00F612B5" w:rsidRPr="00106042">
        <w:t xml:space="preserve">+/- </w:t>
      </w:r>
      <w:r w:rsidRPr="00106042">
        <w:t xml:space="preserve">0.01 acre, which translates in a 1-3 percent difference when expressed in relative terms (note that the values are not expressed in absolute value and as such negative and positive differences offset each other on average). The data </w:t>
      </w:r>
      <w:r w:rsidR="00897713" w:rsidRPr="00106042">
        <w:t xml:space="preserve">do </w:t>
      </w:r>
      <w:r w:rsidRPr="00106042">
        <w:t>not exhibit any clear trends in terms of GPS underestimating plot size compared to compass and rope, neither on average nor across the distribution of plot sizes.</w:t>
      </w:r>
    </w:p>
    <w:p w14:paraId="6F8578DE" w14:textId="55C2DF42" w:rsidR="00F61D65" w:rsidRPr="00106042" w:rsidRDefault="00471C63" w:rsidP="00106042">
      <w:pPr>
        <w:spacing w:line="360" w:lineRule="auto"/>
        <w:jc w:val="both"/>
      </w:pPr>
      <w:r w:rsidRPr="00106042">
        <w:rPr>
          <w:b/>
        </w:rPr>
        <w:t>However, i</w:t>
      </w:r>
      <w:r w:rsidR="00F61D65" w:rsidRPr="00106042">
        <w:rPr>
          <w:b/>
        </w:rPr>
        <w:t>ndividual GPS measurements may carry larger errors</w:t>
      </w:r>
      <w:r w:rsidRPr="00106042">
        <w:rPr>
          <w:b/>
        </w:rPr>
        <w:t>,</w:t>
      </w:r>
      <w:r w:rsidR="00F61D65" w:rsidRPr="00106042">
        <w:rPr>
          <w:b/>
        </w:rPr>
        <w:t xml:space="preserve"> </w:t>
      </w:r>
      <w:r w:rsidR="00884484" w:rsidRPr="00106042">
        <w:rPr>
          <w:b/>
        </w:rPr>
        <w:t xml:space="preserve">of which </w:t>
      </w:r>
      <w:r w:rsidR="00F61D65" w:rsidRPr="00106042">
        <w:rPr>
          <w:b/>
        </w:rPr>
        <w:t xml:space="preserve">survey practitioners should be mindful. </w:t>
      </w:r>
      <w:r w:rsidR="00F61D65" w:rsidRPr="00106042">
        <w:t>In small groups of data</w:t>
      </w:r>
      <w:r w:rsidR="00884484" w:rsidRPr="00106042">
        <w:t>,</w:t>
      </w:r>
      <w:r w:rsidR="00F61D65" w:rsidRPr="00106042">
        <w:t xml:space="preserve"> GPS measures are on average very accurate. This may sometimes hide the presence of large negative and positive errors cancelling </w:t>
      </w:r>
      <w:r w:rsidR="00884484" w:rsidRPr="00106042">
        <w:t xml:space="preserve">each other </w:t>
      </w:r>
      <w:r w:rsidR="00F61D65" w:rsidRPr="00106042">
        <w:t>out, particularly when very small plots are surveyed. In the LSMS experiments</w:t>
      </w:r>
      <w:r w:rsidR="00884484" w:rsidRPr="00106042">
        <w:t>,</w:t>
      </w:r>
      <w:r w:rsidR="00F61D65" w:rsidRPr="00106042">
        <w:t xml:space="preserve"> the number of observations with errors larger than </w:t>
      </w:r>
      <w:r w:rsidR="00884484" w:rsidRPr="00106042">
        <w:t xml:space="preserve">+/- </w:t>
      </w:r>
      <w:r w:rsidR="00F61D65" w:rsidRPr="00106042">
        <w:t xml:space="preserve">10 percent is far from negligible, ranging from 17 percent in Nigeria to 31 percent in Ethiopia (where the share of very small plots is the highest). </w:t>
      </w:r>
    </w:p>
    <w:p w14:paraId="6E7AC240" w14:textId="40BEF5FC" w:rsidR="00F61D65" w:rsidRPr="00106042" w:rsidRDefault="00F61D65" w:rsidP="00106042">
      <w:pPr>
        <w:spacing w:line="360" w:lineRule="auto"/>
        <w:jc w:val="both"/>
      </w:pPr>
      <w:r w:rsidRPr="00106042">
        <w:rPr>
          <w:b/>
        </w:rPr>
        <w:t>Third, the</w:t>
      </w:r>
      <w:r w:rsidRPr="00106042">
        <w:t xml:space="preserve"> </w:t>
      </w:r>
      <w:r w:rsidRPr="00106042">
        <w:rPr>
          <w:b/>
        </w:rPr>
        <w:t>compass and rope method is much more cumbersome tha</w:t>
      </w:r>
      <w:r w:rsidR="00FD630A" w:rsidRPr="00106042">
        <w:rPr>
          <w:b/>
        </w:rPr>
        <w:t>n</w:t>
      </w:r>
      <w:r w:rsidRPr="00106042">
        <w:rPr>
          <w:b/>
        </w:rPr>
        <w:t xml:space="preserve"> GPS: </w:t>
      </w:r>
      <w:r w:rsidR="00471C63" w:rsidRPr="00106042">
        <w:rPr>
          <w:b/>
        </w:rPr>
        <w:t>o</w:t>
      </w:r>
      <w:r w:rsidRPr="00106042">
        <w:rPr>
          <w:b/>
        </w:rPr>
        <w:t>n average, a plot that will take fifteen minutes to measure with GPS will take an hour with the compass and rope</w:t>
      </w:r>
      <w:r w:rsidR="00471C63" w:rsidRPr="00106042">
        <w:rPr>
          <w:b/>
        </w:rPr>
        <w:t xml:space="preserve"> method</w:t>
      </w:r>
      <w:r w:rsidRPr="00106042">
        <w:rPr>
          <w:b/>
        </w:rPr>
        <w:t xml:space="preserve">. </w:t>
      </w:r>
      <w:r w:rsidRPr="00106042">
        <w:t>While still considered the gold standard, the compass and rope method can also lead to measurement error generation processes not dissimilar from those associated with handheld GPS</w:t>
      </w:r>
      <w:r w:rsidR="00471C63" w:rsidRPr="00106042">
        <w:t xml:space="preserve"> units</w:t>
      </w:r>
      <w:r w:rsidRPr="00106042">
        <w:t xml:space="preserve">. The </w:t>
      </w:r>
      <w:r w:rsidR="005652E1">
        <w:t>guidebook</w:t>
      </w:r>
      <w:r w:rsidRPr="00106042">
        <w:t xml:space="preserve"> provides convincing evidence that, particularly when plots sha</w:t>
      </w:r>
      <w:r w:rsidR="00471C63" w:rsidRPr="00106042">
        <w:t>p</w:t>
      </w:r>
      <w:r w:rsidRPr="00106042">
        <w:t>es are complex, enumerators will tend to cut corners and simplify shapes</w:t>
      </w:r>
      <w:r w:rsidR="000D0366" w:rsidRPr="00106042">
        <w:t>,</w:t>
      </w:r>
      <w:r w:rsidRPr="00106042">
        <w:t xml:space="preserve"> adding noise to the land area measure in the process. </w:t>
      </w:r>
    </w:p>
    <w:p w14:paraId="1D6C6990" w14:textId="1FEE435A" w:rsidR="00F61D65" w:rsidRPr="00106042" w:rsidRDefault="00F61D65" w:rsidP="00106042">
      <w:pPr>
        <w:spacing w:line="360" w:lineRule="auto"/>
        <w:jc w:val="both"/>
        <w:rPr>
          <w:color w:val="000000" w:themeColor="text1"/>
        </w:rPr>
      </w:pPr>
      <w:r w:rsidRPr="00106042">
        <w:rPr>
          <w:b/>
        </w:rPr>
        <w:lastRenderedPageBreak/>
        <w:t xml:space="preserve">All in all, GPS emerges as clearly superior to the other methods evaluated in the </w:t>
      </w:r>
      <w:r w:rsidR="005652E1">
        <w:rPr>
          <w:b/>
        </w:rPr>
        <w:t>guidebook</w:t>
      </w:r>
      <w:r w:rsidRPr="00106042">
        <w:rPr>
          <w:b/>
        </w:rPr>
        <w:t xml:space="preserve"> for most practical survey purposes.</w:t>
      </w:r>
      <w:r w:rsidRPr="00106042">
        <w:t xml:space="preserve"> Despite the evidence that subjective measurements can be riddled with problems</w:t>
      </w:r>
      <w:r w:rsidR="007A16F9" w:rsidRPr="00106042">
        <w:t>,</w:t>
      </w:r>
      <w:r w:rsidRPr="00106042">
        <w:t xml:space="preserve"> farmer self-reported estimates of area should still be included in household surveys, but not as the primary measurement method. Objective measurements come with their own challenges, including time and equipment requirements, questions of accuracy at small-plot levels, and feasibility of full plot sample measurement. Subjective measurements have negligible fieldwork costs, and, more </w:t>
      </w:r>
      <w:r w:rsidRPr="00106042">
        <w:rPr>
          <w:color w:val="000000" w:themeColor="text1"/>
        </w:rPr>
        <w:t xml:space="preserve">importantly, they can serve as a baseline for imputation where objective measurements may be missing. Therefore, </w:t>
      </w:r>
      <w:r w:rsidR="007B74E8" w:rsidRPr="00106042">
        <w:rPr>
          <w:color w:val="000000" w:themeColor="text1"/>
        </w:rPr>
        <w:t xml:space="preserve">the </w:t>
      </w:r>
      <w:r w:rsidR="005652E1">
        <w:rPr>
          <w:color w:val="000000" w:themeColor="text1"/>
        </w:rPr>
        <w:t>guidebook</w:t>
      </w:r>
      <w:r w:rsidRPr="00106042">
        <w:rPr>
          <w:color w:val="000000" w:themeColor="text1"/>
        </w:rPr>
        <w:t xml:space="preserve"> recommends GPS measurement complemented by farmer self-reported estimated area (for all plots).</w:t>
      </w:r>
    </w:p>
    <w:p w14:paraId="7C39DBC4" w14:textId="788CB45A" w:rsidR="00A46B47" w:rsidRDefault="00186771">
      <w:r w:rsidRPr="00106042">
        <w:rPr>
          <w:noProof/>
        </w:rPr>
        <mc:AlternateContent>
          <mc:Choice Requires="wps">
            <w:drawing>
              <wp:inline distT="0" distB="0" distL="0" distR="0" wp14:anchorId="70D704F0" wp14:editId="77A941AD">
                <wp:extent cx="6436995" cy="6006465"/>
                <wp:effectExtent l="0" t="0" r="14605" b="13335"/>
                <wp:docPr id="1" name="Text Box 1"/>
                <wp:cNvGraphicFramePr/>
                <a:graphic xmlns:a="http://schemas.openxmlformats.org/drawingml/2006/main">
                  <a:graphicData uri="http://schemas.microsoft.com/office/word/2010/wordprocessingShape">
                    <wps:wsp>
                      <wps:cNvSpPr txBox="1"/>
                      <wps:spPr>
                        <a:xfrm>
                          <a:off x="0" y="0"/>
                          <a:ext cx="6436995" cy="6006465"/>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3DA02C" w14:textId="292415D9" w:rsidR="005870A9" w:rsidRPr="00B754C6" w:rsidRDefault="005870A9" w:rsidP="0066125A">
                            <w:pPr>
                              <w:spacing w:line="276" w:lineRule="auto"/>
                              <w:rPr>
                                <w:b/>
                              </w:rPr>
                            </w:pPr>
                            <w:r w:rsidRPr="006D40A4">
                              <w:rPr>
                                <w:b/>
                              </w:rPr>
                              <w:t xml:space="preserve">Key </w:t>
                            </w:r>
                            <w:r>
                              <w:rPr>
                                <w:b/>
                              </w:rPr>
                              <w:t>Guidebook</w:t>
                            </w:r>
                            <w:r w:rsidRPr="006D40A4">
                              <w:rPr>
                                <w:b/>
                              </w:rPr>
                              <w:t xml:space="preserve"> </w:t>
                            </w:r>
                            <w:r>
                              <w:rPr>
                                <w:b/>
                              </w:rPr>
                              <w:t>H</w:t>
                            </w:r>
                            <w:r w:rsidRPr="006D40A4">
                              <w:rPr>
                                <w:b/>
                              </w:rPr>
                              <w:t xml:space="preserve">ighlights and </w:t>
                            </w:r>
                            <w:r>
                              <w:rPr>
                                <w:b/>
                              </w:rPr>
                              <w:t>R</w:t>
                            </w:r>
                            <w:r w:rsidRPr="006D40A4">
                              <w:rPr>
                                <w:b/>
                              </w:rPr>
                              <w:t>ecommendations</w:t>
                            </w:r>
                          </w:p>
                          <w:p w14:paraId="593D150C" w14:textId="77777777" w:rsidR="005870A9" w:rsidRPr="00920C85" w:rsidRDefault="005870A9" w:rsidP="0066125A">
                            <w:pPr>
                              <w:pStyle w:val="ListParagraph"/>
                              <w:numPr>
                                <w:ilvl w:val="0"/>
                                <w:numId w:val="53"/>
                              </w:numPr>
                              <w:spacing w:line="276" w:lineRule="auto"/>
                              <w:ind w:right="302"/>
                            </w:pPr>
                            <w:r w:rsidRPr="00920C85">
                              <w:t>The selection of land area measurement method has important implications for data quality in surveys.</w:t>
                            </w:r>
                          </w:p>
                          <w:p w14:paraId="175D4B8C" w14:textId="77777777" w:rsidR="005870A9" w:rsidRPr="006D40A4" w:rsidRDefault="005870A9" w:rsidP="0066125A">
                            <w:pPr>
                              <w:pStyle w:val="ListParagraph"/>
                              <w:numPr>
                                <w:ilvl w:val="0"/>
                                <w:numId w:val="53"/>
                              </w:numPr>
                              <w:spacing w:line="276" w:lineRule="auto"/>
                              <w:ind w:right="302"/>
                            </w:pPr>
                            <w:r w:rsidRPr="006D40A4">
                              <w:t>Regardless of the method of choice, it is important to carefully design and implement survey questionnaires and field protocols.</w:t>
                            </w:r>
                          </w:p>
                          <w:p w14:paraId="7127F9B2" w14:textId="77777777" w:rsidR="005870A9" w:rsidRPr="006D40A4" w:rsidRDefault="005870A9" w:rsidP="0066125A">
                            <w:pPr>
                              <w:pStyle w:val="ListParagraph"/>
                              <w:numPr>
                                <w:ilvl w:val="0"/>
                                <w:numId w:val="53"/>
                              </w:numPr>
                              <w:spacing w:line="276" w:lineRule="auto"/>
                              <w:ind w:right="302"/>
                            </w:pPr>
                            <w:r w:rsidRPr="006D40A4">
                              <w:t>Respondents’ estimates of land area are subject to large, systematic bias.</w:t>
                            </w:r>
                          </w:p>
                          <w:p w14:paraId="25A31894" w14:textId="77777777" w:rsidR="005870A9" w:rsidRPr="006D40A4" w:rsidRDefault="005870A9" w:rsidP="0066125A">
                            <w:pPr>
                              <w:pStyle w:val="ListParagraph"/>
                              <w:numPr>
                                <w:ilvl w:val="0"/>
                                <w:numId w:val="53"/>
                              </w:numPr>
                              <w:spacing w:line="276" w:lineRule="auto"/>
                              <w:ind w:right="302"/>
                            </w:pPr>
                            <w:r w:rsidRPr="006D40A4">
                              <w:t>The area of the smaller plots tends to be overestimated by respondents, while the area of large plots is usually underestimated.</w:t>
                            </w:r>
                          </w:p>
                          <w:p w14:paraId="7CF2A36E" w14:textId="77777777" w:rsidR="005870A9" w:rsidRPr="006D40A4" w:rsidRDefault="005870A9" w:rsidP="0066125A">
                            <w:pPr>
                              <w:pStyle w:val="ListParagraph"/>
                              <w:numPr>
                                <w:ilvl w:val="0"/>
                                <w:numId w:val="53"/>
                              </w:numPr>
                              <w:spacing w:line="276" w:lineRule="auto"/>
                              <w:ind w:right="302"/>
                            </w:pPr>
                            <w:r w:rsidRPr="006D40A4">
                              <w:t>The difference between self-reported and objective measures of land area is on average 51 percent in a sample of over 4,000 plots from three African countries.</w:t>
                            </w:r>
                          </w:p>
                          <w:p w14:paraId="03749F9C" w14:textId="77777777" w:rsidR="005870A9" w:rsidRPr="006D40A4" w:rsidRDefault="005870A9" w:rsidP="0066125A">
                            <w:pPr>
                              <w:pStyle w:val="ListParagraph"/>
                              <w:numPr>
                                <w:ilvl w:val="0"/>
                                <w:numId w:val="53"/>
                              </w:numPr>
                              <w:spacing w:line="276" w:lineRule="auto"/>
                              <w:ind w:right="302"/>
                            </w:pPr>
                            <w:r w:rsidRPr="006D40A4">
                              <w:t>Using properly implemented objective measurement methods can minimize measurement error, and reduce or eliminate bias.</w:t>
                            </w:r>
                          </w:p>
                          <w:p w14:paraId="2C1BE5D6" w14:textId="77777777" w:rsidR="005870A9" w:rsidRPr="006D40A4" w:rsidRDefault="005870A9" w:rsidP="0066125A">
                            <w:pPr>
                              <w:pStyle w:val="ListParagraph"/>
                              <w:numPr>
                                <w:ilvl w:val="0"/>
                                <w:numId w:val="53"/>
                              </w:numPr>
                              <w:spacing w:line="276" w:lineRule="auto"/>
                              <w:ind w:right="302"/>
                            </w:pPr>
                            <w:r w:rsidRPr="006D40A4">
                              <w:t>GPS and compass and rope area measurements differ by only 1 percent on average.</w:t>
                            </w:r>
                          </w:p>
                          <w:p w14:paraId="454D0521" w14:textId="77777777" w:rsidR="005870A9" w:rsidRPr="006D40A4" w:rsidRDefault="005870A9" w:rsidP="0066125A">
                            <w:pPr>
                              <w:pStyle w:val="ListParagraph"/>
                              <w:numPr>
                                <w:ilvl w:val="0"/>
                                <w:numId w:val="53"/>
                              </w:numPr>
                              <w:spacing w:line="276" w:lineRule="auto"/>
                              <w:ind w:right="302"/>
                            </w:pPr>
                            <w:r w:rsidRPr="006D40A4">
                              <w:t>Compass and rope measurement, considered the ‘gold standard’, requires as much as 4 times the amount of time as GPS measurement.</w:t>
                            </w:r>
                          </w:p>
                          <w:p w14:paraId="36CA9A48" w14:textId="77777777" w:rsidR="005870A9" w:rsidRPr="006D40A4" w:rsidRDefault="005870A9" w:rsidP="0066125A">
                            <w:pPr>
                              <w:pStyle w:val="ListParagraph"/>
                              <w:numPr>
                                <w:ilvl w:val="0"/>
                                <w:numId w:val="53"/>
                              </w:numPr>
                              <w:spacing w:line="276" w:lineRule="auto"/>
                              <w:ind w:right="302"/>
                            </w:pPr>
                            <w:r w:rsidRPr="006D40A4">
                              <w:t>Irregularly shaped plots pose additional challenges to the accurate measurement with the compass and rope method.</w:t>
                            </w:r>
                          </w:p>
                          <w:p w14:paraId="158D8716" w14:textId="77777777" w:rsidR="005870A9" w:rsidRPr="006D40A4" w:rsidRDefault="005870A9" w:rsidP="0066125A">
                            <w:pPr>
                              <w:pStyle w:val="ListParagraph"/>
                              <w:numPr>
                                <w:ilvl w:val="0"/>
                                <w:numId w:val="53"/>
                              </w:numPr>
                              <w:spacing w:line="276" w:lineRule="auto"/>
                              <w:ind w:right="302"/>
                            </w:pPr>
                            <w:r w:rsidRPr="006D40A4">
                              <w:t>Setting a threshold of 3 percent or less for closing error is a good rule of thumb to ensure accuracy in compass and rope measurements.</w:t>
                            </w:r>
                          </w:p>
                          <w:p w14:paraId="7184230B" w14:textId="77777777" w:rsidR="005870A9" w:rsidRPr="006D40A4" w:rsidRDefault="005870A9" w:rsidP="0066125A">
                            <w:pPr>
                              <w:pStyle w:val="ListParagraph"/>
                              <w:numPr>
                                <w:ilvl w:val="0"/>
                                <w:numId w:val="53"/>
                              </w:numPr>
                              <w:spacing w:line="276" w:lineRule="auto"/>
                              <w:ind w:right="302"/>
                            </w:pPr>
                            <w:r w:rsidRPr="006D40A4">
                              <w:t>GPS measures can be plagued by high percentage measurement error on the smallest plots. This error is however not systematic and uncorrelated with other variable of interest.</w:t>
                            </w:r>
                          </w:p>
                          <w:p w14:paraId="754144D8" w14:textId="77777777" w:rsidR="005870A9" w:rsidRPr="006D40A4" w:rsidRDefault="005870A9" w:rsidP="0066125A">
                            <w:pPr>
                              <w:pStyle w:val="ListParagraph"/>
                              <w:numPr>
                                <w:ilvl w:val="0"/>
                                <w:numId w:val="53"/>
                              </w:numPr>
                              <w:spacing w:line="276" w:lineRule="auto"/>
                              <w:ind w:right="302"/>
                            </w:pPr>
                            <w:r w:rsidRPr="006D40A4">
                              <w:t xml:space="preserve">Objective measurements are almost always subject to some degree of </w:t>
                            </w:r>
                            <w:proofErr w:type="spellStart"/>
                            <w:r w:rsidRPr="006D40A4">
                              <w:t>missingness</w:t>
                            </w:r>
                            <w:proofErr w:type="spellEnd"/>
                            <w:r w:rsidRPr="006D40A4">
                              <w:t>. It is therefore good practice to collect farmer-estimates of area for all plots in addition to the objective measurement.</w:t>
                            </w:r>
                          </w:p>
                          <w:p w14:paraId="63FB0961" w14:textId="77777777" w:rsidR="005870A9" w:rsidRPr="006D40A4" w:rsidRDefault="005870A9" w:rsidP="0066125A">
                            <w:pPr>
                              <w:pStyle w:val="ListParagraph"/>
                              <w:numPr>
                                <w:ilvl w:val="0"/>
                                <w:numId w:val="53"/>
                              </w:numPr>
                              <w:spacing w:line="276" w:lineRule="auto"/>
                              <w:ind w:right="302"/>
                            </w:pPr>
                            <w:r w:rsidRPr="006D40A4">
                              <w:t xml:space="preserve">Area measurement via remote sensing imagery does not to date provide a viable option for land area measurement in surveys of small plots in low income settings, but it might become one as technology improves. </w:t>
                            </w:r>
                          </w:p>
                          <w:p w14:paraId="30A3B245" w14:textId="77777777" w:rsidR="005870A9" w:rsidRPr="006D40A4" w:rsidRDefault="005870A9" w:rsidP="0066125A">
                            <w:pPr>
                              <w:pStyle w:val="ListParagraph"/>
                              <w:numPr>
                                <w:ilvl w:val="0"/>
                                <w:numId w:val="53"/>
                              </w:numPr>
                              <w:spacing w:line="276" w:lineRule="auto"/>
                              <w:ind w:right="302"/>
                            </w:pPr>
                            <w:r w:rsidRPr="006D40A4">
                              <w:t>The report recommends always collecting GPS data complemented by farmers’ self</w:t>
                            </w:r>
                            <w:r w:rsidRPr="006D40A4">
                              <w:noBreakHyphen/>
                              <w:t>reports, on all plots.</w:t>
                            </w:r>
                          </w:p>
                          <w:p w14:paraId="2BBF4A57" w14:textId="686450B9" w:rsidR="005870A9" w:rsidRPr="006D40A4" w:rsidRDefault="005870A9" w:rsidP="0066125A">
                            <w:pPr>
                              <w:spacing w:line="276" w:lineRule="auto"/>
                              <w:ind w:right="302"/>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type w14:anchorId="70D704F0" id="_x0000_t202" coordsize="21600,21600" o:spt="202" path="m,l,21600r21600,l21600,xe">
                <v:stroke joinstyle="miter"/>
                <v:path gradientshapeok="t" o:connecttype="rect"/>
              </v:shapetype>
              <v:shape id="Text Box 1" o:spid="_x0000_s1027" type="#_x0000_t202" style="width:506.85pt;height:47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" fillcolor="#a9d5e7 [1300]" strokecolor="#1a495c [1604]" strokeweight=".5pt">
                <v:textbox>
                  <w:txbxContent>
                    <w:p w14:paraId="4D3DA02C" w14:textId="292415D9" w:rsidR="002F1E30" w:rsidRPr="00B754C6" w:rsidRDefault="002F1E30" w:rsidP="0066125A">
                      <w:pPr>
                        <w:spacing w:line="276" w:lineRule="auto"/>
                        <w:rPr>
                          <w:b/>
                        </w:rPr>
                      </w:pPr>
                      <w:r w:rsidRPr="006D40A4">
                        <w:rPr>
                          <w:b/>
                        </w:rPr>
                        <w:t xml:space="preserve">Key </w:t>
                      </w:r>
                      <w:r>
                        <w:rPr>
                          <w:b/>
                        </w:rPr>
                        <w:t>Guidebook</w:t>
                      </w:r>
                      <w:r w:rsidRPr="006D40A4">
                        <w:rPr>
                          <w:b/>
                        </w:rPr>
                        <w:t xml:space="preserve"> </w:t>
                      </w:r>
                      <w:r>
                        <w:rPr>
                          <w:b/>
                        </w:rPr>
                        <w:t>H</w:t>
                      </w:r>
                      <w:r w:rsidRPr="006D40A4">
                        <w:rPr>
                          <w:b/>
                        </w:rPr>
                        <w:t xml:space="preserve">ighlights and </w:t>
                      </w:r>
                      <w:r>
                        <w:rPr>
                          <w:b/>
                        </w:rPr>
                        <w:t>R</w:t>
                      </w:r>
                      <w:r w:rsidRPr="006D40A4">
                        <w:rPr>
                          <w:b/>
                        </w:rPr>
                        <w:t>ecommendations</w:t>
                      </w:r>
                    </w:p>
                    <w:p w14:paraId="593D150C" w14:textId="77777777" w:rsidR="002F1E30" w:rsidRPr="00920C85" w:rsidRDefault="002F1E30" w:rsidP="0066125A">
                      <w:pPr>
                        <w:pStyle w:val="ListParagraph"/>
                        <w:numPr>
                          <w:ilvl w:val="0"/>
                          <w:numId w:val="53"/>
                        </w:numPr>
                        <w:spacing w:line="276" w:lineRule="auto"/>
                        <w:ind w:right="302"/>
                      </w:pPr>
                      <w:r w:rsidRPr="00920C85">
                        <w:t>The selection of land area measurement method has important implications for data quality in surveys.</w:t>
                      </w:r>
                    </w:p>
                    <w:p w14:paraId="175D4B8C" w14:textId="77777777" w:rsidR="002F1E30" w:rsidRPr="006D40A4" w:rsidRDefault="002F1E30" w:rsidP="0066125A">
                      <w:pPr>
                        <w:pStyle w:val="ListParagraph"/>
                        <w:numPr>
                          <w:ilvl w:val="0"/>
                          <w:numId w:val="53"/>
                        </w:numPr>
                        <w:spacing w:line="276" w:lineRule="auto"/>
                        <w:ind w:right="302"/>
                      </w:pPr>
                      <w:r w:rsidRPr="006D40A4">
                        <w:t>Regardless of the method of choice, it is important to carefully design and implement survey questionnaires and field protocols.</w:t>
                      </w:r>
                    </w:p>
                    <w:p w14:paraId="7127F9B2" w14:textId="77777777" w:rsidR="002F1E30" w:rsidRPr="006D40A4" w:rsidRDefault="002F1E30" w:rsidP="0066125A">
                      <w:pPr>
                        <w:pStyle w:val="ListParagraph"/>
                        <w:numPr>
                          <w:ilvl w:val="0"/>
                          <w:numId w:val="53"/>
                        </w:numPr>
                        <w:spacing w:line="276" w:lineRule="auto"/>
                        <w:ind w:right="302"/>
                      </w:pPr>
                      <w:r w:rsidRPr="006D40A4">
                        <w:t>Respondents’ estimates of land area are subject to large, systematic bias.</w:t>
                      </w:r>
                    </w:p>
                    <w:p w14:paraId="25A31894" w14:textId="77777777" w:rsidR="002F1E30" w:rsidRPr="006D40A4" w:rsidRDefault="002F1E30" w:rsidP="0066125A">
                      <w:pPr>
                        <w:pStyle w:val="ListParagraph"/>
                        <w:numPr>
                          <w:ilvl w:val="0"/>
                          <w:numId w:val="53"/>
                        </w:numPr>
                        <w:spacing w:line="276" w:lineRule="auto"/>
                        <w:ind w:right="302"/>
                      </w:pPr>
                      <w:r w:rsidRPr="006D40A4">
                        <w:t>The area of the smaller plots tends to be overestimated by respondents, while the area of large plots is usually underestimated.</w:t>
                      </w:r>
                    </w:p>
                    <w:p w14:paraId="7CF2A36E" w14:textId="77777777" w:rsidR="002F1E30" w:rsidRPr="006D40A4" w:rsidRDefault="002F1E30" w:rsidP="0066125A">
                      <w:pPr>
                        <w:pStyle w:val="ListParagraph"/>
                        <w:numPr>
                          <w:ilvl w:val="0"/>
                          <w:numId w:val="53"/>
                        </w:numPr>
                        <w:spacing w:line="276" w:lineRule="auto"/>
                        <w:ind w:right="302"/>
                      </w:pPr>
                      <w:r w:rsidRPr="006D40A4">
                        <w:t>The difference between self-reported and objective measures of land area is on average 51 percent in a sample of over 4,000 plots from three African countries.</w:t>
                      </w:r>
                    </w:p>
                    <w:p w14:paraId="03749F9C" w14:textId="77777777" w:rsidR="002F1E30" w:rsidRPr="006D40A4" w:rsidRDefault="002F1E30" w:rsidP="0066125A">
                      <w:pPr>
                        <w:pStyle w:val="ListParagraph"/>
                        <w:numPr>
                          <w:ilvl w:val="0"/>
                          <w:numId w:val="53"/>
                        </w:numPr>
                        <w:spacing w:line="276" w:lineRule="auto"/>
                        <w:ind w:right="302"/>
                      </w:pPr>
                      <w:r w:rsidRPr="006D40A4">
                        <w:t>Using properly implemented objective measurement methods can minimize measurement error, and reduce or eliminate bias.</w:t>
                      </w:r>
                    </w:p>
                    <w:p w14:paraId="2C1BE5D6" w14:textId="77777777" w:rsidR="002F1E30" w:rsidRPr="006D40A4" w:rsidRDefault="002F1E30" w:rsidP="0066125A">
                      <w:pPr>
                        <w:pStyle w:val="ListParagraph"/>
                        <w:numPr>
                          <w:ilvl w:val="0"/>
                          <w:numId w:val="53"/>
                        </w:numPr>
                        <w:spacing w:line="276" w:lineRule="auto"/>
                        <w:ind w:right="302"/>
                      </w:pPr>
                      <w:r w:rsidRPr="006D40A4">
                        <w:t>GPS and compass and rope area measurements differ by only 1 percent on average.</w:t>
                      </w:r>
                    </w:p>
                    <w:p w14:paraId="454D0521" w14:textId="77777777" w:rsidR="002F1E30" w:rsidRPr="006D40A4" w:rsidRDefault="002F1E30" w:rsidP="0066125A">
                      <w:pPr>
                        <w:pStyle w:val="ListParagraph"/>
                        <w:numPr>
                          <w:ilvl w:val="0"/>
                          <w:numId w:val="53"/>
                        </w:numPr>
                        <w:spacing w:line="276" w:lineRule="auto"/>
                        <w:ind w:right="302"/>
                      </w:pPr>
                      <w:r w:rsidRPr="006D40A4">
                        <w:t>Compass and rope measurement, considered the ‘gold standard’, requires as much as 4 times the amount of time as GPS measurement.</w:t>
                      </w:r>
                    </w:p>
                    <w:p w14:paraId="36CA9A48" w14:textId="77777777" w:rsidR="002F1E30" w:rsidRPr="006D40A4" w:rsidRDefault="002F1E30" w:rsidP="0066125A">
                      <w:pPr>
                        <w:pStyle w:val="ListParagraph"/>
                        <w:numPr>
                          <w:ilvl w:val="0"/>
                          <w:numId w:val="53"/>
                        </w:numPr>
                        <w:spacing w:line="276" w:lineRule="auto"/>
                        <w:ind w:right="302"/>
                      </w:pPr>
                      <w:r w:rsidRPr="006D40A4">
                        <w:t>Irregularly shaped plots pose additional challenges to the accurate measurement with the compass and rope method.</w:t>
                      </w:r>
                    </w:p>
                    <w:p w14:paraId="158D8716" w14:textId="77777777" w:rsidR="002F1E30" w:rsidRPr="006D40A4" w:rsidRDefault="002F1E30" w:rsidP="0066125A">
                      <w:pPr>
                        <w:pStyle w:val="ListParagraph"/>
                        <w:numPr>
                          <w:ilvl w:val="0"/>
                          <w:numId w:val="53"/>
                        </w:numPr>
                        <w:spacing w:line="276" w:lineRule="auto"/>
                        <w:ind w:right="302"/>
                      </w:pPr>
                      <w:r w:rsidRPr="006D40A4">
                        <w:t>Setting a threshold of 3 percent or less for closing error is a good rule of thumb to ensure accuracy in compass and rope measurements.</w:t>
                      </w:r>
                    </w:p>
                    <w:p w14:paraId="7184230B" w14:textId="77777777" w:rsidR="002F1E30" w:rsidRPr="006D40A4" w:rsidRDefault="002F1E30" w:rsidP="0066125A">
                      <w:pPr>
                        <w:pStyle w:val="ListParagraph"/>
                        <w:numPr>
                          <w:ilvl w:val="0"/>
                          <w:numId w:val="53"/>
                        </w:numPr>
                        <w:spacing w:line="276" w:lineRule="auto"/>
                        <w:ind w:right="302"/>
                      </w:pPr>
                      <w:r w:rsidRPr="006D40A4">
                        <w:t>GPS measures can be plagued by high percentage measurement error on the smallest plots. This error is however not systematic and uncorrelated with other variable of interest.</w:t>
                      </w:r>
                    </w:p>
                    <w:p w14:paraId="754144D8" w14:textId="77777777" w:rsidR="002F1E30" w:rsidRPr="006D40A4" w:rsidRDefault="002F1E30" w:rsidP="0066125A">
                      <w:pPr>
                        <w:pStyle w:val="ListParagraph"/>
                        <w:numPr>
                          <w:ilvl w:val="0"/>
                          <w:numId w:val="53"/>
                        </w:numPr>
                        <w:spacing w:line="276" w:lineRule="auto"/>
                        <w:ind w:right="302"/>
                      </w:pPr>
                      <w:r w:rsidRPr="006D40A4">
                        <w:t>Objective measurements are almost always subject to some degree of missingness. It is therefore good practice to collect farmer-estimates of area for all plots in addition to the objective measurement.</w:t>
                      </w:r>
                    </w:p>
                    <w:p w14:paraId="63FB0961" w14:textId="77777777" w:rsidR="002F1E30" w:rsidRPr="006D40A4" w:rsidRDefault="002F1E30" w:rsidP="0066125A">
                      <w:pPr>
                        <w:pStyle w:val="ListParagraph"/>
                        <w:numPr>
                          <w:ilvl w:val="0"/>
                          <w:numId w:val="53"/>
                        </w:numPr>
                        <w:spacing w:line="276" w:lineRule="auto"/>
                        <w:ind w:right="302"/>
                      </w:pPr>
                      <w:r w:rsidRPr="006D40A4">
                        <w:t xml:space="preserve">Area measurement via remote sensing imagery does not to date provide a viable option for land area measurement in surveys of small plots in low income settings, but it might become one as technology improves. </w:t>
                      </w:r>
                    </w:p>
                    <w:p w14:paraId="30A3B245" w14:textId="77777777" w:rsidR="002F1E30" w:rsidRPr="006D40A4" w:rsidRDefault="002F1E30" w:rsidP="0066125A">
                      <w:pPr>
                        <w:pStyle w:val="ListParagraph"/>
                        <w:numPr>
                          <w:ilvl w:val="0"/>
                          <w:numId w:val="53"/>
                        </w:numPr>
                        <w:spacing w:line="276" w:lineRule="auto"/>
                        <w:ind w:right="302"/>
                      </w:pPr>
                      <w:r w:rsidRPr="006D40A4">
                        <w:t>The report recommends always collecting GPS data complemented by farmers’ self</w:t>
                      </w:r>
                      <w:r w:rsidRPr="006D40A4">
                        <w:noBreakHyphen/>
                        <w:t>reports, on all plots.</w:t>
                      </w:r>
                    </w:p>
                    <w:p w14:paraId="2BBF4A57" w14:textId="686450B9" w:rsidR="002F1E30" w:rsidRPr="006D40A4" w:rsidRDefault="002F1E30" w:rsidP="0066125A">
                      <w:pPr>
                        <w:spacing w:line="276" w:lineRule="auto"/>
                        <w:ind w:right="302"/>
                        <w:rPr>
                          <w:i/>
                        </w:rPr>
                      </w:pPr>
                    </w:p>
                  </w:txbxContent>
                </v:textbox>
                <w10:anchorlock/>
              </v:shape>
            </w:pict>
          </mc:Fallback>
        </mc:AlternateContent>
      </w:r>
      <w:r w:rsidR="003652DC" w:rsidRPr="00106042">
        <w:br w:type="page"/>
      </w:r>
    </w:p>
    <w:p w14:paraId="52B0E4E4" w14:textId="77777777" w:rsidR="003652DC" w:rsidRPr="00372827" w:rsidRDefault="003652DC" w:rsidP="003652DC">
      <w:pPr>
        <w:pStyle w:val="Heading1"/>
      </w:pPr>
      <w:bookmarkStart w:id="8" w:name="_Toc448919855"/>
      <w:r w:rsidRPr="00372827">
        <w:lastRenderedPageBreak/>
        <w:t>Part I – Background and definitions</w:t>
      </w:r>
      <w:bookmarkEnd w:id="8"/>
    </w:p>
    <w:p w14:paraId="6749CDE0" w14:textId="41FB63F4" w:rsidR="003652DC" w:rsidRPr="00106042" w:rsidRDefault="00A46B47" w:rsidP="003652DC">
      <w:pPr>
        <w:rPr>
          <w:lang w:eastAsia="ja-JP"/>
        </w:rPr>
      </w:pPr>
      <w:r w:rsidRPr="005C6B38">
        <w:rPr>
          <w:noProof/>
        </w:rPr>
        <mc:AlternateContent>
          <mc:Choice Requires="wps">
            <w:drawing>
              <wp:inline distT="0" distB="0" distL="0" distR="0" wp14:anchorId="5E90D756" wp14:editId="264558DA">
                <wp:extent cx="6436995" cy="1543050"/>
                <wp:effectExtent l="0" t="0" r="14605" b="31750"/>
                <wp:docPr id="2" name="Text Box 2"/>
                <wp:cNvGraphicFramePr/>
                <a:graphic xmlns:a="http://schemas.openxmlformats.org/drawingml/2006/main">
                  <a:graphicData uri="http://schemas.microsoft.com/office/word/2010/wordprocessingShape">
                    <wps:wsp>
                      <wps:cNvSpPr txBox="1"/>
                      <wps:spPr>
                        <a:xfrm>
                          <a:off x="0" y="0"/>
                          <a:ext cx="6436995" cy="1543050"/>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96D49C8" w14:textId="4FDA17DE" w:rsidR="005870A9" w:rsidRPr="00931B30" w:rsidRDefault="005870A9" w:rsidP="0066125A">
                            <w:pPr>
                              <w:spacing w:before="240"/>
                              <w:jc w:val="both"/>
                              <w:rPr>
                                <w:i/>
                              </w:rPr>
                            </w:pPr>
                            <w:r>
                              <w:rPr>
                                <w:i/>
                              </w:rPr>
                              <w:t xml:space="preserve">Accurately measuring land area is a primary objective of any agricultural statistical system. This </w:t>
                            </w:r>
                            <w:del w:id="9" w:author="Abhilasha Vaid" w:date="2016-06-17T16:31:00Z">
                              <w:r w:rsidDel="001C1B93">
                                <w:rPr>
                                  <w:i/>
                                </w:rPr>
                                <w:delText xml:space="preserve">sourcebook </w:delText>
                              </w:r>
                            </w:del>
                            <w:ins w:id="10" w:author="Abhilasha Vaid" w:date="2016-06-17T16:31:00Z">
                              <w:r>
                                <w:rPr>
                                  <w:i/>
                                </w:rPr>
                                <w:t xml:space="preserve">guidebook </w:t>
                              </w:r>
                            </w:ins>
                            <w:r>
                              <w:rPr>
                                <w:i/>
                              </w:rPr>
                              <w:t xml:space="preserve">offers </w:t>
                            </w:r>
                            <w:r w:rsidRPr="00A86DCC">
                              <w:rPr>
                                <w:i/>
                              </w:rPr>
                              <w:t>practical guidance for survey practitioners on what to consider in evaluating competing methods</w:t>
                            </w:r>
                            <w:r>
                              <w:rPr>
                                <w:i/>
                              </w:rPr>
                              <w:t xml:space="preserve"> for measuring land area, </w:t>
                            </w:r>
                            <w:r w:rsidRPr="00A86DCC">
                              <w:rPr>
                                <w:i/>
                              </w:rPr>
                              <w:t>how to approach the design of the survey, and how to manage the fieldwork, data collection, and processing stages</w:t>
                            </w:r>
                            <w:r>
                              <w:rPr>
                                <w:i/>
                              </w:rPr>
                              <w:t xml:space="preserve">. The recommendations are based on an extensive review of the literature, evidence stemming from thirty years of LSMS experience, and new, purposely-designed methodological validation work on land area measurement.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type w14:anchorId="5E90D756" id="_x0000_t202" coordsize="21600,21600" o:spt="202" path="m,l,21600r21600,l21600,xe">
                <v:stroke joinstyle="miter"/>
                <v:path gradientshapeok="t" o:connecttype="rect"/>
              </v:shapetype>
              <v:shape id="Text Box 2" o:spid="_x0000_s1028" type="#_x0000_t202" style="width:506.85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" fillcolor="#a9d5e7 [1300]" strokecolor="#1a495c [1604]" strokeweight=".5pt">
                <v:textbox>
                  <w:txbxContent>
                    <w:p w14:paraId="396D49C8" w14:textId="4FDA17DE" w:rsidR="002F1E30" w:rsidRPr="00931B30" w:rsidRDefault="002F1E30" w:rsidP="0066125A">
                      <w:pPr>
                        <w:spacing w:before="240"/>
                        <w:jc w:val="both"/>
                        <w:rPr>
                          <w:i/>
                        </w:rPr>
                      </w:pPr>
                      <w:r>
                        <w:rPr>
                          <w:i/>
                        </w:rPr>
                        <w:t xml:space="preserve">Accurately measuring land area is a primary objective of any agricultural statistical system. This </w:t>
                      </w:r>
                      <w:del w:id="11" w:author="Abhilasha Vaid" w:date="2016-06-17T16:31:00Z">
                        <w:r w:rsidDel="001C1B93">
                          <w:rPr>
                            <w:i/>
                          </w:rPr>
                          <w:delText xml:space="preserve">sourcebook </w:delText>
                        </w:r>
                      </w:del>
                      <w:ins w:id="12" w:author="Abhilasha Vaid" w:date="2016-06-17T16:31:00Z">
                        <w:r w:rsidR="001C1B93">
                          <w:rPr>
                            <w:i/>
                          </w:rPr>
                          <w:t>guidebook</w:t>
                        </w:r>
                        <w:r w:rsidR="001C1B93">
                          <w:rPr>
                            <w:i/>
                          </w:rPr>
                          <w:t xml:space="preserve"> </w:t>
                        </w:r>
                      </w:ins>
                      <w:r>
                        <w:rPr>
                          <w:i/>
                        </w:rPr>
                        <w:t xml:space="preserve">offers </w:t>
                      </w:r>
                      <w:r w:rsidRPr="00A86DCC">
                        <w:rPr>
                          <w:i/>
                        </w:rPr>
                        <w:t>practical guidance for survey practitioners on what to consider in evaluating competing methods</w:t>
                      </w:r>
                      <w:r>
                        <w:rPr>
                          <w:i/>
                        </w:rPr>
                        <w:t xml:space="preserve"> for measuring land area, </w:t>
                      </w:r>
                      <w:r w:rsidRPr="00A86DCC">
                        <w:rPr>
                          <w:i/>
                        </w:rPr>
                        <w:t>how to approach the design of the survey, and how to manage the fieldwork, data collection, and processing stages</w:t>
                      </w:r>
                      <w:r>
                        <w:rPr>
                          <w:i/>
                        </w:rPr>
                        <w:t xml:space="preserve">. The recommendations are based on an extensive review of the literature, evidence stemming from thirty years of LSMS experience, and new, purposely-designed methodological validation work on land area measurement. </w:t>
                      </w:r>
                    </w:p>
                  </w:txbxContent>
                </v:textbox>
                <w10:anchorlock/>
              </v:shape>
            </w:pict>
          </mc:Fallback>
        </mc:AlternateContent>
      </w:r>
    </w:p>
    <w:p w14:paraId="08405EC4" w14:textId="16703D7A" w:rsidR="00A86DCC" w:rsidRPr="00106042" w:rsidRDefault="003652DC" w:rsidP="00A54F82">
      <w:pPr>
        <w:pStyle w:val="Heading2"/>
        <w:numPr>
          <w:ilvl w:val="0"/>
          <w:numId w:val="56"/>
        </w:numPr>
      </w:pPr>
      <w:bookmarkStart w:id="11" w:name="_Toc448919856"/>
      <w:r w:rsidRPr="00372827">
        <w:t>Introduction</w:t>
      </w:r>
      <w:bookmarkStart w:id="12" w:name="_Toc448919857"/>
      <w:bookmarkStart w:id="13" w:name="_Toc398564275"/>
      <w:bookmarkEnd w:id="7"/>
      <w:bookmarkEnd w:id="11"/>
      <w:bookmarkEnd w:id="12"/>
    </w:p>
    <w:p w14:paraId="49E7F1BE" w14:textId="5A64FA89" w:rsidR="003652DC" w:rsidRPr="00106042" w:rsidRDefault="003652DC" w:rsidP="00106042">
      <w:pPr>
        <w:spacing w:line="360" w:lineRule="auto"/>
        <w:jc w:val="both"/>
      </w:pPr>
      <w:r w:rsidRPr="00106042">
        <w:t xml:space="preserve">Land area measurement has been of concern to humanity since the dawn of time. Some of the buildings constructed in Ancient Egypt as early as 2700 BC testify to the knowledge of land surveying techniques. Evidence of boundary surveying in Mesopotamia and the Nile valley from around 1400 BC have also been found (Lyman and </w:t>
      </w:r>
      <w:r w:rsidR="00071051" w:rsidRPr="00106042">
        <w:t>Wright</w:t>
      </w:r>
      <w:r w:rsidRPr="00106042">
        <w:t>, 2015). The word ‘geometry’ originated in ancient Greece from the Greek words for ‘measure’ and ‘Earth’. Similarly, ancient traces of the command of surveying techniques have been found in China (</w:t>
      </w:r>
      <w:proofErr w:type="spellStart"/>
      <w:r w:rsidRPr="00106042">
        <w:t>Swetz</w:t>
      </w:r>
      <w:proofErr w:type="spellEnd"/>
      <w:r w:rsidRPr="00106042">
        <w:t xml:space="preserve">, 1992) and India (Joseph, 1997). The need to measure land originated from concerns as diverse as the construction of buildings, tax collection, and the need to demarcate properties and boundaries. </w:t>
      </w:r>
      <w:bookmarkEnd w:id="13"/>
      <w:r w:rsidRPr="00106042">
        <w:t xml:space="preserve">Those concerns are still valid today, and many of the basic principles and techniques have remained remarkably similar over the millennia, even though technology has certainly advanced and allows for measurements that are both easier and more </w:t>
      </w:r>
      <w:r w:rsidR="00D35627" w:rsidRPr="00106042">
        <w:t xml:space="preserve">accurate </w:t>
      </w:r>
      <w:r w:rsidRPr="00106042">
        <w:t xml:space="preserve">than </w:t>
      </w:r>
      <w:r w:rsidR="009A2782" w:rsidRPr="00106042">
        <w:t>in the past</w:t>
      </w:r>
      <w:r w:rsidRPr="00106042">
        <w:t xml:space="preserve">. </w:t>
      </w:r>
    </w:p>
    <w:p w14:paraId="6231DA2B" w14:textId="45E568C1" w:rsidR="003652DC" w:rsidRPr="00106042" w:rsidRDefault="009A2782" w:rsidP="00106042">
      <w:pPr>
        <w:spacing w:line="360" w:lineRule="auto"/>
        <w:jc w:val="both"/>
      </w:pPr>
      <w:r w:rsidRPr="00106042">
        <w:t>L</w:t>
      </w:r>
      <w:r w:rsidR="003652DC" w:rsidRPr="00106042">
        <w:t xml:space="preserve">and area measurement </w:t>
      </w:r>
      <w:r w:rsidRPr="00106042">
        <w:t xml:space="preserve">is </w:t>
      </w:r>
      <w:r w:rsidR="003652DC" w:rsidRPr="00106042">
        <w:t>the cornerstone of agricultural statistics, economics, and policy analysis in developed and developing countries alike. With over 70</w:t>
      </w:r>
      <w:r w:rsidR="00AA0C8C" w:rsidRPr="00106042">
        <w:t xml:space="preserve"> percent</w:t>
      </w:r>
      <w:r w:rsidR="003652DC" w:rsidRPr="00106042">
        <w:t xml:space="preserve"> of the developing world’s poor residing in rural areas where agriculture is the primary means of livelihood (IFAD, 2010), high quality agricultural data and analysis are paramount to informing polic</w:t>
      </w:r>
      <w:r w:rsidRPr="00106042">
        <w:t>ies</w:t>
      </w:r>
      <w:r w:rsidR="003652DC" w:rsidRPr="00106042">
        <w:t xml:space="preserve"> aimed at poverty reduction. </w:t>
      </w:r>
      <w:r w:rsidRPr="00106042">
        <w:t>A</w:t>
      </w:r>
      <w:r w:rsidR="003652DC" w:rsidRPr="00106042">
        <w:t>long</w:t>
      </w:r>
      <w:r w:rsidRPr="00106042">
        <w:t xml:space="preserve"> with</w:t>
      </w:r>
      <w:r w:rsidR="003652DC" w:rsidRPr="00106042">
        <w:t xml:space="preserve"> family labor</w:t>
      </w:r>
      <w:r w:rsidRPr="00106042">
        <w:t>, land</w:t>
      </w:r>
      <w:r w:rsidR="003652DC" w:rsidRPr="00106042">
        <w:t xml:space="preserve"> is arguably the most important productive asset for rural households across developing regions, and lack of access to land is often the key constraint </w:t>
      </w:r>
      <w:r w:rsidRPr="00106042">
        <w:t xml:space="preserve">preventing </w:t>
      </w:r>
      <w:r w:rsidR="003652DC" w:rsidRPr="00106042">
        <w:t xml:space="preserve">rural households </w:t>
      </w:r>
      <w:r w:rsidRPr="00106042">
        <w:t xml:space="preserve">from </w:t>
      </w:r>
      <w:r w:rsidR="003652DC" w:rsidRPr="00106042">
        <w:t>emerg</w:t>
      </w:r>
      <w:r w:rsidRPr="00106042">
        <w:t>ing</w:t>
      </w:r>
      <w:r w:rsidR="003652DC" w:rsidRPr="00106042">
        <w:t xml:space="preserve"> from poverty (</w:t>
      </w:r>
      <w:proofErr w:type="spellStart"/>
      <w:r w:rsidR="003652DC" w:rsidRPr="00106042">
        <w:t>Deininger</w:t>
      </w:r>
      <w:proofErr w:type="spellEnd"/>
      <w:r w:rsidR="003652DC" w:rsidRPr="00106042">
        <w:t xml:space="preserve">, 2003; Binswanger et al., 1995). </w:t>
      </w:r>
    </w:p>
    <w:p w14:paraId="1C8A7382" w14:textId="55B35519" w:rsidR="003652DC" w:rsidRPr="00106042" w:rsidRDefault="003652DC" w:rsidP="00106042">
      <w:pPr>
        <w:spacing w:line="360" w:lineRule="auto"/>
        <w:jc w:val="both"/>
      </w:pPr>
      <w:r w:rsidRPr="00106042">
        <w:t xml:space="preserve">The Global Strategy to Improve Agricultural and Rural Statistics (World Bank, 2011), </w:t>
      </w:r>
      <w:r w:rsidR="009A2782" w:rsidRPr="00106042">
        <w:t xml:space="preserve">a </w:t>
      </w:r>
      <w:r w:rsidRPr="00106042">
        <w:t xml:space="preserve">major international initiative on agricultural statistics, identifies a core set of indicators for national agricultural statistical systems to prioritize. </w:t>
      </w:r>
      <w:r w:rsidR="009A2782" w:rsidRPr="00106042">
        <w:t>Many of these</w:t>
      </w:r>
      <w:r w:rsidRPr="00106042">
        <w:t xml:space="preserve"> </w:t>
      </w:r>
      <w:r w:rsidR="009A2782" w:rsidRPr="00106042">
        <w:t xml:space="preserve">indicators </w:t>
      </w:r>
      <w:r w:rsidRPr="00106042">
        <w:t>concern measuring land area or have land area as one of their elements</w:t>
      </w:r>
      <w:r w:rsidR="009A2782" w:rsidRPr="00106042">
        <w:t>,</w:t>
      </w:r>
      <w:r w:rsidRPr="00106042">
        <w:t xml:space="preserve"> </w:t>
      </w:r>
      <w:r w:rsidR="009A2782" w:rsidRPr="00106042">
        <w:t>such as</w:t>
      </w:r>
      <w:r w:rsidRPr="00106042">
        <w:t xml:space="preserve"> area harvested and planted, land cover and use, and yields (where area is the denominator). Additional </w:t>
      </w:r>
      <w:r w:rsidRPr="00106042">
        <w:lastRenderedPageBreak/>
        <w:t xml:space="preserve">variables in the core set may also rely on land area measures, such as indicators related to irrigation and soil degradation. </w:t>
      </w:r>
    </w:p>
    <w:p w14:paraId="7A34331D" w14:textId="5E8353EF" w:rsidR="003652DC" w:rsidRPr="00106042" w:rsidRDefault="003652DC" w:rsidP="00106042">
      <w:pPr>
        <w:spacing w:line="360" w:lineRule="auto"/>
        <w:jc w:val="both"/>
      </w:pPr>
      <w:r w:rsidRPr="00106042">
        <w:t>Area measurement holds significant value in the developed country context as well. In Europe, national authorities conduct a regular Farm Structure Survey employing a common methodology devised by Eurostat (</w:t>
      </w:r>
      <w:proofErr w:type="spellStart"/>
      <w:r w:rsidRPr="00106042">
        <w:t>Istat</w:t>
      </w:r>
      <w:proofErr w:type="spellEnd"/>
      <w:r w:rsidRPr="00106042">
        <w:t>, 2007). The EU FIELDFACT Project</w:t>
      </w:r>
      <w:r w:rsidRPr="00A54F82">
        <w:rPr>
          <w:vertAlign w:val="superscript"/>
        </w:rPr>
        <w:footnoteReference w:id="1"/>
      </w:r>
      <w:r w:rsidRPr="00106042">
        <w:t xml:space="preserve"> is one of many schemes that aim to raise farmer awareness </w:t>
      </w:r>
      <w:r w:rsidR="009A2782" w:rsidRPr="00106042">
        <w:t xml:space="preserve">about </w:t>
      </w:r>
      <w:r w:rsidRPr="00106042">
        <w:t xml:space="preserve">the use of GPS in land </w:t>
      </w:r>
      <w:r w:rsidR="009A2782" w:rsidRPr="00106042">
        <w:t xml:space="preserve">area </w:t>
      </w:r>
      <w:r w:rsidRPr="00106042">
        <w:t xml:space="preserve">measurement for the purposes of precision agriculture and more accurate and transparent subsidy claims through the EU’s Common Agricultural Policy. Frequent land </w:t>
      </w:r>
      <w:r w:rsidR="009A2782" w:rsidRPr="00106042">
        <w:t xml:space="preserve">area </w:t>
      </w:r>
      <w:r w:rsidRPr="00106042">
        <w:t xml:space="preserve">measurement is encouraged by several </w:t>
      </w:r>
      <w:r w:rsidR="00915D17" w:rsidRPr="00106042">
        <w:t xml:space="preserve">high-income </w:t>
      </w:r>
      <w:r w:rsidRPr="00106042">
        <w:t>country governments (</w:t>
      </w:r>
      <w:r w:rsidR="009A2782" w:rsidRPr="00106042">
        <w:t>for example,</w:t>
      </w:r>
      <w:r w:rsidRPr="00106042">
        <w:t xml:space="preserve"> USA, UK, Germany, Australia) at the individual farmer level in promotion of precision agriculture, whereby the production process is tailored to farmland size estimates obtained via GPS/GNSS and remote sensing. By knowing exact area measurements, farmers are able to adjust input use accordingly and thus optimize yields while </w:t>
      </w:r>
      <w:r w:rsidR="009A2782" w:rsidRPr="00106042">
        <w:t>reducing</w:t>
      </w:r>
      <w:r w:rsidRPr="00106042">
        <w:t xml:space="preserve"> costs. Effective land area measurement also contributes to a more focused application of fertilizers and pesticides which could</w:t>
      </w:r>
      <w:r w:rsidR="009A2782" w:rsidRPr="00106042">
        <w:t xml:space="preserve"> </w:t>
      </w:r>
      <w:r w:rsidRPr="00106042">
        <w:t xml:space="preserve">in turn alleviate environmental degradation and pollution. </w:t>
      </w:r>
    </w:p>
    <w:p w14:paraId="147E945B" w14:textId="07FA4C9F" w:rsidR="00793384" w:rsidRPr="00106042" w:rsidRDefault="00793384" w:rsidP="00106042">
      <w:pPr>
        <w:spacing w:line="360" w:lineRule="auto"/>
        <w:jc w:val="both"/>
      </w:pPr>
      <w:r w:rsidRPr="00106042">
        <w:t xml:space="preserve">The menu of available methods for </w:t>
      </w:r>
      <w:r w:rsidR="009A2782" w:rsidRPr="00106042">
        <w:t xml:space="preserve">measuring </w:t>
      </w:r>
      <w:r w:rsidRPr="00106042">
        <w:t xml:space="preserve">land area is diverse and selection of the appropriate method depends on several factors. In this </w:t>
      </w:r>
      <w:r w:rsidR="005652E1">
        <w:t>guidebook</w:t>
      </w:r>
      <w:r w:rsidR="00F30E95" w:rsidRPr="00106042">
        <w:t>,</w:t>
      </w:r>
      <w:r w:rsidRPr="00106042">
        <w:t xml:space="preserve"> </w:t>
      </w:r>
      <w:r w:rsidR="00F30E95" w:rsidRPr="00106042">
        <w:t xml:space="preserve">we </w:t>
      </w:r>
      <w:r w:rsidRPr="00106042">
        <w:t xml:space="preserve">focus </w:t>
      </w:r>
      <w:r w:rsidR="00F30E95" w:rsidRPr="00106042">
        <w:t xml:space="preserve">on </w:t>
      </w:r>
      <w:r w:rsidRPr="00106042">
        <w:t>those methods that hold relevance for agricultural and household surveys</w:t>
      </w:r>
      <w:r w:rsidRPr="00A54F82">
        <w:rPr>
          <w:vertAlign w:val="superscript"/>
        </w:rPr>
        <w:footnoteReference w:id="2"/>
      </w:r>
      <w:r w:rsidRPr="00106042">
        <w:t xml:space="preserve">. </w:t>
      </w:r>
      <w:r w:rsidR="00F30E95" w:rsidRPr="00106042">
        <w:t>R</w:t>
      </w:r>
      <w:r w:rsidRPr="00106042">
        <w:t>eaders interested in a broader approach to the measurement of agricultural land</w:t>
      </w:r>
      <w:r w:rsidR="00F30E95" w:rsidRPr="00106042">
        <w:t xml:space="preserve"> </w:t>
      </w:r>
      <w:r w:rsidRPr="00106042">
        <w:t xml:space="preserve">are referred to FAO (1982) and </w:t>
      </w:r>
      <w:proofErr w:type="spellStart"/>
      <w:r w:rsidRPr="00106042">
        <w:t>Sud</w:t>
      </w:r>
      <w:proofErr w:type="spellEnd"/>
      <w:r w:rsidRPr="00106042">
        <w:t xml:space="preserve"> et al. (</w:t>
      </w:r>
      <w:r w:rsidR="00B7673A" w:rsidRPr="00106042">
        <w:t>2016</w:t>
      </w:r>
      <w:r w:rsidRPr="00106042">
        <w:t>). This is an important distinction</w:t>
      </w:r>
      <w:r w:rsidR="00F30E95" w:rsidRPr="00106042">
        <w:t>,</w:t>
      </w:r>
      <w:r w:rsidRPr="00106042">
        <w:t xml:space="preserve"> </w:t>
      </w:r>
      <w:r w:rsidR="00F30E95" w:rsidRPr="00106042">
        <w:t xml:space="preserve">as </w:t>
      </w:r>
      <w:r w:rsidRPr="00106042">
        <w:t>several measures of agricultural land that are important for agricultural statistics can be collected separately from information about the holding or the household (</w:t>
      </w:r>
      <w:r w:rsidR="00F30E95" w:rsidRPr="00106042">
        <w:t>for example,</w:t>
      </w:r>
      <w:r w:rsidRPr="00106042">
        <w:t xml:space="preserve"> when the goal is to estimate crop land or area under specific crops at the national or other administrative level). For the analysis of household level processes and outcomes, on the other hand, it is vital that the land area being measured can be </w:t>
      </w:r>
      <w:r w:rsidR="00F30E95" w:rsidRPr="00106042">
        <w:t xml:space="preserve">reliably </w:t>
      </w:r>
      <w:r w:rsidRPr="00106042">
        <w:t>linked to other variables concerning agricultural production, welfare outcomes, or other variables of interest for the same household or holding</w:t>
      </w:r>
      <w:r w:rsidRPr="00A54F82">
        <w:rPr>
          <w:vertAlign w:val="superscript"/>
        </w:rPr>
        <w:footnoteReference w:id="3"/>
      </w:r>
      <w:r w:rsidR="003A39C1">
        <w:t>.</w:t>
      </w:r>
    </w:p>
    <w:p w14:paraId="0A6467B0" w14:textId="53D7B83F" w:rsidR="003652DC" w:rsidRPr="00106042" w:rsidRDefault="003652DC" w:rsidP="00106042">
      <w:pPr>
        <w:spacing w:line="360" w:lineRule="auto"/>
        <w:jc w:val="both"/>
      </w:pPr>
      <w:r w:rsidRPr="00106042">
        <w:t>The main types of surveys for which these measurements are relevant are agricultural sample surveys, agricultural censuses, multi-topic surveys that cover agriculture (such as most Living Standard</w:t>
      </w:r>
      <w:r w:rsidR="00F30E95" w:rsidRPr="00106042">
        <w:t>s</w:t>
      </w:r>
      <w:r w:rsidRPr="00106042">
        <w:t xml:space="preserve"> Measurement Study (LSMS) surveys), and</w:t>
      </w:r>
      <w:r w:rsidR="00383F8A" w:rsidRPr="00106042">
        <w:t xml:space="preserve"> other</w:t>
      </w:r>
      <w:r w:rsidRPr="00106042">
        <w:t xml:space="preserve"> smaller</w:t>
      </w:r>
      <w:r w:rsidR="00F30E95" w:rsidRPr="00106042">
        <w:t>-</w:t>
      </w:r>
      <w:r w:rsidRPr="00106042">
        <w:t>scale household surveys carried out for research purposes</w:t>
      </w:r>
      <w:r w:rsidR="00383F8A" w:rsidRPr="00106042">
        <w:t xml:space="preserve"> and project monitoring and evaluation</w:t>
      </w:r>
      <w:r w:rsidRPr="00106042">
        <w:t xml:space="preserve">. </w:t>
      </w:r>
    </w:p>
    <w:p w14:paraId="48EA8349" w14:textId="25568CC7" w:rsidR="003652DC" w:rsidRPr="00106042" w:rsidRDefault="003652DC" w:rsidP="00106042">
      <w:pPr>
        <w:spacing w:line="360" w:lineRule="auto"/>
        <w:jc w:val="both"/>
      </w:pPr>
      <w:r w:rsidRPr="00106042">
        <w:lastRenderedPageBreak/>
        <w:t>Achieving accurate area measures in a household survey setting is a challenging endeavor. Surveys are inevitably implemented with finite financial resources and a strict timeline</w:t>
      </w:r>
      <w:r w:rsidR="00F30E95" w:rsidRPr="00106042">
        <w:t>, which</w:t>
      </w:r>
      <w:r w:rsidRPr="00106042">
        <w:t xml:space="preserve"> requires </w:t>
      </w:r>
      <w:r w:rsidR="00F30E95" w:rsidRPr="00106042">
        <w:t xml:space="preserve">balancing </w:t>
      </w:r>
      <w:r w:rsidRPr="00106042">
        <w:t xml:space="preserve">numerous considerations </w:t>
      </w:r>
      <w:r w:rsidR="00F30E95" w:rsidRPr="00106042">
        <w:t xml:space="preserve">when </w:t>
      </w:r>
      <w:r w:rsidRPr="00106042">
        <w:t>designing the survey and selecting the appropriate method. Features such as the logistics of transportation to plots, the length of the questionnaire, respondent and enumerator fatigue, and the security of teams and equipment all enter the equation to determine an optimal survey design</w:t>
      </w:r>
      <w:r w:rsidR="00383F8A" w:rsidRPr="00106042">
        <w:t xml:space="preserve"> and choice of method</w:t>
      </w:r>
      <w:r w:rsidRPr="00106042">
        <w:t xml:space="preserve">. </w:t>
      </w:r>
    </w:p>
    <w:p w14:paraId="7B565B9E" w14:textId="24D2EF29" w:rsidR="005F5EFA" w:rsidRPr="00106042" w:rsidRDefault="003652DC" w:rsidP="00106042">
      <w:pPr>
        <w:spacing w:after="0" w:line="360" w:lineRule="auto"/>
        <w:jc w:val="both"/>
      </w:pPr>
      <w:r w:rsidRPr="00106042">
        <w:t xml:space="preserve">This </w:t>
      </w:r>
      <w:r w:rsidR="005652E1">
        <w:t>guidebook</w:t>
      </w:r>
      <w:r w:rsidRPr="00106042">
        <w:t xml:space="preserve"> aims to inform the selection of land measurement methods based on</w:t>
      </w:r>
      <w:r w:rsidR="005F5EFA" w:rsidRPr="00106042">
        <w:t>:</w:t>
      </w:r>
    </w:p>
    <w:p w14:paraId="32CE3A01" w14:textId="184C925F" w:rsidR="005F5EFA" w:rsidRPr="00106042" w:rsidRDefault="005F5EFA" w:rsidP="00106042">
      <w:pPr>
        <w:pStyle w:val="ListParagraph"/>
        <w:numPr>
          <w:ilvl w:val="0"/>
          <w:numId w:val="45"/>
        </w:numPr>
        <w:spacing w:line="360" w:lineRule="auto"/>
        <w:jc w:val="both"/>
      </w:pPr>
      <w:r w:rsidRPr="00106042">
        <w:t>a</w:t>
      </w:r>
      <w:r w:rsidR="003652DC" w:rsidRPr="00106042">
        <w:t xml:space="preserve"> review of the </w:t>
      </w:r>
      <w:r w:rsidRPr="00106042">
        <w:t>evidence provided in the available literature;</w:t>
      </w:r>
    </w:p>
    <w:p w14:paraId="68FAD9BE" w14:textId="75C41C0D" w:rsidR="005F5EFA" w:rsidRPr="00106042" w:rsidRDefault="005F5EFA" w:rsidP="00106042">
      <w:pPr>
        <w:pStyle w:val="ListParagraph"/>
        <w:numPr>
          <w:ilvl w:val="0"/>
          <w:numId w:val="45"/>
        </w:numPr>
        <w:spacing w:line="360" w:lineRule="auto"/>
        <w:jc w:val="both"/>
      </w:pPr>
      <w:r w:rsidRPr="00106042">
        <w:t xml:space="preserve">the experience and data accumulated in the last decade </w:t>
      </w:r>
      <w:r w:rsidR="00F30E95" w:rsidRPr="00106042">
        <w:t>on</w:t>
      </w:r>
      <w:r w:rsidRPr="00106042">
        <w:t xml:space="preserve"> employing GPS as a land measurement tool alongside farmers’ self-reports;</w:t>
      </w:r>
    </w:p>
    <w:p w14:paraId="67BB51C5" w14:textId="7F751B1A" w:rsidR="003652DC" w:rsidRPr="00106042" w:rsidRDefault="005F5EFA" w:rsidP="00106042">
      <w:pPr>
        <w:pStyle w:val="ListParagraph"/>
        <w:numPr>
          <w:ilvl w:val="0"/>
          <w:numId w:val="45"/>
        </w:numPr>
        <w:spacing w:line="360" w:lineRule="auto"/>
        <w:jc w:val="both"/>
      </w:pPr>
      <w:proofErr w:type="gramStart"/>
      <w:r w:rsidRPr="00106042">
        <w:t>analysis</w:t>
      </w:r>
      <w:proofErr w:type="gramEnd"/>
      <w:r w:rsidRPr="00106042">
        <w:t xml:space="preserve"> of new </w:t>
      </w:r>
      <w:r w:rsidR="003652DC" w:rsidRPr="00106042">
        <w:t xml:space="preserve">evidence drawn from primary data collected specifically for this purpose by the </w:t>
      </w:r>
      <w:r w:rsidR="00F30E95" w:rsidRPr="00106042">
        <w:t>World Bank’s Living Standards Measurement Study (</w:t>
      </w:r>
      <w:r w:rsidR="003652DC" w:rsidRPr="00106042">
        <w:t>LSMS</w:t>
      </w:r>
      <w:r w:rsidR="00F30E95" w:rsidRPr="00106042">
        <w:t>)</w:t>
      </w:r>
      <w:r w:rsidR="003652DC" w:rsidRPr="00106042">
        <w:t xml:space="preserve"> team in Ethiopia, Tanzania, and Nigeria. </w:t>
      </w:r>
    </w:p>
    <w:p w14:paraId="5225C804" w14:textId="3760F025" w:rsidR="000E5DF6" w:rsidRPr="00106042" w:rsidRDefault="003652DC" w:rsidP="00106042">
      <w:pPr>
        <w:spacing w:line="360" w:lineRule="auto"/>
        <w:jc w:val="both"/>
      </w:pPr>
      <w:r w:rsidRPr="00106042">
        <w:t>Th</w:t>
      </w:r>
      <w:r w:rsidR="00094505" w:rsidRPr="00106042">
        <w:t>e</w:t>
      </w:r>
      <w:r w:rsidRPr="00106042">
        <w:t xml:space="preserve"> </w:t>
      </w:r>
      <w:r w:rsidR="005652E1">
        <w:t>guidebook</w:t>
      </w:r>
      <w:r w:rsidRPr="00106042">
        <w:t xml:space="preserve"> strives to serve as a practical tool for those implementing household surveys and to provide recommendations for best practices in area measurement with consideration for specific plot characteristics and country contexts. </w:t>
      </w:r>
      <w:r w:rsidR="003A0729" w:rsidRPr="00106042">
        <w:t>We focus</w:t>
      </w:r>
      <w:r w:rsidRPr="00106042">
        <w:t xml:space="preserve"> on challenges </w:t>
      </w:r>
      <w:r w:rsidR="003A0729" w:rsidRPr="00106042">
        <w:t xml:space="preserve">involved in </w:t>
      </w:r>
      <w:r w:rsidRPr="00106042">
        <w:t xml:space="preserve">surveys implemented </w:t>
      </w:r>
      <w:r w:rsidR="00915D17" w:rsidRPr="00106042">
        <w:t xml:space="preserve">under conditions typically found </w:t>
      </w:r>
      <w:r w:rsidRPr="00106042">
        <w:t xml:space="preserve">in </w:t>
      </w:r>
      <w:r w:rsidR="00C54D5D" w:rsidRPr="00106042">
        <w:t xml:space="preserve">low-income </w:t>
      </w:r>
      <w:r w:rsidRPr="00106042">
        <w:t>countries, but practices used in</w:t>
      </w:r>
      <w:r w:rsidR="00C54D5D" w:rsidRPr="00106042">
        <w:t xml:space="preserve"> higher</w:t>
      </w:r>
      <w:r w:rsidR="003A0729" w:rsidRPr="00106042">
        <w:t>-</w:t>
      </w:r>
      <w:r w:rsidR="00C54D5D" w:rsidRPr="00106042">
        <w:t>income</w:t>
      </w:r>
      <w:r w:rsidRPr="00106042">
        <w:t xml:space="preserve"> countries are</w:t>
      </w:r>
      <w:r w:rsidR="003A0729" w:rsidRPr="00106042">
        <w:t xml:space="preserve"> also</w:t>
      </w:r>
      <w:r w:rsidRPr="00106042">
        <w:t xml:space="preserve"> incorporated where relevant. </w:t>
      </w:r>
    </w:p>
    <w:p w14:paraId="183CF2FF" w14:textId="072927E1" w:rsidR="003652DC" w:rsidRPr="00106042" w:rsidRDefault="00037976" w:rsidP="00106042">
      <w:pPr>
        <w:spacing w:line="360" w:lineRule="auto"/>
        <w:jc w:val="both"/>
      </w:pPr>
      <w:r w:rsidRPr="00106042">
        <w:t xml:space="preserve">Furthermore, while the focus </w:t>
      </w:r>
      <w:r w:rsidR="000E5DF6" w:rsidRPr="00106042">
        <w:t>of the</w:t>
      </w:r>
      <w:r w:rsidRPr="00106042">
        <w:t xml:space="preserve"> report is </w:t>
      </w:r>
      <w:r w:rsidR="000E5DF6" w:rsidRPr="00106042">
        <w:t>on</w:t>
      </w:r>
      <w:r w:rsidRPr="00106042">
        <w:t xml:space="preserve"> rural areas and agricultural settings, the accurate measurement of land area is becoming an increasingly important issues for surveys implemented in urban areas as well. </w:t>
      </w:r>
      <w:r w:rsidR="000E5DF6" w:rsidRPr="00106042">
        <w:t>Targets and indicators on secure land tenure rights disaggregated by urban and rural areas are currently under consideration in the framework of the Sustainable Development Indicators 2030 Agenda. Most of the lesson for data collection included in this report apply equally to survey operations in urban areas.</w:t>
      </w:r>
    </w:p>
    <w:p w14:paraId="7542E0D9" w14:textId="56C3C4B6" w:rsidR="003652DC" w:rsidRDefault="003652DC" w:rsidP="00106042">
      <w:pPr>
        <w:spacing w:line="360" w:lineRule="auto"/>
        <w:jc w:val="both"/>
      </w:pPr>
      <w:r w:rsidRPr="00106042">
        <w:t>After a review of the uses of land area measurement from household surveys, and a discussion of basic concepts and definitions (Part I), the remainder of the document illustrates the various methods available for land area measurement, as well as their limitations and advantages, providing practical guidance for survey practitioners on what to consider in evaluating competing methods, how to approach the design of the survey, and how to manage the fieldwork, data collection, and processing stages (Part II). Part III presents an assessment of the comparative performance of the main competing methods, based on data collected by the LSMS team</w:t>
      </w:r>
      <w:r w:rsidR="003A0729" w:rsidRPr="00106042">
        <w:t xml:space="preserve">, </w:t>
      </w:r>
      <w:r w:rsidRPr="00106042">
        <w:t>assess</w:t>
      </w:r>
      <w:r w:rsidR="003A0729" w:rsidRPr="00106042">
        <w:t>ing</w:t>
      </w:r>
      <w:r w:rsidRPr="00106042">
        <w:t xml:space="preserve"> the main attributes of each measurement in terms of </w:t>
      </w:r>
      <w:r w:rsidR="00271088" w:rsidRPr="00106042">
        <w:t>accuracy</w:t>
      </w:r>
      <w:r w:rsidRPr="00106042">
        <w:t xml:space="preserve">, cost, time, feasibility under ‘real-life’ survey conditions, and sensitivity to problems in survey implementation. A summary of main messages is provided in the concluding chapter, which also highlights areas where further validation work is </w:t>
      </w:r>
      <w:r w:rsidR="003A0729" w:rsidRPr="00106042">
        <w:t>needed</w:t>
      </w:r>
      <w:r w:rsidRPr="00106042">
        <w:t>.</w:t>
      </w:r>
    </w:p>
    <w:p w14:paraId="168407B2" w14:textId="77777777" w:rsidR="00F07AD8" w:rsidRDefault="00F07AD8" w:rsidP="00106042">
      <w:pPr>
        <w:spacing w:line="360" w:lineRule="auto"/>
        <w:jc w:val="both"/>
      </w:pPr>
    </w:p>
    <w:p w14:paraId="6227ED63" w14:textId="77777777" w:rsidR="00F07AD8" w:rsidRPr="00106042" w:rsidRDefault="00F07AD8" w:rsidP="00106042">
      <w:pPr>
        <w:spacing w:line="360" w:lineRule="auto"/>
        <w:jc w:val="both"/>
      </w:pPr>
    </w:p>
    <w:p w14:paraId="21B8D839" w14:textId="7C54A9D4" w:rsidR="003652DC" w:rsidRPr="00372827" w:rsidRDefault="003652DC" w:rsidP="0066125A">
      <w:pPr>
        <w:pStyle w:val="Heading2"/>
        <w:numPr>
          <w:ilvl w:val="0"/>
          <w:numId w:val="56"/>
        </w:numPr>
      </w:pPr>
      <w:bookmarkStart w:id="14" w:name="_Toc448919858"/>
      <w:r w:rsidRPr="00372827">
        <w:t>Uses of land area measures from household surveys</w:t>
      </w:r>
      <w:bookmarkEnd w:id="14"/>
    </w:p>
    <w:p w14:paraId="640E7339" w14:textId="29B5ABA4" w:rsidR="00CE2A7E" w:rsidRPr="00106042" w:rsidRDefault="00A86DCC" w:rsidP="0066125A">
      <w:r w:rsidRPr="00106042">
        <w:rPr>
          <w:noProof/>
        </w:rPr>
        <mc:AlternateContent>
          <mc:Choice Requires="wps">
            <w:drawing>
              <wp:inline distT="0" distB="0" distL="0" distR="0" wp14:anchorId="1DAD1FE2" wp14:editId="2A763E5A">
                <wp:extent cx="6436995" cy="885825"/>
                <wp:effectExtent l="0" t="0" r="14605" b="28575"/>
                <wp:docPr id="4" name="Text Box 4"/>
                <wp:cNvGraphicFramePr/>
                <a:graphic xmlns:a="http://schemas.openxmlformats.org/drawingml/2006/main">
                  <a:graphicData uri="http://schemas.microsoft.com/office/word/2010/wordprocessingShape">
                    <wps:wsp>
                      <wps:cNvSpPr txBox="1"/>
                      <wps:spPr>
                        <a:xfrm>
                          <a:off x="0" y="0"/>
                          <a:ext cx="6436995" cy="885825"/>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611C49" w14:textId="5E8B9FEA" w:rsidR="005870A9" w:rsidRPr="00931B30" w:rsidRDefault="005870A9" w:rsidP="00A54F82">
                            <w:pPr>
                              <w:spacing w:before="240"/>
                              <w:jc w:val="both"/>
                              <w:rPr>
                                <w:i/>
                              </w:rPr>
                            </w:pPr>
                            <w:r>
                              <w:rPr>
                                <w:i/>
                              </w:rPr>
                              <w:t>Land area measurement underpins virtually every domain of agricultural economics and policy analysis. Analyses of wealth and inequality, agrarian structures, agricultural yields and productivity, natural resource management, and gender differentials in agriculture all depend on accurate measures of land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1DAD1FE2" id="Text Box 4" o:spid="_x0000_s1029" type="#_x0000_t202" style="width:506.8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" fillcolor="#a9d5e7 [1300]" strokecolor="#1a495c [1604]" strokeweight=".5pt">
                <v:textbox>
                  <w:txbxContent>
                    <w:p w14:paraId="30611C49" w14:textId="5E8B9FEA" w:rsidR="002F1E30" w:rsidRPr="00931B30" w:rsidRDefault="002F1E30" w:rsidP="00A54F82">
                      <w:pPr>
                        <w:spacing w:before="240"/>
                        <w:jc w:val="both"/>
                        <w:rPr>
                          <w:i/>
                        </w:rPr>
                      </w:pPr>
                      <w:r>
                        <w:rPr>
                          <w:i/>
                        </w:rPr>
                        <w:t>Land area measurement underpins virtually every domain of agricultural economics and policy analysis. Analyses of wealth and inequality, agrarian structures, agricultural yields and productivity, natural resource management, and gender differentials in agriculture all depend on accurate measures of land area.</w:t>
                      </w:r>
                    </w:p>
                  </w:txbxContent>
                </v:textbox>
                <w10:anchorlock/>
              </v:shape>
            </w:pict>
          </mc:Fallback>
        </mc:AlternateContent>
      </w:r>
    </w:p>
    <w:p w14:paraId="2969278E" w14:textId="43F4AC29" w:rsidR="005C6B38" w:rsidRDefault="003652DC" w:rsidP="00106042">
      <w:pPr>
        <w:spacing w:line="360" w:lineRule="auto"/>
        <w:jc w:val="both"/>
      </w:pPr>
      <w:r w:rsidRPr="00106042">
        <w:t xml:space="preserve">The uses of land area in the analysis of agricultural issues are too </w:t>
      </w:r>
      <w:r w:rsidR="003A0729" w:rsidRPr="00106042">
        <w:t xml:space="preserve">numerous </w:t>
      </w:r>
      <w:r w:rsidRPr="00106042">
        <w:t xml:space="preserve">to list. As </w:t>
      </w:r>
      <w:r w:rsidR="003A0729" w:rsidRPr="00106042">
        <w:t xml:space="preserve">previously </w:t>
      </w:r>
      <w:r w:rsidRPr="00106042">
        <w:t xml:space="preserve">mentioned, the focus of this </w:t>
      </w:r>
      <w:r w:rsidR="005652E1">
        <w:t>guidebook</w:t>
      </w:r>
      <w:r w:rsidRPr="00106042">
        <w:t xml:space="preserve"> is on area measures not geared only towards yielding point estimates for selected indicators at some level of geographic aggregation, but specifically on data that can be used </w:t>
      </w:r>
      <w:r w:rsidR="003A0729" w:rsidRPr="00106042">
        <w:t xml:space="preserve">to </w:t>
      </w:r>
      <w:r w:rsidRPr="00106042">
        <w:t xml:space="preserve">understand the differences across holdings or households. Bivariate (e.g. cross-tabulation) or multivariate (e.g. regression) analyses of household- or farm-level outcomes require </w:t>
      </w:r>
      <w:r w:rsidR="003A0729" w:rsidRPr="00106042">
        <w:t>the ability</w:t>
      </w:r>
      <w:r w:rsidRPr="00106042">
        <w:t xml:space="preserve"> to link different pieces of information to the basic enumeration unit (generally the household or the farm)</w:t>
      </w:r>
      <w:r w:rsidR="003A0729" w:rsidRPr="00106042">
        <w:t>,</w:t>
      </w:r>
      <w:r w:rsidRPr="00106042">
        <w:t xml:space="preserve"> either by collecting them together in a survey or by devising a system to match them </w:t>
      </w:r>
      <w:r w:rsidR="003A0729" w:rsidRPr="00106042">
        <w:t xml:space="preserve">after the completion of </w:t>
      </w:r>
      <w:r w:rsidRPr="00106042">
        <w:t>data collection. The advantage of having data integrated in this manner is that it allows for comparisons across households and farms, and, in general, analysis of the heterogeneity and variability between households or producers.</w:t>
      </w:r>
    </w:p>
    <w:p w14:paraId="417DF9FB" w14:textId="58EE171F" w:rsidR="005C6B38" w:rsidRPr="00106042" w:rsidRDefault="005C6B38" w:rsidP="00106042">
      <w:pPr>
        <w:spacing w:line="360" w:lineRule="auto"/>
        <w:jc w:val="both"/>
        <w:rPr>
          <w:b/>
        </w:rPr>
      </w:pPr>
      <w:r w:rsidRPr="00106042">
        <w:rPr>
          <w:b/>
        </w:rPr>
        <w:t>Table 1</w:t>
      </w:r>
      <w:r>
        <w:rPr>
          <w:b/>
        </w:rPr>
        <w:t xml:space="preserve"> – Use </w:t>
      </w:r>
      <w:r w:rsidR="00850F34">
        <w:rPr>
          <w:b/>
        </w:rPr>
        <w:t>of L</w:t>
      </w:r>
      <w:r>
        <w:rPr>
          <w:b/>
        </w:rPr>
        <w:t xml:space="preserve">and </w:t>
      </w:r>
      <w:r w:rsidR="00850F34">
        <w:rPr>
          <w:b/>
        </w:rPr>
        <w:t xml:space="preserve">Ownership Classes for Ranking Households, </w:t>
      </w:r>
      <w:r>
        <w:rPr>
          <w:b/>
        </w:rPr>
        <w:t>Uganda</w:t>
      </w:r>
    </w:p>
    <w:tbl>
      <w:tblPr>
        <w:tblW w:w="9356" w:type="dxa"/>
        <w:jc w:val="center"/>
        <w:tblLayout w:type="fixed"/>
        <w:tblLook w:val="04A0" w:firstRow="1" w:lastRow="0" w:firstColumn="1" w:lastColumn="0" w:noHBand="0" w:noVBand="1"/>
      </w:tblPr>
      <w:tblGrid>
        <w:gridCol w:w="1560"/>
        <w:gridCol w:w="1772"/>
        <w:gridCol w:w="2197"/>
        <w:gridCol w:w="1984"/>
        <w:gridCol w:w="1843"/>
      </w:tblGrid>
      <w:tr w:rsidR="006915CD" w:rsidRPr="00190D5F" w14:paraId="2F4C9E26" w14:textId="77777777" w:rsidTr="005B6EA1">
        <w:trPr>
          <w:trHeight w:val="437"/>
          <w:jc w:val="center"/>
        </w:trPr>
        <w:tc>
          <w:tcPr>
            <w:tcW w:w="1560" w:type="dxa"/>
            <w:vMerge w:val="restart"/>
            <w:tcBorders>
              <w:top w:val="single" w:sz="2" w:space="0" w:color="auto"/>
              <w:left w:val="nil"/>
              <w:bottom w:val="single" w:sz="4" w:space="0" w:color="000000"/>
              <w:right w:val="single" w:sz="2" w:space="0" w:color="auto"/>
            </w:tcBorders>
            <w:shd w:val="clear" w:color="auto" w:fill="A9D5E7" w:themeFill="accent1" w:themeFillTint="66"/>
            <w:noWrap/>
            <w:vAlign w:val="center"/>
            <w:hideMark/>
          </w:tcPr>
          <w:p w14:paraId="549FA1D5" w14:textId="77777777" w:rsidR="005C6B38" w:rsidRPr="00190D5F" w:rsidRDefault="005C6B38" w:rsidP="005C6B38">
            <w:pPr>
              <w:spacing w:after="0" w:line="240" w:lineRule="auto"/>
              <w:jc w:val="center"/>
              <w:rPr>
                <w:rFonts w:ascii="Calibri" w:eastAsia="Times New Roman" w:hAnsi="Calibri" w:cs="Times New Roman"/>
                <w:b/>
                <w:bCs/>
                <w:color w:val="000000"/>
                <w:sz w:val="20"/>
                <w:szCs w:val="20"/>
              </w:rPr>
            </w:pPr>
            <w:r w:rsidRPr="00190D5F">
              <w:rPr>
                <w:rFonts w:ascii="Calibri" w:eastAsia="Times New Roman" w:hAnsi="Calibri" w:cs="Times New Roman"/>
                <w:b/>
                <w:bCs/>
                <w:color w:val="000000"/>
                <w:sz w:val="20"/>
                <w:szCs w:val="20"/>
              </w:rPr>
              <w:t>Area owned</w:t>
            </w:r>
          </w:p>
        </w:tc>
        <w:tc>
          <w:tcPr>
            <w:tcW w:w="5953" w:type="dxa"/>
            <w:gridSpan w:val="3"/>
            <w:tcBorders>
              <w:top w:val="single" w:sz="2" w:space="0" w:color="auto"/>
              <w:left w:val="single" w:sz="2" w:space="0" w:color="auto"/>
              <w:right w:val="single" w:sz="2" w:space="0" w:color="auto"/>
            </w:tcBorders>
            <w:shd w:val="clear" w:color="auto" w:fill="A9D5E7" w:themeFill="accent1" w:themeFillTint="66"/>
            <w:noWrap/>
            <w:vAlign w:val="center"/>
            <w:hideMark/>
          </w:tcPr>
          <w:p w14:paraId="0B104F09" w14:textId="77777777" w:rsidR="005C6B38" w:rsidRPr="00190D5F" w:rsidRDefault="005C6B38" w:rsidP="005C6B38">
            <w:pPr>
              <w:spacing w:after="0" w:line="240" w:lineRule="auto"/>
              <w:jc w:val="center"/>
              <w:rPr>
                <w:rFonts w:ascii="Calibri" w:eastAsia="Times New Roman" w:hAnsi="Calibri" w:cs="Times New Roman"/>
                <w:b/>
                <w:bCs/>
                <w:color w:val="000000"/>
                <w:sz w:val="20"/>
                <w:szCs w:val="20"/>
              </w:rPr>
            </w:pPr>
            <w:r w:rsidRPr="00190D5F">
              <w:rPr>
                <w:rFonts w:ascii="Calibri" w:eastAsia="Times New Roman" w:hAnsi="Calibri" w:cs="Times New Roman"/>
                <w:b/>
                <w:bCs/>
                <w:color w:val="000000"/>
                <w:sz w:val="20"/>
                <w:szCs w:val="20"/>
              </w:rPr>
              <w:t>District</w:t>
            </w:r>
          </w:p>
        </w:tc>
        <w:tc>
          <w:tcPr>
            <w:tcW w:w="1843" w:type="dxa"/>
            <w:vMerge w:val="restart"/>
            <w:tcBorders>
              <w:top w:val="single" w:sz="2" w:space="0" w:color="auto"/>
              <w:left w:val="single" w:sz="2" w:space="0" w:color="auto"/>
              <w:bottom w:val="single" w:sz="4" w:space="0" w:color="000000"/>
              <w:right w:val="nil"/>
            </w:tcBorders>
            <w:shd w:val="clear" w:color="auto" w:fill="A9D5E7" w:themeFill="accent1" w:themeFillTint="66"/>
            <w:noWrap/>
            <w:vAlign w:val="center"/>
            <w:hideMark/>
          </w:tcPr>
          <w:p w14:paraId="0BB4B9E8" w14:textId="77777777" w:rsidR="005C6B38" w:rsidRPr="00190D5F" w:rsidRDefault="005C6B38" w:rsidP="005C6B38">
            <w:pPr>
              <w:spacing w:after="0" w:line="240" w:lineRule="auto"/>
              <w:jc w:val="center"/>
              <w:rPr>
                <w:rFonts w:ascii="Calibri" w:eastAsia="Times New Roman" w:hAnsi="Calibri" w:cs="Times New Roman"/>
                <w:b/>
                <w:bCs/>
                <w:color w:val="000000"/>
                <w:sz w:val="20"/>
                <w:szCs w:val="20"/>
              </w:rPr>
            </w:pPr>
            <w:r w:rsidRPr="00190D5F">
              <w:rPr>
                <w:rFonts w:ascii="Calibri" w:eastAsia="Times New Roman" w:hAnsi="Calibri" w:cs="Times New Roman"/>
                <w:b/>
                <w:bCs/>
                <w:color w:val="000000"/>
                <w:sz w:val="20"/>
                <w:szCs w:val="20"/>
              </w:rPr>
              <w:t xml:space="preserve">Total </w:t>
            </w:r>
            <w:r w:rsidRPr="00190D5F">
              <w:rPr>
                <w:rFonts w:ascii="Calibri" w:eastAsia="Times New Roman" w:hAnsi="Calibri" w:cs="Times New Roman"/>
                <w:b/>
                <w:bCs/>
                <w:i/>
                <w:iCs/>
                <w:color w:val="000000"/>
                <w:sz w:val="20"/>
                <w:szCs w:val="20"/>
              </w:rPr>
              <w:t>n</w:t>
            </w:r>
            <w:r w:rsidRPr="00190D5F">
              <w:rPr>
                <w:rFonts w:ascii="Calibri" w:eastAsia="Times New Roman" w:hAnsi="Calibri" w:cs="Times New Roman"/>
                <w:b/>
                <w:bCs/>
                <w:color w:val="000000"/>
                <w:sz w:val="20"/>
                <w:szCs w:val="20"/>
              </w:rPr>
              <w:t xml:space="preserve"> = 315 (%)</w:t>
            </w:r>
          </w:p>
        </w:tc>
      </w:tr>
      <w:tr w:rsidR="006915CD" w:rsidRPr="00190D5F" w14:paraId="2EA92913" w14:textId="77777777" w:rsidTr="005B6EA1">
        <w:trPr>
          <w:trHeight w:val="315"/>
          <w:jc w:val="center"/>
        </w:trPr>
        <w:tc>
          <w:tcPr>
            <w:tcW w:w="1560" w:type="dxa"/>
            <w:vMerge/>
            <w:tcBorders>
              <w:top w:val="single" w:sz="4" w:space="0" w:color="auto"/>
              <w:left w:val="nil"/>
              <w:bottom w:val="single" w:sz="4" w:space="0" w:color="000000"/>
              <w:right w:val="single" w:sz="2" w:space="0" w:color="auto"/>
            </w:tcBorders>
            <w:shd w:val="clear" w:color="auto" w:fill="A9D5E7" w:themeFill="accent1" w:themeFillTint="66"/>
            <w:vAlign w:val="center"/>
            <w:hideMark/>
          </w:tcPr>
          <w:p w14:paraId="295BD95E" w14:textId="77777777" w:rsidR="005C6B38" w:rsidRPr="00190D5F" w:rsidRDefault="005C6B38" w:rsidP="005C6B38">
            <w:pPr>
              <w:spacing w:after="0" w:line="240" w:lineRule="auto"/>
              <w:rPr>
                <w:rFonts w:ascii="Calibri" w:eastAsia="Times New Roman" w:hAnsi="Calibri" w:cs="Times New Roman"/>
                <w:b/>
                <w:bCs/>
                <w:color w:val="000000"/>
                <w:sz w:val="20"/>
                <w:szCs w:val="20"/>
              </w:rPr>
            </w:pPr>
          </w:p>
        </w:tc>
        <w:tc>
          <w:tcPr>
            <w:tcW w:w="1772" w:type="dxa"/>
            <w:tcBorders>
              <w:top w:val="nil"/>
              <w:left w:val="single" w:sz="2" w:space="0" w:color="auto"/>
              <w:bottom w:val="single" w:sz="4" w:space="0" w:color="auto"/>
            </w:tcBorders>
            <w:shd w:val="clear" w:color="auto" w:fill="A9D5E7" w:themeFill="accent1" w:themeFillTint="66"/>
            <w:noWrap/>
            <w:vAlign w:val="center"/>
            <w:hideMark/>
          </w:tcPr>
          <w:p w14:paraId="43AEC284" w14:textId="77777777" w:rsidR="005C6B38" w:rsidRPr="00190D5F" w:rsidRDefault="005C6B38" w:rsidP="005C6B38">
            <w:pPr>
              <w:spacing w:after="0" w:line="240" w:lineRule="auto"/>
              <w:rPr>
                <w:rFonts w:ascii="Calibri" w:eastAsia="Times New Roman" w:hAnsi="Calibri" w:cs="Times New Roman"/>
                <w:b/>
                <w:bCs/>
                <w:color w:val="000000"/>
                <w:sz w:val="20"/>
                <w:szCs w:val="20"/>
              </w:rPr>
            </w:pPr>
            <w:proofErr w:type="spellStart"/>
            <w:r w:rsidRPr="00190D5F">
              <w:rPr>
                <w:rFonts w:ascii="Calibri" w:eastAsia="Times New Roman" w:hAnsi="Calibri" w:cs="Times New Roman"/>
                <w:b/>
                <w:bCs/>
                <w:color w:val="000000"/>
                <w:sz w:val="20"/>
                <w:szCs w:val="20"/>
              </w:rPr>
              <w:t>Mbale</w:t>
            </w:r>
            <w:proofErr w:type="spellEnd"/>
            <w:r w:rsidRPr="00190D5F">
              <w:rPr>
                <w:rFonts w:ascii="Calibri" w:eastAsia="Times New Roman" w:hAnsi="Calibri" w:cs="Times New Roman"/>
                <w:b/>
                <w:bCs/>
                <w:color w:val="000000"/>
                <w:sz w:val="20"/>
                <w:szCs w:val="20"/>
              </w:rPr>
              <w:t xml:space="preserve"> </w:t>
            </w:r>
            <w:r w:rsidRPr="00190D5F">
              <w:rPr>
                <w:rFonts w:ascii="Calibri" w:eastAsia="Times New Roman" w:hAnsi="Calibri" w:cs="Times New Roman"/>
                <w:b/>
                <w:bCs/>
                <w:i/>
                <w:iCs/>
                <w:color w:val="000000"/>
                <w:sz w:val="20"/>
                <w:szCs w:val="20"/>
              </w:rPr>
              <w:t>n</w:t>
            </w:r>
            <w:r w:rsidRPr="00190D5F">
              <w:rPr>
                <w:rFonts w:ascii="Calibri" w:eastAsia="Times New Roman" w:hAnsi="Calibri" w:cs="Times New Roman"/>
                <w:b/>
                <w:bCs/>
                <w:color w:val="000000"/>
                <w:sz w:val="20"/>
                <w:szCs w:val="20"/>
              </w:rPr>
              <w:t>= 105 (%)</w:t>
            </w:r>
          </w:p>
        </w:tc>
        <w:tc>
          <w:tcPr>
            <w:tcW w:w="2197" w:type="dxa"/>
            <w:tcBorders>
              <w:top w:val="nil"/>
              <w:bottom w:val="single" w:sz="4" w:space="0" w:color="auto"/>
            </w:tcBorders>
            <w:shd w:val="clear" w:color="auto" w:fill="A9D5E7" w:themeFill="accent1" w:themeFillTint="66"/>
            <w:noWrap/>
            <w:vAlign w:val="center"/>
            <w:hideMark/>
          </w:tcPr>
          <w:p w14:paraId="226913DA" w14:textId="77777777" w:rsidR="005C6B38" w:rsidRPr="00190D5F" w:rsidRDefault="005C6B38" w:rsidP="005C6B38">
            <w:pPr>
              <w:spacing w:after="0" w:line="240" w:lineRule="auto"/>
              <w:rPr>
                <w:rFonts w:ascii="Calibri" w:eastAsia="Times New Roman" w:hAnsi="Calibri" w:cs="Times New Roman"/>
                <w:b/>
                <w:bCs/>
                <w:color w:val="000000"/>
                <w:sz w:val="20"/>
                <w:szCs w:val="20"/>
              </w:rPr>
            </w:pPr>
            <w:proofErr w:type="spellStart"/>
            <w:r w:rsidRPr="00190D5F">
              <w:rPr>
                <w:rFonts w:ascii="Calibri" w:eastAsia="Times New Roman" w:hAnsi="Calibri" w:cs="Times New Roman"/>
                <w:b/>
                <w:bCs/>
                <w:color w:val="000000"/>
                <w:sz w:val="20"/>
                <w:szCs w:val="20"/>
              </w:rPr>
              <w:t>Kamuli</w:t>
            </w:r>
            <w:proofErr w:type="spellEnd"/>
            <w:r w:rsidRPr="00190D5F">
              <w:rPr>
                <w:rFonts w:ascii="Calibri" w:eastAsia="Times New Roman" w:hAnsi="Calibri" w:cs="Times New Roman"/>
                <w:b/>
                <w:bCs/>
                <w:color w:val="000000"/>
                <w:sz w:val="20"/>
                <w:szCs w:val="20"/>
              </w:rPr>
              <w:t xml:space="preserve"> </w:t>
            </w:r>
            <w:r w:rsidRPr="00190D5F">
              <w:rPr>
                <w:rFonts w:ascii="Calibri" w:eastAsia="Times New Roman" w:hAnsi="Calibri" w:cs="Times New Roman"/>
                <w:b/>
                <w:bCs/>
                <w:i/>
                <w:iCs/>
                <w:color w:val="000000"/>
                <w:sz w:val="20"/>
                <w:szCs w:val="20"/>
              </w:rPr>
              <w:t>n</w:t>
            </w:r>
            <w:r w:rsidRPr="00190D5F">
              <w:rPr>
                <w:rFonts w:ascii="Calibri" w:eastAsia="Times New Roman" w:hAnsi="Calibri" w:cs="Times New Roman"/>
                <w:b/>
                <w:bCs/>
                <w:color w:val="000000"/>
                <w:sz w:val="20"/>
                <w:szCs w:val="20"/>
              </w:rPr>
              <w:t xml:space="preserve"> = 105 (%)</w:t>
            </w:r>
          </w:p>
        </w:tc>
        <w:tc>
          <w:tcPr>
            <w:tcW w:w="1984" w:type="dxa"/>
            <w:tcBorders>
              <w:top w:val="nil"/>
              <w:bottom w:val="single" w:sz="4" w:space="0" w:color="auto"/>
              <w:right w:val="single" w:sz="2" w:space="0" w:color="auto"/>
            </w:tcBorders>
            <w:shd w:val="clear" w:color="auto" w:fill="A9D5E7" w:themeFill="accent1" w:themeFillTint="66"/>
            <w:noWrap/>
            <w:vAlign w:val="center"/>
            <w:hideMark/>
          </w:tcPr>
          <w:p w14:paraId="342B5A21" w14:textId="77777777" w:rsidR="005C6B38" w:rsidRPr="00190D5F" w:rsidRDefault="005C6B38" w:rsidP="005C6B38">
            <w:pPr>
              <w:spacing w:after="0" w:line="240" w:lineRule="auto"/>
              <w:rPr>
                <w:rFonts w:ascii="Calibri" w:eastAsia="Times New Roman" w:hAnsi="Calibri" w:cs="Times New Roman"/>
                <w:b/>
                <w:bCs/>
                <w:color w:val="000000"/>
                <w:sz w:val="20"/>
                <w:szCs w:val="20"/>
              </w:rPr>
            </w:pPr>
            <w:proofErr w:type="spellStart"/>
            <w:r w:rsidRPr="00190D5F">
              <w:rPr>
                <w:rFonts w:ascii="Calibri" w:eastAsia="Times New Roman" w:hAnsi="Calibri" w:cs="Times New Roman"/>
                <w:b/>
                <w:bCs/>
                <w:color w:val="000000"/>
                <w:sz w:val="20"/>
                <w:szCs w:val="20"/>
              </w:rPr>
              <w:t>Mubende</w:t>
            </w:r>
            <w:proofErr w:type="spellEnd"/>
            <w:r w:rsidRPr="00190D5F">
              <w:rPr>
                <w:rFonts w:ascii="Calibri" w:eastAsia="Times New Roman" w:hAnsi="Calibri" w:cs="Times New Roman"/>
                <w:b/>
                <w:bCs/>
                <w:color w:val="000000"/>
                <w:sz w:val="20"/>
                <w:szCs w:val="20"/>
              </w:rPr>
              <w:t xml:space="preserve"> </w:t>
            </w:r>
            <w:r w:rsidRPr="00190D5F">
              <w:rPr>
                <w:rFonts w:ascii="Calibri" w:eastAsia="Times New Roman" w:hAnsi="Calibri" w:cs="Times New Roman"/>
                <w:b/>
                <w:bCs/>
                <w:i/>
                <w:iCs/>
                <w:color w:val="000000"/>
                <w:sz w:val="20"/>
                <w:szCs w:val="20"/>
              </w:rPr>
              <w:t>n</w:t>
            </w:r>
            <w:r w:rsidRPr="00190D5F">
              <w:rPr>
                <w:rFonts w:ascii="Calibri" w:eastAsia="Times New Roman" w:hAnsi="Calibri" w:cs="Times New Roman"/>
                <w:b/>
                <w:bCs/>
                <w:color w:val="000000"/>
                <w:sz w:val="20"/>
                <w:szCs w:val="20"/>
              </w:rPr>
              <w:t xml:space="preserve"> = 105 (%)</w:t>
            </w:r>
          </w:p>
        </w:tc>
        <w:tc>
          <w:tcPr>
            <w:tcW w:w="1843" w:type="dxa"/>
            <w:vMerge/>
            <w:tcBorders>
              <w:top w:val="single" w:sz="4" w:space="0" w:color="auto"/>
              <w:left w:val="single" w:sz="2" w:space="0" w:color="auto"/>
              <w:bottom w:val="single" w:sz="4" w:space="0" w:color="000000"/>
              <w:right w:val="nil"/>
            </w:tcBorders>
            <w:shd w:val="clear" w:color="auto" w:fill="A9D5E7" w:themeFill="accent1" w:themeFillTint="66"/>
            <w:vAlign w:val="center"/>
            <w:hideMark/>
          </w:tcPr>
          <w:p w14:paraId="7E2D65D9" w14:textId="77777777" w:rsidR="005C6B38" w:rsidRPr="00190D5F" w:rsidRDefault="005C6B38" w:rsidP="005C6B38">
            <w:pPr>
              <w:spacing w:after="0" w:line="240" w:lineRule="auto"/>
              <w:rPr>
                <w:rFonts w:ascii="Calibri" w:eastAsia="Times New Roman" w:hAnsi="Calibri" w:cs="Times New Roman"/>
                <w:b/>
                <w:bCs/>
                <w:color w:val="000000"/>
                <w:sz w:val="20"/>
                <w:szCs w:val="20"/>
              </w:rPr>
            </w:pPr>
          </w:p>
        </w:tc>
      </w:tr>
      <w:tr w:rsidR="006915CD" w:rsidRPr="00190D5F" w14:paraId="58B44A4A" w14:textId="77777777" w:rsidTr="005B6EA1">
        <w:trPr>
          <w:trHeight w:val="315"/>
          <w:jc w:val="center"/>
        </w:trPr>
        <w:tc>
          <w:tcPr>
            <w:tcW w:w="1560" w:type="dxa"/>
            <w:tcBorders>
              <w:top w:val="nil"/>
              <w:left w:val="nil"/>
              <w:bottom w:val="nil"/>
              <w:right w:val="single" w:sz="2" w:space="0" w:color="auto"/>
            </w:tcBorders>
            <w:shd w:val="clear" w:color="auto" w:fill="auto"/>
            <w:noWrap/>
            <w:vAlign w:val="bottom"/>
            <w:hideMark/>
          </w:tcPr>
          <w:p w14:paraId="2A997F77" w14:textId="77777777" w:rsidR="005C6B38" w:rsidRPr="00190D5F" w:rsidRDefault="005C6B38" w:rsidP="005C6B38">
            <w:pPr>
              <w:spacing w:after="0" w:line="240" w:lineRule="auto"/>
              <w:jc w:val="center"/>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&lt;0.5 ha</w:t>
            </w:r>
          </w:p>
        </w:tc>
        <w:tc>
          <w:tcPr>
            <w:tcW w:w="1772" w:type="dxa"/>
            <w:tcBorders>
              <w:top w:val="nil"/>
              <w:left w:val="single" w:sz="2" w:space="0" w:color="auto"/>
              <w:bottom w:val="nil"/>
            </w:tcBorders>
            <w:shd w:val="clear" w:color="auto" w:fill="auto"/>
            <w:noWrap/>
            <w:vAlign w:val="bottom"/>
            <w:hideMark/>
          </w:tcPr>
          <w:p w14:paraId="5DBBCF98"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34.3</w:t>
            </w:r>
          </w:p>
        </w:tc>
        <w:tc>
          <w:tcPr>
            <w:tcW w:w="2197" w:type="dxa"/>
            <w:tcBorders>
              <w:top w:val="nil"/>
              <w:bottom w:val="nil"/>
            </w:tcBorders>
            <w:shd w:val="clear" w:color="auto" w:fill="auto"/>
            <w:noWrap/>
            <w:vAlign w:val="bottom"/>
            <w:hideMark/>
          </w:tcPr>
          <w:p w14:paraId="0917F27B"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67.6</w:t>
            </w:r>
          </w:p>
        </w:tc>
        <w:tc>
          <w:tcPr>
            <w:tcW w:w="1984" w:type="dxa"/>
            <w:tcBorders>
              <w:top w:val="nil"/>
              <w:bottom w:val="nil"/>
              <w:right w:val="single" w:sz="2" w:space="0" w:color="auto"/>
            </w:tcBorders>
            <w:shd w:val="clear" w:color="auto" w:fill="auto"/>
            <w:noWrap/>
            <w:vAlign w:val="bottom"/>
            <w:hideMark/>
          </w:tcPr>
          <w:p w14:paraId="76BE209D"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21.9</w:t>
            </w:r>
          </w:p>
        </w:tc>
        <w:tc>
          <w:tcPr>
            <w:tcW w:w="1843" w:type="dxa"/>
            <w:tcBorders>
              <w:top w:val="nil"/>
              <w:left w:val="single" w:sz="2" w:space="0" w:color="auto"/>
              <w:bottom w:val="nil"/>
              <w:right w:val="nil"/>
            </w:tcBorders>
            <w:shd w:val="clear" w:color="auto" w:fill="auto"/>
            <w:noWrap/>
            <w:vAlign w:val="bottom"/>
            <w:hideMark/>
          </w:tcPr>
          <w:p w14:paraId="76F60F42"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41.3</w:t>
            </w:r>
          </w:p>
        </w:tc>
      </w:tr>
      <w:tr w:rsidR="006915CD" w:rsidRPr="00190D5F" w14:paraId="53E67DF8" w14:textId="77777777" w:rsidTr="005B6EA1">
        <w:trPr>
          <w:trHeight w:val="278"/>
          <w:jc w:val="center"/>
        </w:trPr>
        <w:tc>
          <w:tcPr>
            <w:tcW w:w="1560" w:type="dxa"/>
            <w:tcBorders>
              <w:top w:val="nil"/>
              <w:left w:val="nil"/>
              <w:bottom w:val="nil"/>
              <w:right w:val="single" w:sz="2" w:space="0" w:color="auto"/>
            </w:tcBorders>
            <w:shd w:val="clear" w:color="auto" w:fill="auto"/>
            <w:noWrap/>
            <w:vAlign w:val="bottom"/>
            <w:hideMark/>
          </w:tcPr>
          <w:p w14:paraId="1792E7B4" w14:textId="77777777" w:rsidR="005C6B38" w:rsidRPr="00190D5F" w:rsidRDefault="005C6B38" w:rsidP="005C6B38">
            <w:pPr>
              <w:spacing w:after="0" w:line="240" w:lineRule="auto"/>
              <w:jc w:val="center"/>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0.5-1 ha</w:t>
            </w:r>
          </w:p>
        </w:tc>
        <w:tc>
          <w:tcPr>
            <w:tcW w:w="1772" w:type="dxa"/>
            <w:tcBorders>
              <w:top w:val="nil"/>
              <w:left w:val="single" w:sz="2" w:space="0" w:color="auto"/>
              <w:bottom w:val="nil"/>
            </w:tcBorders>
            <w:shd w:val="clear" w:color="auto" w:fill="auto"/>
            <w:noWrap/>
            <w:vAlign w:val="bottom"/>
            <w:hideMark/>
          </w:tcPr>
          <w:p w14:paraId="79CFB0AA"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26.7</w:t>
            </w:r>
          </w:p>
        </w:tc>
        <w:tc>
          <w:tcPr>
            <w:tcW w:w="2197" w:type="dxa"/>
            <w:tcBorders>
              <w:top w:val="nil"/>
              <w:bottom w:val="nil"/>
            </w:tcBorders>
            <w:shd w:val="clear" w:color="auto" w:fill="auto"/>
            <w:noWrap/>
            <w:vAlign w:val="bottom"/>
            <w:hideMark/>
          </w:tcPr>
          <w:p w14:paraId="2FB96684"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11.4</w:t>
            </w:r>
          </w:p>
        </w:tc>
        <w:tc>
          <w:tcPr>
            <w:tcW w:w="1984" w:type="dxa"/>
            <w:tcBorders>
              <w:top w:val="nil"/>
              <w:bottom w:val="nil"/>
              <w:right w:val="single" w:sz="2" w:space="0" w:color="auto"/>
            </w:tcBorders>
            <w:shd w:val="clear" w:color="auto" w:fill="auto"/>
            <w:noWrap/>
            <w:vAlign w:val="bottom"/>
            <w:hideMark/>
          </w:tcPr>
          <w:p w14:paraId="769E9A0F"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14.3</w:t>
            </w:r>
          </w:p>
        </w:tc>
        <w:tc>
          <w:tcPr>
            <w:tcW w:w="1843" w:type="dxa"/>
            <w:tcBorders>
              <w:top w:val="nil"/>
              <w:left w:val="single" w:sz="2" w:space="0" w:color="auto"/>
              <w:bottom w:val="nil"/>
              <w:right w:val="nil"/>
            </w:tcBorders>
            <w:shd w:val="clear" w:color="auto" w:fill="auto"/>
            <w:noWrap/>
            <w:vAlign w:val="bottom"/>
            <w:hideMark/>
          </w:tcPr>
          <w:p w14:paraId="3D8935EC"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17.5</w:t>
            </w:r>
          </w:p>
        </w:tc>
      </w:tr>
      <w:tr w:rsidR="006915CD" w:rsidRPr="00190D5F" w14:paraId="058149BA" w14:textId="77777777" w:rsidTr="005B6EA1">
        <w:trPr>
          <w:trHeight w:val="315"/>
          <w:jc w:val="center"/>
        </w:trPr>
        <w:tc>
          <w:tcPr>
            <w:tcW w:w="1560" w:type="dxa"/>
            <w:tcBorders>
              <w:top w:val="nil"/>
              <w:left w:val="nil"/>
              <w:bottom w:val="nil"/>
              <w:right w:val="single" w:sz="2" w:space="0" w:color="auto"/>
            </w:tcBorders>
            <w:shd w:val="clear" w:color="auto" w:fill="auto"/>
            <w:noWrap/>
            <w:vAlign w:val="bottom"/>
            <w:hideMark/>
          </w:tcPr>
          <w:p w14:paraId="4C7B67C3" w14:textId="77777777" w:rsidR="005C6B38" w:rsidRPr="00190D5F" w:rsidRDefault="005C6B38" w:rsidP="005C6B38">
            <w:pPr>
              <w:spacing w:after="0" w:line="240" w:lineRule="auto"/>
              <w:jc w:val="center"/>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1-2 ha</w:t>
            </w:r>
          </w:p>
        </w:tc>
        <w:tc>
          <w:tcPr>
            <w:tcW w:w="1772" w:type="dxa"/>
            <w:tcBorders>
              <w:top w:val="nil"/>
              <w:left w:val="single" w:sz="2" w:space="0" w:color="auto"/>
              <w:bottom w:val="nil"/>
            </w:tcBorders>
            <w:shd w:val="clear" w:color="auto" w:fill="auto"/>
            <w:noWrap/>
            <w:vAlign w:val="bottom"/>
            <w:hideMark/>
          </w:tcPr>
          <w:p w14:paraId="3548876C"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16.2</w:t>
            </w:r>
          </w:p>
        </w:tc>
        <w:tc>
          <w:tcPr>
            <w:tcW w:w="2197" w:type="dxa"/>
            <w:tcBorders>
              <w:top w:val="nil"/>
              <w:bottom w:val="nil"/>
            </w:tcBorders>
            <w:shd w:val="clear" w:color="auto" w:fill="auto"/>
            <w:noWrap/>
            <w:vAlign w:val="bottom"/>
            <w:hideMark/>
          </w:tcPr>
          <w:p w14:paraId="3A7FFD12"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11.4</w:t>
            </w:r>
          </w:p>
        </w:tc>
        <w:tc>
          <w:tcPr>
            <w:tcW w:w="1984" w:type="dxa"/>
            <w:tcBorders>
              <w:top w:val="nil"/>
              <w:bottom w:val="nil"/>
              <w:right w:val="single" w:sz="2" w:space="0" w:color="auto"/>
            </w:tcBorders>
            <w:shd w:val="clear" w:color="auto" w:fill="auto"/>
            <w:noWrap/>
            <w:vAlign w:val="bottom"/>
            <w:hideMark/>
          </w:tcPr>
          <w:p w14:paraId="5B1C7647"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26.7</w:t>
            </w:r>
          </w:p>
        </w:tc>
        <w:tc>
          <w:tcPr>
            <w:tcW w:w="1843" w:type="dxa"/>
            <w:tcBorders>
              <w:top w:val="nil"/>
              <w:left w:val="single" w:sz="2" w:space="0" w:color="auto"/>
              <w:bottom w:val="nil"/>
              <w:right w:val="nil"/>
            </w:tcBorders>
            <w:shd w:val="clear" w:color="auto" w:fill="auto"/>
            <w:noWrap/>
            <w:vAlign w:val="bottom"/>
            <w:hideMark/>
          </w:tcPr>
          <w:p w14:paraId="6DF25A5B"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18.1</w:t>
            </w:r>
          </w:p>
        </w:tc>
      </w:tr>
      <w:tr w:rsidR="006915CD" w:rsidRPr="00190D5F" w14:paraId="387476E9" w14:textId="77777777" w:rsidTr="005B6EA1">
        <w:trPr>
          <w:trHeight w:val="315"/>
          <w:jc w:val="center"/>
        </w:trPr>
        <w:tc>
          <w:tcPr>
            <w:tcW w:w="1560" w:type="dxa"/>
            <w:tcBorders>
              <w:top w:val="nil"/>
              <w:left w:val="nil"/>
              <w:bottom w:val="nil"/>
              <w:right w:val="single" w:sz="2" w:space="0" w:color="auto"/>
            </w:tcBorders>
            <w:shd w:val="clear" w:color="auto" w:fill="auto"/>
            <w:noWrap/>
            <w:vAlign w:val="bottom"/>
            <w:hideMark/>
          </w:tcPr>
          <w:p w14:paraId="4BF61101" w14:textId="77777777" w:rsidR="005C6B38" w:rsidRPr="00190D5F" w:rsidRDefault="005C6B38" w:rsidP="005C6B38">
            <w:pPr>
              <w:spacing w:after="0" w:line="240" w:lineRule="auto"/>
              <w:jc w:val="center"/>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2-3 ha</w:t>
            </w:r>
          </w:p>
        </w:tc>
        <w:tc>
          <w:tcPr>
            <w:tcW w:w="1772" w:type="dxa"/>
            <w:tcBorders>
              <w:top w:val="nil"/>
              <w:left w:val="single" w:sz="2" w:space="0" w:color="auto"/>
              <w:bottom w:val="nil"/>
            </w:tcBorders>
            <w:shd w:val="clear" w:color="auto" w:fill="auto"/>
            <w:noWrap/>
            <w:vAlign w:val="bottom"/>
            <w:hideMark/>
          </w:tcPr>
          <w:p w14:paraId="39F72230"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  </w:t>
            </w:r>
            <w:r w:rsidRPr="00190D5F">
              <w:rPr>
                <w:rFonts w:ascii="Calibri" w:eastAsia="Times New Roman" w:hAnsi="Calibri" w:cs="Times New Roman"/>
                <w:color w:val="000000"/>
                <w:sz w:val="20"/>
                <w:szCs w:val="20"/>
              </w:rPr>
              <w:t>6.7</w:t>
            </w:r>
          </w:p>
        </w:tc>
        <w:tc>
          <w:tcPr>
            <w:tcW w:w="2197" w:type="dxa"/>
            <w:tcBorders>
              <w:top w:val="nil"/>
              <w:bottom w:val="nil"/>
            </w:tcBorders>
            <w:shd w:val="clear" w:color="auto" w:fill="auto"/>
            <w:noWrap/>
            <w:vAlign w:val="bottom"/>
            <w:hideMark/>
          </w:tcPr>
          <w:p w14:paraId="58E76892"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  </w:t>
            </w:r>
            <w:r w:rsidRPr="00190D5F">
              <w:rPr>
                <w:rFonts w:ascii="Calibri" w:eastAsia="Times New Roman" w:hAnsi="Calibri" w:cs="Times New Roman"/>
                <w:color w:val="000000"/>
                <w:sz w:val="20"/>
                <w:szCs w:val="20"/>
              </w:rPr>
              <w:t>2.9</w:t>
            </w:r>
          </w:p>
        </w:tc>
        <w:tc>
          <w:tcPr>
            <w:tcW w:w="1984" w:type="dxa"/>
            <w:tcBorders>
              <w:top w:val="nil"/>
              <w:bottom w:val="nil"/>
              <w:right w:val="single" w:sz="2" w:space="0" w:color="auto"/>
            </w:tcBorders>
            <w:shd w:val="clear" w:color="auto" w:fill="auto"/>
            <w:noWrap/>
            <w:vAlign w:val="bottom"/>
            <w:hideMark/>
          </w:tcPr>
          <w:p w14:paraId="40A3A0C6"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14.3</w:t>
            </w:r>
          </w:p>
        </w:tc>
        <w:tc>
          <w:tcPr>
            <w:tcW w:w="1843" w:type="dxa"/>
            <w:tcBorders>
              <w:top w:val="nil"/>
              <w:left w:val="single" w:sz="2" w:space="0" w:color="auto"/>
              <w:bottom w:val="nil"/>
              <w:right w:val="nil"/>
            </w:tcBorders>
            <w:shd w:val="clear" w:color="auto" w:fill="auto"/>
            <w:noWrap/>
            <w:vAlign w:val="bottom"/>
            <w:hideMark/>
          </w:tcPr>
          <w:p w14:paraId="605BAFCF"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  </w:t>
            </w:r>
            <w:r w:rsidRPr="00190D5F">
              <w:rPr>
                <w:rFonts w:ascii="Calibri" w:eastAsia="Times New Roman" w:hAnsi="Calibri" w:cs="Times New Roman"/>
                <w:color w:val="000000"/>
                <w:sz w:val="20"/>
                <w:szCs w:val="20"/>
              </w:rPr>
              <w:t>7.9</w:t>
            </w:r>
          </w:p>
        </w:tc>
      </w:tr>
      <w:tr w:rsidR="006915CD" w:rsidRPr="00190D5F" w14:paraId="43511556" w14:textId="77777777" w:rsidTr="005B6EA1">
        <w:trPr>
          <w:trHeight w:val="315"/>
          <w:jc w:val="center"/>
        </w:trPr>
        <w:tc>
          <w:tcPr>
            <w:tcW w:w="1560" w:type="dxa"/>
            <w:tcBorders>
              <w:top w:val="nil"/>
              <w:left w:val="nil"/>
              <w:bottom w:val="nil"/>
              <w:right w:val="single" w:sz="2" w:space="0" w:color="auto"/>
            </w:tcBorders>
            <w:shd w:val="clear" w:color="auto" w:fill="auto"/>
            <w:noWrap/>
            <w:vAlign w:val="bottom"/>
            <w:hideMark/>
          </w:tcPr>
          <w:p w14:paraId="670292E5" w14:textId="77777777" w:rsidR="005C6B38" w:rsidRPr="00190D5F" w:rsidRDefault="005C6B38" w:rsidP="005C6B38">
            <w:pPr>
              <w:spacing w:after="0" w:line="240" w:lineRule="auto"/>
              <w:jc w:val="center"/>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3-4 ha</w:t>
            </w:r>
          </w:p>
        </w:tc>
        <w:tc>
          <w:tcPr>
            <w:tcW w:w="1772" w:type="dxa"/>
            <w:tcBorders>
              <w:top w:val="nil"/>
              <w:left w:val="single" w:sz="2" w:space="0" w:color="auto"/>
              <w:bottom w:val="nil"/>
            </w:tcBorders>
            <w:shd w:val="clear" w:color="auto" w:fill="auto"/>
            <w:noWrap/>
            <w:vAlign w:val="bottom"/>
            <w:hideMark/>
          </w:tcPr>
          <w:p w14:paraId="68CA5B9E"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  </w:t>
            </w:r>
            <w:r w:rsidRPr="00190D5F">
              <w:rPr>
                <w:rFonts w:ascii="Calibri" w:eastAsia="Times New Roman" w:hAnsi="Calibri" w:cs="Times New Roman"/>
                <w:color w:val="000000"/>
                <w:sz w:val="20"/>
                <w:szCs w:val="20"/>
              </w:rPr>
              <w:t>4.8</w:t>
            </w:r>
          </w:p>
        </w:tc>
        <w:tc>
          <w:tcPr>
            <w:tcW w:w="2197" w:type="dxa"/>
            <w:tcBorders>
              <w:top w:val="nil"/>
              <w:bottom w:val="nil"/>
            </w:tcBorders>
            <w:shd w:val="clear" w:color="auto" w:fill="auto"/>
            <w:noWrap/>
            <w:vAlign w:val="bottom"/>
            <w:hideMark/>
          </w:tcPr>
          <w:p w14:paraId="3629A2FA"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  </w:t>
            </w:r>
            <w:r w:rsidRPr="00190D5F">
              <w:rPr>
                <w:rFonts w:ascii="Calibri" w:eastAsia="Times New Roman" w:hAnsi="Calibri" w:cs="Times New Roman"/>
                <w:color w:val="000000"/>
                <w:sz w:val="20"/>
                <w:szCs w:val="20"/>
              </w:rPr>
              <w:t>1</w:t>
            </w:r>
            <w:r>
              <w:rPr>
                <w:rFonts w:ascii="Calibri" w:eastAsia="Times New Roman" w:hAnsi="Calibri" w:cs="Times New Roman"/>
                <w:color w:val="000000"/>
                <w:sz w:val="20"/>
                <w:szCs w:val="20"/>
              </w:rPr>
              <w:t>.0</w:t>
            </w:r>
          </w:p>
        </w:tc>
        <w:tc>
          <w:tcPr>
            <w:tcW w:w="1984" w:type="dxa"/>
            <w:tcBorders>
              <w:top w:val="nil"/>
              <w:bottom w:val="nil"/>
              <w:right w:val="single" w:sz="2" w:space="0" w:color="auto"/>
            </w:tcBorders>
            <w:shd w:val="clear" w:color="auto" w:fill="auto"/>
            <w:noWrap/>
            <w:vAlign w:val="bottom"/>
            <w:hideMark/>
          </w:tcPr>
          <w:p w14:paraId="765E1DD8"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  </w:t>
            </w:r>
            <w:r w:rsidRPr="00190D5F">
              <w:rPr>
                <w:rFonts w:ascii="Calibri" w:eastAsia="Times New Roman" w:hAnsi="Calibri" w:cs="Times New Roman"/>
                <w:color w:val="000000"/>
                <w:sz w:val="20"/>
                <w:szCs w:val="20"/>
              </w:rPr>
              <w:t>9.5</w:t>
            </w:r>
          </w:p>
        </w:tc>
        <w:tc>
          <w:tcPr>
            <w:tcW w:w="1843" w:type="dxa"/>
            <w:tcBorders>
              <w:top w:val="nil"/>
              <w:left w:val="single" w:sz="2" w:space="0" w:color="auto"/>
              <w:bottom w:val="nil"/>
              <w:right w:val="nil"/>
            </w:tcBorders>
            <w:shd w:val="clear" w:color="auto" w:fill="auto"/>
            <w:noWrap/>
            <w:vAlign w:val="bottom"/>
            <w:hideMark/>
          </w:tcPr>
          <w:p w14:paraId="13ABDD2F"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  </w:t>
            </w:r>
            <w:r w:rsidRPr="00190D5F">
              <w:rPr>
                <w:rFonts w:ascii="Calibri" w:eastAsia="Times New Roman" w:hAnsi="Calibri" w:cs="Times New Roman"/>
                <w:color w:val="000000"/>
                <w:sz w:val="20"/>
                <w:szCs w:val="20"/>
              </w:rPr>
              <w:t>5.1</w:t>
            </w:r>
          </w:p>
        </w:tc>
      </w:tr>
      <w:tr w:rsidR="006915CD" w:rsidRPr="00190D5F" w14:paraId="540A716F" w14:textId="77777777" w:rsidTr="005B6EA1">
        <w:trPr>
          <w:trHeight w:val="315"/>
          <w:jc w:val="center"/>
        </w:trPr>
        <w:tc>
          <w:tcPr>
            <w:tcW w:w="1560" w:type="dxa"/>
            <w:tcBorders>
              <w:top w:val="nil"/>
              <w:left w:val="nil"/>
              <w:bottom w:val="nil"/>
              <w:right w:val="single" w:sz="2" w:space="0" w:color="auto"/>
            </w:tcBorders>
            <w:shd w:val="clear" w:color="auto" w:fill="auto"/>
            <w:noWrap/>
            <w:vAlign w:val="bottom"/>
            <w:hideMark/>
          </w:tcPr>
          <w:p w14:paraId="18AC661A" w14:textId="77777777" w:rsidR="005C6B38" w:rsidRPr="00190D5F" w:rsidRDefault="005C6B38" w:rsidP="005C6B38">
            <w:pPr>
              <w:spacing w:after="0" w:line="240" w:lineRule="auto"/>
              <w:jc w:val="center"/>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&gt;4 ha</w:t>
            </w:r>
          </w:p>
        </w:tc>
        <w:tc>
          <w:tcPr>
            <w:tcW w:w="1772" w:type="dxa"/>
            <w:tcBorders>
              <w:top w:val="nil"/>
              <w:left w:val="single" w:sz="2" w:space="0" w:color="auto"/>
              <w:bottom w:val="nil"/>
            </w:tcBorders>
            <w:shd w:val="clear" w:color="auto" w:fill="auto"/>
            <w:noWrap/>
            <w:vAlign w:val="bottom"/>
            <w:hideMark/>
          </w:tcPr>
          <w:p w14:paraId="28D5AF77" w14:textId="77777777" w:rsidR="005C6B38" w:rsidRPr="00190D5F" w:rsidRDefault="005C6B38" w:rsidP="005C6B38">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                </w:t>
            </w:r>
            <w:r w:rsidRPr="00190D5F">
              <w:rPr>
                <w:rFonts w:ascii="Calibri" w:eastAsia="Times New Roman" w:hAnsi="Calibri" w:cs="Times New Roman"/>
                <w:color w:val="000000"/>
                <w:sz w:val="20"/>
                <w:szCs w:val="20"/>
              </w:rPr>
              <w:t>11.4</w:t>
            </w:r>
          </w:p>
        </w:tc>
        <w:tc>
          <w:tcPr>
            <w:tcW w:w="2197" w:type="dxa"/>
            <w:tcBorders>
              <w:top w:val="nil"/>
              <w:bottom w:val="nil"/>
            </w:tcBorders>
            <w:shd w:val="clear" w:color="auto" w:fill="auto"/>
            <w:noWrap/>
            <w:vAlign w:val="bottom"/>
            <w:hideMark/>
          </w:tcPr>
          <w:p w14:paraId="28B92EAA"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  </w:t>
            </w:r>
            <w:r w:rsidRPr="00190D5F">
              <w:rPr>
                <w:rFonts w:ascii="Calibri" w:eastAsia="Times New Roman" w:hAnsi="Calibri" w:cs="Times New Roman"/>
                <w:color w:val="000000"/>
                <w:sz w:val="20"/>
                <w:szCs w:val="20"/>
              </w:rPr>
              <w:t>5.7</w:t>
            </w:r>
          </w:p>
        </w:tc>
        <w:tc>
          <w:tcPr>
            <w:tcW w:w="1984" w:type="dxa"/>
            <w:tcBorders>
              <w:top w:val="nil"/>
              <w:bottom w:val="nil"/>
              <w:right w:val="single" w:sz="2" w:space="0" w:color="auto"/>
            </w:tcBorders>
            <w:shd w:val="clear" w:color="auto" w:fill="auto"/>
            <w:noWrap/>
            <w:vAlign w:val="bottom"/>
            <w:hideMark/>
          </w:tcPr>
          <w:p w14:paraId="633FFFB4"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13.3</w:t>
            </w:r>
          </w:p>
        </w:tc>
        <w:tc>
          <w:tcPr>
            <w:tcW w:w="1843" w:type="dxa"/>
            <w:tcBorders>
              <w:top w:val="nil"/>
              <w:left w:val="single" w:sz="2" w:space="0" w:color="auto"/>
              <w:bottom w:val="nil"/>
              <w:right w:val="nil"/>
            </w:tcBorders>
            <w:shd w:val="clear" w:color="auto" w:fill="auto"/>
            <w:noWrap/>
            <w:vAlign w:val="bottom"/>
            <w:hideMark/>
          </w:tcPr>
          <w:p w14:paraId="29419554" w14:textId="77777777" w:rsidR="005C6B38" w:rsidRPr="00190D5F" w:rsidRDefault="005C6B38" w:rsidP="005C6B38">
            <w:pPr>
              <w:spacing w:after="0" w:line="240" w:lineRule="auto"/>
              <w:ind w:left="720"/>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10.2</w:t>
            </w:r>
          </w:p>
        </w:tc>
      </w:tr>
      <w:tr w:rsidR="006915CD" w:rsidRPr="00190D5F" w14:paraId="5B67C7E1" w14:textId="77777777" w:rsidTr="005B6EA1">
        <w:trPr>
          <w:trHeight w:val="315"/>
          <w:jc w:val="center"/>
        </w:trPr>
        <w:tc>
          <w:tcPr>
            <w:tcW w:w="1560" w:type="dxa"/>
            <w:tcBorders>
              <w:top w:val="nil"/>
              <w:left w:val="nil"/>
              <w:bottom w:val="single" w:sz="4" w:space="0" w:color="auto"/>
              <w:right w:val="single" w:sz="2" w:space="0" w:color="auto"/>
            </w:tcBorders>
            <w:shd w:val="clear" w:color="auto" w:fill="auto"/>
            <w:noWrap/>
            <w:vAlign w:val="bottom"/>
            <w:hideMark/>
          </w:tcPr>
          <w:p w14:paraId="5A136DA1" w14:textId="77777777" w:rsidR="005C6B38" w:rsidRPr="00190D5F" w:rsidRDefault="005C6B38" w:rsidP="005C6B38">
            <w:pPr>
              <w:spacing w:after="0" w:line="240" w:lineRule="auto"/>
              <w:jc w:val="center"/>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Total</w:t>
            </w:r>
          </w:p>
        </w:tc>
        <w:tc>
          <w:tcPr>
            <w:tcW w:w="1772" w:type="dxa"/>
            <w:tcBorders>
              <w:top w:val="nil"/>
              <w:left w:val="single" w:sz="2" w:space="0" w:color="auto"/>
              <w:bottom w:val="single" w:sz="4" w:space="0" w:color="auto"/>
            </w:tcBorders>
            <w:shd w:val="clear" w:color="auto" w:fill="auto"/>
            <w:noWrap/>
            <w:vAlign w:val="bottom"/>
            <w:hideMark/>
          </w:tcPr>
          <w:p w14:paraId="366190C8" w14:textId="77777777" w:rsidR="005C6B38" w:rsidRPr="00190D5F" w:rsidRDefault="005C6B38" w:rsidP="005C6B38">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              </w:t>
            </w:r>
            <w:r w:rsidRPr="00190D5F">
              <w:rPr>
                <w:rFonts w:ascii="Calibri" w:eastAsia="Times New Roman" w:hAnsi="Calibri" w:cs="Times New Roman"/>
                <w:color w:val="000000"/>
                <w:sz w:val="20"/>
                <w:szCs w:val="20"/>
              </w:rPr>
              <w:t>100.0</w:t>
            </w:r>
          </w:p>
        </w:tc>
        <w:tc>
          <w:tcPr>
            <w:tcW w:w="2197" w:type="dxa"/>
            <w:tcBorders>
              <w:top w:val="nil"/>
              <w:bottom w:val="single" w:sz="4" w:space="0" w:color="auto"/>
            </w:tcBorders>
            <w:shd w:val="clear" w:color="auto" w:fill="auto"/>
            <w:noWrap/>
            <w:vAlign w:val="bottom"/>
            <w:hideMark/>
          </w:tcPr>
          <w:p w14:paraId="57FC1395" w14:textId="77777777" w:rsidR="005C6B38" w:rsidRPr="00190D5F" w:rsidRDefault="005C6B38" w:rsidP="005C6B38">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              </w:t>
            </w:r>
            <w:r w:rsidRPr="00190D5F">
              <w:rPr>
                <w:rFonts w:ascii="Calibri" w:eastAsia="Times New Roman" w:hAnsi="Calibri" w:cs="Times New Roman"/>
                <w:color w:val="000000"/>
                <w:sz w:val="20"/>
                <w:szCs w:val="20"/>
              </w:rPr>
              <w:t>100.0</w:t>
            </w:r>
          </w:p>
        </w:tc>
        <w:tc>
          <w:tcPr>
            <w:tcW w:w="1984" w:type="dxa"/>
            <w:tcBorders>
              <w:top w:val="nil"/>
              <w:bottom w:val="single" w:sz="4" w:space="0" w:color="auto"/>
              <w:right w:val="single" w:sz="2" w:space="0" w:color="auto"/>
            </w:tcBorders>
            <w:shd w:val="clear" w:color="auto" w:fill="auto"/>
            <w:noWrap/>
            <w:vAlign w:val="bottom"/>
            <w:hideMark/>
          </w:tcPr>
          <w:p w14:paraId="7C882D8B" w14:textId="77777777" w:rsidR="005C6B38" w:rsidRPr="00190D5F" w:rsidRDefault="005C6B38" w:rsidP="005C6B38">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              </w:t>
            </w:r>
            <w:r w:rsidRPr="00190D5F">
              <w:rPr>
                <w:rFonts w:ascii="Calibri" w:eastAsia="Times New Roman" w:hAnsi="Calibri" w:cs="Times New Roman"/>
                <w:color w:val="000000"/>
                <w:sz w:val="20"/>
                <w:szCs w:val="20"/>
              </w:rPr>
              <w:t>100.0</w:t>
            </w:r>
          </w:p>
        </w:tc>
        <w:tc>
          <w:tcPr>
            <w:tcW w:w="1843" w:type="dxa"/>
            <w:tcBorders>
              <w:top w:val="nil"/>
              <w:left w:val="single" w:sz="2" w:space="0" w:color="auto"/>
              <w:bottom w:val="single" w:sz="4" w:space="0" w:color="auto"/>
              <w:right w:val="nil"/>
            </w:tcBorders>
            <w:shd w:val="clear" w:color="auto" w:fill="auto"/>
            <w:noWrap/>
            <w:vAlign w:val="bottom"/>
            <w:hideMark/>
          </w:tcPr>
          <w:p w14:paraId="0F48155A" w14:textId="77777777" w:rsidR="005C6B38" w:rsidRPr="00190D5F" w:rsidRDefault="005C6B38" w:rsidP="005C6B38">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              </w:t>
            </w:r>
            <w:r w:rsidRPr="00190D5F">
              <w:rPr>
                <w:rFonts w:ascii="Calibri" w:eastAsia="Times New Roman" w:hAnsi="Calibri" w:cs="Times New Roman"/>
                <w:color w:val="000000"/>
                <w:sz w:val="20"/>
                <w:szCs w:val="20"/>
              </w:rPr>
              <w:t>100.0</w:t>
            </w:r>
          </w:p>
        </w:tc>
      </w:tr>
    </w:tbl>
    <w:p w14:paraId="1EC2E392" w14:textId="76140117" w:rsidR="005C6B38" w:rsidRDefault="005C6B38" w:rsidP="00A54F82">
      <w:pPr>
        <w:spacing w:line="360" w:lineRule="auto"/>
        <w:ind w:left="284"/>
        <w:jc w:val="both"/>
      </w:pPr>
      <w:r w:rsidRPr="00106042">
        <w:rPr>
          <w:i/>
          <w:sz w:val="20"/>
          <w:szCs w:val="20"/>
        </w:rPr>
        <w:t xml:space="preserve">Source: Ellis and </w:t>
      </w:r>
      <w:proofErr w:type="spellStart"/>
      <w:r w:rsidRPr="00106042">
        <w:rPr>
          <w:i/>
          <w:sz w:val="20"/>
          <w:szCs w:val="20"/>
        </w:rPr>
        <w:t>Bahiigwa</w:t>
      </w:r>
      <w:proofErr w:type="spellEnd"/>
      <w:r w:rsidRPr="00106042">
        <w:rPr>
          <w:i/>
          <w:sz w:val="20"/>
          <w:szCs w:val="20"/>
        </w:rPr>
        <w:t xml:space="preserve"> (2003).</w:t>
      </w:r>
    </w:p>
    <w:p w14:paraId="1E8CA4C7" w14:textId="0B612EA6" w:rsidR="003B2E65" w:rsidRPr="00106042" w:rsidRDefault="003652DC" w:rsidP="00106042">
      <w:pPr>
        <w:spacing w:line="360" w:lineRule="auto"/>
        <w:jc w:val="both"/>
      </w:pPr>
      <w:r w:rsidRPr="00106042">
        <w:t>In rural areas</w:t>
      </w:r>
      <w:r w:rsidR="00204EC4" w:rsidRPr="00106042">
        <w:t>,</w:t>
      </w:r>
      <w:r w:rsidRPr="00106042">
        <w:t xml:space="preserve"> land is often the most important productive asset, and for that reason it is often used as a measure of wealth. Households may be ranked in groups according to the amount of land owned, either in classes according to amount of land owned, or in specific percentiles of land ownership. This is often done in the analyses of rural livelihoods, particularly those based on the sustainable livelihoods approach and the importance of different types of capital. An example based on a small scale survey in Uganda is provided in </w:t>
      </w:r>
      <w:r w:rsidR="00CE2A7E" w:rsidRPr="00106042">
        <w:t xml:space="preserve">Table </w:t>
      </w:r>
      <w:r w:rsidR="007B74E8" w:rsidRPr="00106042">
        <w:t>1</w:t>
      </w:r>
      <w:r w:rsidRPr="00106042">
        <w:t xml:space="preserve">, reproduced </w:t>
      </w:r>
      <w:r w:rsidRPr="00106042">
        <w:lastRenderedPageBreak/>
        <w:t xml:space="preserve">from Ellis and </w:t>
      </w:r>
      <w:proofErr w:type="spellStart"/>
      <w:r w:rsidRPr="00106042">
        <w:t>Bahiigwa</w:t>
      </w:r>
      <w:proofErr w:type="spellEnd"/>
      <w:r w:rsidRPr="00106042">
        <w:t xml:space="preserve"> (</w:t>
      </w:r>
      <w:r w:rsidR="006E6B68" w:rsidRPr="00106042">
        <w:t>2003</w:t>
      </w:r>
      <w:r w:rsidRPr="00106042">
        <w:t xml:space="preserve">). In a cross-country study of rural poverty, Valdes et al. (2010) use land ownership as one of four asset categories (the others being education, infrastructure and livestock) to create a typology of rural households. Following the work of </w:t>
      </w:r>
      <w:proofErr w:type="spellStart"/>
      <w:r w:rsidRPr="00106042">
        <w:t>Filmer</w:t>
      </w:r>
      <w:proofErr w:type="spellEnd"/>
      <w:r w:rsidRPr="00106042">
        <w:t xml:space="preserve"> and Pritchett (2001)</w:t>
      </w:r>
      <w:r w:rsidR="00416186" w:rsidRPr="00106042">
        <w:t>,</w:t>
      </w:r>
      <w:r w:rsidRPr="00106042">
        <w:t xml:space="preserve"> numerous researchers have used principal component or factor analysis to generate wealth indices based on combinations of assets, of which land ownership is usually a key component.</w:t>
      </w:r>
    </w:p>
    <w:p w14:paraId="1C9E0DF3" w14:textId="32496ED9" w:rsidR="003652DC" w:rsidRPr="00106042" w:rsidRDefault="003652DC" w:rsidP="00106042">
      <w:pPr>
        <w:spacing w:line="360" w:lineRule="auto"/>
        <w:jc w:val="both"/>
      </w:pPr>
      <w:r w:rsidRPr="00106042">
        <w:t xml:space="preserve">Furthermore, disaggregated land ownership data are an input into analyses of agrarian structures and how these evolve with economic and demographic change, </w:t>
      </w:r>
      <w:r w:rsidR="00521FB2" w:rsidRPr="00106042">
        <w:t xml:space="preserve">as well as </w:t>
      </w:r>
      <w:r w:rsidRPr="00106042">
        <w:t xml:space="preserve">the related analyses of land inequality and how </w:t>
      </w:r>
      <w:r w:rsidR="00521FB2" w:rsidRPr="00106042">
        <w:t xml:space="preserve">it </w:t>
      </w:r>
      <w:r w:rsidRPr="00106042">
        <w:t>relate</w:t>
      </w:r>
      <w:r w:rsidR="00521FB2" w:rsidRPr="00106042">
        <w:t>s</w:t>
      </w:r>
      <w:r w:rsidRPr="00106042">
        <w:t xml:space="preserve"> to </w:t>
      </w:r>
      <w:r w:rsidR="00521FB2" w:rsidRPr="00106042">
        <w:t xml:space="preserve">trends of </w:t>
      </w:r>
      <w:r w:rsidRPr="00106042">
        <w:t xml:space="preserve">income inequality. Notable examples are the work of </w:t>
      </w:r>
      <w:proofErr w:type="spellStart"/>
      <w:r w:rsidRPr="00106042">
        <w:t>Deininger</w:t>
      </w:r>
      <w:proofErr w:type="spellEnd"/>
      <w:r w:rsidRPr="00106042">
        <w:t xml:space="preserve"> and Squire (1998) and </w:t>
      </w:r>
      <w:proofErr w:type="spellStart"/>
      <w:r w:rsidRPr="00106042">
        <w:t>Deininger</w:t>
      </w:r>
      <w:proofErr w:type="spellEnd"/>
      <w:r w:rsidRPr="00106042">
        <w:t xml:space="preserve"> and </w:t>
      </w:r>
      <w:proofErr w:type="spellStart"/>
      <w:r w:rsidRPr="00106042">
        <w:t>Olinto</w:t>
      </w:r>
      <w:proofErr w:type="spellEnd"/>
      <w:r w:rsidRPr="00106042">
        <w:t xml:space="preserve"> (1996) on the relationship between asset distribution and income inequality, </w:t>
      </w:r>
      <w:r w:rsidR="00521FB2" w:rsidRPr="00106042">
        <w:t>as well as</w:t>
      </w:r>
      <w:r w:rsidRPr="00106042">
        <w:t xml:space="preserve"> the related work of Michael Carter on agrarian structures and inequality (Carter, 2000). </w:t>
      </w:r>
    </w:p>
    <w:p w14:paraId="7689E955" w14:textId="462E39FF" w:rsidR="003652DC" w:rsidRPr="00106042" w:rsidRDefault="003652DC" w:rsidP="00106042">
      <w:pPr>
        <w:spacing w:line="360" w:lineRule="auto"/>
        <w:jc w:val="both"/>
      </w:pPr>
      <w:r w:rsidRPr="00106042">
        <w:t>Unequal distribution of land has been linked to less pro-poor growth, participation in and occurrence of civil strife, and delayed long-run human capital development (</w:t>
      </w:r>
      <w:proofErr w:type="spellStart"/>
      <w:r w:rsidRPr="00106042">
        <w:t>Deininger</w:t>
      </w:r>
      <w:proofErr w:type="spellEnd"/>
      <w:r w:rsidRPr="00106042">
        <w:t xml:space="preserve"> and Squire, 1998; </w:t>
      </w:r>
      <w:proofErr w:type="spellStart"/>
      <w:r w:rsidRPr="00106042">
        <w:t>Macours</w:t>
      </w:r>
      <w:proofErr w:type="spellEnd"/>
      <w:r w:rsidRPr="00106042">
        <w:t xml:space="preserve"> 2011; André and </w:t>
      </w:r>
      <w:proofErr w:type="spellStart"/>
      <w:r w:rsidRPr="00106042">
        <w:t>Platteau</w:t>
      </w:r>
      <w:proofErr w:type="spellEnd"/>
      <w:r w:rsidRPr="00106042">
        <w:t xml:space="preserve">, 1998; </w:t>
      </w:r>
      <w:proofErr w:type="spellStart"/>
      <w:r w:rsidRPr="00106042">
        <w:t>Baten</w:t>
      </w:r>
      <w:proofErr w:type="spellEnd"/>
      <w:r w:rsidRPr="00106042">
        <w:t xml:space="preserve"> and </w:t>
      </w:r>
      <w:proofErr w:type="spellStart"/>
      <w:r w:rsidRPr="00106042">
        <w:t>Juif</w:t>
      </w:r>
      <w:proofErr w:type="spellEnd"/>
      <w:r w:rsidRPr="00106042">
        <w:t>, 201</w:t>
      </w:r>
      <w:r w:rsidR="00071051" w:rsidRPr="00106042">
        <w:t>4</w:t>
      </w:r>
      <w:r w:rsidRPr="00106042">
        <w:t xml:space="preserve">). </w:t>
      </w:r>
      <w:proofErr w:type="spellStart"/>
      <w:r w:rsidRPr="00106042">
        <w:t>Carletto</w:t>
      </w:r>
      <w:proofErr w:type="spellEnd"/>
      <w:r w:rsidRPr="00106042">
        <w:t xml:space="preserve"> et al. (</w:t>
      </w:r>
      <w:r w:rsidR="00C33009" w:rsidRPr="00106042">
        <w:t>2015</w:t>
      </w:r>
      <w:r w:rsidRPr="00106042">
        <w:t xml:space="preserve">) find that the area measurement methodology used in calculating the </w:t>
      </w:r>
      <w:proofErr w:type="spellStart"/>
      <w:r w:rsidRPr="00106042">
        <w:t>Gini</w:t>
      </w:r>
      <w:proofErr w:type="spellEnd"/>
      <w:r w:rsidRPr="00106042">
        <w:t xml:space="preserve"> coefficient has consequences on the level of inequality observed, with self-reported area estimates resulting in underestimated land inequality. Failure to adequately measure land limits the ability to analyze the agricultural economy and its impact on land inequality.</w:t>
      </w:r>
    </w:p>
    <w:p w14:paraId="2853A4F6" w14:textId="787AB5DB" w:rsidR="005C6B38" w:rsidRPr="00106042" w:rsidRDefault="003652DC" w:rsidP="00106042">
      <w:pPr>
        <w:spacing w:line="360" w:lineRule="auto"/>
        <w:jc w:val="both"/>
      </w:pPr>
      <w:r w:rsidRPr="00106042">
        <w:t>Farm-level land area data is the staple of analyses looking at the long-term changes in agrarian structures, be these national or international comparisons (e.g. Eastwood et al., 2010; see</w:t>
      </w:r>
      <w:r w:rsidR="00887CDB" w:rsidRPr="00106042">
        <w:t xml:space="preserve"> </w:t>
      </w:r>
      <w:r w:rsidR="00CE2A7E" w:rsidRPr="00106042">
        <w:t xml:space="preserve">Table </w:t>
      </w:r>
      <w:r w:rsidR="00B8213A" w:rsidRPr="00106042">
        <w:t>2</w:t>
      </w:r>
      <w:r w:rsidRPr="00106042">
        <w:t xml:space="preserve">), studies into the future of small holder farmers and their role in poverty reduction (e.g. Collier and </w:t>
      </w:r>
      <w:proofErr w:type="spellStart"/>
      <w:r w:rsidRPr="00106042">
        <w:t>Dercon</w:t>
      </w:r>
      <w:proofErr w:type="spellEnd"/>
      <w:r w:rsidRPr="00106042">
        <w:t xml:space="preserve">, 2009; </w:t>
      </w:r>
      <w:proofErr w:type="spellStart"/>
      <w:r w:rsidRPr="00106042">
        <w:t>Wiggings</w:t>
      </w:r>
      <w:proofErr w:type="spellEnd"/>
      <w:r w:rsidR="00071051" w:rsidRPr="00106042">
        <w:t xml:space="preserve"> et al.</w:t>
      </w:r>
      <w:r w:rsidRPr="00106042">
        <w:t xml:space="preserve">, 2010; </w:t>
      </w:r>
      <w:proofErr w:type="spellStart"/>
      <w:r w:rsidRPr="00106042">
        <w:t>Nagayets</w:t>
      </w:r>
      <w:proofErr w:type="spellEnd"/>
      <w:r w:rsidRPr="00106042">
        <w:t xml:space="preserve">, 2005), </w:t>
      </w:r>
      <w:r w:rsidR="00F06539" w:rsidRPr="00106042">
        <w:t xml:space="preserve">or </w:t>
      </w:r>
      <w:r w:rsidRPr="00106042">
        <w:t xml:space="preserve">studies in agricultural transformation following major reforms </w:t>
      </w:r>
      <w:r w:rsidR="00F06539" w:rsidRPr="00106042">
        <w:t>(</w:t>
      </w:r>
      <w:r w:rsidRPr="00106042">
        <w:t>such as those in formerly centrally</w:t>
      </w:r>
      <w:r w:rsidR="00F06539" w:rsidRPr="00106042">
        <w:t>-</w:t>
      </w:r>
      <w:r w:rsidRPr="00106042">
        <w:t>planned countries transitioning to a market economy (Spoor, 2012) or in rural China since the introduction of the Household Responsibility System in 1978 (Huang et al., 2012)</w:t>
      </w:r>
      <w:r w:rsidR="00F06539" w:rsidRPr="00106042">
        <w:t>)</w:t>
      </w:r>
      <w:r w:rsidRPr="00106042">
        <w:t xml:space="preserve">. </w:t>
      </w:r>
    </w:p>
    <w:p w14:paraId="4FA416FE" w14:textId="77777777" w:rsidR="00E71437" w:rsidRPr="00106042" w:rsidRDefault="00E71437" w:rsidP="00E71437">
      <w:pPr>
        <w:spacing w:line="360" w:lineRule="auto"/>
        <w:jc w:val="both"/>
      </w:pPr>
      <w:r w:rsidRPr="00106042">
        <w:t xml:space="preserve">Often, studies of structural transformation are motivated by the ultimate objective of understanding differences in productivity over time or space, or across farm types. Yields (expressed as output over unit of cultivated land) are one of the core Global Strategy indicators and a favorite measure of performance for descriptive reports on the agricultural sectors. An extensive strand of literature has investigated the relationship between farm size and productivity, with one issue of contention being precisely the extent to which land measurement error might bias results in favor of an inverse relationship between the two (Binswanger et al., 1995; Barrett, 1996; Lamb, 2003; </w:t>
      </w:r>
      <w:proofErr w:type="spellStart"/>
      <w:r w:rsidRPr="00106042">
        <w:t>Carletto</w:t>
      </w:r>
      <w:proofErr w:type="spellEnd"/>
      <w:r w:rsidRPr="00106042">
        <w:t xml:space="preserve"> et al., 2013).  </w:t>
      </w:r>
    </w:p>
    <w:p w14:paraId="6512DE72" w14:textId="77777777" w:rsidR="00E71437" w:rsidRPr="00106042" w:rsidRDefault="00E71437" w:rsidP="00E71437">
      <w:pPr>
        <w:spacing w:line="360" w:lineRule="auto"/>
        <w:jc w:val="both"/>
      </w:pPr>
      <w:r w:rsidRPr="00106042">
        <w:lastRenderedPageBreak/>
        <w:t xml:space="preserve">Yield estimates are crucially dependent on land area, which appears on the denominator, but land area also enters efficiency analyses whether performed via stochastic frontier analysis (e.g. Ali and </w:t>
      </w:r>
      <w:proofErr w:type="spellStart"/>
      <w:r w:rsidRPr="00106042">
        <w:t>Flinn</w:t>
      </w:r>
      <w:proofErr w:type="spellEnd"/>
      <w:r w:rsidRPr="00106042">
        <w:t xml:space="preserve">, 1989; </w:t>
      </w:r>
      <w:proofErr w:type="spellStart"/>
      <w:r w:rsidRPr="00106042">
        <w:t>Kumbhakar</w:t>
      </w:r>
      <w:proofErr w:type="spellEnd"/>
      <w:r w:rsidRPr="00106042">
        <w:t xml:space="preserve">, 1994), or Data Envelopment Analysis (e.g. </w:t>
      </w:r>
      <w:proofErr w:type="spellStart"/>
      <w:r w:rsidRPr="00106042">
        <w:t>Lovo</w:t>
      </w:r>
      <w:proofErr w:type="spellEnd"/>
      <w:r w:rsidRPr="00106042">
        <w:t xml:space="preserve">, 2011; </w:t>
      </w:r>
      <w:proofErr w:type="spellStart"/>
      <w:r w:rsidRPr="00106042">
        <w:t>Shafiq</w:t>
      </w:r>
      <w:proofErr w:type="spellEnd"/>
      <w:r w:rsidRPr="00106042">
        <w:t xml:space="preserve"> and </w:t>
      </w:r>
      <w:proofErr w:type="spellStart"/>
      <w:r w:rsidRPr="00106042">
        <w:t>Rehman</w:t>
      </w:r>
      <w:proofErr w:type="spellEnd"/>
      <w:r w:rsidRPr="00106042">
        <w:t>, 2000). These measures are important not only for broad policy analysis, but can also have direct relevance to programming, as they are the outcome measures of choice when evaluating interventions whose stated objective is enhancing the efficiency or productivity of agricultural producers.</w:t>
      </w:r>
    </w:p>
    <w:p w14:paraId="2CC0F487" w14:textId="464D6BCF" w:rsidR="00CE2A7E" w:rsidRPr="00106042" w:rsidRDefault="005C6B38" w:rsidP="00106042">
      <w:pPr>
        <w:spacing w:line="360" w:lineRule="auto"/>
        <w:jc w:val="both"/>
        <w:rPr>
          <w:b/>
        </w:rPr>
      </w:pPr>
      <w:r>
        <w:rPr>
          <w:b/>
        </w:rPr>
        <w:t xml:space="preserve">Table 2 – Use </w:t>
      </w:r>
      <w:r w:rsidR="00850F34">
        <w:rPr>
          <w:b/>
        </w:rPr>
        <w:t>of Land Area Data to Analyze Global Farm Size and Distribution Measures</w:t>
      </w:r>
    </w:p>
    <w:tbl>
      <w:tblPr>
        <w:tblW w:w="0" w:type="auto"/>
        <w:jc w:val="center"/>
        <w:tblLook w:val="04A0" w:firstRow="1" w:lastRow="0" w:firstColumn="1" w:lastColumn="0" w:noHBand="0" w:noVBand="1"/>
      </w:tblPr>
      <w:tblGrid>
        <w:gridCol w:w="2380"/>
        <w:gridCol w:w="787"/>
        <w:gridCol w:w="1174"/>
        <w:gridCol w:w="1040"/>
        <w:gridCol w:w="1440"/>
        <w:gridCol w:w="1500"/>
        <w:gridCol w:w="1380"/>
      </w:tblGrid>
      <w:tr w:rsidR="00B468C9" w:rsidRPr="00190D5F" w14:paraId="267AC2E4" w14:textId="77777777" w:rsidTr="00B468C9">
        <w:trPr>
          <w:trHeight w:val="510"/>
          <w:jc w:val="center"/>
        </w:trPr>
        <w:tc>
          <w:tcPr>
            <w:tcW w:w="2380" w:type="dxa"/>
            <w:tcBorders>
              <w:top w:val="single" w:sz="4" w:space="0" w:color="auto"/>
              <w:left w:val="nil"/>
              <w:bottom w:val="single" w:sz="4" w:space="0" w:color="auto"/>
              <w:right w:val="nil"/>
            </w:tcBorders>
            <w:shd w:val="clear" w:color="auto" w:fill="A9D5E7" w:themeFill="accent1" w:themeFillTint="66"/>
            <w:noWrap/>
            <w:vAlign w:val="center"/>
            <w:hideMark/>
          </w:tcPr>
          <w:p w14:paraId="25AE080F" w14:textId="77777777" w:rsidR="00B468C9" w:rsidRPr="00190D5F" w:rsidRDefault="00B468C9" w:rsidP="00B468C9">
            <w:pPr>
              <w:spacing w:after="0" w:line="240" w:lineRule="auto"/>
              <w:jc w:val="center"/>
              <w:rPr>
                <w:rFonts w:ascii="Calibri" w:eastAsia="Times New Roman" w:hAnsi="Calibri" w:cs="Times New Roman"/>
                <w:b/>
                <w:bCs/>
                <w:color w:val="000000"/>
                <w:sz w:val="20"/>
                <w:szCs w:val="20"/>
              </w:rPr>
            </w:pPr>
            <w:r w:rsidRPr="00190D5F">
              <w:rPr>
                <w:rFonts w:ascii="Calibri" w:eastAsia="Times New Roman" w:hAnsi="Calibri" w:cs="Times New Roman"/>
                <w:b/>
                <w:bCs/>
                <w:color w:val="000000"/>
                <w:sz w:val="20"/>
                <w:szCs w:val="20"/>
              </w:rPr>
              <w:t>Continent</w:t>
            </w:r>
          </w:p>
        </w:tc>
        <w:tc>
          <w:tcPr>
            <w:tcW w:w="787" w:type="dxa"/>
            <w:tcBorders>
              <w:top w:val="single" w:sz="4" w:space="0" w:color="auto"/>
              <w:left w:val="nil"/>
              <w:bottom w:val="single" w:sz="4" w:space="0" w:color="auto"/>
              <w:right w:val="nil"/>
            </w:tcBorders>
            <w:shd w:val="clear" w:color="auto" w:fill="A9D5E7" w:themeFill="accent1" w:themeFillTint="66"/>
            <w:vAlign w:val="center"/>
            <w:hideMark/>
          </w:tcPr>
          <w:p w14:paraId="2077DF7F" w14:textId="77777777" w:rsidR="00B468C9" w:rsidRPr="00190D5F" w:rsidRDefault="00B468C9" w:rsidP="00B468C9">
            <w:pPr>
              <w:spacing w:after="0" w:line="240" w:lineRule="auto"/>
              <w:jc w:val="center"/>
              <w:rPr>
                <w:rFonts w:ascii="Calibri" w:eastAsia="Times New Roman" w:hAnsi="Calibri" w:cs="Times New Roman"/>
                <w:b/>
                <w:bCs/>
                <w:color w:val="000000"/>
                <w:sz w:val="20"/>
                <w:szCs w:val="20"/>
              </w:rPr>
            </w:pPr>
            <w:r w:rsidRPr="00190D5F">
              <w:rPr>
                <w:rFonts w:ascii="Calibri" w:eastAsia="Times New Roman" w:hAnsi="Calibri" w:cs="Times New Roman"/>
                <w:b/>
                <w:bCs/>
                <w:color w:val="000000"/>
                <w:sz w:val="20"/>
                <w:szCs w:val="20"/>
              </w:rPr>
              <w:t> </w:t>
            </w:r>
          </w:p>
        </w:tc>
        <w:tc>
          <w:tcPr>
            <w:tcW w:w="1174" w:type="dxa"/>
            <w:tcBorders>
              <w:top w:val="single" w:sz="4" w:space="0" w:color="auto"/>
              <w:left w:val="nil"/>
              <w:bottom w:val="single" w:sz="4" w:space="0" w:color="auto"/>
              <w:right w:val="nil"/>
            </w:tcBorders>
            <w:shd w:val="clear" w:color="auto" w:fill="A9D5E7" w:themeFill="accent1" w:themeFillTint="66"/>
            <w:vAlign w:val="center"/>
            <w:hideMark/>
          </w:tcPr>
          <w:p w14:paraId="31C5DFE2" w14:textId="77777777" w:rsidR="00B468C9" w:rsidRPr="00190D5F" w:rsidRDefault="00B468C9" w:rsidP="00B468C9">
            <w:pPr>
              <w:spacing w:after="0" w:line="240" w:lineRule="auto"/>
              <w:jc w:val="center"/>
              <w:rPr>
                <w:rFonts w:ascii="Calibri" w:eastAsia="Times New Roman" w:hAnsi="Calibri" w:cs="Times New Roman"/>
                <w:b/>
                <w:bCs/>
                <w:color w:val="000000"/>
                <w:sz w:val="20"/>
                <w:szCs w:val="20"/>
              </w:rPr>
            </w:pPr>
            <w:r w:rsidRPr="00190D5F">
              <w:rPr>
                <w:rFonts w:ascii="Calibri" w:eastAsia="Times New Roman" w:hAnsi="Calibri" w:cs="Times New Roman"/>
                <w:b/>
                <w:bCs/>
                <w:color w:val="000000"/>
                <w:sz w:val="20"/>
                <w:szCs w:val="20"/>
              </w:rPr>
              <w:t>Mean</w:t>
            </w:r>
          </w:p>
        </w:tc>
        <w:tc>
          <w:tcPr>
            <w:tcW w:w="1040" w:type="dxa"/>
            <w:tcBorders>
              <w:top w:val="single" w:sz="4" w:space="0" w:color="auto"/>
              <w:left w:val="nil"/>
              <w:bottom w:val="single" w:sz="4" w:space="0" w:color="auto"/>
              <w:right w:val="nil"/>
            </w:tcBorders>
            <w:shd w:val="clear" w:color="auto" w:fill="A9D5E7" w:themeFill="accent1" w:themeFillTint="66"/>
            <w:vAlign w:val="center"/>
            <w:hideMark/>
          </w:tcPr>
          <w:p w14:paraId="0F2AA54A" w14:textId="77777777" w:rsidR="00B468C9" w:rsidRPr="00190D5F" w:rsidRDefault="00B468C9" w:rsidP="00B468C9">
            <w:pPr>
              <w:spacing w:after="0" w:line="240" w:lineRule="auto"/>
              <w:jc w:val="center"/>
              <w:rPr>
                <w:rFonts w:ascii="Calibri" w:eastAsia="Times New Roman" w:hAnsi="Calibri" w:cs="Times New Roman"/>
                <w:b/>
                <w:bCs/>
                <w:color w:val="000000"/>
                <w:sz w:val="20"/>
                <w:szCs w:val="20"/>
              </w:rPr>
            </w:pPr>
            <w:proofErr w:type="spellStart"/>
            <w:r w:rsidRPr="00190D5F">
              <w:rPr>
                <w:rFonts w:ascii="Calibri" w:eastAsia="Times New Roman" w:hAnsi="Calibri" w:cs="Times New Roman"/>
                <w:b/>
                <w:bCs/>
                <w:color w:val="000000"/>
                <w:sz w:val="20"/>
                <w:szCs w:val="20"/>
              </w:rPr>
              <w:t>Gini</w:t>
            </w:r>
            <w:proofErr w:type="spellEnd"/>
          </w:p>
        </w:tc>
        <w:tc>
          <w:tcPr>
            <w:tcW w:w="1440" w:type="dxa"/>
            <w:tcBorders>
              <w:top w:val="single" w:sz="4" w:space="0" w:color="auto"/>
              <w:left w:val="nil"/>
              <w:bottom w:val="single" w:sz="4" w:space="0" w:color="auto"/>
              <w:right w:val="nil"/>
            </w:tcBorders>
            <w:shd w:val="clear" w:color="auto" w:fill="A9D5E7" w:themeFill="accent1" w:themeFillTint="66"/>
            <w:vAlign w:val="center"/>
            <w:hideMark/>
          </w:tcPr>
          <w:p w14:paraId="7213C698" w14:textId="6CFCA29E" w:rsidR="00B468C9" w:rsidRPr="00190D5F" w:rsidRDefault="00B468C9" w:rsidP="00B468C9">
            <w:pPr>
              <w:spacing w:after="0" w:line="240" w:lineRule="auto"/>
              <w:jc w:val="center"/>
              <w:rPr>
                <w:rFonts w:ascii="Calibri" w:eastAsia="Times New Roman" w:hAnsi="Calibri" w:cs="Times New Roman"/>
                <w:b/>
                <w:bCs/>
                <w:color w:val="000000"/>
                <w:sz w:val="20"/>
                <w:szCs w:val="20"/>
              </w:rPr>
            </w:pPr>
            <w:r w:rsidRPr="00190D5F">
              <w:rPr>
                <w:rFonts w:ascii="Calibri" w:eastAsia="Times New Roman" w:hAnsi="Calibri" w:cs="Times New Roman"/>
                <w:b/>
                <w:bCs/>
                <w:color w:val="000000"/>
                <w:sz w:val="20"/>
                <w:szCs w:val="20"/>
              </w:rPr>
              <w:t xml:space="preserve">% Permanent </w:t>
            </w:r>
            <w:ins w:id="15" w:author="Abhilasha Vaid" w:date="2016-06-17T13:48:00Z">
              <w:r w:rsidR="00375B58">
                <w:rPr>
                  <w:rFonts w:ascii="Calibri" w:eastAsia="Times New Roman" w:hAnsi="Calibri" w:cs="Times New Roman"/>
                  <w:b/>
                  <w:bCs/>
                  <w:color w:val="000000"/>
                  <w:sz w:val="20"/>
                  <w:szCs w:val="20"/>
                </w:rPr>
                <w:t>p</w:t>
              </w:r>
            </w:ins>
            <w:del w:id="16" w:author="Abhilasha Vaid" w:date="2016-06-17T13:48:00Z">
              <w:r w:rsidRPr="00190D5F" w:rsidDel="00375B58">
                <w:rPr>
                  <w:rFonts w:ascii="Calibri" w:eastAsia="Times New Roman" w:hAnsi="Calibri" w:cs="Times New Roman"/>
                  <w:b/>
                  <w:bCs/>
                  <w:color w:val="000000"/>
                  <w:sz w:val="20"/>
                  <w:szCs w:val="20"/>
                </w:rPr>
                <w:delText>P</w:delText>
              </w:r>
            </w:del>
            <w:r w:rsidRPr="00190D5F">
              <w:rPr>
                <w:rFonts w:ascii="Calibri" w:eastAsia="Times New Roman" w:hAnsi="Calibri" w:cs="Times New Roman"/>
                <w:b/>
                <w:bCs/>
                <w:color w:val="000000"/>
                <w:sz w:val="20"/>
                <w:szCs w:val="20"/>
              </w:rPr>
              <w:t>asture</w:t>
            </w:r>
          </w:p>
        </w:tc>
        <w:tc>
          <w:tcPr>
            <w:tcW w:w="1500" w:type="dxa"/>
            <w:tcBorders>
              <w:top w:val="single" w:sz="4" w:space="0" w:color="auto"/>
              <w:left w:val="nil"/>
              <w:bottom w:val="single" w:sz="4" w:space="0" w:color="auto"/>
              <w:right w:val="nil"/>
            </w:tcBorders>
            <w:shd w:val="clear" w:color="auto" w:fill="A9D5E7" w:themeFill="accent1" w:themeFillTint="66"/>
            <w:vAlign w:val="center"/>
            <w:hideMark/>
          </w:tcPr>
          <w:p w14:paraId="7BB6B6B1" w14:textId="77777777" w:rsidR="00B468C9" w:rsidRPr="00190D5F" w:rsidRDefault="00B468C9" w:rsidP="00B468C9">
            <w:pPr>
              <w:spacing w:after="0" w:line="240" w:lineRule="auto"/>
              <w:jc w:val="center"/>
              <w:rPr>
                <w:rFonts w:ascii="Calibri" w:eastAsia="Times New Roman" w:hAnsi="Calibri" w:cs="Times New Roman"/>
                <w:b/>
                <w:bCs/>
                <w:color w:val="000000"/>
                <w:sz w:val="20"/>
                <w:szCs w:val="20"/>
              </w:rPr>
            </w:pPr>
            <w:r w:rsidRPr="00190D5F">
              <w:rPr>
                <w:rFonts w:ascii="Calibri" w:eastAsia="Times New Roman" w:hAnsi="Calibri" w:cs="Times New Roman"/>
                <w:b/>
                <w:bCs/>
                <w:color w:val="000000"/>
                <w:sz w:val="20"/>
                <w:szCs w:val="20"/>
              </w:rPr>
              <w:t>% Holdings &lt; 2 ha</w:t>
            </w:r>
          </w:p>
        </w:tc>
        <w:tc>
          <w:tcPr>
            <w:tcW w:w="1380" w:type="dxa"/>
            <w:tcBorders>
              <w:top w:val="single" w:sz="4" w:space="0" w:color="auto"/>
              <w:left w:val="nil"/>
              <w:bottom w:val="single" w:sz="4" w:space="0" w:color="auto"/>
              <w:right w:val="nil"/>
            </w:tcBorders>
            <w:shd w:val="clear" w:color="auto" w:fill="A9D5E7" w:themeFill="accent1" w:themeFillTint="66"/>
            <w:vAlign w:val="center"/>
            <w:hideMark/>
          </w:tcPr>
          <w:p w14:paraId="2B8B9FB6" w14:textId="77777777" w:rsidR="00B468C9" w:rsidRPr="00190D5F" w:rsidRDefault="00B468C9" w:rsidP="00B468C9">
            <w:pPr>
              <w:spacing w:after="0" w:line="240" w:lineRule="auto"/>
              <w:jc w:val="center"/>
              <w:rPr>
                <w:rFonts w:ascii="Calibri" w:eastAsia="Times New Roman" w:hAnsi="Calibri" w:cs="Times New Roman"/>
                <w:b/>
                <w:bCs/>
                <w:color w:val="000000"/>
                <w:sz w:val="20"/>
                <w:szCs w:val="20"/>
              </w:rPr>
            </w:pPr>
            <w:r w:rsidRPr="00190D5F">
              <w:rPr>
                <w:rFonts w:ascii="Calibri" w:eastAsia="Times New Roman" w:hAnsi="Calibri" w:cs="Times New Roman"/>
                <w:b/>
                <w:bCs/>
                <w:color w:val="000000"/>
                <w:sz w:val="20"/>
                <w:szCs w:val="20"/>
              </w:rPr>
              <w:t>% Area &lt; 2 ha</w:t>
            </w:r>
          </w:p>
        </w:tc>
      </w:tr>
      <w:tr w:rsidR="00B468C9" w:rsidRPr="00190D5F" w14:paraId="27AF070A" w14:textId="77777777" w:rsidTr="00B468C9">
        <w:trPr>
          <w:trHeight w:val="255"/>
          <w:jc w:val="center"/>
        </w:trPr>
        <w:tc>
          <w:tcPr>
            <w:tcW w:w="2380" w:type="dxa"/>
            <w:vMerge w:val="restart"/>
            <w:tcBorders>
              <w:top w:val="nil"/>
              <w:left w:val="nil"/>
              <w:bottom w:val="single" w:sz="4" w:space="0" w:color="auto"/>
              <w:right w:val="nil"/>
            </w:tcBorders>
            <w:shd w:val="clear" w:color="auto" w:fill="auto"/>
            <w:vAlign w:val="center"/>
            <w:hideMark/>
          </w:tcPr>
          <w:p w14:paraId="4E935A07"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Sub-Saharan Africa</w:t>
            </w:r>
          </w:p>
        </w:tc>
        <w:tc>
          <w:tcPr>
            <w:tcW w:w="787" w:type="dxa"/>
            <w:tcBorders>
              <w:top w:val="nil"/>
              <w:left w:val="nil"/>
              <w:bottom w:val="nil"/>
              <w:right w:val="nil"/>
            </w:tcBorders>
            <w:shd w:val="clear" w:color="auto" w:fill="auto"/>
            <w:noWrap/>
            <w:vAlign w:val="bottom"/>
            <w:hideMark/>
          </w:tcPr>
          <w:p w14:paraId="05F1970A"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Mean</w:t>
            </w:r>
          </w:p>
        </w:tc>
        <w:tc>
          <w:tcPr>
            <w:tcW w:w="1174" w:type="dxa"/>
            <w:tcBorders>
              <w:top w:val="nil"/>
              <w:left w:val="nil"/>
              <w:bottom w:val="nil"/>
              <w:right w:val="nil"/>
            </w:tcBorders>
            <w:shd w:val="clear" w:color="auto" w:fill="auto"/>
            <w:noWrap/>
            <w:vAlign w:val="bottom"/>
            <w:hideMark/>
          </w:tcPr>
          <w:p w14:paraId="203BFB9B"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2.4</w:t>
            </w:r>
          </w:p>
        </w:tc>
        <w:tc>
          <w:tcPr>
            <w:tcW w:w="1040" w:type="dxa"/>
            <w:tcBorders>
              <w:top w:val="nil"/>
              <w:left w:val="nil"/>
              <w:bottom w:val="nil"/>
              <w:right w:val="nil"/>
            </w:tcBorders>
            <w:shd w:val="clear" w:color="auto" w:fill="auto"/>
            <w:noWrap/>
            <w:vAlign w:val="bottom"/>
            <w:hideMark/>
          </w:tcPr>
          <w:p w14:paraId="383019CA"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0.5</w:t>
            </w:r>
          </w:p>
        </w:tc>
        <w:tc>
          <w:tcPr>
            <w:tcW w:w="1440" w:type="dxa"/>
            <w:tcBorders>
              <w:top w:val="nil"/>
              <w:left w:val="nil"/>
              <w:bottom w:val="nil"/>
              <w:right w:val="nil"/>
            </w:tcBorders>
            <w:shd w:val="clear" w:color="auto" w:fill="auto"/>
            <w:noWrap/>
            <w:vAlign w:val="bottom"/>
            <w:hideMark/>
          </w:tcPr>
          <w:p w14:paraId="285A21DE"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9.0</w:t>
            </w:r>
          </w:p>
        </w:tc>
        <w:tc>
          <w:tcPr>
            <w:tcW w:w="1500" w:type="dxa"/>
            <w:tcBorders>
              <w:top w:val="nil"/>
              <w:left w:val="nil"/>
              <w:bottom w:val="nil"/>
              <w:right w:val="nil"/>
            </w:tcBorders>
            <w:shd w:val="clear" w:color="auto" w:fill="auto"/>
            <w:noWrap/>
            <w:vAlign w:val="bottom"/>
            <w:hideMark/>
          </w:tcPr>
          <w:p w14:paraId="24D20011"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69.2</w:t>
            </w:r>
          </w:p>
        </w:tc>
        <w:tc>
          <w:tcPr>
            <w:tcW w:w="1380" w:type="dxa"/>
            <w:tcBorders>
              <w:top w:val="nil"/>
              <w:left w:val="nil"/>
              <w:bottom w:val="nil"/>
              <w:right w:val="nil"/>
            </w:tcBorders>
            <w:shd w:val="clear" w:color="auto" w:fill="auto"/>
            <w:noWrap/>
            <w:vAlign w:val="bottom"/>
            <w:hideMark/>
          </w:tcPr>
          <w:p w14:paraId="27594B6B"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32.0</w:t>
            </w:r>
          </w:p>
        </w:tc>
      </w:tr>
      <w:tr w:rsidR="00B468C9" w:rsidRPr="00190D5F" w14:paraId="4B04E60E" w14:textId="77777777" w:rsidTr="00B468C9">
        <w:trPr>
          <w:trHeight w:val="255"/>
          <w:jc w:val="center"/>
        </w:trPr>
        <w:tc>
          <w:tcPr>
            <w:tcW w:w="2380" w:type="dxa"/>
            <w:vMerge/>
            <w:tcBorders>
              <w:top w:val="nil"/>
              <w:left w:val="nil"/>
              <w:bottom w:val="single" w:sz="4" w:space="0" w:color="auto"/>
              <w:right w:val="nil"/>
            </w:tcBorders>
            <w:vAlign w:val="center"/>
            <w:hideMark/>
          </w:tcPr>
          <w:p w14:paraId="00ADC2D5"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nil"/>
              <w:right w:val="nil"/>
            </w:tcBorders>
            <w:shd w:val="clear" w:color="auto" w:fill="auto"/>
            <w:noWrap/>
            <w:vAlign w:val="bottom"/>
            <w:hideMark/>
          </w:tcPr>
          <w:p w14:paraId="251821B3"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N</w:t>
            </w:r>
          </w:p>
        </w:tc>
        <w:tc>
          <w:tcPr>
            <w:tcW w:w="1174" w:type="dxa"/>
            <w:tcBorders>
              <w:top w:val="nil"/>
              <w:left w:val="nil"/>
              <w:bottom w:val="nil"/>
              <w:right w:val="nil"/>
            </w:tcBorders>
            <w:shd w:val="clear" w:color="auto" w:fill="auto"/>
            <w:noWrap/>
            <w:vAlign w:val="bottom"/>
            <w:hideMark/>
          </w:tcPr>
          <w:p w14:paraId="29D18BF9"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15.0</w:t>
            </w:r>
          </w:p>
        </w:tc>
        <w:tc>
          <w:tcPr>
            <w:tcW w:w="1040" w:type="dxa"/>
            <w:tcBorders>
              <w:top w:val="nil"/>
              <w:left w:val="nil"/>
              <w:bottom w:val="nil"/>
              <w:right w:val="nil"/>
            </w:tcBorders>
            <w:shd w:val="clear" w:color="auto" w:fill="auto"/>
            <w:noWrap/>
            <w:vAlign w:val="bottom"/>
            <w:hideMark/>
          </w:tcPr>
          <w:p w14:paraId="66F39A6C"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11.0</w:t>
            </w:r>
          </w:p>
        </w:tc>
        <w:tc>
          <w:tcPr>
            <w:tcW w:w="1440" w:type="dxa"/>
            <w:tcBorders>
              <w:top w:val="nil"/>
              <w:left w:val="nil"/>
              <w:bottom w:val="nil"/>
              <w:right w:val="nil"/>
            </w:tcBorders>
            <w:shd w:val="clear" w:color="auto" w:fill="auto"/>
            <w:noWrap/>
            <w:vAlign w:val="bottom"/>
            <w:hideMark/>
          </w:tcPr>
          <w:p w14:paraId="2A7803F4"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1.0</w:t>
            </w:r>
          </w:p>
        </w:tc>
        <w:tc>
          <w:tcPr>
            <w:tcW w:w="1500" w:type="dxa"/>
            <w:tcBorders>
              <w:top w:val="nil"/>
              <w:left w:val="nil"/>
              <w:bottom w:val="nil"/>
              <w:right w:val="nil"/>
            </w:tcBorders>
            <w:shd w:val="clear" w:color="auto" w:fill="auto"/>
            <w:noWrap/>
            <w:vAlign w:val="bottom"/>
            <w:hideMark/>
          </w:tcPr>
          <w:p w14:paraId="593C7A36"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12.0</w:t>
            </w:r>
          </w:p>
        </w:tc>
        <w:tc>
          <w:tcPr>
            <w:tcW w:w="1380" w:type="dxa"/>
            <w:tcBorders>
              <w:top w:val="nil"/>
              <w:left w:val="nil"/>
              <w:bottom w:val="nil"/>
              <w:right w:val="nil"/>
            </w:tcBorders>
            <w:shd w:val="clear" w:color="auto" w:fill="auto"/>
            <w:noWrap/>
            <w:vAlign w:val="bottom"/>
            <w:hideMark/>
          </w:tcPr>
          <w:p w14:paraId="002949E7"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8.0</w:t>
            </w:r>
          </w:p>
        </w:tc>
      </w:tr>
      <w:tr w:rsidR="00B468C9" w:rsidRPr="00190D5F" w14:paraId="287F8B59" w14:textId="77777777" w:rsidTr="00B468C9">
        <w:trPr>
          <w:trHeight w:val="255"/>
          <w:jc w:val="center"/>
        </w:trPr>
        <w:tc>
          <w:tcPr>
            <w:tcW w:w="2380" w:type="dxa"/>
            <w:vMerge/>
            <w:tcBorders>
              <w:top w:val="nil"/>
              <w:left w:val="nil"/>
              <w:bottom w:val="dotted" w:sz="4" w:space="0" w:color="auto"/>
              <w:right w:val="nil"/>
            </w:tcBorders>
            <w:vAlign w:val="center"/>
            <w:hideMark/>
          </w:tcPr>
          <w:p w14:paraId="15FA7757"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dotted" w:sz="4" w:space="0" w:color="auto"/>
              <w:right w:val="nil"/>
            </w:tcBorders>
            <w:shd w:val="clear" w:color="auto" w:fill="auto"/>
            <w:noWrap/>
            <w:vAlign w:val="bottom"/>
            <w:hideMark/>
          </w:tcPr>
          <w:p w14:paraId="44C0F4B6"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SD</w:t>
            </w:r>
          </w:p>
        </w:tc>
        <w:tc>
          <w:tcPr>
            <w:tcW w:w="1174" w:type="dxa"/>
            <w:tcBorders>
              <w:top w:val="nil"/>
              <w:left w:val="nil"/>
              <w:bottom w:val="dotted" w:sz="4" w:space="0" w:color="auto"/>
              <w:right w:val="nil"/>
            </w:tcBorders>
            <w:shd w:val="clear" w:color="auto" w:fill="auto"/>
            <w:noWrap/>
            <w:vAlign w:val="bottom"/>
            <w:hideMark/>
          </w:tcPr>
          <w:p w14:paraId="3978B51F"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1.4</w:t>
            </w:r>
          </w:p>
        </w:tc>
        <w:tc>
          <w:tcPr>
            <w:tcW w:w="1040" w:type="dxa"/>
            <w:tcBorders>
              <w:top w:val="nil"/>
              <w:left w:val="nil"/>
              <w:bottom w:val="dotted" w:sz="4" w:space="0" w:color="auto"/>
              <w:right w:val="nil"/>
            </w:tcBorders>
            <w:shd w:val="clear" w:color="auto" w:fill="auto"/>
            <w:noWrap/>
            <w:vAlign w:val="bottom"/>
            <w:hideMark/>
          </w:tcPr>
          <w:p w14:paraId="66C93948"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0.1</w:t>
            </w:r>
          </w:p>
        </w:tc>
        <w:tc>
          <w:tcPr>
            <w:tcW w:w="1440" w:type="dxa"/>
            <w:tcBorders>
              <w:top w:val="nil"/>
              <w:left w:val="nil"/>
              <w:bottom w:val="dotted" w:sz="4" w:space="0" w:color="auto"/>
              <w:right w:val="nil"/>
            </w:tcBorders>
            <w:shd w:val="clear" w:color="auto" w:fill="auto"/>
            <w:noWrap/>
            <w:vAlign w:val="bottom"/>
            <w:hideMark/>
          </w:tcPr>
          <w:p w14:paraId="50A762E3"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w:t>
            </w:r>
          </w:p>
        </w:tc>
        <w:tc>
          <w:tcPr>
            <w:tcW w:w="1500" w:type="dxa"/>
            <w:tcBorders>
              <w:top w:val="nil"/>
              <w:left w:val="nil"/>
              <w:bottom w:val="dotted" w:sz="4" w:space="0" w:color="auto"/>
              <w:right w:val="nil"/>
            </w:tcBorders>
            <w:shd w:val="clear" w:color="auto" w:fill="auto"/>
            <w:noWrap/>
            <w:vAlign w:val="bottom"/>
            <w:hideMark/>
          </w:tcPr>
          <w:p w14:paraId="40896F3D"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23.1</w:t>
            </w:r>
          </w:p>
        </w:tc>
        <w:tc>
          <w:tcPr>
            <w:tcW w:w="1380" w:type="dxa"/>
            <w:tcBorders>
              <w:top w:val="nil"/>
              <w:left w:val="nil"/>
              <w:bottom w:val="dotted" w:sz="4" w:space="0" w:color="auto"/>
              <w:right w:val="nil"/>
            </w:tcBorders>
            <w:shd w:val="clear" w:color="auto" w:fill="auto"/>
            <w:noWrap/>
            <w:vAlign w:val="bottom"/>
            <w:hideMark/>
          </w:tcPr>
          <w:p w14:paraId="737D49A7"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27.7</w:t>
            </w:r>
          </w:p>
        </w:tc>
      </w:tr>
      <w:tr w:rsidR="00B468C9" w:rsidRPr="00190D5F" w14:paraId="052FC2A9" w14:textId="77777777" w:rsidTr="00B468C9">
        <w:trPr>
          <w:trHeight w:val="255"/>
          <w:jc w:val="center"/>
        </w:trPr>
        <w:tc>
          <w:tcPr>
            <w:tcW w:w="2380" w:type="dxa"/>
            <w:vMerge w:val="restart"/>
            <w:tcBorders>
              <w:top w:val="dotted" w:sz="4" w:space="0" w:color="auto"/>
              <w:left w:val="nil"/>
              <w:bottom w:val="single" w:sz="4" w:space="0" w:color="auto"/>
              <w:right w:val="nil"/>
            </w:tcBorders>
            <w:shd w:val="clear" w:color="auto" w:fill="auto"/>
            <w:vAlign w:val="center"/>
            <w:hideMark/>
          </w:tcPr>
          <w:p w14:paraId="40119C97" w14:textId="53C3BB65"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 xml:space="preserve">Central America and the </w:t>
            </w:r>
            <w:r w:rsidR="00830267" w:rsidRPr="00190D5F">
              <w:rPr>
                <w:rFonts w:ascii="Calibri" w:eastAsia="Times New Roman" w:hAnsi="Calibri" w:cs="Times New Roman"/>
                <w:color w:val="000000"/>
                <w:sz w:val="20"/>
                <w:szCs w:val="20"/>
              </w:rPr>
              <w:t>Caribbean</w:t>
            </w:r>
          </w:p>
        </w:tc>
        <w:tc>
          <w:tcPr>
            <w:tcW w:w="787" w:type="dxa"/>
            <w:tcBorders>
              <w:top w:val="dotted" w:sz="4" w:space="0" w:color="auto"/>
              <w:left w:val="nil"/>
              <w:bottom w:val="nil"/>
              <w:right w:val="nil"/>
            </w:tcBorders>
            <w:shd w:val="clear" w:color="auto" w:fill="auto"/>
            <w:noWrap/>
            <w:vAlign w:val="bottom"/>
            <w:hideMark/>
          </w:tcPr>
          <w:p w14:paraId="7EB11CBA"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Mean</w:t>
            </w:r>
          </w:p>
        </w:tc>
        <w:tc>
          <w:tcPr>
            <w:tcW w:w="1174" w:type="dxa"/>
            <w:tcBorders>
              <w:top w:val="dotted" w:sz="4" w:space="0" w:color="auto"/>
              <w:left w:val="nil"/>
              <w:bottom w:val="nil"/>
              <w:right w:val="nil"/>
            </w:tcBorders>
            <w:shd w:val="clear" w:color="auto" w:fill="auto"/>
            <w:noWrap/>
            <w:vAlign w:val="bottom"/>
            <w:hideMark/>
          </w:tcPr>
          <w:p w14:paraId="6BA7FD89"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10.7</w:t>
            </w:r>
          </w:p>
        </w:tc>
        <w:tc>
          <w:tcPr>
            <w:tcW w:w="1040" w:type="dxa"/>
            <w:tcBorders>
              <w:top w:val="dotted" w:sz="4" w:space="0" w:color="auto"/>
              <w:left w:val="nil"/>
              <w:bottom w:val="nil"/>
              <w:right w:val="nil"/>
            </w:tcBorders>
            <w:shd w:val="clear" w:color="auto" w:fill="auto"/>
            <w:noWrap/>
            <w:vAlign w:val="bottom"/>
            <w:hideMark/>
          </w:tcPr>
          <w:p w14:paraId="26B65540"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0.8</w:t>
            </w:r>
          </w:p>
        </w:tc>
        <w:tc>
          <w:tcPr>
            <w:tcW w:w="1440" w:type="dxa"/>
            <w:tcBorders>
              <w:top w:val="dotted" w:sz="4" w:space="0" w:color="auto"/>
              <w:left w:val="nil"/>
              <w:bottom w:val="nil"/>
              <w:right w:val="nil"/>
            </w:tcBorders>
            <w:shd w:val="clear" w:color="auto" w:fill="auto"/>
            <w:noWrap/>
            <w:vAlign w:val="bottom"/>
            <w:hideMark/>
          </w:tcPr>
          <w:p w14:paraId="3BF1420E"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38.0</w:t>
            </w:r>
          </w:p>
        </w:tc>
        <w:tc>
          <w:tcPr>
            <w:tcW w:w="1500" w:type="dxa"/>
            <w:tcBorders>
              <w:top w:val="dotted" w:sz="4" w:space="0" w:color="auto"/>
              <w:left w:val="nil"/>
              <w:bottom w:val="nil"/>
              <w:right w:val="nil"/>
            </w:tcBorders>
            <w:shd w:val="clear" w:color="auto" w:fill="auto"/>
            <w:noWrap/>
            <w:vAlign w:val="bottom"/>
            <w:hideMark/>
          </w:tcPr>
          <w:p w14:paraId="317FE9B4"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62.8</w:t>
            </w:r>
          </w:p>
        </w:tc>
        <w:tc>
          <w:tcPr>
            <w:tcW w:w="1380" w:type="dxa"/>
            <w:tcBorders>
              <w:top w:val="dotted" w:sz="4" w:space="0" w:color="auto"/>
              <w:left w:val="nil"/>
              <w:bottom w:val="nil"/>
              <w:right w:val="nil"/>
            </w:tcBorders>
            <w:shd w:val="clear" w:color="auto" w:fill="auto"/>
            <w:noWrap/>
            <w:vAlign w:val="bottom"/>
            <w:hideMark/>
          </w:tcPr>
          <w:p w14:paraId="13357755"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12.4</w:t>
            </w:r>
          </w:p>
        </w:tc>
      </w:tr>
      <w:tr w:rsidR="00B468C9" w:rsidRPr="00190D5F" w14:paraId="1A187BDB" w14:textId="77777777" w:rsidTr="00B468C9">
        <w:trPr>
          <w:trHeight w:val="255"/>
          <w:jc w:val="center"/>
        </w:trPr>
        <w:tc>
          <w:tcPr>
            <w:tcW w:w="2380" w:type="dxa"/>
            <w:vMerge/>
            <w:tcBorders>
              <w:top w:val="single" w:sz="4" w:space="0" w:color="auto"/>
              <w:left w:val="nil"/>
              <w:bottom w:val="single" w:sz="4" w:space="0" w:color="auto"/>
              <w:right w:val="nil"/>
            </w:tcBorders>
            <w:vAlign w:val="center"/>
            <w:hideMark/>
          </w:tcPr>
          <w:p w14:paraId="144B8B83"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nil"/>
              <w:right w:val="nil"/>
            </w:tcBorders>
            <w:shd w:val="clear" w:color="auto" w:fill="auto"/>
            <w:noWrap/>
            <w:vAlign w:val="bottom"/>
            <w:hideMark/>
          </w:tcPr>
          <w:p w14:paraId="3133EA52"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N</w:t>
            </w:r>
          </w:p>
        </w:tc>
        <w:tc>
          <w:tcPr>
            <w:tcW w:w="1174" w:type="dxa"/>
            <w:tcBorders>
              <w:top w:val="nil"/>
              <w:left w:val="nil"/>
              <w:bottom w:val="nil"/>
              <w:right w:val="nil"/>
            </w:tcBorders>
            <w:shd w:val="clear" w:color="auto" w:fill="auto"/>
            <w:noWrap/>
            <w:vAlign w:val="bottom"/>
            <w:hideMark/>
          </w:tcPr>
          <w:p w14:paraId="2FB11B70"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11.0</w:t>
            </w:r>
          </w:p>
        </w:tc>
        <w:tc>
          <w:tcPr>
            <w:tcW w:w="1040" w:type="dxa"/>
            <w:tcBorders>
              <w:top w:val="nil"/>
              <w:left w:val="nil"/>
              <w:bottom w:val="nil"/>
              <w:right w:val="nil"/>
            </w:tcBorders>
            <w:shd w:val="clear" w:color="auto" w:fill="auto"/>
            <w:noWrap/>
            <w:vAlign w:val="bottom"/>
            <w:hideMark/>
          </w:tcPr>
          <w:p w14:paraId="387674C0"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10.0</w:t>
            </w:r>
          </w:p>
        </w:tc>
        <w:tc>
          <w:tcPr>
            <w:tcW w:w="1440" w:type="dxa"/>
            <w:tcBorders>
              <w:top w:val="nil"/>
              <w:left w:val="nil"/>
              <w:bottom w:val="nil"/>
              <w:right w:val="nil"/>
            </w:tcBorders>
            <w:shd w:val="clear" w:color="auto" w:fill="auto"/>
            <w:noWrap/>
            <w:vAlign w:val="bottom"/>
            <w:hideMark/>
          </w:tcPr>
          <w:p w14:paraId="3369B428"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9.0</w:t>
            </w:r>
          </w:p>
        </w:tc>
        <w:tc>
          <w:tcPr>
            <w:tcW w:w="1500" w:type="dxa"/>
            <w:tcBorders>
              <w:top w:val="nil"/>
              <w:left w:val="nil"/>
              <w:bottom w:val="nil"/>
              <w:right w:val="nil"/>
            </w:tcBorders>
            <w:shd w:val="clear" w:color="auto" w:fill="auto"/>
            <w:noWrap/>
            <w:vAlign w:val="bottom"/>
            <w:hideMark/>
          </w:tcPr>
          <w:p w14:paraId="7931242A"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9.0</w:t>
            </w:r>
          </w:p>
        </w:tc>
        <w:tc>
          <w:tcPr>
            <w:tcW w:w="1380" w:type="dxa"/>
            <w:tcBorders>
              <w:top w:val="nil"/>
              <w:left w:val="nil"/>
              <w:bottom w:val="nil"/>
              <w:right w:val="nil"/>
            </w:tcBorders>
            <w:shd w:val="clear" w:color="auto" w:fill="auto"/>
            <w:noWrap/>
            <w:vAlign w:val="bottom"/>
            <w:hideMark/>
          </w:tcPr>
          <w:p w14:paraId="6D4563F4"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9.0</w:t>
            </w:r>
          </w:p>
        </w:tc>
      </w:tr>
      <w:tr w:rsidR="00B468C9" w:rsidRPr="00190D5F" w14:paraId="7D344047" w14:textId="77777777" w:rsidTr="00B468C9">
        <w:trPr>
          <w:trHeight w:val="255"/>
          <w:jc w:val="center"/>
        </w:trPr>
        <w:tc>
          <w:tcPr>
            <w:tcW w:w="2380" w:type="dxa"/>
            <w:vMerge/>
            <w:tcBorders>
              <w:top w:val="single" w:sz="4" w:space="0" w:color="auto"/>
              <w:left w:val="nil"/>
              <w:bottom w:val="dotted" w:sz="4" w:space="0" w:color="auto"/>
              <w:right w:val="nil"/>
            </w:tcBorders>
            <w:vAlign w:val="center"/>
            <w:hideMark/>
          </w:tcPr>
          <w:p w14:paraId="38544FE9"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dotted" w:sz="4" w:space="0" w:color="auto"/>
              <w:right w:val="nil"/>
            </w:tcBorders>
            <w:shd w:val="clear" w:color="auto" w:fill="auto"/>
            <w:noWrap/>
            <w:vAlign w:val="bottom"/>
            <w:hideMark/>
          </w:tcPr>
          <w:p w14:paraId="158A5ED6"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SD</w:t>
            </w:r>
          </w:p>
        </w:tc>
        <w:tc>
          <w:tcPr>
            <w:tcW w:w="1174" w:type="dxa"/>
            <w:tcBorders>
              <w:top w:val="nil"/>
              <w:left w:val="nil"/>
              <w:bottom w:val="dotted" w:sz="4" w:space="0" w:color="auto"/>
              <w:right w:val="nil"/>
            </w:tcBorders>
            <w:shd w:val="clear" w:color="auto" w:fill="auto"/>
            <w:noWrap/>
            <w:vAlign w:val="bottom"/>
            <w:hideMark/>
          </w:tcPr>
          <w:p w14:paraId="7864EC44"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10.2</w:t>
            </w:r>
          </w:p>
        </w:tc>
        <w:tc>
          <w:tcPr>
            <w:tcW w:w="1040" w:type="dxa"/>
            <w:tcBorders>
              <w:top w:val="nil"/>
              <w:left w:val="nil"/>
              <w:bottom w:val="dotted" w:sz="4" w:space="0" w:color="auto"/>
              <w:right w:val="nil"/>
            </w:tcBorders>
            <w:shd w:val="clear" w:color="auto" w:fill="auto"/>
            <w:noWrap/>
            <w:vAlign w:val="bottom"/>
            <w:hideMark/>
          </w:tcPr>
          <w:p w14:paraId="52C8D334"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0.1</w:t>
            </w:r>
          </w:p>
        </w:tc>
        <w:tc>
          <w:tcPr>
            <w:tcW w:w="1440" w:type="dxa"/>
            <w:tcBorders>
              <w:top w:val="nil"/>
              <w:left w:val="nil"/>
              <w:bottom w:val="dotted" w:sz="4" w:space="0" w:color="auto"/>
              <w:right w:val="nil"/>
            </w:tcBorders>
            <w:shd w:val="clear" w:color="auto" w:fill="auto"/>
            <w:noWrap/>
            <w:vAlign w:val="bottom"/>
            <w:hideMark/>
          </w:tcPr>
          <w:p w14:paraId="7D5B5E4F"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27.9</w:t>
            </w:r>
          </w:p>
        </w:tc>
        <w:tc>
          <w:tcPr>
            <w:tcW w:w="1500" w:type="dxa"/>
            <w:tcBorders>
              <w:top w:val="nil"/>
              <w:left w:val="nil"/>
              <w:bottom w:val="dotted" w:sz="4" w:space="0" w:color="auto"/>
              <w:right w:val="nil"/>
            </w:tcBorders>
            <w:shd w:val="clear" w:color="auto" w:fill="auto"/>
            <w:noWrap/>
            <w:vAlign w:val="bottom"/>
            <w:hideMark/>
          </w:tcPr>
          <w:p w14:paraId="353DF689"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27.0</w:t>
            </w:r>
          </w:p>
        </w:tc>
        <w:tc>
          <w:tcPr>
            <w:tcW w:w="1380" w:type="dxa"/>
            <w:tcBorders>
              <w:top w:val="nil"/>
              <w:left w:val="nil"/>
              <w:bottom w:val="dotted" w:sz="4" w:space="0" w:color="auto"/>
              <w:right w:val="nil"/>
            </w:tcBorders>
            <w:shd w:val="clear" w:color="auto" w:fill="auto"/>
            <w:noWrap/>
            <w:vAlign w:val="bottom"/>
            <w:hideMark/>
          </w:tcPr>
          <w:p w14:paraId="2527A6BC"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11.0</w:t>
            </w:r>
          </w:p>
        </w:tc>
      </w:tr>
      <w:tr w:rsidR="00B468C9" w:rsidRPr="00190D5F" w14:paraId="1307162B" w14:textId="77777777" w:rsidTr="00B468C9">
        <w:trPr>
          <w:trHeight w:val="255"/>
          <w:jc w:val="center"/>
        </w:trPr>
        <w:tc>
          <w:tcPr>
            <w:tcW w:w="2380" w:type="dxa"/>
            <w:vMerge w:val="restart"/>
            <w:tcBorders>
              <w:top w:val="dotted" w:sz="4" w:space="0" w:color="auto"/>
              <w:left w:val="nil"/>
              <w:bottom w:val="single" w:sz="4" w:space="0" w:color="auto"/>
              <w:right w:val="nil"/>
            </w:tcBorders>
            <w:shd w:val="clear" w:color="auto" w:fill="auto"/>
            <w:vAlign w:val="center"/>
            <w:hideMark/>
          </w:tcPr>
          <w:p w14:paraId="5892D6A8"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South America</w:t>
            </w:r>
          </w:p>
        </w:tc>
        <w:tc>
          <w:tcPr>
            <w:tcW w:w="787" w:type="dxa"/>
            <w:tcBorders>
              <w:top w:val="dotted" w:sz="4" w:space="0" w:color="auto"/>
              <w:left w:val="nil"/>
              <w:bottom w:val="nil"/>
              <w:right w:val="nil"/>
            </w:tcBorders>
            <w:shd w:val="clear" w:color="auto" w:fill="auto"/>
            <w:noWrap/>
            <w:vAlign w:val="bottom"/>
            <w:hideMark/>
          </w:tcPr>
          <w:p w14:paraId="1441D668"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Mean</w:t>
            </w:r>
          </w:p>
        </w:tc>
        <w:tc>
          <w:tcPr>
            <w:tcW w:w="1174" w:type="dxa"/>
            <w:tcBorders>
              <w:top w:val="dotted" w:sz="4" w:space="0" w:color="auto"/>
              <w:left w:val="nil"/>
              <w:bottom w:val="nil"/>
              <w:right w:val="nil"/>
            </w:tcBorders>
            <w:shd w:val="clear" w:color="auto" w:fill="auto"/>
            <w:noWrap/>
            <w:vAlign w:val="bottom"/>
            <w:hideMark/>
          </w:tcPr>
          <w:p w14:paraId="3CCB126C"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111.6</w:t>
            </w:r>
          </w:p>
        </w:tc>
        <w:tc>
          <w:tcPr>
            <w:tcW w:w="1040" w:type="dxa"/>
            <w:tcBorders>
              <w:top w:val="dotted" w:sz="4" w:space="0" w:color="auto"/>
              <w:left w:val="nil"/>
              <w:bottom w:val="nil"/>
              <w:right w:val="nil"/>
            </w:tcBorders>
            <w:shd w:val="clear" w:color="auto" w:fill="auto"/>
            <w:noWrap/>
            <w:vAlign w:val="bottom"/>
            <w:hideMark/>
          </w:tcPr>
          <w:p w14:paraId="558E8D61"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0.9</w:t>
            </w:r>
          </w:p>
        </w:tc>
        <w:tc>
          <w:tcPr>
            <w:tcW w:w="1440" w:type="dxa"/>
            <w:tcBorders>
              <w:top w:val="dotted" w:sz="4" w:space="0" w:color="auto"/>
              <w:left w:val="nil"/>
              <w:bottom w:val="nil"/>
              <w:right w:val="nil"/>
            </w:tcBorders>
            <w:shd w:val="clear" w:color="auto" w:fill="auto"/>
            <w:noWrap/>
            <w:vAlign w:val="bottom"/>
            <w:hideMark/>
          </w:tcPr>
          <w:p w14:paraId="58D29B67"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74.6</w:t>
            </w:r>
          </w:p>
        </w:tc>
        <w:tc>
          <w:tcPr>
            <w:tcW w:w="1500" w:type="dxa"/>
            <w:tcBorders>
              <w:top w:val="dotted" w:sz="4" w:space="0" w:color="auto"/>
              <w:left w:val="nil"/>
              <w:bottom w:val="nil"/>
              <w:right w:val="nil"/>
            </w:tcBorders>
            <w:shd w:val="clear" w:color="auto" w:fill="auto"/>
            <w:noWrap/>
            <w:vAlign w:val="bottom"/>
            <w:hideMark/>
          </w:tcPr>
          <w:p w14:paraId="22A09E1A"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35.7</w:t>
            </w:r>
          </w:p>
        </w:tc>
        <w:tc>
          <w:tcPr>
            <w:tcW w:w="1380" w:type="dxa"/>
            <w:tcBorders>
              <w:top w:val="dotted" w:sz="4" w:space="0" w:color="auto"/>
              <w:left w:val="nil"/>
              <w:bottom w:val="nil"/>
              <w:right w:val="nil"/>
            </w:tcBorders>
            <w:shd w:val="clear" w:color="auto" w:fill="auto"/>
            <w:noWrap/>
            <w:vAlign w:val="bottom"/>
            <w:hideMark/>
          </w:tcPr>
          <w:p w14:paraId="06DE2391"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0.9</w:t>
            </w:r>
          </w:p>
        </w:tc>
      </w:tr>
      <w:tr w:rsidR="00B468C9" w:rsidRPr="00190D5F" w14:paraId="07DD8264" w14:textId="77777777" w:rsidTr="00B468C9">
        <w:trPr>
          <w:trHeight w:val="255"/>
          <w:jc w:val="center"/>
        </w:trPr>
        <w:tc>
          <w:tcPr>
            <w:tcW w:w="2380" w:type="dxa"/>
            <w:vMerge/>
            <w:tcBorders>
              <w:top w:val="nil"/>
              <w:left w:val="nil"/>
              <w:bottom w:val="single" w:sz="4" w:space="0" w:color="auto"/>
              <w:right w:val="nil"/>
            </w:tcBorders>
            <w:vAlign w:val="center"/>
            <w:hideMark/>
          </w:tcPr>
          <w:p w14:paraId="11EA34B5"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nil"/>
              <w:right w:val="nil"/>
            </w:tcBorders>
            <w:shd w:val="clear" w:color="auto" w:fill="auto"/>
            <w:noWrap/>
            <w:vAlign w:val="bottom"/>
            <w:hideMark/>
          </w:tcPr>
          <w:p w14:paraId="60F4C95C"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N</w:t>
            </w:r>
          </w:p>
        </w:tc>
        <w:tc>
          <w:tcPr>
            <w:tcW w:w="1174" w:type="dxa"/>
            <w:tcBorders>
              <w:top w:val="nil"/>
              <w:left w:val="nil"/>
              <w:bottom w:val="nil"/>
              <w:right w:val="nil"/>
            </w:tcBorders>
            <w:shd w:val="clear" w:color="auto" w:fill="auto"/>
            <w:noWrap/>
            <w:vAlign w:val="bottom"/>
            <w:hideMark/>
          </w:tcPr>
          <w:p w14:paraId="29DDC4CF"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10.0</w:t>
            </w:r>
          </w:p>
        </w:tc>
        <w:tc>
          <w:tcPr>
            <w:tcW w:w="1040" w:type="dxa"/>
            <w:tcBorders>
              <w:top w:val="nil"/>
              <w:left w:val="nil"/>
              <w:bottom w:val="nil"/>
              <w:right w:val="nil"/>
            </w:tcBorders>
            <w:shd w:val="clear" w:color="auto" w:fill="auto"/>
            <w:noWrap/>
            <w:vAlign w:val="bottom"/>
            <w:hideMark/>
          </w:tcPr>
          <w:p w14:paraId="3BD412BD"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10.0</w:t>
            </w:r>
          </w:p>
        </w:tc>
        <w:tc>
          <w:tcPr>
            <w:tcW w:w="1440" w:type="dxa"/>
            <w:tcBorders>
              <w:top w:val="nil"/>
              <w:left w:val="nil"/>
              <w:bottom w:val="nil"/>
              <w:right w:val="nil"/>
            </w:tcBorders>
            <w:shd w:val="clear" w:color="auto" w:fill="auto"/>
            <w:noWrap/>
            <w:vAlign w:val="bottom"/>
            <w:hideMark/>
          </w:tcPr>
          <w:p w14:paraId="51DFB8D2"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8.0</w:t>
            </w:r>
          </w:p>
        </w:tc>
        <w:tc>
          <w:tcPr>
            <w:tcW w:w="1500" w:type="dxa"/>
            <w:tcBorders>
              <w:top w:val="nil"/>
              <w:left w:val="nil"/>
              <w:bottom w:val="nil"/>
              <w:right w:val="nil"/>
            </w:tcBorders>
            <w:shd w:val="clear" w:color="auto" w:fill="auto"/>
            <w:noWrap/>
            <w:vAlign w:val="bottom"/>
            <w:hideMark/>
          </w:tcPr>
          <w:p w14:paraId="0EC23A2B"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4.0</w:t>
            </w:r>
          </w:p>
        </w:tc>
        <w:tc>
          <w:tcPr>
            <w:tcW w:w="1380" w:type="dxa"/>
            <w:tcBorders>
              <w:top w:val="nil"/>
              <w:left w:val="nil"/>
              <w:bottom w:val="nil"/>
              <w:right w:val="nil"/>
            </w:tcBorders>
            <w:shd w:val="clear" w:color="auto" w:fill="auto"/>
            <w:noWrap/>
            <w:vAlign w:val="bottom"/>
            <w:hideMark/>
          </w:tcPr>
          <w:p w14:paraId="4C3E29FC"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3.0</w:t>
            </w:r>
          </w:p>
        </w:tc>
      </w:tr>
      <w:tr w:rsidR="00B468C9" w:rsidRPr="00190D5F" w14:paraId="74552077" w14:textId="77777777" w:rsidTr="00B468C9">
        <w:trPr>
          <w:trHeight w:val="255"/>
          <w:jc w:val="center"/>
        </w:trPr>
        <w:tc>
          <w:tcPr>
            <w:tcW w:w="2380" w:type="dxa"/>
            <w:vMerge/>
            <w:tcBorders>
              <w:top w:val="nil"/>
              <w:left w:val="nil"/>
              <w:bottom w:val="dotted" w:sz="4" w:space="0" w:color="auto"/>
              <w:right w:val="nil"/>
            </w:tcBorders>
            <w:vAlign w:val="center"/>
            <w:hideMark/>
          </w:tcPr>
          <w:p w14:paraId="57DFE1A3"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dotted" w:sz="4" w:space="0" w:color="auto"/>
              <w:right w:val="nil"/>
            </w:tcBorders>
            <w:shd w:val="clear" w:color="auto" w:fill="auto"/>
            <w:noWrap/>
            <w:vAlign w:val="bottom"/>
            <w:hideMark/>
          </w:tcPr>
          <w:p w14:paraId="42E0039B"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SD</w:t>
            </w:r>
          </w:p>
        </w:tc>
        <w:tc>
          <w:tcPr>
            <w:tcW w:w="1174" w:type="dxa"/>
            <w:tcBorders>
              <w:top w:val="nil"/>
              <w:left w:val="nil"/>
              <w:bottom w:val="dotted" w:sz="4" w:space="0" w:color="auto"/>
              <w:right w:val="nil"/>
            </w:tcBorders>
            <w:shd w:val="clear" w:color="auto" w:fill="auto"/>
            <w:noWrap/>
            <w:vAlign w:val="bottom"/>
            <w:hideMark/>
          </w:tcPr>
          <w:p w14:paraId="26F71F89"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149.5</w:t>
            </w:r>
          </w:p>
        </w:tc>
        <w:tc>
          <w:tcPr>
            <w:tcW w:w="1040" w:type="dxa"/>
            <w:tcBorders>
              <w:top w:val="nil"/>
              <w:left w:val="nil"/>
              <w:bottom w:val="dotted" w:sz="4" w:space="0" w:color="auto"/>
              <w:right w:val="nil"/>
            </w:tcBorders>
            <w:shd w:val="clear" w:color="auto" w:fill="auto"/>
            <w:noWrap/>
            <w:vAlign w:val="bottom"/>
            <w:hideMark/>
          </w:tcPr>
          <w:p w14:paraId="71819685"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0.1</w:t>
            </w:r>
          </w:p>
        </w:tc>
        <w:tc>
          <w:tcPr>
            <w:tcW w:w="1440" w:type="dxa"/>
            <w:tcBorders>
              <w:top w:val="nil"/>
              <w:left w:val="nil"/>
              <w:bottom w:val="dotted" w:sz="4" w:space="0" w:color="auto"/>
              <w:right w:val="nil"/>
            </w:tcBorders>
            <w:shd w:val="clear" w:color="auto" w:fill="auto"/>
            <w:noWrap/>
            <w:vAlign w:val="bottom"/>
            <w:hideMark/>
          </w:tcPr>
          <w:p w14:paraId="13785EA9"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14.5</w:t>
            </w:r>
          </w:p>
        </w:tc>
        <w:tc>
          <w:tcPr>
            <w:tcW w:w="1500" w:type="dxa"/>
            <w:tcBorders>
              <w:top w:val="nil"/>
              <w:left w:val="nil"/>
              <w:bottom w:val="dotted" w:sz="4" w:space="0" w:color="auto"/>
              <w:right w:val="nil"/>
            </w:tcBorders>
            <w:shd w:val="clear" w:color="auto" w:fill="auto"/>
            <w:noWrap/>
            <w:vAlign w:val="bottom"/>
            <w:hideMark/>
          </w:tcPr>
          <w:p w14:paraId="0BD43411"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17.3</w:t>
            </w:r>
          </w:p>
        </w:tc>
        <w:tc>
          <w:tcPr>
            <w:tcW w:w="1380" w:type="dxa"/>
            <w:tcBorders>
              <w:top w:val="nil"/>
              <w:left w:val="nil"/>
              <w:bottom w:val="dotted" w:sz="4" w:space="0" w:color="auto"/>
              <w:right w:val="nil"/>
            </w:tcBorders>
            <w:shd w:val="clear" w:color="auto" w:fill="auto"/>
            <w:noWrap/>
            <w:vAlign w:val="bottom"/>
            <w:hideMark/>
          </w:tcPr>
          <w:p w14:paraId="66DE2C44"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1.0</w:t>
            </w:r>
          </w:p>
        </w:tc>
      </w:tr>
      <w:tr w:rsidR="00B468C9" w:rsidRPr="00190D5F" w14:paraId="19020B23" w14:textId="77777777" w:rsidTr="00B468C9">
        <w:trPr>
          <w:trHeight w:val="255"/>
          <w:jc w:val="center"/>
        </w:trPr>
        <w:tc>
          <w:tcPr>
            <w:tcW w:w="2380" w:type="dxa"/>
            <w:vMerge w:val="restart"/>
            <w:tcBorders>
              <w:top w:val="dotted" w:sz="4" w:space="0" w:color="auto"/>
              <w:left w:val="nil"/>
              <w:bottom w:val="single" w:sz="4" w:space="0" w:color="auto"/>
              <w:right w:val="nil"/>
            </w:tcBorders>
            <w:shd w:val="clear" w:color="auto" w:fill="auto"/>
            <w:vAlign w:val="center"/>
            <w:hideMark/>
          </w:tcPr>
          <w:p w14:paraId="00CB676D"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South Asia</w:t>
            </w:r>
          </w:p>
        </w:tc>
        <w:tc>
          <w:tcPr>
            <w:tcW w:w="787" w:type="dxa"/>
            <w:tcBorders>
              <w:top w:val="dotted" w:sz="4" w:space="0" w:color="auto"/>
              <w:left w:val="nil"/>
              <w:bottom w:val="nil"/>
              <w:right w:val="nil"/>
            </w:tcBorders>
            <w:shd w:val="clear" w:color="auto" w:fill="auto"/>
            <w:noWrap/>
            <w:vAlign w:val="bottom"/>
            <w:hideMark/>
          </w:tcPr>
          <w:p w14:paraId="164B6D2F"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Mean</w:t>
            </w:r>
          </w:p>
        </w:tc>
        <w:tc>
          <w:tcPr>
            <w:tcW w:w="1174" w:type="dxa"/>
            <w:tcBorders>
              <w:top w:val="dotted" w:sz="4" w:space="0" w:color="auto"/>
              <w:left w:val="nil"/>
              <w:bottom w:val="nil"/>
              <w:right w:val="nil"/>
            </w:tcBorders>
            <w:shd w:val="clear" w:color="auto" w:fill="auto"/>
            <w:noWrap/>
            <w:vAlign w:val="bottom"/>
            <w:hideMark/>
          </w:tcPr>
          <w:p w14:paraId="66A85A79"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1.4</w:t>
            </w:r>
          </w:p>
        </w:tc>
        <w:tc>
          <w:tcPr>
            <w:tcW w:w="1040" w:type="dxa"/>
            <w:tcBorders>
              <w:top w:val="dotted" w:sz="4" w:space="0" w:color="auto"/>
              <w:left w:val="nil"/>
              <w:bottom w:val="nil"/>
              <w:right w:val="nil"/>
            </w:tcBorders>
            <w:shd w:val="clear" w:color="auto" w:fill="auto"/>
            <w:noWrap/>
            <w:vAlign w:val="bottom"/>
            <w:hideMark/>
          </w:tcPr>
          <w:p w14:paraId="63A3B45A"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0.5</w:t>
            </w:r>
          </w:p>
        </w:tc>
        <w:tc>
          <w:tcPr>
            <w:tcW w:w="1440" w:type="dxa"/>
            <w:tcBorders>
              <w:top w:val="dotted" w:sz="4" w:space="0" w:color="auto"/>
              <w:left w:val="nil"/>
              <w:bottom w:val="nil"/>
              <w:right w:val="nil"/>
            </w:tcBorders>
            <w:shd w:val="clear" w:color="auto" w:fill="auto"/>
            <w:noWrap/>
            <w:vAlign w:val="bottom"/>
            <w:hideMark/>
          </w:tcPr>
          <w:p w14:paraId="1A4AC181"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p>
        </w:tc>
        <w:tc>
          <w:tcPr>
            <w:tcW w:w="1500" w:type="dxa"/>
            <w:tcBorders>
              <w:top w:val="dotted" w:sz="4" w:space="0" w:color="auto"/>
              <w:left w:val="nil"/>
              <w:bottom w:val="nil"/>
              <w:right w:val="nil"/>
            </w:tcBorders>
            <w:shd w:val="clear" w:color="auto" w:fill="auto"/>
            <w:noWrap/>
            <w:vAlign w:val="bottom"/>
            <w:hideMark/>
          </w:tcPr>
          <w:p w14:paraId="40EE3F6A"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77.8</w:t>
            </w:r>
          </w:p>
        </w:tc>
        <w:tc>
          <w:tcPr>
            <w:tcW w:w="1380" w:type="dxa"/>
            <w:tcBorders>
              <w:top w:val="dotted" w:sz="4" w:space="0" w:color="auto"/>
              <w:left w:val="nil"/>
              <w:bottom w:val="nil"/>
              <w:right w:val="nil"/>
            </w:tcBorders>
            <w:shd w:val="clear" w:color="auto" w:fill="auto"/>
            <w:noWrap/>
            <w:vAlign w:val="bottom"/>
            <w:hideMark/>
          </w:tcPr>
          <w:p w14:paraId="0F039F46"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40.1</w:t>
            </w:r>
          </w:p>
        </w:tc>
      </w:tr>
      <w:tr w:rsidR="00B468C9" w:rsidRPr="00190D5F" w14:paraId="013E48F0" w14:textId="77777777" w:rsidTr="00B468C9">
        <w:trPr>
          <w:trHeight w:val="255"/>
          <w:jc w:val="center"/>
        </w:trPr>
        <w:tc>
          <w:tcPr>
            <w:tcW w:w="2380" w:type="dxa"/>
            <w:vMerge/>
            <w:tcBorders>
              <w:top w:val="nil"/>
              <w:left w:val="nil"/>
              <w:bottom w:val="single" w:sz="4" w:space="0" w:color="auto"/>
              <w:right w:val="nil"/>
            </w:tcBorders>
            <w:vAlign w:val="center"/>
            <w:hideMark/>
          </w:tcPr>
          <w:p w14:paraId="7E71F4DC"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nil"/>
              <w:right w:val="nil"/>
            </w:tcBorders>
            <w:shd w:val="clear" w:color="auto" w:fill="auto"/>
            <w:noWrap/>
            <w:vAlign w:val="bottom"/>
            <w:hideMark/>
          </w:tcPr>
          <w:p w14:paraId="74CB9022"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N</w:t>
            </w:r>
          </w:p>
        </w:tc>
        <w:tc>
          <w:tcPr>
            <w:tcW w:w="1174" w:type="dxa"/>
            <w:tcBorders>
              <w:top w:val="nil"/>
              <w:left w:val="nil"/>
              <w:bottom w:val="nil"/>
              <w:right w:val="nil"/>
            </w:tcBorders>
            <w:shd w:val="clear" w:color="auto" w:fill="auto"/>
            <w:noWrap/>
            <w:vAlign w:val="bottom"/>
            <w:hideMark/>
          </w:tcPr>
          <w:p w14:paraId="40655E10"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4.0</w:t>
            </w:r>
          </w:p>
        </w:tc>
        <w:tc>
          <w:tcPr>
            <w:tcW w:w="1040" w:type="dxa"/>
            <w:tcBorders>
              <w:top w:val="nil"/>
              <w:left w:val="nil"/>
              <w:bottom w:val="nil"/>
              <w:right w:val="nil"/>
            </w:tcBorders>
            <w:shd w:val="clear" w:color="auto" w:fill="auto"/>
            <w:noWrap/>
            <w:vAlign w:val="bottom"/>
            <w:hideMark/>
          </w:tcPr>
          <w:p w14:paraId="0BD67371"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4.0</w:t>
            </w:r>
          </w:p>
        </w:tc>
        <w:tc>
          <w:tcPr>
            <w:tcW w:w="1440" w:type="dxa"/>
            <w:tcBorders>
              <w:top w:val="nil"/>
              <w:left w:val="nil"/>
              <w:bottom w:val="nil"/>
              <w:right w:val="nil"/>
            </w:tcBorders>
            <w:shd w:val="clear" w:color="auto" w:fill="auto"/>
            <w:noWrap/>
            <w:vAlign w:val="bottom"/>
            <w:hideMark/>
          </w:tcPr>
          <w:p w14:paraId="3D17718B"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p>
        </w:tc>
        <w:tc>
          <w:tcPr>
            <w:tcW w:w="1500" w:type="dxa"/>
            <w:tcBorders>
              <w:top w:val="nil"/>
              <w:left w:val="nil"/>
              <w:bottom w:val="nil"/>
              <w:right w:val="nil"/>
            </w:tcBorders>
            <w:shd w:val="clear" w:color="auto" w:fill="auto"/>
            <w:noWrap/>
            <w:vAlign w:val="bottom"/>
            <w:hideMark/>
          </w:tcPr>
          <w:p w14:paraId="476BC3E0"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3.0</w:t>
            </w:r>
          </w:p>
        </w:tc>
        <w:tc>
          <w:tcPr>
            <w:tcW w:w="1380" w:type="dxa"/>
            <w:tcBorders>
              <w:top w:val="nil"/>
              <w:left w:val="nil"/>
              <w:bottom w:val="nil"/>
              <w:right w:val="nil"/>
            </w:tcBorders>
            <w:shd w:val="clear" w:color="auto" w:fill="auto"/>
            <w:noWrap/>
            <w:vAlign w:val="bottom"/>
            <w:hideMark/>
          </w:tcPr>
          <w:p w14:paraId="0C46552D"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3.0</w:t>
            </w:r>
          </w:p>
        </w:tc>
      </w:tr>
      <w:tr w:rsidR="00B468C9" w:rsidRPr="00190D5F" w14:paraId="41C6ABC4" w14:textId="77777777" w:rsidTr="00B468C9">
        <w:trPr>
          <w:trHeight w:val="255"/>
          <w:jc w:val="center"/>
        </w:trPr>
        <w:tc>
          <w:tcPr>
            <w:tcW w:w="2380" w:type="dxa"/>
            <w:vMerge/>
            <w:tcBorders>
              <w:top w:val="nil"/>
              <w:left w:val="nil"/>
              <w:bottom w:val="dotted" w:sz="4" w:space="0" w:color="auto"/>
              <w:right w:val="nil"/>
            </w:tcBorders>
            <w:vAlign w:val="center"/>
            <w:hideMark/>
          </w:tcPr>
          <w:p w14:paraId="4D80CB65"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dotted" w:sz="4" w:space="0" w:color="auto"/>
              <w:right w:val="nil"/>
            </w:tcBorders>
            <w:shd w:val="clear" w:color="auto" w:fill="auto"/>
            <w:noWrap/>
            <w:vAlign w:val="bottom"/>
            <w:hideMark/>
          </w:tcPr>
          <w:p w14:paraId="6107C1F9"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SD</w:t>
            </w:r>
          </w:p>
        </w:tc>
        <w:tc>
          <w:tcPr>
            <w:tcW w:w="1174" w:type="dxa"/>
            <w:tcBorders>
              <w:top w:val="nil"/>
              <w:left w:val="nil"/>
              <w:bottom w:val="dotted" w:sz="4" w:space="0" w:color="auto"/>
              <w:right w:val="nil"/>
            </w:tcBorders>
            <w:shd w:val="clear" w:color="auto" w:fill="auto"/>
            <w:noWrap/>
            <w:vAlign w:val="bottom"/>
            <w:hideMark/>
          </w:tcPr>
          <w:p w14:paraId="01A9626D"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1.2</w:t>
            </w:r>
          </w:p>
        </w:tc>
        <w:tc>
          <w:tcPr>
            <w:tcW w:w="1040" w:type="dxa"/>
            <w:tcBorders>
              <w:top w:val="nil"/>
              <w:left w:val="nil"/>
              <w:bottom w:val="dotted" w:sz="4" w:space="0" w:color="auto"/>
              <w:right w:val="nil"/>
            </w:tcBorders>
            <w:shd w:val="clear" w:color="auto" w:fill="auto"/>
            <w:noWrap/>
            <w:vAlign w:val="bottom"/>
            <w:hideMark/>
          </w:tcPr>
          <w:p w14:paraId="5A319177"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1.1</w:t>
            </w:r>
          </w:p>
        </w:tc>
        <w:tc>
          <w:tcPr>
            <w:tcW w:w="1440" w:type="dxa"/>
            <w:tcBorders>
              <w:top w:val="nil"/>
              <w:left w:val="nil"/>
              <w:bottom w:val="dotted" w:sz="4" w:space="0" w:color="auto"/>
              <w:right w:val="nil"/>
            </w:tcBorders>
            <w:shd w:val="clear" w:color="auto" w:fill="auto"/>
            <w:noWrap/>
            <w:vAlign w:val="bottom"/>
            <w:hideMark/>
          </w:tcPr>
          <w:p w14:paraId="3AA65FF8"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p>
        </w:tc>
        <w:tc>
          <w:tcPr>
            <w:tcW w:w="1500" w:type="dxa"/>
            <w:tcBorders>
              <w:top w:val="nil"/>
              <w:left w:val="nil"/>
              <w:bottom w:val="dotted" w:sz="4" w:space="0" w:color="auto"/>
              <w:right w:val="nil"/>
            </w:tcBorders>
            <w:shd w:val="clear" w:color="auto" w:fill="auto"/>
            <w:noWrap/>
            <w:vAlign w:val="bottom"/>
            <w:hideMark/>
          </w:tcPr>
          <w:p w14:paraId="1BBC74F4"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19.1</w:t>
            </w:r>
          </w:p>
        </w:tc>
        <w:tc>
          <w:tcPr>
            <w:tcW w:w="1380" w:type="dxa"/>
            <w:tcBorders>
              <w:top w:val="nil"/>
              <w:left w:val="nil"/>
              <w:bottom w:val="dotted" w:sz="4" w:space="0" w:color="auto"/>
              <w:right w:val="nil"/>
            </w:tcBorders>
            <w:shd w:val="clear" w:color="auto" w:fill="auto"/>
            <w:noWrap/>
            <w:vAlign w:val="bottom"/>
            <w:hideMark/>
          </w:tcPr>
          <w:p w14:paraId="27DF6F89"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26.9</w:t>
            </w:r>
          </w:p>
        </w:tc>
      </w:tr>
      <w:tr w:rsidR="00B468C9" w:rsidRPr="00190D5F" w14:paraId="3036515F" w14:textId="77777777" w:rsidTr="00B468C9">
        <w:trPr>
          <w:trHeight w:val="255"/>
          <w:jc w:val="center"/>
        </w:trPr>
        <w:tc>
          <w:tcPr>
            <w:tcW w:w="2380" w:type="dxa"/>
            <w:vMerge w:val="restart"/>
            <w:tcBorders>
              <w:top w:val="dotted" w:sz="4" w:space="0" w:color="auto"/>
              <w:left w:val="nil"/>
              <w:bottom w:val="single" w:sz="4" w:space="0" w:color="auto"/>
              <w:right w:val="nil"/>
            </w:tcBorders>
            <w:shd w:val="clear" w:color="auto" w:fill="auto"/>
            <w:vAlign w:val="center"/>
            <w:hideMark/>
          </w:tcPr>
          <w:p w14:paraId="7DB8659A"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East Asia</w:t>
            </w:r>
          </w:p>
        </w:tc>
        <w:tc>
          <w:tcPr>
            <w:tcW w:w="787" w:type="dxa"/>
            <w:tcBorders>
              <w:top w:val="dotted" w:sz="4" w:space="0" w:color="auto"/>
              <w:left w:val="nil"/>
              <w:bottom w:val="nil"/>
              <w:right w:val="nil"/>
            </w:tcBorders>
            <w:shd w:val="clear" w:color="auto" w:fill="auto"/>
            <w:noWrap/>
            <w:vAlign w:val="bottom"/>
            <w:hideMark/>
          </w:tcPr>
          <w:p w14:paraId="261EB843"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Mean</w:t>
            </w:r>
          </w:p>
        </w:tc>
        <w:tc>
          <w:tcPr>
            <w:tcW w:w="1174" w:type="dxa"/>
            <w:tcBorders>
              <w:top w:val="dotted" w:sz="4" w:space="0" w:color="auto"/>
              <w:left w:val="nil"/>
              <w:bottom w:val="nil"/>
              <w:right w:val="nil"/>
            </w:tcBorders>
            <w:shd w:val="clear" w:color="auto" w:fill="auto"/>
            <w:noWrap/>
            <w:vAlign w:val="bottom"/>
            <w:hideMark/>
          </w:tcPr>
          <w:p w14:paraId="038FAACD"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1.0</w:t>
            </w:r>
          </w:p>
        </w:tc>
        <w:tc>
          <w:tcPr>
            <w:tcW w:w="1040" w:type="dxa"/>
            <w:tcBorders>
              <w:top w:val="dotted" w:sz="4" w:space="0" w:color="auto"/>
              <w:left w:val="nil"/>
              <w:bottom w:val="nil"/>
              <w:right w:val="nil"/>
            </w:tcBorders>
            <w:shd w:val="clear" w:color="auto" w:fill="auto"/>
            <w:noWrap/>
            <w:vAlign w:val="bottom"/>
            <w:hideMark/>
          </w:tcPr>
          <w:p w14:paraId="39982063"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0.5</w:t>
            </w:r>
          </w:p>
        </w:tc>
        <w:tc>
          <w:tcPr>
            <w:tcW w:w="1440" w:type="dxa"/>
            <w:tcBorders>
              <w:top w:val="dotted" w:sz="4" w:space="0" w:color="auto"/>
              <w:left w:val="nil"/>
              <w:bottom w:val="nil"/>
              <w:right w:val="nil"/>
            </w:tcBorders>
            <w:shd w:val="clear" w:color="auto" w:fill="auto"/>
            <w:noWrap/>
            <w:vAlign w:val="bottom"/>
            <w:hideMark/>
          </w:tcPr>
          <w:p w14:paraId="1C1F4C5C"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 </w:t>
            </w:r>
          </w:p>
        </w:tc>
        <w:tc>
          <w:tcPr>
            <w:tcW w:w="1500" w:type="dxa"/>
            <w:tcBorders>
              <w:top w:val="dotted" w:sz="4" w:space="0" w:color="auto"/>
              <w:left w:val="nil"/>
              <w:bottom w:val="nil"/>
              <w:right w:val="nil"/>
            </w:tcBorders>
            <w:shd w:val="clear" w:color="auto" w:fill="auto"/>
            <w:noWrap/>
            <w:vAlign w:val="bottom"/>
            <w:hideMark/>
          </w:tcPr>
          <w:p w14:paraId="77C12974"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92.2</w:t>
            </w:r>
          </w:p>
        </w:tc>
        <w:tc>
          <w:tcPr>
            <w:tcW w:w="1380" w:type="dxa"/>
            <w:tcBorders>
              <w:top w:val="dotted" w:sz="4" w:space="0" w:color="auto"/>
              <w:left w:val="nil"/>
              <w:bottom w:val="nil"/>
              <w:right w:val="nil"/>
            </w:tcBorders>
            <w:shd w:val="clear" w:color="auto" w:fill="auto"/>
            <w:noWrap/>
            <w:vAlign w:val="bottom"/>
            <w:hideMark/>
          </w:tcPr>
          <w:p w14:paraId="486044A5"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59.2</w:t>
            </w:r>
          </w:p>
        </w:tc>
      </w:tr>
      <w:tr w:rsidR="00B468C9" w:rsidRPr="00190D5F" w14:paraId="67B98F53" w14:textId="77777777" w:rsidTr="00B468C9">
        <w:trPr>
          <w:trHeight w:val="255"/>
          <w:jc w:val="center"/>
        </w:trPr>
        <w:tc>
          <w:tcPr>
            <w:tcW w:w="2380" w:type="dxa"/>
            <w:vMerge/>
            <w:tcBorders>
              <w:top w:val="single" w:sz="4" w:space="0" w:color="auto"/>
              <w:left w:val="nil"/>
              <w:bottom w:val="single" w:sz="4" w:space="0" w:color="auto"/>
              <w:right w:val="nil"/>
            </w:tcBorders>
            <w:vAlign w:val="center"/>
            <w:hideMark/>
          </w:tcPr>
          <w:p w14:paraId="2EDC84C7"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nil"/>
              <w:right w:val="nil"/>
            </w:tcBorders>
            <w:shd w:val="clear" w:color="auto" w:fill="auto"/>
            <w:noWrap/>
            <w:vAlign w:val="bottom"/>
            <w:hideMark/>
          </w:tcPr>
          <w:p w14:paraId="5CDE82E9"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N</w:t>
            </w:r>
          </w:p>
        </w:tc>
        <w:tc>
          <w:tcPr>
            <w:tcW w:w="1174" w:type="dxa"/>
            <w:tcBorders>
              <w:top w:val="nil"/>
              <w:left w:val="nil"/>
              <w:bottom w:val="nil"/>
              <w:right w:val="nil"/>
            </w:tcBorders>
            <w:shd w:val="clear" w:color="auto" w:fill="auto"/>
            <w:noWrap/>
            <w:vAlign w:val="bottom"/>
            <w:hideMark/>
          </w:tcPr>
          <w:p w14:paraId="5F50FC75"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3.0</w:t>
            </w:r>
          </w:p>
        </w:tc>
        <w:tc>
          <w:tcPr>
            <w:tcW w:w="1040" w:type="dxa"/>
            <w:tcBorders>
              <w:top w:val="nil"/>
              <w:left w:val="nil"/>
              <w:bottom w:val="nil"/>
              <w:right w:val="nil"/>
            </w:tcBorders>
            <w:shd w:val="clear" w:color="auto" w:fill="auto"/>
            <w:noWrap/>
            <w:vAlign w:val="bottom"/>
            <w:hideMark/>
          </w:tcPr>
          <w:p w14:paraId="40F21036"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2.0</w:t>
            </w:r>
          </w:p>
        </w:tc>
        <w:tc>
          <w:tcPr>
            <w:tcW w:w="1440" w:type="dxa"/>
            <w:tcBorders>
              <w:top w:val="nil"/>
              <w:left w:val="nil"/>
              <w:bottom w:val="nil"/>
              <w:right w:val="nil"/>
            </w:tcBorders>
            <w:shd w:val="clear" w:color="auto" w:fill="auto"/>
            <w:noWrap/>
            <w:vAlign w:val="bottom"/>
            <w:hideMark/>
          </w:tcPr>
          <w:p w14:paraId="2164BD30"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p>
        </w:tc>
        <w:tc>
          <w:tcPr>
            <w:tcW w:w="1500" w:type="dxa"/>
            <w:tcBorders>
              <w:top w:val="nil"/>
              <w:left w:val="nil"/>
              <w:bottom w:val="nil"/>
              <w:right w:val="nil"/>
            </w:tcBorders>
            <w:shd w:val="clear" w:color="auto" w:fill="auto"/>
            <w:noWrap/>
            <w:vAlign w:val="bottom"/>
            <w:hideMark/>
          </w:tcPr>
          <w:p w14:paraId="30BA9E8C"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3.0</w:t>
            </w:r>
          </w:p>
        </w:tc>
        <w:tc>
          <w:tcPr>
            <w:tcW w:w="1380" w:type="dxa"/>
            <w:tcBorders>
              <w:top w:val="nil"/>
              <w:left w:val="nil"/>
              <w:bottom w:val="nil"/>
              <w:right w:val="nil"/>
            </w:tcBorders>
            <w:shd w:val="clear" w:color="auto" w:fill="auto"/>
            <w:noWrap/>
            <w:vAlign w:val="bottom"/>
            <w:hideMark/>
          </w:tcPr>
          <w:p w14:paraId="02613EF9"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3.0</w:t>
            </w:r>
          </w:p>
        </w:tc>
      </w:tr>
      <w:tr w:rsidR="00B468C9" w:rsidRPr="00190D5F" w14:paraId="0F363C99" w14:textId="77777777" w:rsidTr="00B468C9">
        <w:trPr>
          <w:trHeight w:val="255"/>
          <w:jc w:val="center"/>
        </w:trPr>
        <w:tc>
          <w:tcPr>
            <w:tcW w:w="2380" w:type="dxa"/>
            <w:vMerge/>
            <w:tcBorders>
              <w:top w:val="single" w:sz="4" w:space="0" w:color="auto"/>
              <w:left w:val="nil"/>
              <w:bottom w:val="dotted" w:sz="4" w:space="0" w:color="auto"/>
              <w:right w:val="nil"/>
            </w:tcBorders>
            <w:vAlign w:val="center"/>
            <w:hideMark/>
          </w:tcPr>
          <w:p w14:paraId="54BC5E30"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dotted" w:sz="4" w:space="0" w:color="auto"/>
              <w:right w:val="nil"/>
            </w:tcBorders>
            <w:shd w:val="clear" w:color="auto" w:fill="auto"/>
            <w:noWrap/>
            <w:vAlign w:val="bottom"/>
            <w:hideMark/>
          </w:tcPr>
          <w:p w14:paraId="59762BA8"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SD</w:t>
            </w:r>
          </w:p>
        </w:tc>
        <w:tc>
          <w:tcPr>
            <w:tcW w:w="1174" w:type="dxa"/>
            <w:tcBorders>
              <w:top w:val="nil"/>
              <w:left w:val="nil"/>
              <w:bottom w:val="dotted" w:sz="4" w:space="0" w:color="auto"/>
              <w:right w:val="nil"/>
            </w:tcBorders>
            <w:shd w:val="clear" w:color="auto" w:fill="auto"/>
            <w:noWrap/>
            <w:vAlign w:val="bottom"/>
            <w:hideMark/>
          </w:tcPr>
          <w:p w14:paraId="2575AC2B"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0.3</w:t>
            </w:r>
          </w:p>
        </w:tc>
        <w:tc>
          <w:tcPr>
            <w:tcW w:w="1040" w:type="dxa"/>
            <w:tcBorders>
              <w:top w:val="nil"/>
              <w:left w:val="nil"/>
              <w:bottom w:val="dotted" w:sz="4" w:space="0" w:color="auto"/>
              <w:right w:val="nil"/>
            </w:tcBorders>
            <w:shd w:val="clear" w:color="auto" w:fill="auto"/>
            <w:noWrap/>
            <w:vAlign w:val="bottom"/>
            <w:hideMark/>
          </w:tcPr>
          <w:p w14:paraId="2E5AA2D2"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0.2</w:t>
            </w:r>
          </w:p>
        </w:tc>
        <w:tc>
          <w:tcPr>
            <w:tcW w:w="1440" w:type="dxa"/>
            <w:tcBorders>
              <w:top w:val="nil"/>
              <w:left w:val="nil"/>
              <w:bottom w:val="dotted" w:sz="4" w:space="0" w:color="auto"/>
              <w:right w:val="nil"/>
            </w:tcBorders>
            <w:shd w:val="clear" w:color="auto" w:fill="auto"/>
            <w:noWrap/>
            <w:vAlign w:val="bottom"/>
            <w:hideMark/>
          </w:tcPr>
          <w:p w14:paraId="66252AC7"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 </w:t>
            </w:r>
          </w:p>
        </w:tc>
        <w:tc>
          <w:tcPr>
            <w:tcW w:w="1500" w:type="dxa"/>
            <w:tcBorders>
              <w:top w:val="nil"/>
              <w:left w:val="nil"/>
              <w:bottom w:val="dotted" w:sz="4" w:space="0" w:color="auto"/>
              <w:right w:val="nil"/>
            </w:tcBorders>
            <w:shd w:val="clear" w:color="auto" w:fill="auto"/>
            <w:noWrap/>
            <w:vAlign w:val="bottom"/>
            <w:hideMark/>
          </w:tcPr>
          <w:p w14:paraId="3AE701FD"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3.7</w:t>
            </w:r>
          </w:p>
        </w:tc>
        <w:tc>
          <w:tcPr>
            <w:tcW w:w="1380" w:type="dxa"/>
            <w:tcBorders>
              <w:top w:val="nil"/>
              <w:left w:val="nil"/>
              <w:bottom w:val="dotted" w:sz="4" w:space="0" w:color="auto"/>
              <w:right w:val="nil"/>
            </w:tcBorders>
            <w:shd w:val="clear" w:color="auto" w:fill="auto"/>
            <w:noWrap/>
            <w:vAlign w:val="bottom"/>
            <w:hideMark/>
          </w:tcPr>
          <w:p w14:paraId="4B441DC0"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11.9</w:t>
            </w:r>
          </w:p>
        </w:tc>
      </w:tr>
      <w:tr w:rsidR="00B468C9" w:rsidRPr="00190D5F" w14:paraId="778CDDEF" w14:textId="77777777" w:rsidTr="00B468C9">
        <w:trPr>
          <w:trHeight w:val="255"/>
          <w:jc w:val="center"/>
        </w:trPr>
        <w:tc>
          <w:tcPr>
            <w:tcW w:w="2380" w:type="dxa"/>
            <w:vMerge w:val="restart"/>
            <w:tcBorders>
              <w:top w:val="dotted" w:sz="4" w:space="0" w:color="auto"/>
              <w:left w:val="nil"/>
              <w:bottom w:val="single" w:sz="4" w:space="0" w:color="auto"/>
              <w:right w:val="nil"/>
            </w:tcBorders>
            <w:shd w:val="clear" w:color="auto" w:fill="auto"/>
            <w:vAlign w:val="center"/>
            <w:hideMark/>
          </w:tcPr>
          <w:p w14:paraId="2EBF7800"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Southeast Asia</w:t>
            </w:r>
          </w:p>
        </w:tc>
        <w:tc>
          <w:tcPr>
            <w:tcW w:w="787" w:type="dxa"/>
            <w:tcBorders>
              <w:top w:val="dotted" w:sz="4" w:space="0" w:color="auto"/>
              <w:left w:val="nil"/>
              <w:bottom w:val="nil"/>
              <w:right w:val="nil"/>
            </w:tcBorders>
            <w:shd w:val="clear" w:color="auto" w:fill="auto"/>
            <w:noWrap/>
            <w:vAlign w:val="bottom"/>
            <w:hideMark/>
          </w:tcPr>
          <w:p w14:paraId="026B573E"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Mean</w:t>
            </w:r>
          </w:p>
        </w:tc>
        <w:tc>
          <w:tcPr>
            <w:tcW w:w="1174" w:type="dxa"/>
            <w:tcBorders>
              <w:top w:val="dotted" w:sz="4" w:space="0" w:color="auto"/>
              <w:left w:val="nil"/>
              <w:bottom w:val="nil"/>
              <w:right w:val="nil"/>
            </w:tcBorders>
            <w:shd w:val="clear" w:color="auto" w:fill="auto"/>
            <w:noWrap/>
            <w:vAlign w:val="bottom"/>
            <w:hideMark/>
          </w:tcPr>
          <w:p w14:paraId="6AFEA4B0"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1.8</w:t>
            </w:r>
          </w:p>
        </w:tc>
        <w:tc>
          <w:tcPr>
            <w:tcW w:w="1040" w:type="dxa"/>
            <w:tcBorders>
              <w:top w:val="dotted" w:sz="4" w:space="0" w:color="auto"/>
              <w:left w:val="nil"/>
              <w:bottom w:val="nil"/>
              <w:right w:val="nil"/>
            </w:tcBorders>
            <w:shd w:val="clear" w:color="auto" w:fill="auto"/>
            <w:noWrap/>
            <w:vAlign w:val="bottom"/>
            <w:hideMark/>
          </w:tcPr>
          <w:p w14:paraId="4600D280"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0.6</w:t>
            </w:r>
          </w:p>
        </w:tc>
        <w:tc>
          <w:tcPr>
            <w:tcW w:w="1440" w:type="dxa"/>
            <w:tcBorders>
              <w:top w:val="dotted" w:sz="4" w:space="0" w:color="auto"/>
              <w:left w:val="nil"/>
              <w:bottom w:val="nil"/>
              <w:right w:val="nil"/>
            </w:tcBorders>
            <w:shd w:val="clear" w:color="auto" w:fill="auto"/>
            <w:noWrap/>
            <w:vAlign w:val="bottom"/>
            <w:hideMark/>
          </w:tcPr>
          <w:p w14:paraId="28984BE6"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1.4</w:t>
            </w:r>
          </w:p>
        </w:tc>
        <w:tc>
          <w:tcPr>
            <w:tcW w:w="1500" w:type="dxa"/>
            <w:tcBorders>
              <w:top w:val="dotted" w:sz="4" w:space="0" w:color="auto"/>
              <w:left w:val="nil"/>
              <w:bottom w:val="nil"/>
              <w:right w:val="nil"/>
            </w:tcBorders>
            <w:shd w:val="clear" w:color="auto" w:fill="auto"/>
            <w:noWrap/>
            <w:vAlign w:val="bottom"/>
            <w:hideMark/>
          </w:tcPr>
          <w:p w14:paraId="75A47065"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57.1</w:t>
            </w:r>
          </w:p>
        </w:tc>
        <w:tc>
          <w:tcPr>
            <w:tcW w:w="1380" w:type="dxa"/>
            <w:tcBorders>
              <w:top w:val="dotted" w:sz="4" w:space="0" w:color="auto"/>
              <w:left w:val="nil"/>
              <w:bottom w:val="nil"/>
              <w:right w:val="nil"/>
            </w:tcBorders>
            <w:shd w:val="clear" w:color="auto" w:fill="auto"/>
            <w:noWrap/>
            <w:vAlign w:val="bottom"/>
            <w:hideMark/>
          </w:tcPr>
          <w:p w14:paraId="4078DB96"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23.6</w:t>
            </w:r>
          </w:p>
        </w:tc>
      </w:tr>
      <w:tr w:rsidR="00B468C9" w:rsidRPr="00190D5F" w14:paraId="189F41CE" w14:textId="77777777" w:rsidTr="00B468C9">
        <w:trPr>
          <w:trHeight w:val="255"/>
          <w:jc w:val="center"/>
        </w:trPr>
        <w:tc>
          <w:tcPr>
            <w:tcW w:w="2380" w:type="dxa"/>
            <w:vMerge/>
            <w:tcBorders>
              <w:top w:val="nil"/>
              <w:left w:val="nil"/>
              <w:bottom w:val="single" w:sz="4" w:space="0" w:color="auto"/>
              <w:right w:val="nil"/>
            </w:tcBorders>
            <w:vAlign w:val="center"/>
            <w:hideMark/>
          </w:tcPr>
          <w:p w14:paraId="722B0EDC"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nil"/>
              <w:right w:val="nil"/>
            </w:tcBorders>
            <w:shd w:val="clear" w:color="auto" w:fill="auto"/>
            <w:noWrap/>
            <w:vAlign w:val="bottom"/>
            <w:hideMark/>
          </w:tcPr>
          <w:p w14:paraId="78E603A2"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N</w:t>
            </w:r>
          </w:p>
        </w:tc>
        <w:tc>
          <w:tcPr>
            <w:tcW w:w="1174" w:type="dxa"/>
            <w:tcBorders>
              <w:top w:val="nil"/>
              <w:left w:val="nil"/>
              <w:bottom w:val="nil"/>
              <w:right w:val="nil"/>
            </w:tcBorders>
            <w:shd w:val="clear" w:color="auto" w:fill="auto"/>
            <w:noWrap/>
            <w:vAlign w:val="bottom"/>
            <w:hideMark/>
          </w:tcPr>
          <w:p w14:paraId="2B26457B"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6.0</w:t>
            </w:r>
          </w:p>
        </w:tc>
        <w:tc>
          <w:tcPr>
            <w:tcW w:w="1040" w:type="dxa"/>
            <w:tcBorders>
              <w:top w:val="nil"/>
              <w:left w:val="nil"/>
              <w:bottom w:val="nil"/>
              <w:right w:val="nil"/>
            </w:tcBorders>
            <w:shd w:val="clear" w:color="auto" w:fill="auto"/>
            <w:noWrap/>
            <w:vAlign w:val="bottom"/>
            <w:hideMark/>
          </w:tcPr>
          <w:p w14:paraId="76443B40"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6.0</w:t>
            </w:r>
          </w:p>
        </w:tc>
        <w:tc>
          <w:tcPr>
            <w:tcW w:w="1440" w:type="dxa"/>
            <w:tcBorders>
              <w:top w:val="nil"/>
              <w:left w:val="nil"/>
              <w:bottom w:val="nil"/>
              <w:right w:val="nil"/>
            </w:tcBorders>
            <w:shd w:val="clear" w:color="auto" w:fill="auto"/>
            <w:noWrap/>
            <w:vAlign w:val="bottom"/>
            <w:hideMark/>
          </w:tcPr>
          <w:p w14:paraId="32A1EF9A"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3.0</w:t>
            </w:r>
          </w:p>
        </w:tc>
        <w:tc>
          <w:tcPr>
            <w:tcW w:w="1500" w:type="dxa"/>
            <w:tcBorders>
              <w:top w:val="nil"/>
              <w:left w:val="nil"/>
              <w:bottom w:val="nil"/>
              <w:right w:val="nil"/>
            </w:tcBorders>
            <w:shd w:val="clear" w:color="auto" w:fill="auto"/>
            <w:noWrap/>
            <w:vAlign w:val="bottom"/>
            <w:hideMark/>
          </w:tcPr>
          <w:p w14:paraId="0971A969"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4.0</w:t>
            </w:r>
          </w:p>
        </w:tc>
        <w:tc>
          <w:tcPr>
            <w:tcW w:w="1380" w:type="dxa"/>
            <w:tcBorders>
              <w:top w:val="nil"/>
              <w:left w:val="nil"/>
              <w:bottom w:val="nil"/>
              <w:right w:val="nil"/>
            </w:tcBorders>
            <w:shd w:val="clear" w:color="auto" w:fill="auto"/>
            <w:noWrap/>
            <w:vAlign w:val="bottom"/>
            <w:hideMark/>
          </w:tcPr>
          <w:p w14:paraId="687CD90A"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4.0</w:t>
            </w:r>
          </w:p>
        </w:tc>
      </w:tr>
      <w:tr w:rsidR="00B468C9" w:rsidRPr="00190D5F" w14:paraId="1959FE91" w14:textId="77777777" w:rsidTr="00B468C9">
        <w:trPr>
          <w:trHeight w:val="255"/>
          <w:jc w:val="center"/>
        </w:trPr>
        <w:tc>
          <w:tcPr>
            <w:tcW w:w="2380" w:type="dxa"/>
            <w:vMerge/>
            <w:tcBorders>
              <w:top w:val="nil"/>
              <w:left w:val="nil"/>
              <w:bottom w:val="dotted" w:sz="4" w:space="0" w:color="auto"/>
              <w:right w:val="nil"/>
            </w:tcBorders>
            <w:vAlign w:val="center"/>
            <w:hideMark/>
          </w:tcPr>
          <w:p w14:paraId="30AC4844"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dotted" w:sz="4" w:space="0" w:color="auto"/>
              <w:right w:val="nil"/>
            </w:tcBorders>
            <w:shd w:val="clear" w:color="auto" w:fill="auto"/>
            <w:noWrap/>
            <w:vAlign w:val="bottom"/>
            <w:hideMark/>
          </w:tcPr>
          <w:p w14:paraId="5C5D16AB"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SD</w:t>
            </w:r>
          </w:p>
        </w:tc>
        <w:tc>
          <w:tcPr>
            <w:tcW w:w="1174" w:type="dxa"/>
            <w:tcBorders>
              <w:top w:val="nil"/>
              <w:left w:val="nil"/>
              <w:bottom w:val="dotted" w:sz="4" w:space="0" w:color="auto"/>
              <w:right w:val="nil"/>
            </w:tcBorders>
            <w:shd w:val="clear" w:color="auto" w:fill="auto"/>
            <w:noWrap/>
            <w:vAlign w:val="bottom"/>
            <w:hideMark/>
          </w:tcPr>
          <w:p w14:paraId="7A3B8046"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1.0</w:t>
            </w:r>
          </w:p>
        </w:tc>
        <w:tc>
          <w:tcPr>
            <w:tcW w:w="1040" w:type="dxa"/>
            <w:tcBorders>
              <w:top w:val="nil"/>
              <w:left w:val="nil"/>
              <w:bottom w:val="dotted" w:sz="4" w:space="0" w:color="auto"/>
              <w:right w:val="nil"/>
            </w:tcBorders>
            <w:shd w:val="clear" w:color="auto" w:fill="auto"/>
            <w:noWrap/>
            <w:vAlign w:val="bottom"/>
            <w:hideMark/>
          </w:tcPr>
          <w:p w14:paraId="57B4FBAF"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0.1</w:t>
            </w:r>
          </w:p>
        </w:tc>
        <w:tc>
          <w:tcPr>
            <w:tcW w:w="1440" w:type="dxa"/>
            <w:tcBorders>
              <w:top w:val="nil"/>
              <w:left w:val="nil"/>
              <w:bottom w:val="dotted" w:sz="4" w:space="0" w:color="auto"/>
              <w:right w:val="nil"/>
            </w:tcBorders>
            <w:shd w:val="clear" w:color="auto" w:fill="auto"/>
            <w:noWrap/>
            <w:vAlign w:val="bottom"/>
            <w:hideMark/>
          </w:tcPr>
          <w:p w14:paraId="552844F6"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0.3</w:t>
            </w:r>
          </w:p>
        </w:tc>
        <w:tc>
          <w:tcPr>
            <w:tcW w:w="1500" w:type="dxa"/>
            <w:tcBorders>
              <w:top w:val="nil"/>
              <w:left w:val="nil"/>
              <w:bottom w:val="dotted" w:sz="4" w:space="0" w:color="auto"/>
              <w:right w:val="nil"/>
            </w:tcBorders>
            <w:shd w:val="clear" w:color="auto" w:fill="auto"/>
            <w:noWrap/>
            <w:vAlign w:val="bottom"/>
            <w:hideMark/>
          </w:tcPr>
          <w:p w14:paraId="04EA69C9"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16.8</w:t>
            </w:r>
          </w:p>
        </w:tc>
        <w:tc>
          <w:tcPr>
            <w:tcW w:w="1380" w:type="dxa"/>
            <w:tcBorders>
              <w:top w:val="nil"/>
              <w:left w:val="nil"/>
              <w:bottom w:val="dotted" w:sz="4" w:space="0" w:color="auto"/>
              <w:right w:val="nil"/>
            </w:tcBorders>
            <w:shd w:val="clear" w:color="auto" w:fill="auto"/>
            <w:noWrap/>
            <w:vAlign w:val="bottom"/>
            <w:hideMark/>
          </w:tcPr>
          <w:p w14:paraId="2FE90462"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14.5</w:t>
            </w:r>
          </w:p>
        </w:tc>
      </w:tr>
      <w:tr w:rsidR="00B468C9" w:rsidRPr="00190D5F" w14:paraId="0CD5CED5" w14:textId="77777777" w:rsidTr="00B468C9">
        <w:trPr>
          <w:trHeight w:val="255"/>
          <w:jc w:val="center"/>
        </w:trPr>
        <w:tc>
          <w:tcPr>
            <w:tcW w:w="2380" w:type="dxa"/>
            <w:vMerge w:val="restart"/>
            <w:tcBorders>
              <w:top w:val="dotted" w:sz="4" w:space="0" w:color="auto"/>
              <w:left w:val="nil"/>
              <w:bottom w:val="single" w:sz="4" w:space="0" w:color="auto"/>
              <w:right w:val="nil"/>
            </w:tcBorders>
            <w:shd w:val="clear" w:color="auto" w:fill="auto"/>
            <w:vAlign w:val="center"/>
            <w:hideMark/>
          </w:tcPr>
          <w:p w14:paraId="2C87C7C9"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West Asia and North Africa</w:t>
            </w:r>
          </w:p>
        </w:tc>
        <w:tc>
          <w:tcPr>
            <w:tcW w:w="787" w:type="dxa"/>
            <w:tcBorders>
              <w:top w:val="dotted" w:sz="4" w:space="0" w:color="auto"/>
              <w:left w:val="nil"/>
              <w:bottom w:val="nil"/>
              <w:right w:val="nil"/>
            </w:tcBorders>
            <w:shd w:val="clear" w:color="auto" w:fill="auto"/>
            <w:noWrap/>
            <w:vAlign w:val="bottom"/>
            <w:hideMark/>
          </w:tcPr>
          <w:p w14:paraId="70082BF4"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Mean</w:t>
            </w:r>
          </w:p>
        </w:tc>
        <w:tc>
          <w:tcPr>
            <w:tcW w:w="1174" w:type="dxa"/>
            <w:tcBorders>
              <w:top w:val="dotted" w:sz="4" w:space="0" w:color="auto"/>
              <w:left w:val="nil"/>
              <w:bottom w:val="nil"/>
              <w:right w:val="nil"/>
            </w:tcBorders>
            <w:shd w:val="clear" w:color="auto" w:fill="auto"/>
            <w:noWrap/>
            <w:vAlign w:val="bottom"/>
            <w:hideMark/>
          </w:tcPr>
          <w:p w14:paraId="048B29DA"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4.9</w:t>
            </w:r>
          </w:p>
        </w:tc>
        <w:tc>
          <w:tcPr>
            <w:tcW w:w="1040" w:type="dxa"/>
            <w:tcBorders>
              <w:top w:val="dotted" w:sz="4" w:space="0" w:color="auto"/>
              <w:left w:val="nil"/>
              <w:bottom w:val="nil"/>
              <w:right w:val="nil"/>
            </w:tcBorders>
            <w:shd w:val="clear" w:color="auto" w:fill="auto"/>
            <w:noWrap/>
            <w:vAlign w:val="bottom"/>
            <w:hideMark/>
          </w:tcPr>
          <w:p w14:paraId="69D14D8F"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0.7</w:t>
            </w:r>
          </w:p>
        </w:tc>
        <w:tc>
          <w:tcPr>
            <w:tcW w:w="1440" w:type="dxa"/>
            <w:tcBorders>
              <w:top w:val="dotted" w:sz="4" w:space="0" w:color="auto"/>
              <w:left w:val="nil"/>
              <w:bottom w:val="nil"/>
              <w:right w:val="nil"/>
            </w:tcBorders>
            <w:shd w:val="clear" w:color="auto" w:fill="auto"/>
            <w:noWrap/>
            <w:vAlign w:val="bottom"/>
            <w:hideMark/>
          </w:tcPr>
          <w:p w14:paraId="1D995E16"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7.1</w:t>
            </w:r>
          </w:p>
        </w:tc>
        <w:tc>
          <w:tcPr>
            <w:tcW w:w="1500" w:type="dxa"/>
            <w:tcBorders>
              <w:top w:val="dotted" w:sz="4" w:space="0" w:color="auto"/>
              <w:left w:val="nil"/>
              <w:bottom w:val="nil"/>
              <w:right w:val="nil"/>
            </w:tcBorders>
            <w:shd w:val="clear" w:color="auto" w:fill="auto"/>
            <w:noWrap/>
            <w:vAlign w:val="bottom"/>
            <w:hideMark/>
          </w:tcPr>
          <w:p w14:paraId="1FBB447E"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65.0</w:t>
            </w:r>
          </w:p>
        </w:tc>
        <w:tc>
          <w:tcPr>
            <w:tcW w:w="1380" w:type="dxa"/>
            <w:tcBorders>
              <w:top w:val="dotted" w:sz="4" w:space="0" w:color="auto"/>
              <w:left w:val="nil"/>
              <w:bottom w:val="nil"/>
              <w:right w:val="nil"/>
            </w:tcBorders>
            <w:shd w:val="clear" w:color="auto" w:fill="auto"/>
            <w:noWrap/>
            <w:vAlign w:val="bottom"/>
            <w:hideMark/>
          </w:tcPr>
          <w:p w14:paraId="6E3F48B9"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24.7</w:t>
            </w:r>
          </w:p>
        </w:tc>
      </w:tr>
      <w:tr w:rsidR="00B468C9" w:rsidRPr="00190D5F" w14:paraId="3270E621" w14:textId="77777777" w:rsidTr="00B468C9">
        <w:trPr>
          <w:trHeight w:val="255"/>
          <w:jc w:val="center"/>
        </w:trPr>
        <w:tc>
          <w:tcPr>
            <w:tcW w:w="2380" w:type="dxa"/>
            <w:vMerge/>
            <w:tcBorders>
              <w:top w:val="single" w:sz="4" w:space="0" w:color="auto"/>
              <w:left w:val="nil"/>
              <w:bottom w:val="single" w:sz="4" w:space="0" w:color="auto"/>
              <w:right w:val="nil"/>
            </w:tcBorders>
            <w:vAlign w:val="center"/>
            <w:hideMark/>
          </w:tcPr>
          <w:p w14:paraId="016C6AF8"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nil"/>
              <w:right w:val="nil"/>
            </w:tcBorders>
            <w:shd w:val="clear" w:color="auto" w:fill="auto"/>
            <w:noWrap/>
            <w:vAlign w:val="bottom"/>
            <w:hideMark/>
          </w:tcPr>
          <w:p w14:paraId="3750584D"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N</w:t>
            </w:r>
          </w:p>
        </w:tc>
        <w:tc>
          <w:tcPr>
            <w:tcW w:w="1174" w:type="dxa"/>
            <w:tcBorders>
              <w:top w:val="nil"/>
              <w:left w:val="nil"/>
              <w:bottom w:val="nil"/>
              <w:right w:val="nil"/>
            </w:tcBorders>
            <w:shd w:val="clear" w:color="auto" w:fill="auto"/>
            <w:noWrap/>
            <w:vAlign w:val="bottom"/>
            <w:hideMark/>
          </w:tcPr>
          <w:p w14:paraId="20586242"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11.0</w:t>
            </w:r>
          </w:p>
        </w:tc>
        <w:tc>
          <w:tcPr>
            <w:tcW w:w="1040" w:type="dxa"/>
            <w:tcBorders>
              <w:top w:val="nil"/>
              <w:left w:val="nil"/>
              <w:bottom w:val="nil"/>
              <w:right w:val="nil"/>
            </w:tcBorders>
            <w:shd w:val="clear" w:color="auto" w:fill="auto"/>
            <w:noWrap/>
            <w:vAlign w:val="bottom"/>
            <w:hideMark/>
          </w:tcPr>
          <w:p w14:paraId="79BE4C93"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10.0</w:t>
            </w:r>
          </w:p>
        </w:tc>
        <w:tc>
          <w:tcPr>
            <w:tcW w:w="1440" w:type="dxa"/>
            <w:tcBorders>
              <w:top w:val="nil"/>
              <w:left w:val="nil"/>
              <w:bottom w:val="nil"/>
              <w:right w:val="nil"/>
            </w:tcBorders>
            <w:shd w:val="clear" w:color="auto" w:fill="auto"/>
            <w:noWrap/>
            <w:vAlign w:val="bottom"/>
            <w:hideMark/>
          </w:tcPr>
          <w:p w14:paraId="148C9200"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5.0</w:t>
            </w:r>
          </w:p>
        </w:tc>
        <w:tc>
          <w:tcPr>
            <w:tcW w:w="1500" w:type="dxa"/>
            <w:tcBorders>
              <w:top w:val="nil"/>
              <w:left w:val="nil"/>
              <w:bottom w:val="nil"/>
              <w:right w:val="nil"/>
            </w:tcBorders>
            <w:shd w:val="clear" w:color="auto" w:fill="auto"/>
            <w:noWrap/>
            <w:vAlign w:val="bottom"/>
            <w:hideMark/>
          </w:tcPr>
          <w:p w14:paraId="6FC9C15F"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9.0</w:t>
            </w:r>
          </w:p>
        </w:tc>
        <w:tc>
          <w:tcPr>
            <w:tcW w:w="1380" w:type="dxa"/>
            <w:tcBorders>
              <w:top w:val="nil"/>
              <w:left w:val="nil"/>
              <w:bottom w:val="nil"/>
              <w:right w:val="nil"/>
            </w:tcBorders>
            <w:shd w:val="clear" w:color="auto" w:fill="auto"/>
            <w:noWrap/>
            <w:vAlign w:val="bottom"/>
            <w:hideMark/>
          </w:tcPr>
          <w:p w14:paraId="2A0C3C45"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8.0</w:t>
            </w:r>
          </w:p>
        </w:tc>
      </w:tr>
      <w:tr w:rsidR="00B468C9" w:rsidRPr="00190D5F" w14:paraId="7AE9F910" w14:textId="77777777" w:rsidTr="00B468C9">
        <w:trPr>
          <w:trHeight w:val="255"/>
          <w:jc w:val="center"/>
        </w:trPr>
        <w:tc>
          <w:tcPr>
            <w:tcW w:w="2380" w:type="dxa"/>
            <w:vMerge/>
            <w:tcBorders>
              <w:top w:val="single" w:sz="4" w:space="0" w:color="auto"/>
              <w:left w:val="nil"/>
              <w:bottom w:val="dotted" w:sz="4" w:space="0" w:color="auto"/>
              <w:right w:val="nil"/>
            </w:tcBorders>
            <w:vAlign w:val="center"/>
            <w:hideMark/>
          </w:tcPr>
          <w:p w14:paraId="30394945"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dotted" w:sz="4" w:space="0" w:color="auto"/>
              <w:right w:val="nil"/>
            </w:tcBorders>
            <w:shd w:val="clear" w:color="auto" w:fill="auto"/>
            <w:noWrap/>
            <w:vAlign w:val="bottom"/>
            <w:hideMark/>
          </w:tcPr>
          <w:p w14:paraId="20BCA845"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SD</w:t>
            </w:r>
          </w:p>
        </w:tc>
        <w:tc>
          <w:tcPr>
            <w:tcW w:w="1174" w:type="dxa"/>
            <w:tcBorders>
              <w:top w:val="nil"/>
              <w:left w:val="nil"/>
              <w:bottom w:val="dotted" w:sz="4" w:space="0" w:color="auto"/>
              <w:right w:val="nil"/>
            </w:tcBorders>
            <w:shd w:val="clear" w:color="auto" w:fill="auto"/>
            <w:noWrap/>
            <w:vAlign w:val="bottom"/>
            <w:hideMark/>
          </w:tcPr>
          <w:p w14:paraId="00902E7F"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4.6</w:t>
            </w:r>
          </w:p>
        </w:tc>
        <w:tc>
          <w:tcPr>
            <w:tcW w:w="1040" w:type="dxa"/>
            <w:tcBorders>
              <w:top w:val="nil"/>
              <w:left w:val="nil"/>
              <w:bottom w:val="dotted" w:sz="4" w:space="0" w:color="auto"/>
              <w:right w:val="nil"/>
            </w:tcBorders>
            <w:shd w:val="clear" w:color="auto" w:fill="auto"/>
            <w:noWrap/>
            <w:vAlign w:val="bottom"/>
            <w:hideMark/>
          </w:tcPr>
          <w:p w14:paraId="36545FEE"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0.1</w:t>
            </w:r>
          </w:p>
        </w:tc>
        <w:tc>
          <w:tcPr>
            <w:tcW w:w="1440" w:type="dxa"/>
            <w:tcBorders>
              <w:top w:val="nil"/>
              <w:left w:val="nil"/>
              <w:bottom w:val="dotted" w:sz="4" w:space="0" w:color="auto"/>
              <w:right w:val="nil"/>
            </w:tcBorders>
            <w:shd w:val="clear" w:color="auto" w:fill="auto"/>
            <w:noWrap/>
            <w:vAlign w:val="bottom"/>
            <w:hideMark/>
          </w:tcPr>
          <w:p w14:paraId="5DF1043A"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7.1</w:t>
            </w:r>
          </w:p>
        </w:tc>
        <w:tc>
          <w:tcPr>
            <w:tcW w:w="1500" w:type="dxa"/>
            <w:tcBorders>
              <w:top w:val="nil"/>
              <w:left w:val="nil"/>
              <w:bottom w:val="dotted" w:sz="4" w:space="0" w:color="auto"/>
              <w:right w:val="nil"/>
            </w:tcBorders>
            <w:shd w:val="clear" w:color="auto" w:fill="auto"/>
            <w:noWrap/>
            <w:vAlign w:val="bottom"/>
            <w:hideMark/>
          </w:tcPr>
          <w:p w14:paraId="023C176A"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27.3</w:t>
            </w:r>
          </w:p>
        </w:tc>
        <w:tc>
          <w:tcPr>
            <w:tcW w:w="1380" w:type="dxa"/>
            <w:tcBorders>
              <w:top w:val="nil"/>
              <w:left w:val="nil"/>
              <w:bottom w:val="dotted" w:sz="4" w:space="0" w:color="auto"/>
              <w:right w:val="nil"/>
            </w:tcBorders>
            <w:shd w:val="clear" w:color="auto" w:fill="auto"/>
            <w:noWrap/>
            <w:vAlign w:val="bottom"/>
            <w:hideMark/>
          </w:tcPr>
          <w:p w14:paraId="565AF807"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23.3</w:t>
            </w:r>
          </w:p>
        </w:tc>
      </w:tr>
      <w:tr w:rsidR="00B468C9" w:rsidRPr="00190D5F" w14:paraId="7880D704" w14:textId="77777777" w:rsidTr="00B468C9">
        <w:trPr>
          <w:trHeight w:val="255"/>
          <w:jc w:val="center"/>
        </w:trPr>
        <w:tc>
          <w:tcPr>
            <w:tcW w:w="2380" w:type="dxa"/>
            <w:vMerge w:val="restart"/>
            <w:tcBorders>
              <w:top w:val="dotted" w:sz="4" w:space="0" w:color="auto"/>
              <w:left w:val="nil"/>
              <w:bottom w:val="single" w:sz="4" w:space="0" w:color="auto"/>
              <w:right w:val="nil"/>
            </w:tcBorders>
            <w:shd w:val="clear" w:color="auto" w:fill="auto"/>
            <w:vAlign w:val="center"/>
            <w:hideMark/>
          </w:tcPr>
          <w:p w14:paraId="7D04C775"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Europe</w:t>
            </w:r>
          </w:p>
        </w:tc>
        <w:tc>
          <w:tcPr>
            <w:tcW w:w="787" w:type="dxa"/>
            <w:tcBorders>
              <w:top w:val="dotted" w:sz="4" w:space="0" w:color="auto"/>
              <w:left w:val="nil"/>
              <w:bottom w:val="nil"/>
              <w:right w:val="nil"/>
            </w:tcBorders>
            <w:shd w:val="clear" w:color="auto" w:fill="auto"/>
            <w:noWrap/>
            <w:vAlign w:val="bottom"/>
            <w:hideMark/>
          </w:tcPr>
          <w:p w14:paraId="3B64BC08"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Mean</w:t>
            </w:r>
          </w:p>
        </w:tc>
        <w:tc>
          <w:tcPr>
            <w:tcW w:w="1174" w:type="dxa"/>
            <w:tcBorders>
              <w:top w:val="dotted" w:sz="4" w:space="0" w:color="auto"/>
              <w:left w:val="nil"/>
              <w:bottom w:val="nil"/>
              <w:right w:val="nil"/>
            </w:tcBorders>
            <w:shd w:val="clear" w:color="auto" w:fill="auto"/>
            <w:noWrap/>
            <w:vAlign w:val="bottom"/>
            <w:hideMark/>
          </w:tcPr>
          <w:p w14:paraId="228E415F"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32.3</w:t>
            </w:r>
          </w:p>
        </w:tc>
        <w:tc>
          <w:tcPr>
            <w:tcW w:w="1040" w:type="dxa"/>
            <w:tcBorders>
              <w:top w:val="dotted" w:sz="4" w:space="0" w:color="auto"/>
              <w:left w:val="nil"/>
              <w:bottom w:val="nil"/>
              <w:right w:val="nil"/>
            </w:tcBorders>
            <w:shd w:val="clear" w:color="auto" w:fill="auto"/>
            <w:noWrap/>
            <w:vAlign w:val="bottom"/>
            <w:hideMark/>
          </w:tcPr>
          <w:p w14:paraId="466E9168"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0.6</w:t>
            </w:r>
          </w:p>
        </w:tc>
        <w:tc>
          <w:tcPr>
            <w:tcW w:w="1440" w:type="dxa"/>
            <w:tcBorders>
              <w:top w:val="dotted" w:sz="4" w:space="0" w:color="auto"/>
              <w:left w:val="nil"/>
              <w:bottom w:val="nil"/>
              <w:right w:val="nil"/>
            </w:tcBorders>
            <w:shd w:val="clear" w:color="auto" w:fill="auto"/>
            <w:noWrap/>
            <w:vAlign w:val="bottom"/>
            <w:hideMark/>
          </w:tcPr>
          <w:p w14:paraId="1ACD2FF4"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35.9</w:t>
            </w:r>
          </w:p>
        </w:tc>
        <w:tc>
          <w:tcPr>
            <w:tcW w:w="1500" w:type="dxa"/>
            <w:tcBorders>
              <w:top w:val="dotted" w:sz="4" w:space="0" w:color="auto"/>
              <w:left w:val="nil"/>
              <w:bottom w:val="nil"/>
              <w:right w:val="nil"/>
            </w:tcBorders>
            <w:shd w:val="clear" w:color="auto" w:fill="auto"/>
            <w:noWrap/>
            <w:vAlign w:val="bottom"/>
            <w:hideMark/>
          </w:tcPr>
          <w:p w14:paraId="4CB57011"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29.9</w:t>
            </w:r>
          </w:p>
        </w:tc>
        <w:tc>
          <w:tcPr>
            <w:tcW w:w="1380" w:type="dxa"/>
            <w:tcBorders>
              <w:top w:val="dotted" w:sz="4" w:space="0" w:color="auto"/>
              <w:left w:val="nil"/>
              <w:bottom w:val="nil"/>
              <w:right w:val="nil"/>
            </w:tcBorders>
            <w:shd w:val="clear" w:color="auto" w:fill="auto"/>
            <w:noWrap/>
            <w:vAlign w:val="bottom"/>
            <w:hideMark/>
          </w:tcPr>
          <w:p w14:paraId="67992081"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3.8</w:t>
            </w:r>
          </w:p>
        </w:tc>
      </w:tr>
      <w:tr w:rsidR="00B468C9" w:rsidRPr="00190D5F" w14:paraId="0C474DA0" w14:textId="77777777" w:rsidTr="00B468C9">
        <w:trPr>
          <w:trHeight w:val="255"/>
          <w:jc w:val="center"/>
        </w:trPr>
        <w:tc>
          <w:tcPr>
            <w:tcW w:w="2380" w:type="dxa"/>
            <w:vMerge/>
            <w:tcBorders>
              <w:top w:val="nil"/>
              <w:left w:val="nil"/>
              <w:bottom w:val="single" w:sz="4" w:space="0" w:color="auto"/>
              <w:right w:val="nil"/>
            </w:tcBorders>
            <w:vAlign w:val="center"/>
            <w:hideMark/>
          </w:tcPr>
          <w:p w14:paraId="01C5B2B6"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nil"/>
              <w:right w:val="nil"/>
            </w:tcBorders>
            <w:shd w:val="clear" w:color="auto" w:fill="auto"/>
            <w:noWrap/>
            <w:vAlign w:val="bottom"/>
            <w:hideMark/>
          </w:tcPr>
          <w:p w14:paraId="1865A625"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N</w:t>
            </w:r>
          </w:p>
        </w:tc>
        <w:tc>
          <w:tcPr>
            <w:tcW w:w="1174" w:type="dxa"/>
            <w:tcBorders>
              <w:top w:val="nil"/>
              <w:left w:val="nil"/>
              <w:bottom w:val="nil"/>
              <w:right w:val="nil"/>
            </w:tcBorders>
            <w:shd w:val="clear" w:color="auto" w:fill="auto"/>
            <w:noWrap/>
            <w:vAlign w:val="bottom"/>
            <w:hideMark/>
          </w:tcPr>
          <w:p w14:paraId="0EA38B80"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21.0</w:t>
            </w:r>
          </w:p>
        </w:tc>
        <w:tc>
          <w:tcPr>
            <w:tcW w:w="1040" w:type="dxa"/>
            <w:tcBorders>
              <w:top w:val="nil"/>
              <w:left w:val="nil"/>
              <w:bottom w:val="nil"/>
              <w:right w:val="nil"/>
            </w:tcBorders>
            <w:shd w:val="clear" w:color="auto" w:fill="auto"/>
            <w:noWrap/>
            <w:vAlign w:val="bottom"/>
            <w:hideMark/>
          </w:tcPr>
          <w:p w14:paraId="332B5E81"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20.0</w:t>
            </w:r>
          </w:p>
        </w:tc>
        <w:tc>
          <w:tcPr>
            <w:tcW w:w="1440" w:type="dxa"/>
            <w:tcBorders>
              <w:top w:val="nil"/>
              <w:left w:val="nil"/>
              <w:bottom w:val="nil"/>
              <w:right w:val="nil"/>
            </w:tcBorders>
            <w:shd w:val="clear" w:color="auto" w:fill="auto"/>
            <w:noWrap/>
            <w:vAlign w:val="bottom"/>
            <w:hideMark/>
          </w:tcPr>
          <w:p w14:paraId="21D54CC3"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18.0</w:t>
            </w:r>
          </w:p>
        </w:tc>
        <w:tc>
          <w:tcPr>
            <w:tcW w:w="1500" w:type="dxa"/>
            <w:tcBorders>
              <w:top w:val="nil"/>
              <w:left w:val="nil"/>
              <w:bottom w:val="nil"/>
              <w:right w:val="nil"/>
            </w:tcBorders>
            <w:shd w:val="clear" w:color="auto" w:fill="auto"/>
            <w:noWrap/>
            <w:vAlign w:val="bottom"/>
            <w:hideMark/>
          </w:tcPr>
          <w:p w14:paraId="0EEE9CC6"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18.0</w:t>
            </w:r>
          </w:p>
        </w:tc>
        <w:tc>
          <w:tcPr>
            <w:tcW w:w="1380" w:type="dxa"/>
            <w:tcBorders>
              <w:top w:val="nil"/>
              <w:left w:val="nil"/>
              <w:bottom w:val="nil"/>
              <w:right w:val="nil"/>
            </w:tcBorders>
            <w:shd w:val="clear" w:color="auto" w:fill="auto"/>
            <w:noWrap/>
            <w:vAlign w:val="bottom"/>
            <w:hideMark/>
          </w:tcPr>
          <w:p w14:paraId="730119CA"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17.0</w:t>
            </w:r>
          </w:p>
        </w:tc>
      </w:tr>
      <w:tr w:rsidR="00B468C9" w:rsidRPr="00190D5F" w14:paraId="22D75B96" w14:textId="77777777" w:rsidTr="00B468C9">
        <w:trPr>
          <w:trHeight w:val="255"/>
          <w:jc w:val="center"/>
        </w:trPr>
        <w:tc>
          <w:tcPr>
            <w:tcW w:w="2380" w:type="dxa"/>
            <w:vMerge/>
            <w:tcBorders>
              <w:top w:val="nil"/>
              <w:left w:val="nil"/>
              <w:bottom w:val="dotted" w:sz="4" w:space="0" w:color="auto"/>
              <w:right w:val="nil"/>
            </w:tcBorders>
            <w:vAlign w:val="center"/>
            <w:hideMark/>
          </w:tcPr>
          <w:p w14:paraId="2679B4B0" w14:textId="77777777" w:rsidR="00B468C9" w:rsidRPr="00190D5F" w:rsidRDefault="00B468C9" w:rsidP="00B468C9">
            <w:pPr>
              <w:spacing w:after="0" w:line="240" w:lineRule="auto"/>
              <w:rPr>
                <w:rFonts w:ascii="Calibri" w:eastAsia="Times New Roman" w:hAnsi="Calibri" w:cs="Times New Roman"/>
                <w:color w:val="000000"/>
                <w:sz w:val="20"/>
                <w:szCs w:val="20"/>
              </w:rPr>
            </w:pPr>
          </w:p>
        </w:tc>
        <w:tc>
          <w:tcPr>
            <w:tcW w:w="787" w:type="dxa"/>
            <w:tcBorders>
              <w:top w:val="nil"/>
              <w:left w:val="nil"/>
              <w:bottom w:val="dotted" w:sz="4" w:space="0" w:color="auto"/>
              <w:right w:val="nil"/>
            </w:tcBorders>
            <w:shd w:val="clear" w:color="auto" w:fill="auto"/>
            <w:noWrap/>
            <w:vAlign w:val="bottom"/>
            <w:hideMark/>
          </w:tcPr>
          <w:p w14:paraId="26159B4E"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SD</w:t>
            </w:r>
          </w:p>
        </w:tc>
        <w:tc>
          <w:tcPr>
            <w:tcW w:w="1174" w:type="dxa"/>
            <w:tcBorders>
              <w:top w:val="nil"/>
              <w:left w:val="nil"/>
              <w:bottom w:val="dotted" w:sz="4" w:space="0" w:color="auto"/>
              <w:right w:val="nil"/>
            </w:tcBorders>
            <w:shd w:val="clear" w:color="auto" w:fill="auto"/>
            <w:noWrap/>
            <w:vAlign w:val="bottom"/>
            <w:hideMark/>
          </w:tcPr>
          <w:p w14:paraId="25F3D13C"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25.7</w:t>
            </w:r>
          </w:p>
        </w:tc>
        <w:tc>
          <w:tcPr>
            <w:tcW w:w="1040" w:type="dxa"/>
            <w:tcBorders>
              <w:top w:val="nil"/>
              <w:left w:val="nil"/>
              <w:bottom w:val="dotted" w:sz="4" w:space="0" w:color="auto"/>
              <w:right w:val="nil"/>
            </w:tcBorders>
            <w:shd w:val="clear" w:color="auto" w:fill="auto"/>
            <w:noWrap/>
            <w:vAlign w:val="bottom"/>
            <w:hideMark/>
          </w:tcPr>
          <w:p w14:paraId="15AEB2BB"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0.2</w:t>
            </w:r>
          </w:p>
        </w:tc>
        <w:tc>
          <w:tcPr>
            <w:tcW w:w="1440" w:type="dxa"/>
            <w:tcBorders>
              <w:top w:val="nil"/>
              <w:left w:val="nil"/>
              <w:bottom w:val="dotted" w:sz="4" w:space="0" w:color="auto"/>
              <w:right w:val="nil"/>
            </w:tcBorders>
            <w:shd w:val="clear" w:color="auto" w:fill="auto"/>
            <w:noWrap/>
            <w:vAlign w:val="bottom"/>
            <w:hideMark/>
          </w:tcPr>
          <w:p w14:paraId="6A0B71CB"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21.2</w:t>
            </w:r>
          </w:p>
        </w:tc>
        <w:tc>
          <w:tcPr>
            <w:tcW w:w="1500" w:type="dxa"/>
            <w:tcBorders>
              <w:top w:val="nil"/>
              <w:left w:val="nil"/>
              <w:bottom w:val="dotted" w:sz="4" w:space="0" w:color="auto"/>
              <w:right w:val="nil"/>
            </w:tcBorders>
            <w:shd w:val="clear" w:color="auto" w:fill="auto"/>
            <w:noWrap/>
            <w:vAlign w:val="bottom"/>
            <w:hideMark/>
          </w:tcPr>
          <w:p w14:paraId="54196BFC"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24.6</w:t>
            </w:r>
          </w:p>
        </w:tc>
        <w:tc>
          <w:tcPr>
            <w:tcW w:w="1380" w:type="dxa"/>
            <w:tcBorders>
              <w:top w:val="nil"/>
              <w:left w:val="nil"/>
              <w:bottom w:val="dotted" w:sz="4" w:space="0" w:color="auto"/>
              <w:right w:val="nil"/>
            </w:tcBorders>
            <w:shd w:val="clear" w:color="auto" w:fill="auto"/>
            <w:noWrap/>
            <w:vAlign w:val="bottom"/>
            <w:hideMark/>
          </w:tcPr>
          <w:p w14:paraId="6E508A52"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4.9</w:t>
            </w:r>
          </w:p>
        </w:tc>
      </w:tr>
      <w:tr w:rsidR="00B468C9" w:rsidRPr="00190D5F" w14:paraId="171A40D0" w14:textId="77777777" w:rsidTr="00B468C9">
        <w:trPr>
          <w:trHeight w:val="255"/>
          <w:jc w:val="center"/>
        </w:trPr>
        <w:tc>
          <w:tcPr>
            <w:tcW w:w="2380" w:type="dxa"/>
            <w:tcBorders>
              <w:top w:val="dotted" w:sz="4" w:space="0" w:color="auto"/>
              <w:left w:val="nil"/>
              <w:bottom w:val="dotted" w:sz="4" w:space="0" w:color="auto"/>
              <w:right w:val="nil"/>
            </w:tcBorders>
            <w:shd w:val="clear" w:color="auto" w:fill="auto"/>
            <w:noWrap/>
            <w:vAlign w:val="center"/>
            <w:hideMark/>
          </w:tcPr>
          <w:p w14:paraId="3AE13D45"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Canada</w:t>
            </w:r>
          </w:p>
        </w:tc>
        <w:tc>
          <w:tcPr>
            <w:tcW w:w="787" w:type="dxa"/>
            <w:tcBorders>
              <w:top w:val="dotted" w:sz="4" w:space="0" w:color="auto"/>
              <w:left w:val="nil"/>
              <w:bottom w:val="dotted" w:sz="4" w:space="0" w:color="auto"/>
              <w:right w:val="nil"/>
            </w:tcBorders>
            <w:shd w:val="clear" w:color="auto" w:fill="auto"/>
            <w:noWrap/>
            <w:vAlign w:val="bottom"/>
            <w:hideMark/>
          </w:tcPr>
          <w:p w14:paraId="6DF8473F"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 </w:t>
            </w:r>
          </w:p>
        </w:tc>
        <w:tc>
          <w:tcPr>
            <w:tcW w:w="1174" w:type="dxa"/>
            <w:tcBorders>
              <w:top w:val="dotted" w:sz="4" w:space="0" w:color="auto"/>
              <w:left w:val="nil"/>
              <w:bottom w:val="dotted" w:sz="4" w:space="0" w:color="auto"/>
              <w:right w:val="nil"/>
            </w:tcBorders>
            <w:shd w:val="clear" w:color="auto" w:fill="auto"/>
            <w:noWrap/>
            <w:vAlign w:val="bottom"/>
            <w:hideMark/>
          </w:tcPr>
          <w:p w14:paraId="68D22B27"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273.4</w:t>
            </w:r>
          </w:p>
        </w:tc>
        <w:tc>
          <w:tcPr>
            <w:tcW w:w="1040" w:type="dxa"/>
            <w:tcBorders>
              <w:top w:val="dotted" w:sz="4" w:space="0" w:color="auto"/>
              <w:left w:val="nil"/>
              <w:bottom w:val="dotted" w:sz="4" w:space="0" w:color="auto"/>
              <w:right w:val="nil"/>
            </w:tcBorders>
            <w:shd w:val="clear" w:color="auto" w:fill="auto"/>
            <w:noWrap/>
            <w:vAlign w:val="bottom"/>
            <w:hideMark/>
          </w:tcPr>
          <w:p w14:paraId="61CE6D54"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 </w:t>
            </w:r>
          </w:p>
        </w:tc>
        <w:tc>
          <w:tcPr>
            <w:tcW w:w="1440" w:type="dxa"/>
            <w:tcBorders>
              <w:top w:val="dotted" w:sz="4" w:space="0" w:color="auto"/>
              <w:left w:val="nil"/>
              <w:bottom w:val="dotted" w:sz="4" w:space="0" w:color="auto"/>
              <w:right w:val="nil"/>
            </w:tcBorders>
            <w:shd w:val="clear" w:color="auto" w:fill="auto"/>
            <w:noWrap/>
            <w:vAlign w:val="bottom"/>
            <w:hideMark/>
          </w:tcPr>
          <w:p w14:paraId="47451A83"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96.1</w:t>
            </w:r>
          </w:p>
        </w:tc>
        <w:tc>
          <w:tcPr>
            <w:tcW w:w="1500" w:type="dxa"/>
            <w:tcBorders>
              <w:top w:val="dotted" w:sz="4" w:space="0" w:color="auto"/>
              <w:left w:val="nil"/>
              <w:bottom w:val="dotted" w:sz="4" w:space="0" w:color="auto"/>
              <w:right w:val="nil"/>
            </w:tcBorders>
            <w:shd w:val="clear" w:color="auto" w:fill="auto"/>
            <w:noWrap/>
            <w:vAlign w:val="bottom"/>
            <w:hideMark/>
          </w:tcPr>
          <w:p w14:paraId="4116FC1D"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6.8</w:t>
            </w:r>
          </w:p>
        </w:tc>
        <w:tc>
          <w:tcPr>
            <w:tcW w:w="1380" w:type="dxa"/>
            <w:tcBorders>
              <w:top w:val="dotted" w:sz="4" w:space="0" w:color="auto"/>
              <w:left w:val="nil"/>
              <w:bottom w:val="dotted" w:sz="4" w:space="0" w:color="auto"/>
              <w:right w:val="nil"/>
            </w:tcBorders>
            <w:shd w:val="clear" w:color="auto" w:fill="auto"/>
            <w:noWrap/>
            <w:vAlign w:val="bottom"/>
            <w:hideMark/>
          </w:tcPr>
          <w:p w14:paraId="29D2CD49"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 </w:t>
            </w:r>
          </w:p>
        </w:tc>
      </w:tr>
      <w:tr w:rsidR="00B468C9" w:rsidRPr="00190D5F" w14:paraId="710A3C28" w14:textId="77777777" w:rsidTr="00B468C9">
        <w:trPr>
          <w:trHeight w:val="255"/>
          <w:jc w:val="center"/>
        </w:trPr>
        <w:tc>
          <w:tcPr>
            <w:tcW w:w="2380" w:type="dxa"/>
            <w:tcBorders>
              <w:top w:val="dotted" w:sz="4" w:space="0" w:color="auto"/>
              <w:left w:val="nil"/>
              <w:bottom w:val="dotted" w:sz="4" w:space="0" w:color="auto"/>
              <w:right w:val="nil"/>
            </w:tcBorders>
            <w:shd w:val="clear" w:color="auto" w:fill="auto"/>
            <w:noWrap/>
            <w:vAlign w:val="center"/>
            <w:hideMark/>
          </w:tcPr>
          <w:p w14:paraId="6535367D"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United States</w:t>
            </w:r>
          </w:p>
        </w:tc>
        <w:tc>
          <w:tcPr>
            <w:tcW w:w="787" w:type="dxa"/>
            <w:tcBorders>
              <w:top w:val="dotted" w:sz="4" w:space="0" w:color="auto"/>
              <w:left w:val="nil"/>
              <w:bottom w:val="dotted" w:sz="4" w:space="0" w:color="auto"/>
              <w:right w:val="nil"/>
            </w:tcBorders>
            <w:shd w:val="clear" w:color="auto" w:fill="auto"/>
            <w:noWrap/>
            <w:vAlign w:val="bottom"/>
            <w:hideMark/>
          </w:tcPr>
          <w:p w14:paraId="45784BD3" w14:textId="77777777" w:rsidR="00B468C9" w:rsidRPr="00190D5F" w:rsidRDefault="00B468C9" w:rsidP="00B468C9">
            <w:pPr>
              <w:spacing w:after="0" w:line="240" w:lineRule="auto"/>
              <w:jc w:val="center"/>
              <w:rPr>
                <w:rFonts w:ascii="Calibri" w:eastAsia="Times New Roman" w:hAnsi="Calibri" w:cs="Times New Roman"/>
                <w:color w:val="000000"/>
                <w:sz w:val="20"/>
                <w:szCs w:val="20"/>
              </w:rPr>
            </w:pPr>
          </w:p>
        </w:tc>
        <w:tc>
          <w:tcPr>
            <w:tcW w:w="1174" w:type="dxa"/>
            <w:tcBorders>
              <w:top w:val="dotted" w:sz="4" w:space="0" w:color="auto"/>
              <w:left w:val="nil"/>
              <w:bottom w:val="dotted" w:sz="4" w:space="0" w:color="auto"/>
              <w:right w:val="nil"/>
            </w:tcBorders>
            <w:shd w:val="clear" w:color="auto" w:fill="auto"/>
            <w:noWrap/>
            <w:vAlign w:val="bottom"/>
            <w:hideMark/>
          </w:tcPr>
          <w:p w14:paraId="3301C581"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178.4</w:t>
            </w:r>
          </w:p>
        </w:tc>
        <w:tc>
          <w:tcPr>
            <w:tcW w:w="1040" w:type="dxa"/>
            <w:tcBorders>
              <w:top w:val="dotted" w:sz="4" w:space="0" w:color="auto"/>
              <w:left w:val="nil"/>
              <w:bottom w:val="dotted" w:sz="4" w:space="0" w:color="auto"/>
              <w:right w:val="nil"/>
            </w:tcBorders>
            <w:shd w:val="clear" w:color="auto" w:fill="auto"/>
            <w:noWrap/>
            <w:vAlign w:val="bottom"/>
            <w:hideMark/>
          </w:tcPr>
          <w:p w14:paraId="6602B642"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0.8</w:t>
            </w:r>
          </w:p>
        </w:tc>
        <w:tc>
          <w:tcPr>
            <w:tcW w:w="1440" w:type="dxa"/>
            <w:tcBorders>
              <w:top w:val="dotted" w:sz="4" w:space="0" w:color="auto"/>
              <w:left w:val="nil"/>
              <w:bottom w:val="dotted" w:sz="4" w:space="0" w:color="auto"/>
              <w:right w:val="nil"/>
            </w:tcBorders>
            <w:shd w:val="clear" w:color="auto" w:fill="auto"/>
            <w:noWrap/>
            <w:vAlign w:val="bottom"/>
            <w:hideMark/>
          </w:tcPr>
          <w:p w14:paraId="1116FE5C"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47.9</w:t>
            </w:r>
          </w:p>
        </w:tc>
        <w:tc>
          <w:tcPr>
            <w:tcW w:w="1500" w:type="dxa"/>
            <w:tcBorders>
              <w:top w:val="dotted" w:sz="4" w:space="0" w:color="auto"/>
              <w:left w:val="nil"/>
              <w:bottom w:val="dotted" w:sz="4" w:space="0" w:color="auto"/>
              <w:right w:val="nil"/>
            </w:tcBorders>
            <w:shd w:val="clear" w:color="auto" w:fill="auto"/>
            <w:noWrap/>
            <w:vAlign w:val="bottom"/>
            <w:hideMark/>
          </w:tcPr>
          <w:p w14:paraId="3A28D6FB"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4.2</w:t>
            </w:r>
          </w:p>
        </w:tc>
        <w:tc>
          <w:tcPr>
            <w:tcW w:w="1380" w:type="dxa"/>
            <w:tcBorders>
              <w:top w:val="dotted" w:sz="4" w:space="0" w:color="auto"/>
              <w:left w:val="nil"/>
              <w:bottom w:val="dotted" w:sz="4" w:space="0" w:color="auto"/>
              <w:right w:val="nil"/>
            </w:tcBorders>
            <w:shd w:val="clear" w:color="auto" w:fill="auto"/>
            <w:noWrap/>
            <w:vAlign w:val="bottom"/>
            <w:hideMark/>
          </w:tcPr>
          <w:p w14:paraId="4BCC2091"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0.0</w:t>
            </w:r>
          </w:p>
        </w:tc>
      </w:tr>
      <w:tr w:rsidR="00B468C9" w:rsidRPr="00190D5F" w14:paraId="14ACBAD2" w14:textId="77777777" w:rsidTr="00B468C9">
        <w:trPr>
          <w:trHeight w:val="255"/>
          <w:jc w:val="center"/>
        </w:trPr>
        <w:tc>
          <w:tcPr>
            <w:tcW w:w="2380" w:type="dxa"/>
            <w:tcBorders>
              <w:top w:val="dotted" w:sz="4" w:space="0" w:color="auto"/>
              <w:left w:val="nil"/>
              <w:bottom w:val="dotted" w:sz="4" w:space="0" w:color="auto"/>
              <w:right w:val="nil"/>
            </w:tcBorders>
            <w:shd w:val="clear" w:color="auto" w:fill="auto"/>
            <w:noWrap/>
            <w:vAlign w:val="center"/>
            <w:hideMark/>
          </w:tcPr>
          <w:p w14:paraId="30B2B06F"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Australia</w:t>
            </w:r>
          </w:p>
        </w:tc>
        <w:tc>
          <w:tcPr>
            <w:tcW w:w="787" w:type="dxa"/>
            <w:tcBorders>
              <w:top w:val="dotted" w:sz="4" w:space="0" w:color="auto"/>
              <w:left w:val="nil"/>
              <w:bottom w:val="dotted" w:sz="4" w:space="0" w:color="auto"/>
              <w:right w:val="nil"/>
            </w:tcBorders>
            <w:shd w:val="clear" w:color="auto" w:fill="auto"/>
            <w:noWrap/>
            <w:vAlign w:val="bottom"/>
            <w:hideMark/>
          </w:tcPr>
          <w:p w14:paraId="52276D5C"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 </w:t>
            </w:r>
          </w:p>
        </w:tc>
        <w:tc>
          <w:tcPr>
            <w:tcW w:w="1174" w:type="dxa"/>
            <w:tcBorders>
              <w:top w:val="dotted" w:sz="4" w:space="0" w:color="auto"/>
              <w:left w:val="nil"/>
              <w:bottom w:val="dotted" w:sz="4" w:space="0" w:color="auto"/>
              <w:right w:val="nil"/>
            </w:tcBorders>
            <w:shd w:val="clear" w:color="auto" w:fill="auto"/>
            <w:noWrap/>
            <w:vAlign w:val="bottom"/>
            <w:hideMark/>
          </w:tcPr>
          <w:p w14:paraId="4D9B56DC"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3601.7</w:t>
            </w:r>
          </w:p>
        </w:tc>
        <w:tc>
          <w:tcPr>
            <w:tcW w:w="1040" w:type="dxa"/>
            <w:tcBorders>
              <w:top w:val="dotted" w:sz="4" w:space="0" w:color="auto"/>
              <w:left w:val="nil"/>
              <w:bottom w:val="dotted" w:sz="4" w:space="0" w:color="auto"/>
              <w:right w:val="nil"/>
            </w:tcBorders>
            <w:shd w:val="clear" w:color="auto" w:fill="auto"/>
            <w:noWrap/>
            <w:vAlign w:val="bottom"/>
            <w:hideMark/>
          </w:tcPr>
          <w:p w14:paraId="5B601A1A"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w:t>
            </w:r>
          </w:p>
        </w:tc>
        <w:tc>
          <w:tcPr>
            <w:tcW w:w="1440" w:type="dxa"/>
            <w:tcBorders>
              <w:top w:val="dotted" w:sz="4" w:space="0" w:color="auto"/>
              <w:left w:val="nil"/>
              <w:bottom w:val="dotted" w:sz="4" w:space="0" w:color="auto"/>
              <w:right w:val="nil"/>
            </w:tcBorders>
            <w:shd w:val="clear" w:color="auto" w:fill="auto"/>
            <w:noWrap/>
            <w:vAlign w:val="bottom"/>
            <w:hideMark/>
          </w:tcPr>
          <w:p w14:paraId="10D62BAB"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96.1</w:t>
            </w:r>
          </w:p>
        </w:tc>
        <w:tc>
          <w:tcPr>
            <w:tcW w:w="1500" w:type="dxa"/>
            <w:tcBorders>
              <w:top w:val="dotted" w:sz="4" w:space="0" w:color="auto"/>
              <w:left w:val="nil"/>
              <w:bottom w:val="dotted" w:sz="4" w:space="0" w:color="auto"/>
              <w:right w:val="nil"/>
            </w:tcBorders>
            <w:shd w:val="clear" w:color="auto" w:fill="auto"/>
            <w:noWrap/>
            <w:vAlign w:val="bottom"/>
            <w:hideMark/>
          </w:tcPr>
          <w:p w14:paraId="0355F8E5"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w:t>
            </w:r>
          </w:p>
        </w:tc>
        <w:tc>
          <w:tcPr>
            <w:tcW w:w="1380" w:type="dxa"/>
            <w:tcBorders>
              <w:top w:val="dotted" w:sz="4" w:space="0" w:color="auto"/>
              <w:left w:val="nil"/>
              <w:bottom w:val="dotted" w:sz="4" w:space="0" w:color="auto"/>
              <w:right w:val="nil"/>
            </w:tcBorders>
            <w:shd w:val="clear" w:color="auto" w:fill="auto"/>
            <w:noWrap/>
            <w:vAlign w:val="bottom"/>
            <w:hideMark/>
          </w:tcPr>
          <w:p w14:paraId="143A1E65"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w:t>
            </w:r>
          </w:p>
        </w:tc>
      </w:tr>
      <w:tr w:rsidR="00B468C9" w:rsidRPr="00190D5F" w14:paraId="16DC3B1C" w14:textId="77777777" w:rsidTr="00B468C9">
        <w:trPr>
          <w:trHeight w:val="240"/>
          <w:jc w:val="center"/>
        </w:trPr>
        <w:tc>
          <w:tcPr>
            <w:tcW w:w="2380" w:type="dxa"/>
            <w:tcBorders>
              <w:top w:val="dotted" w:sz="4" w:space="0" w:color="auto"/>
              <w:left w:val="nil"/>
              <w:bottom w:val="single" w:sz="4" w:space="0" w:color="auto"/>
              <w:right w:val="nil"/>
            </w:tcBorders>
            <w:shd w:val="clear" w:color="auto" w:fill="auto"/>
            <w:noWrap/>
            <w:vAlign w:val="center"/>
            <w:hideMark/>
          </w:tcPr>
          <w:p w14:paraId="4187D19F"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New Zealand</w:t>
            </w:r>
          </w:p>
        </w:tc>
        <w:tc>
          <w:tcPr>
            <w:tcW w:w="787" w:type="dxa"/>
            <w:tcBorders>
              <w:top w:val="dotted" w:sz="4" w:space="0" w:color="auto"/>
              <w:left w:val="nil"/>
              <w:bottom w:val="single" w:sz="4" w:space="0" w:color="auto"/>
              <w:right w:val="nil"/>
            </w:tcBorders>
            <w:shd w:val="clear" w:color="auto" w:fill="auto"/>
            <w:noWrap/>
            <w:vAlign w:val="center"/>
            <w:hideMark/>
          </w:tcPr>
          <w:p w14:paraId="1281979B" w14:textId="77777777" w:rsidR="00B468C9" w:rsidRPr="00190D5F" w:rsidRDefault="00B468C9" w:rsidP="00B468C9">
            <w:pPr>
              <w:spacing w:after="0" w:line="240" w:lineRule="auto"/>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 </w:t>
            </w:r>
          </w:p>
        </w:tc>
        <w:tc>
          <w:tcPr>
            <w:tcW w:w="1174" w:type="dxa"/>
            <w:tcBorders>
              <w:top w:val="dotted" w:sz="4" w:space="0" w:color="auto"/>
              <w:left w:val="nil"/>
              <w:bottom w:val="single" w:sz="4" w:space="0" w:color="auto"/>
              <w:right w:val="nil"/>
            </w:tcBorders>
            <w:shd w:val="clear" w:color="auto" w:fill="auto"/>
            <w:noWrap/>
            <w:vAlign w:val="center"/>
            <w:hideMark/>
          </w:tcPr>
          <w:p w14:paraId="10A1DCCB"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222.6</w:t>
            </w:r>
          </w:p>
        </w:tc>
        <w:tc>
          <w:tcPr>
            <w:tcW w:w="1040" w:type="dxa"/>
            <w:tcBorders>
              <w:top w:val="dotted" w:sz="4" w:space="0" w:color="auto"/>
              <w:left w:val="nil"/>
              <w:bottom w:val="single" w:sz="4" w:space="0" w:color="auto"/>
              <w:right w:val="nil"/>
            </w:tcBorders>
            <w:shd w:val="clear" w:color="auto" w:fill="auto"/>
            <w:noWrap/>
            <w:vAlign w:val="center"/>
            <w:hideMark/>
          </w:tcPr>
          <w:p w14:paraId="2CA0162A"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 </w:t>
            </w:r>
          </w:p>
        </w:tc>
        <w:tc>
          <w:tcPr>
            <w:tcW w:w="1440" w:type="dxa"/>
            <w:tcBorders>
              <w:top w:val="dotted" w:sz="4" w:space="0" w:color="auto"/>
              <w:left w:val="nil"/>
              <w:bottom w:val="single" w:sz="4" w:space="0" w:color="auto"/>
              <w:right w:val="nil"/>
            </w:tcBorders>
            <w:shd w:val="clear" w:color="auto" w:fill="auto"/>
            <w:noWrap/>
            <w:vAlign w:val="center"/>
            <w:hideMark/>
          </w:tcPr>
          <w:p w14:paraId="147F0880"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 </w:t>
            </w:r>
          </w:p>
        </w:tc>
        <w:tc>
          <w:tcPr>
            <w:tcW w:w="1500" w:type="dxa"/>
            <w:tcBorders>
              <w:top w:val="dotted" w:sz="4" w:space="0" w:color="auto"/>
              <w:left w:val="nil"/>
              <w:bottom w:val="single" w:sz="4" w:space="0" w:color="auto"/>
              <w:right w:val="nil"/>
            </w:tcBorders>
            <w:shd w:val="clear" w:color="auto" w:fill="auto"/>
            <w:noWrap/>
            <w:vAlign w:val="center"/>
            <w:hideMark/>
          </w:tcPr>
          <w:p w14:paraId="6875D5AA"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6.8</w:t>
            </w:r>
          </w:p>
        </w:tc>
        <w:tc>
          <w:tcPr>
            <w:tcW w:w="1380" w:type="dxa"/>
            <w:tcBorders>
              <w:top w:val="dotted" w:sz="4" w:space="0" w:color="auto"/>
              <w:left w:val="nil"/>
              <w:bottom w:val="single" w:sz="4" w:space="0" w:color="auto"/>
              <w:right w:val="nil"/>
            </w:tcBorders>
            <w:shd w:val="clear" w:color="auto" w:fill="auto"/>
            <w:noWrap/>
            <w:vAlign w:val="center"/>
            <w:hideMark/>
          </w:tcPr>
          <w:p w14:paraId="0B92B952" w14:textId="77777777" w:rsidR="00B468C9" w:rsidRPr="00190D5F" w:rsidRDefault="00B468C9" w:rsidP="00B468C9">
            <w:pPr>
              <w:spacing w:after="0" w:line="240" w:lineRule="auto"/>
              <w:ind w:firstLineChars="200" w:firstLine="400"/>
              <w:jc w:val="right"/>
              <w:rPr>
                <w:rFonts w:ascii="Calibri" w:eastAsia="Times New Roman" w:hAnsi="Calibri" w:cs="Times New Roman"/>
                <w:color w:val="000000"/>
                <w:sz w:val="20"/>
                <w:szCs w:val="20"/>
              </w:rPr>
            </w:pPr>
            <w:r w:rsidRPr="00190D5F">
              <w:rPr>
                <w:rFonts w:ascii="Calibri" w:eastAsia="Times New Roman" w:hAnsi="Calibri" w:cs="Times New Roman"/>
                <w:color w:val="000000"/>
                <w:sz w:val="20"/>
                <w:szCs w:val="20"/>
              </w:rPr>
              <w:t> </w:t>
            </w:r>
          </w:p>
        </w:tc>
      </w:tr>
    </w:tbl>
    <w:p w14:paraId="2BEC40DE" w14:textId="7FD736BA" w:rsidR="005C6B38" w:rsidRDefault="005C6B38" w:rsidP="00A54F82">
      <w:pPr>
        <w:spacing w:line="360" w:lineRule="auto"/>
        <w:ind w:left="142"/>
        <w:jc w:val="both"/>
      </w:pPr>
      <w:r>
        <w:rPr>
          <w:i/>
          <w:sz w:val="20"/>
          <w:szCs w:val="20"/>
        </w:rPr>
        <w:t>Source: Reproduced from Eastwood et al. (2010)</w:t>
      </w:r>
    </w:p>
    <w:p w14:paraId="768AB29F" w14:textId="21CB301F" w:rsidR="003652DC" w:rsidRPr="00106042" w:rsidRDefault="003652DC" w:rsidP="00106042">
      <w:pPr>
        <w:spacing w:line="360" w:lineRule="auto"/>
        <w:jc w:val="both"/>
      </w:pPr>
      <w:r w:rsidRPr="00106042">
        <w:t xml:space="preserve">Existing literature suggests that the </w:t>
      </w:r>
      <w:r w:rsidR="006401DC" w:rsidRPr="00106042">
        <w:t xml:space="preserve">method </w:t>
      </w:r>
      <w:r w:rsidRPr="00106042">
        <w:t xml:space="preserve">of measuring agricultural land area can result in different productivity estimates as well as interfere with our understanding of agricultural relationships. For example, </w:t>
      </w:r>
      <w:proofErr w:type="spellStart"/>
      <w:r w:rsidRPr="00106042">
        <w:t>Carletto</w:t>
      </w:r>
      <w:proofErr w:type="spellEnd"/>
      <w:r w:rsidRPr="00106042">
        <w:t xml:space="preserve"> et al</w:t>
      </w:r>
      <w:r w:rsidR="008C1883" w:rsidRPr="00106042">
        <w:t>.</w:t>
      </w:r>
      <w:r w:rsidRPr="00106042">
        <w:t xml:space="preserve"> (2013) analyze the relationship between land size and agricultural productivity with both farmer self-reported </w:t>
      </w:r>
      <w:r w:rsidRPr="00106042">
        <w:lastRenderedPageBreak/>
        <w:t xml:space="preserve">estimates and GPS measurements of land area, showing how relying on GPS area estimates results in a significantly stronger inverse productivity relationship. In a similar cross-country study, however, </w:t>
      </w:r>
      <w:proofErr w:type="spellStart"/>
      <w:r w:rsidRPr="00106042">
        <w:t>Carletto</w:t>
      </w:r>
      <w:proofErr w:type="spellEnd"/>
      <w:r w:rsidRPr="00106042">
        <w:t xml:space="preserve"> et al</w:t>
      </w:r>
      <w:r w:rsidR="008C1883" w:rsidRPr="00106042">
        <w:t>.</w:t>
      </w:r>
      <w:r w:rsidRPr="00106042">
        <w:t xml:space="preserve"> (</w:t>
      </w:r>
      <w:r w:rsidR="00951DAA" w:rsidRPr="00106042">
        <w:t>2015</w:t>
      </w:r>
      <w:r w:rsidRPr="00106042">
        <w:t xml:space="preserve">) find conflicting results, with three of four countries exhibiting a weaker (although still present) inverse productivity relationship when using GPS land area measures. The inconsistency in results adds further doubt to the use of subjective farmer self-reported areas as the impact on agricultural analysis </w:t>
      </w:r>
      <w:r w:rsidR="008C1883" w:rsidRPr="00106042">
        <w:t xml:space="preserve">of </w:t>
      </w:r>
      <w:r w:rsidRPr="00106042">
        <w:t>using such estimates is potentially</w:t>
      </w:r>
      <w:r w:rsidR="006517F9" w:rsidRPr="00106042">
        <w:t xml:space="preserve"> biased and</w:t>
      </w:r>
      <w:r w:rsidRPr="00106042">
        <w:t xml:space="preserve"> ambiguous.</w:t>
      </w:r>
      <w:r w:rsidR="00DC1171" w:rsidRPr="00106042">
        <w:t xml:space="preserve"> Dillon et al. (2016) </w:t>
      </w:r>
      <w:r w:rsidR="00C70CE4" w:rsidRPr="00106042">
        <w:t>confirm the finding of earlier studies on the biased estimates of the inverse farm size productivity relationship with self-reported data and extend the analysis to demonstrate the presence of similar biases in input demand functions (fertilizers, household labor).</w:t>
      </w:r>
    </w:p>
    <w:p w14:paraId="6BC0F1F7" w14:textId="62BD7273" w:rsidR="001450D5" w:rsidRPr="00106042" w:rsidRDefault="001450D5" w:rsidP="00106042">
      <w:pPr>
        <w:spacing w:line="360" w:lineRule="auto"/>
        <w:jc w:val="both"/>
      </w:pPr>
      <w:r w:rsidRPr="00106042">
        <w:t xml:space="preserve">Several aspects of the analysis of gender differences are also based on measurements of land. Two of the most pressing concerns when devising policies to address gender disparities in rural areas pertain to the lower </w:t>
      </w:r>
      <w:r w:rsidR="00F21C04" w:rsidRPr="00106042">
        <w:t xml:space="preserve">agricultural </w:t>
      </w:r>
      <w:r w:rsidRPr="00106042">
        <w:t xml:space="preserve">productivity of women </w:t>
      </w:r>
      <w:r w:rsidR="00F21C04" w:rsidRPr="00106042">
        <w:t xml:space="preserve">relative to </w:t>
      </w:r>
      <w:r w:rsidRPr="00106042">
        <w:t xml:space="preserve">men and, related to that, to the disparity in their asset base. Recent research based on LSMS data </w:t>
      </w:r>
      <w:r w:rsidR="00F21C04" w:rsidRPr="00106042">
        <w:t xml:space="preserve">demonstrates that when </w:t>
      </w:r>
      <w:r w:rsidRPr="00106042">
        <w:t>accounting for differences in cultivated area and geography, the measured gaps in productivity between male and female farmers become much larger (World Bank and ONE, 2014).</w:t>
      </w:r>
    </w:p>
    <w:p w14:paraId="41F37A11" w14:textId="2790295E" w:rsidR="003652DC" w:rsidRPr="00106042" w:rsidRDefault="00C47587" w:rsidP="00106042">
      <w:pPr>
        <w:spacing w:line="360" w:lineRule="auto"/>
        <w:jc w:val="both"/>
      </w:pPr>
      <w:r w:rsidRPr="00106042">
        <w:t xml:space="preserve">Reliable </w:t>
      </w:r>
      <w:r w:rsidR="003652DC" w:rsidRPr="00106042">
        <w:t>land area measurement is also key for analyses related to natural resource use in agriculture. Simple descriptive analyses of the extent and distribution across farmers of a range of issues</w:t>
      </w:r>
      <w:r w:rsidRPr="00106042">
        <w:t>,</w:t>
      </w:r>
      <w:r w:rsidR="003652DC" w:rsidRPr="00106042">
        <w:t xml:space="preserve"> from soil degradation to irrigation to the adoption of improved varieties</w:t>
      </w:r>
      <w:r w:rsidRPr="00106042">
        <w:t>,</w:t>
      </w:r>
      <w:r w:rsidR="003652DC" w:rsidRPr="00106042">
        <w:t xml:space="preserve"> require a measure of the land area associated with these phenomena. </w:t>
      </w:r>
      <w:r w:rsidRPr="00106042">
        <w:t>In order to</w:t>
      </w:r>
      <w:r w:rsidR="003652DC" w:rsidRPr="00106042">
        <w:t xml:space="preserve"> move from counting the number of farms to measuring the incidence of soil erosion among a given population in terms of share of acreage, for instance, collecting information on exactly which plots are affected and their </w:t>
      </w:r>
      <w:r w:rsidR="00091F3A" w:rsidRPr="00106042">
        <w:t xml:space="preserve">specific areas </w:t>
      </w:r>
      <w:r w:rsidR="003652DC" w:rsidRPr="00106042">
        <w:t xml:space="preserve">will be an obvious first step. </w:t>
      </w:r>
    </w:p>
    <w:p w14:paraId="349EC534" w14:textId="05362A43" w:rsidR="003652DC" w:rsidRPr="00106042" w:rsidRDefault="003652DC" w:rsidP="00106042">
      <w:pPr>
        <w:spacing w:line="360" w:lineRule="auto"/>
        <w:jc w:val="both"/>
      </w:pPr>
      <w:r w:rsidRPr="00106042">
        <w:t>More broadly, investigations of issues related to agricultural intensification (</w:t>
      </w:r>
      <w:proofErr w:type="spellStart"/>
      <w:r w:rsidRPr="00106042">
        <w:t>Boserup</w:t>
      </w:r>
      <w:proofErr w:type="spellEnd"/>
      <w:r w:rsidRPr="00106042">
        <w:t>, 1965) hinge on being able to relate measure</w:t>
      </w:r>
      <w:r w:rsidR="00615829" w:rsidRPr="00106042">
        <w:t>s</w:t>
      </w:r>
      <w:r w:rsidRPr="00106042">
        <w:t xml:space="preserve"> of land scarcity to farmers’ choices</w:t>
      </w:r>
      <w:r w:rsidR="00615829" w:rsidRPr="00106042">
        <w:t xml:space="preserve">, </w:t>
      </w:r>
      <w:r w:rsidRPr="00106042">
        <w:t>constraints and incentives. While these analyses are often undertaken at farming system level (</w:t>
      </w:r>
      <w:proofErr w:type="spellStart"/>
      <w:r w:rsidRPr="00106042">
        <w:t>Lele</w:t>
      </w:r>
      <w:proofErr w:type="spellEnd"/>
      <w:r w:rsidRPr="00106042">
        <w:t xml:space="preserve"> and Stone, 1989), analyses based on </w:t>
      </w:r>
      <w:r w:rsidR="00615829" w:rsidRPr="00106042">
        <w:t xml:space="preserve">a </w:t>
      </w:r>
      <w:r w:rsidRPr="00106042">
        <w:t xml:space="preserve">finer degree of disaggregation – with farms as the unit of analysis – are increasingly common as researchers strive to explain farmers’ responses (or lack thereof) to policies and programs aiming at promoting certain agricultural technologies such as mechanization (Binswanger and </w:t>
      </w:r>
      <w:proofErr w:type="spellStart"/>
      <w:r w:rsidRPr="00106042">
        <w:t>Pingali</w:t>
      </w:r>
      <w:proofErr w:type="spellEnd"/>
      <w:r w:rsidRPr="00106042">
        <w:t xml:space="preserve">, 1988; Binswanger and </w:t>
      </w:r>
      <w:proofErr w:type="spellStart"/>
      <w:r w:rsidRPr="00106042">
        <w:t>Savastano</w:t>
      </w:r>
      <w:proofErr w:type="spellEnd"/>
      <w:r w:rsidRPr="00106042">
        <w:t>, 2014; Jayne et al., 2014)</w:t>
      </w:r>
      <w:r w:rsidR="00887CDB" w:rsidRPr="00106042">
        <w:t>.</w:t>
      </w:r>
    </w:p>
    <w:p w14:paraId="326C9E27" w14:textId="309297C2" w:rsidR="00206C38" w:rsidRDefault="008844C6" w:rsidP="00106042">
      <w:pPr>
        <w:spacing w:line="360" w:lineRule="auto"/>
        <w:jc w:val="both"/>
      </w:pPr>
      <w:r w:rsidRPr="00106042">
        <w:t>In summary</w:t>
      </w:r>
      <w:r w:rsidR="003652DC" w:rsidRPr="00106042">
        <w:t>, land area measurement underpins virtually every aspect of agricultural economic and policy analysis, from simple descriptions of basic characteristics of agricultural holdings</w:t>
      </w:r>
      <w:r w:rsidR="001D65F3" w:rsidRPr="00106042">
        <w:t>,</w:t>
      </w:r>
      <w:r w:rsidR="003652DC" w:rsidRPr="00106042">
        <w:t xml:space="preserve"> to more sophisticated analyses of the</w:t>
      </w:r>
      <w:r w:rsidR="00206C38">
        <w:t xml:space="preserve"> </w:t>
      </w:r>
      <w:r w:rsidR="003652DC" w:rsidRPr="00106042">
        <w:t>determinants of agricultural productivity</w:t>
      </w:r>
      <w:r w:rsidR="001D65F3" w:rsidRPr="00106042">
        <w:t>,</w:t>
      </w:r>
      <w:r w:rsidR="003652DC" w:rsidRPr="00106042">
        <w:t xml:space="preserve"> to </w:t>
      </w:r>
      <w:r w:rsidR="00A93D52" w:rsidRPr="00106042">
        <w:t>long-term</w:t>
      </w:r>
      <w:r w:rsidR="003652DC" w:rsidRPr="00106042">
        <w:t xml:space="preserve"> reflections into the future of agricultural sustainability and the evolution of agrarian structures</w:t>
      </w:r>
      <w:r w:rsidR="000625EA" w:rsidRPr="00106042">
        <w:t>.</w:t>
      </w:r>
      <w:r w:rsidR="003652DC" w:rsidRPr="00106042">
        <w:t xml:space="preserve"> </w:t>
      </w:r>
    </w:p>
    <w:commentRangeStart w:id="17"/>
    <w:commentRangeStart w:id="18"/>
    <w:commentRangeStart w:id="19"/>
    <w:p w14:paraId="4A002C5D" w14:textId="0BFC09ED" w:rsidR="003652DC" w:rsidRPr="00106042" w:rsidRDefault="00206C38" w:rsidP="00106042">
      <w:pPr>
        <w:spacing w:line="360" w:lineRule="auto"/>
        <w:jc w:val="both"/>
      </w:pPr>
      <w:r w:rsidRPr="00106042">
        <w:rPr>
          <w:noProof/>
        </w:rPr>
        <w:lastRenderedPageBreak/>
        <mc:AlternateContent>
          <mc:Choice Requires="wps">
            <w:drawing>
              <wp:inline distT="0" distB="0" distL="0" distR="0" wp14:anchorId="1426E679" wp14:editId="2B7E96D1">
                <wp:extent cx="6400800" cy="6431109"/>
                <wp:effectExtent l="0" t="0" r="25400" b="20955"/>
                <wp:docPr id="22" name="Text Box 22"/>
                <wp:cNvGraphicFramePr/>
                <a:graphic xmlns:a="http://schemas.openxmlformats.org/drawingml/2006/main">
                  <a:graphicData uri="http://schemas.microsoft.com/office/word/2010/wordprocessingShape">
                    <wps:wsp>
                      <wps:cNvSpPr txBox="1"/>
                      <wps:spPr>
                        <a:xfrm>
                          <a:off x="0" y="0"/>
                          <a:ext cx="6400800" cy="6431109"/>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485BDD5" w14:textId="77777777" w:rsidR="005870A9" w:rsidRPr="00A46B47" w:rsidRDefault="005870A9" w:rsidP="00206C38">
                            <w:r w:rsidRPr="00106042">
                              <w:rPr>
                                <w:b/>
                              </w:rPr>
                              <w:t xml:space="preserve">Living Standard Measurement Study </w:t>
                            </w:r>
                            <w:r>
                              <w:rPr>
                                <w:b/>
                              </w:rPr>
                              <w:t>R</w:t>
                            </w:r>
                            <w:r w:rsidRPr="00106042">
                              <w:rPr>
                                <w:b/>
                              </w:rPr>
                              <w:t xml:space="preserve">esources on </w:t>
                            </w:r>
                            <w:r>
                              <w:rPr>
                                <w:b/>
                              </w:rPr>
                              <w:t>L</w:t>
                            </w:r>
                            <w:r w:rsidRPr="00106042">
                              <w:rPr>
                                <w:b/>
                              </w:rPr>
                              <w:t xml:space="preserve">and </w:t>
                            </w:r>
                            <w:r>
                              <w:rPr>
                                <w:b/>
                              </w:rPr>
                              <w:t>A</w:t>
                            </w:r>
                            <w:r w:rsidRPr="00106042">
                              <w:rPr>
                                <w:b/>
                              </w:rPr>
                              <w:t xml:space="preserve">rea </w:t>
                            </w:r>
                            <w:r>
                              <w:rPr>
                                <w:b/>
                              </w:rPr>
                              <w:t>M</w:t>
                            </w:r>
                            <w:r w:rsidRPr="00106042">
                              <w:rPr>
                                <w:b/>
                              </w:rPr>
                              <w:t>easurement</w:t>
                            </w:r>
                          </w:p>
                          <w:p w14:paraId="09D06CB9" w14:textId="77777777" w:rsidR="005870A9" w:rsidRPr="00A46B47" w:rsidRDefault="005870A9" w:rsidP="00206C38">
                            <w:pPr>
                              <w:jc w:val="both"/>
                            </w:pPr>
                            <w:r w:rsidRPr="00A46B47">
                              <w:t>The Living Standard Measurement Study team, part of the World Bank’s Development Data Group, has developed a substantial methodological research program on land area measurement. The program benefitted from generous funding from UK Aid and the Bill and Melinda Gates Foundation, and from close collaboration with the Research Component of the Global Strategy for Agricultural and Rural Statistics.</w:t>
                            </w:r>
                          </w:p>
                          <w:p w14:paraId="1BE7AE9B" w14:textId="6C09A49C" w:rsidR="005870A9" w:rsidRPr="00A46B47" w:rsidRDefault="005870A9" w:rsidP="00206C38">
                            <w:pPr>
                              <w:jc w:val="both"/>
                            </w:pPr>
                            <w:r w:rsidRPr="00A46B47">
                              <w:t>The datasets for all LSMS surveys and from the methodological experiments, and the program’s publication</w:t>
                            </w:r>
                            <w:r>
                              <w:t>s</w:t>
                            </w:r>
                            <w:r w:rsidRPr="00A46B47">
                              <w:t xml:space="preserve"> are available via the LSMS website at </w:t>
                            </w:r>
                            <w:hyperlink r:id="rId15" w:history="1">
                              <w:r w:rsidRPr="0066125A">
                                <w:rPr>
                                  <w:rStyle w:val="Hyperlink"/>
                                  <w:color w:val="000000" w:themeColor="text1"/>
                                </w:rPr>
                                <w:t>www.worldbank.org/lsms</w:t>
                              </w:r>
                            </w:hyperlink>
                            <w:r w:rsidRPr="00A46B47">
                              <w:t xml:space="preserve"> . To date the program has produced the following outputs:</w:t>
                            </w:r>
                          </w:p>
                          <w:p w14:paraId="22222908" w14:textId="77777777" w:rsidR="005870A9" w:rsidRPr="00106042" w:rsidRDefault="005870A9" w:rsidP="00206C38">
                            <w:pPr>
                              <w:pStyle w:val="References"/>
                              <w:jc w:val="both"/>
                              <w:rPr>
                                <w:rFonts w:asciiTheme="minorHAnsi" w:hAnsiTheme="minorHAnsi"/>
                                <w:color w:val="auto"/>
                                <w:sz w:val="21"/>
                                <w:szCs w:val="21"/>
                                <w:lang w:val="it-IT"/>
                              </w:rPr>
                            </w:pPr>
                            <w:r w:rsidRPr="00106042">
                              <w:rPr>
                                <w:rFonts w:asciiTheme="minorHAnsi" w:hAnsiTheme="minorHAnsi"/>
                                <w:color w:val="auto"/>
                                <w:sz w:val="21"/>
                                <w:szCs w:val="21"/>
                                <w:lang w:val="it-IT"/>
                              </w:rPr>
                              <w:t xml:space="preserve">Carletto, G., Gourlay, S., Murray, S. and Zezza, A. (2016). </w:t>
                            </w:r>
                            <w:proofErr w:type="spellStart"/>
                            <w:r w:rsidRPr="00106042">
                              <w:rPr>
                                <w:rFonts w:asciiTheme="minorHAnsi" w:hAnsiTheme="minorHAnsi"/>
                                <w:color w:val="auto"/>
                                <w:sz w:val="21"/>
                                <w:szCs w:val="21"/>
                                <w:lang w:val="it-IT"/>
                              </w:rPr>
                              <w:t>Cheaper</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Faster</w:t>
                            </w:r>
                            <w:proofErr w:type="spellEnd"/>
                            <w:r w:rsidRPr="00106042">
                              <w:rPr>
                                <w:rFonts w:asciiTheme="minorHAnsi" w:hAnsiTheme="minorHAnsi"/>
                                <w:color w:val="auto"/>
                                <w:sz w:val="21"/>
                                <w:szCs w:val="21"/>
                                <w:lang w:val="it-IT"/>
                              </w:rPr>
                              <w:t xml:space="preserve"> and More </w:t>
                            </w:r>
                            <w:proofErr w:type="spellStart"/>
                            <w:r w:rsidRPr="00106042">
                              <w:rPr>
                                <w:rFonts w:asciiTheme="minorHAnsi" w:hAnsiTheme="minorHAnsi"/>
                                <w:color w:val="auto"/>
                                <w:sz w:val="21"/>
                                <w:szCs w:val="21"/>
                                <w:lang w:val="it-IT"/>
                              </w:rPr>
                              <w:t>Than</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Good</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Enough</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Is</w:t>
                            </w:r>
                            <w:proofErr w:type="spellEnd"/>
                            <w:r w:rsidRPr="00106042">
                              <w:rPr>
                                <w:rFonts w:asciiTheme="minorHAnsi" w:hAnsiTheme="minorHAnsi"/>
                                <w:color w:val="auto"/>
                                <w:sz w:val="21"/>
                                <w:szCs w:val="21"/>
                                <w:lang w:val="it-IT"/>
                              </w:rPr>
                              <w:t xml:space="preserve"> GPS the new </w:t>
                            </w:r>
                            <w:proofErr w:type="spellStart"/>
                            <w:r w:rsidRPr="00106042">
                              <w:rPr>
                                <w:rFonts w:asciiTheme="minorHAnsi" w:hAnsiTheme="minorHAnsi"/>
                                <w:color w:val="auto"/>
                                <w:sz w:val="21"/>
                                <w:szCs w:val="21"/>
                                <w:lang w:val="it-IT"/>
                              </w:rPr>
                              <w:t>gold</w:t>
                            </w:r>
                            <w:proofErr w:type="spellEnd"/>
                            <w:r w:rsidRPr="00106042">
                              <w:rPr>
                                <w:rFonts w:asciiTheme="minorHAnsi" w:hAnsiTheme="minorHAnsi"/>
                                <w:color w:val="auto"/>
                                <w:sz w:val="21"/>
                                <w:szCs w:val="21"/>
                                <w:lang w:val="it-IT"/>
                              </w:rPr>
                              <w:t xml:space="preserve"> standard in </w:t>
                            </w:r>
                            <w:proofErr w:type="spellStart"/>
                            <w:r w:rsidRPr="00106042">
                              <w:rPr>
                                <w:rFonts w:asciiTheme="minorHAnsi" w:hAnsiTheme="minorHAnsi"/>
                                <w:color w:val="auto"/>
                                <w:sz w:val="21"/>
                                <w:szCs w:val="21"/>
                                <w:lang w:val="it-IT"/>
                              </w:rPr>
                              <w:t>land</w:t>
                            </w:r>
                            <w:proofErr w:type="spellEnd"/>
                            <w:r w:rsidRPr="00106042">
                              <w:rPr>
                                <w:rFonts w:asciiTheme="minorHAnsi" w:hAnsiTheme="minorHAnsi"/>
                                <w:color w:val="auto"/>
                                <w:sz w:val="21"/>
                                <w:szCs w:val="21"/>
                                <w:lang w:val="it-IT"/>
                              </w:rPr>
                              <w:t xml:space="preserve"> area </w:t>
                            </w:r>
                            <w:proofErr w:type="spellStart"/>
                            <w:r w:rsidRPr="00106042">
                              <w:rPr>
                                <w:rFonts w:asciiTheme="minorHAnsi" w:hAnsiTheme="minorHAnsi"/>
                                <w:color w:val="auto"/>
                                <w:sz w:val="21"/>
                                <w:szCs w:val="21"/>
                                <w:lang w:val="it-IT"/>
                              </w:rPr>
                              <w:t>measurement</w:t>
                            </w:r>
                            <w:proofErr w:type="spellEnd"/>
                            <w:r w:rsidRPr="00106042">
                              <w:rPr>
                                <w:rFonts w:asciiTheme="minorHAnsi" w:hAnsiTheme="minorHAnsi"/>
                                <w:color w:val="auto"/>
                                <w:sz w:val="21"/>
                                <w:szCs w:val="21"/>
                                <w:lang w:val="it-IT"/>
                              </w:rPr>
                              <w:t xml:space="preserve">? </w:t>
                            </w:r>
                            <w:r w:rsidRPr="00106042">
                              <w:rPr>
                                <w:rFonts w:asciiTheme="minorHAnsi" w:hAnsiTheme="minorHAnsi"/>
                                <w:i/>
                                <w:color w:val="auto"/>
                                <w:sz w:val="21"/>
                                <w:szCs w:val="21"/>
                                <w:lang w:val="it-IT"/>
                              </w:rPr>
                              <w:t xml:space="preserve">World </w:t>
                            </w:r>
                            <w:proofErr w:type="spellStart"/>
                            <w:r w:rsidRPr="00106042">
                              <w:rPr>
                                <w:rFonts w:asciiTheme="minorHAnsi" w:hAnsiTheme="minorHAnsi"/>
                                <w:i/>
                                <w:color w:val="auto"/>
                                <w:sz w:val="21"/>
                                <w:szCs w:val="21"/>
                                <w:lang w:val="it-IT"/>
                              </w:rPr>
                              <w:t>Bank</w:t>
                            </w:r>
                            <w:proofErr w:type="spellEnd"/>
                            <w:r w:rsidRPr="00106042">
                              <w:rPr>
                                <w:rFonts w:asciiTheme="minorHAnsi" w:hAnsiTheme="minorHAnsi"/>
                                <w:i/>
                                <w:color w:val="auto"/>
                                <w:sz w:val="21"/>
                                <w:szCs w:val="21"/>
                                <w:lang w:val="it-IT"/>
                              </w:rPr>
                              <w:t xml:space="preserve"> Policy </w:t>
                            </w:r>
                            <w:proofErr w:type="spellStart"/>
                            <w:r w:rsidRPr="00106042">
                              <w:rPr>
                                <w:rFonts w:asciiTheme="minorHAnsi" w:hAnsiTheme="minorHAnsi"/>
                                <w:i/>
                                <w:color w:val="auto"/>
                                <w:sz w:val="21"/>
                                <w:szCs w:val="21"/>
                                <w:lang w:val="it-IT"/>
                              </w:rPr>
                              <w:t>Research</w:t>
                            </w:r>
                            <w:proofErr w:type="spellEnd"/>
                            <w:r w:rsidRPr="00106042">
                              <w:rPr>
                                <w:rFonts w:asciiTheme="minorHAnsi" w:hAnsiTheme="minorHAnsi"/>
                                <w:i/>
                                <w:color w:val="auto"/>
                                <w:sz w:val="21"/>
                                <w:szCs w:val="21"/>
                                <w:lang w:val="it-IT"/>
                              </w:rPr>
                              <w:t xml:space="preserve"> </w:t>
                            </w:r>
                            <w:proofErr w:type="spellStart"/>
                            <w:r w:rsidRPr="00106042">
                              <w:rPr>
                                <w:rFonts w:asciiTheme="minorHAnsi" w:hAnsiTheme="minorHAnsi"/>
                                <w:i/>
                                <w:color w:val="auto"/>
                                <w:sz w:val="21"/>
                                <w:szCs w:val="21"/>
                                <w:lang w:val="it-IT"/>
                              </w:rPr>
                              <w:t>Working</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i/>
                                <w:color w:val="auto"/>
                                <w:sz w:val="21"/>
                                <w:szCs w:val="21"/>
                                <w:lang w:val="it-IT"/>
                              </w:rPr>
                              <w:t>Paper</w:t>
                            </w:r>
                            <w:proofErr w:type="spellEnd"/>
                            <w:r w:rsidRPr="00106042">
                              <w:rPr>
                                <w:rFonts w:asciiTheme="minorHAnsi" w:hAnsiTheme="minorHAnsi"/>
                                <w:color w:val="auto"/>
                                <w:sz w:val="21"/>
                                <w:szCs w:val="21"/>
                                <w:lang w:val="it-IT"/>
                              </w:rPr>
                              <w:t xml:space="preserve">, in press. Washington, D.C.: World </w:t>
                            </w:r>
                            <w:proofErr w:type="spellStart"/>
                            <w:r w:rsidRPr="00106042">
                              <w:rPr>
                                <w:rFonts w:asciiTheme="minorHAnsi" w:hAnsiTheme="minorHAnsi"/>
                                <w:color w:val="auto"/>
                                <w:sz w:val="21"/>
                                <w:szCs w:val="21"/>
                                <w:lang w:val="it-IT"/>
                              </w:rPr>
                              <w:t>Bank</w:t>
                            </w:r>
                            <w:proofErr w:type="spellEnd"/>
                            <w:r w:rsidRPr="00106042">
                              <w:rPr>
                                <w:rFonts w:asciiTheme="minorHAnsi" w:hAnsiTheme="minorHAnsi"/>
                                <w:color w:val="auto"/>
                                <w:sz w:val="21"/>
                                <w:szCs w:val="21"/>
                                <w:lang w:val="it-IT"/>
                              </w:rPr>
                              <w:t xml:space="preserve"> Group. </w:t>
                            </w:r>
                          </w:p>
                          <w:p w14:paraId="138CDEA4" w14:textId="77777777" w:rsidR="005870A9" w:rsidRPr="00106042" w:rsidRDefault="005870A9" w:rsidP="00206C38">
                            <w:pPr>
                              <w:pStyle w:val="References"/>
                              <w:jc w:val="both"/>
                              <w:rPr>
                                <w:rFonts w:asciiTheme="minorHAnsi" w:hAnsiTheme="minorHAnsi"/>
                                <w:color w:val="auto"/>
                                <w:sz w:val="21"/>
                                <w:szCs w:val="21"/>
                                <w:lang w:val="it-IT"/>
                              </w:rPr>
                            </w:pPr>
                            <w:r w:rsidRPr="00106042">
                              <w:rPr>
                                <w:rFonts w:asciiTheme="minorHAnsi" w:hAnsiTheme="minorHAnsi"/>
                                <w:color w:val="auto"/>
                                <w:sz w:val="21"/>
                                <w:szCs w:val="21"/>
                                <w:lang w:val="it-IT"/>
                              </w:rPr>
                              <w:t xml:space="preserve">Carletto, G., Gourlay, S., and </w:t>
                            </w:r>
                            <w:proofErr w:type="spellStart"/>
                            <w:r w:rsidRPr="00106042">
                              <w:rPr>
                                <w:rFonts w:asciiTheme="minorHAnsi" w:hAnsiTheme="minorHAnsi"/>
                                <w:color w:val="auto"/>
                                <w:sz w:val="21"/>
                                <w:szCs w:val="21"/>
                                <w:lang w:val="it-IT"/>
                              </w:rPr>
                              <w:t>Winters</w:t>
                            </w:r>
                            <w:proofErr w:type="spellEnd"/>
                            <w:r w:rsidRPr="00106042">
                              <w:rPr>
                                <w:rFonts w:asciiTheme="minorHAnsi" w:hAnsiTheme="minorHAnsi"/>
                                <w:color w:val="auto"/>
                                <w:sz w:val="21"/>
                                <w:szCs w:val="21"/>
                                <w:lang w:val="it-IT"/>
                              </w:rPr>
                              <w:t xml:space="preserve">, P. (2015). From </w:t>
                            </w:r>
                            <w:proofErr w:type="spellStart"/>
                            <w:r w:rsidRPr="00106042">
                              <w:rPr>
                                <w:rFonts w:asciiTheme="minorHAnsi" w:hAnsiTheme="minorHAnsi"/>
                                <w:color w:val="auto"/>
                                <w:sz w:val="21"/>
                                <w:szCs w:val="21"/>
                                <w:lang w:val="it-IT"/>
                              </w:rPr>
                              <w:t>Guesstimates</w:t>
                            </w:r>
                            <w:proofErr w:type="spellEnd"/>
                            <w:r w:rsidRPr="00106042">
                              <w:rPr>
                                <w:rFonts w:asciiTheme="minorHAnsi" w:hAnsiTheme="minorHAnsi"/>
                                <w:color w:val="auto"/>
                                <w:sz w:val="21"/>
                                <w:szCs w:val="21"/>
                                <w:lang w:val="it-IT"/>
                              </w:rPr>
                              <w:t xml:space="preserve"> to </w:t>
                            </w:r>
                            <w:proofErr w:type="spellStart"/>
                            <w:r w:rsidRPr="00106042">
                              <w:rPr>
                                <w:rFonts w:asciiTheme="minorHAnsi" w:hAnsiTheme="minorHAnsi"/>
                                <w:color w:val="auto"/>
                                <w:sz w:val="21"/>
                                <w:szCs w:val="21"/>
                                <w:lang w:val="it-IT"/>
                              </w:rPr>
                              <w:t>GPStimates</w:t>
                            </w:r>
                            <w:proofErr w:type="spellEnd"/>
                            <w:r w:rsidRPr="00106042">
                              <w:rPr>
                                <w:rFonts w:asciiTheme="minorHAnsi" w:hAnsiTheme="minorHAnsi"/>
                                <w:color w:val="auto"/>
                                <w:sz w:val="21"/>
                                <w:szCs w:val="21"/>
                                <w:lang w:val="it-IT"/>
                              </w:rPr>
                              <w:t xml:space="preserve">: Land Area </w:t>
                            </w:r>
                            <w:proofErr w:type="spellStart"/>
                            <w:r w:rsidRPr="00106042">
                              <w:rPr>
                                <w:rFonts w:asciiTheme="minorHAnsi" w:hAnsiTheme="minorHAnsi"/>
                                <w:color w:val="auto"/>
                                <w:sz w:val="21"/>
                                <w:szCs w:val="21"/>
                                <w:lang w:val="it-IT"/>
                              </w:rPr>
                              <w:t>Measurement</w:t>
                            </w:r>
                            <w:proofErr w:type="spellEnd"/>
                            <w:r w:rsidRPr="00106042">
                              <w:rPr>
                                <w:rFonts w:asciiTheme="minorHAnsi" w:hAnsiTheme="minorHAnsi"/>
                                <w:color w:val="auto"/>
                                <w:sz w:val="21"/>
                                <w:szCs w:val="21"/>
                                <w:lang w:val="it-IT"/>
                              </w:rPr>
                              <w:t xml:space="preserve"> and </w:t>
                            </w:r>
                            <w:proofErr w:type="spellStart"/>
                            <w:r w:rsidRPr="00106042">
                              <w:rPr>
                                <w:rFonts w:asciiTheme="minorHAnsi" w:hAnsiTheme="minorHAnsi"/>
                                <w:color w:val="auto"/>
                                <w:sz w:val="21"/>
                                <w:szCs w:val="21"/>
                                <w:lang w:val="it-IT"/>
                              </w:rPr>
                              <w:t>Implications</w:t>
                            </w:r>
                            <w:proofErr w:type="spellEnd"/>
                            <w:r w:rsidRPr="00106042">
                              <w:rPr>
                                <w:rFonts w:asciiTheme="minorHAnsi" w:hAnsiTheme="minorHAnsi"/>
                                <w:color w:val="auto"/>
                                <w:sz w:val="21"/>
                                <w:szCs w:val="21"/>
                                <w:lang w:val="it-IT"/>
                              </w:rPr>
                              <w:t xml:space="preserve"> for </w:t>
                            </w:r>
                            <w:proofErr w:type="spellStart"/>
                            <w:r w:rsidRPr="00106042">
                              <w:rPr>
                                <w:rFonts w:asciiTheme="minorHAnsi" w:hAnsiTheme="minorHAnsi"/>
                                <w:color w:val="auto"/>
                                <w:sz w:val="21"/>
                                <w:szCs w:val="21"/>
                                <w:lang w:val="it-IT"/>
                              </w:rPr>
                              <w:t>Agricultural</w:t>
                            </w:r>
                            <w:proofErr w:type="spellEnd"/>
                            <w:r w:rsidRPr="00106042">
                              <w:rPr>
                                <w:rFonts w:asciiTheme="minorHAnsi" w:hAnsiTheme="minorHAnsi"/>
                                <w:color w:val="auto"/>
                                <w:sz w:val="21"/>
                                <w:szCs w:val="21"/>
                                <w:lang w:val="it-IT"/>
                              </w:rPr>
                              <w:t xml:space="preserve"> Analysis. </w:t>
                            </w:r>
                            <w:r w:rsidRPr="00106042">
                              <w:rPr>
                                <w:rFonts w:asciiTheme="minorHAnsi" w:hAnsiTheme="minorHAnsi"/>
                                <w:i/>
                                <w:color w:val="auto"/>
                                <w:sz w:val="21"/>
                                <w:szCs w:val="21"/>
                                <w:lang w:val="it-IT"/>
                              </w:rPr>
                              <w:t xml:space="preserve">Journal of </w:t>
                            </w:r>
                            <w:proofErr w:type="spellStart"/>
                            <w:r w:rsidRPr="00106042">
                              <w:rPr>
                                <w:rFonts w:asciiTheme="minorHAnsi" w:hAnsiTheme="minorHAnsi"/>
                                <w:i/>
                                <w:color w:val="auto"/>
                                <w:sz w:val="21"/>
                                <w:szCs w:val="21"/>
                                <w:lang w:val="it-IT"/>
                              </w:rPr>
                              <w:t>African</w:t>
                            </w:r>
                            <w:proofErr w:type="spellEnd"/>
                            <w:r w:rsidRPr="00106042">
                              <w:rPr>
                                <w:rFonts w:asciiTheme="minorHAnsi" w:hAnsiTheme="minorHAnsi"/>
                                <w:i/>
                                <w:color w:val="auto"/>
                                <w:sz w:val="21"/>
                                <w:szCs w:val="21"/>
                                <w:lang w:val="it-IT"/>
                              </w:rPr>
                              <w:t xml:space="preserve"> </w:t>
                            </w:r>
                            <w:proofErr w:type="spellStart"/>
                            <w:r w:rsidRPr="00106042">
                              <w:rPr>
                                <w:rFonts w:asciiTheme="minorHAnsi" w:hAnsiTheme="minorHAnsi"/>
                                <w:i/>
                                <w:color w:val="auto"/>
                                <w:sz w:val="21"/>
                                <w:szCs w:val="21"/>
                                <w:lang w:val="it-IT"/>
                              </w:rPr>
                              <w:t>Economies</w:t>
                            </w:r>
                            <w:proofErr w:type="spellEnd"/>
                            <w:r w:rsidRPr="00106042">
                              <w:rPr>
                                <w:rFonts w:asciiTheme="minorHAnsi" w:hAnsiTheme="minorHAnsi"/>
                                <w:color w:val="auto"/>
                                <w:sz w:val="21"/>
                                <w:szCs w:val="21"/>
                                <w:lang w:val="it-IT"/>
                              </w:rPr>
                              <w:t>, 24 (5), 593-628. (</w:t>
                            </w:r>
                            <w:proofErr w:type="spellStart"/>
                            <w:r w:rsidRPr="00106042">
                              <w:rPr>
                                <w:rFonts w:asciiTheme="minorHAnsi" w:hAnsiTheme="minorHAnsi"/>
                                <w:color w:val="auto"/>
                                <w:sz w:val="21"/>
                                <w:szCs w:val="21"/>
                                <w:lang w:val="it-IT"/>
                              </w:rPr>
                              <w:t>Also</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available</w:t>
                            </w:r>
                            <w:proofErr w:type="spellEnd"/>
                            <w:r w:rsidRPr="00106042">
                              <w:rPr>
                                <w:rFonts w:asciiTheme="minorHAnsi" w:hAnsiTheme="minorHAnsi"/>
                                <w:color w:val="auto"/>
                                <w:sz w:val="21"/>
                                <w:szCs w:val="21"/>
                                <w:lang w:val="it-IT"/>
                              </w:rPr>
                              <w:t xml:space="preserve"> in the </w:t>
                            </w:r>
                            <w:r w:rsidRPr="00106042">
                              <w:rPr>
                                <w:rFonts w:asciiTheme="minorHAnsi" w:hAnsiTheme="minorHAnsi"/>
                                <w:i/>
                                <w:color w:val="auto"/>
                                <w:sz w:val="21"/>
                                <w:szCs w:val="21"/>
                                <w:lang w:val="it-IT"/>
                              </w:rPr>
                              <w:t xml:space="preserve">World </w:t>
                            </w:r>
                            <w:proofErr w:type="spellStart"/>
                            <w:r w:rsidRPr="00106042">
                              <w:rPr>
                                <w:rFonts w:asciiTheme="minorHAnsi" w:hAnsiTheme="minorHAnsi"/>
                                <w:i/>
                                <w:color w:val="auto"/>
                                <w:sz w:val="21"/>
                                <w:szCs w:val="21"/>
                                <w:lang w:val="it-IT"/>
                              </w:rPr>
                              <w:t>Bank</w:t>
                            </w:r>
                            <w:proofErr w:type="spellEnd"/>
                            <w:r w:rsidRPr="00106042">
                              <w:rPr>
                                <w:rFonts w:asciiTheme="minorHAnsi" w:hAnsiTheme="minorHAnsi"/>
                                <w:i/>
                                <w:color w:val="auto"/>
                                <w:sz w:val="21"/>
                                <w:szCs w:val="21"/>
                                <w:lang w:val="it-IT"/>
                              </w:rPr>
                              <w:t xml:space="preserve"> Policy </w:t>
                            </w:r>
                            <w:proofErr w:type="spellStart"/>
                            <w:r w:rsidRPr="00106042">
                              <w:rPr>
                                <w:rFonts w:asciiTheme="minorHAnsi" w:hAnsiTheme="minorHAnsi"/>
                                <w:i/>
                                <w:color w:val="auto"/>
                                <w:sz w:val="21"/>
                                <w:szCs w:val="21"/>
                                <w:lang w:val="it-IT"/>
                              </w:rPr>
                              <w:t>Research</w:t>
                            </w:r>
                            <w:proofErr w:type="spellEnd"/>
                            <w:r w:rsidRPr="00106042">
                              <w:rPr>
                                <w:rFonts w:asciiTheme="minorHAnsi" w:hAnsiTheme="minorHAnsi"/>
                                <w:i/>
                                <w:color w:val="auto"/>
                                <w:sz w:val="21"/>
                                <w:szCs w:val="21"/>
                                <w:lang w:val="it-IT"/>
                              </w:rPr>
                              <w:t xml:space="preserve"> </w:t>
                            </w:r>
                            <w:proofErr w:type="spellStart"/>
                            <w:r w:rsidRPr="00106042">
                              <w:rPr>
                                <w:rFonts w:asciiTheme="minorHAnsi" w:hAnsiTheme="minorHAnsi"/>
                                <w:i/>
                                <w:color w:val="auto"/>
                                <w:sz w:val="21"/>
                                <w:szCs w:val="21"/>
                                <w:lang w:val="it-IT"/>
                              </w:rPr>
                              <w:t>Working</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i/>
                                <w:color w:val="auto"/>
                                <w:sz w:val="21"/>
                                <w:szCs w:val="21"/>
                                <w:lang w:val="it-IT"/>
                              </w:rPr>
                              <w:t>Paper</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series</w:t>
                            </w:r>
                            <w:proofErr w:type="spellEnd"/>
                            <w:r w:rsidRPr="00106042">
                              <w:rPr>
                                <w:rFonts w:asciiTheme="minorHAnsi" w:hAnsiTheme="minorHAnsi"/>
                                <w:color w:val="auto"/>
                                <w:sz w:val="21"/>
                                <w:szCs w:val="21"/>
                                <w:lang w:val="it-IT"/>
                              </w:rPr>
                              <w:t>.)</w:t>
                            </w:r>
                          </w:p>
                          <w:p w14:paraId="1E45FF0A" w14:textId="77777777" w:rsidR="005870A9" w:rsidRPr="00106042" w:rsidRDefault="005870A9" w:rsidP="00206C38">
                            <w:pPr>
                              <w:pStyle w:val="References"/>
                              <w:jc w:val="both"/>
                              <w:rPr>
                                <w:rFonts w:asciiTheme="minorHAnsi" w:hAnsiTheme="minorHAnsi"/>
                                <w:color w:val="auto"/>
                                <w:sz w:val="21"/>
                                <w:szCs w:val="21"/>
                                <w:lang w:val="it-IT"/>
                              </w:rPr>
                            </w:pPr>
                            <w:r w:rsidRPr="00106042">
                              <w:rPr>
                                <w:rFonts w:asciiTheme="minorHAnsi" w:hAnsiTheme="minorHAnsi"/>
                                <w:color w:val="auto"/>
                                <w:sz w:val="21"/>
                                <w:szCs w:val="21"/>
                                <w:lang w:val="it-IT"/>
                              </w:rPr>
                              <w:t xml:space="preserve">Carletto, G., </w:t>
                            </w:r>
                            <w:proofErr w:type="spellStart"/>
                            <w:r w:rsidRPr="00106042">
                              <w:rPr>
                                <w:rFonts w:asciiTheme="minorHAnsi" w:hAnsiTheme="minorHAnsi"/>
                                <w:color w:val="auto"/>
                                <w:sz w:val="21"/>
                                <w:szCs w:val="21"/>
                                <w:lang w:val="it-IT"/>
                              </w:rPr>
                              <w:t>Savastano</w:t>
                            </w:r>
                            <w:proofErr w:type="spellEnd"/>
                            <w:r w:rsidRPr="00106042">
                              <w:rPr>
                                <w:rFonts w:asciiTheme="minorHAnsi" w:hAnsiTheme="minorHAnsi"/>
                                <w:color w:val="auto"/>
                                <w:sz w:val="21"/>
                                <w:szCs w:val="21"/>
                                <w:lang w:val="it-IT"/>
                              </w:rPr>
                              <w:t xml:space="preserve">, S., and Zezza, A. (2013). </w:t>
                            </w:r>
                            <w:hyperlink r:id="rId16" w:history="1">
                              <w:proofErr w:type="spellStart"/>
                              <w:r w:rsidRPr="00106042">
                                <w:rPr>
                                  <w:rFonts w:asciiTheme="minorHAnsi" w:hAnsiTheme="minorHAnsi"/>
                                  <w:sz w:val="21"/>
                                  <w:szCs w:val="21"/>
                                  <w:lang w:val="it-IT"/>
                                </w:rPr>
                                <w:t>Fact</w:t>
                              </w:r>
                              <w:proofErr w:type="spellEnd"/>
                              <w:r w:rsidRPr="00106042">
                                <w:rPr>
                                  <w:rFonts w:asciiTheme="minorHAnsi" w:hAnsiTheme="minorHAnsi"/>
                                  <w:sz w:val="21"/>
                                  <w:szCs w:val="21"/>
                                  <w:lang w:val="it-IT"/>
                                </w:rPr>
                                <w:t xml:space="preserve"> or </w:t>
                              </w:r>
                              <w:proofErr w:type="spellStart"/>
                              <w:r w:rsidRPr="00106042">
                                <w:rPr>
                                  <w:rFonts w:asciiTheme="minorHAnsi" w:hAnsiTheme="minorHAnsi"/>
                                  <w:sz w:val="21"/>
                                  <w:szCs w:val="21"/>
                                  <w:lang w:val="it-IT"/>
                                </w:rPr>
                                <w:t>artifact</w:t>
                              </w:r>
                              <w:proofErr w:type="spellEnd"/>
                              <w:r w:rsidRPr="00106042">
                                <w:rPr>
                                  <w:rFonts w:asciiTheme="minorHAnsi" w:hAnsiTheme="minorHAnsi"/>
                                  <w:sz w:val="21"/>
                                  <w:szCs w:val="21"/>
                                  <w:lang w:val="it-IT"/>
                                </w:rPr>
                                <w:t xml:space="preserve">: The impact of </w:t>
                              </w:r>
                              <w:proofErr w:type="spellStart"/>
                              <w:r w:rsidRPr="00106042">
                                <w:rPr>
                                  <w:rFonts w:asciiTheme="minorHAnsi" w:hAnsiTheme="minorHAnsi"/>
                                  <w:sz w:val="21"/>
                                  <w:szCs w:val="21"/>
                                  <w:lang w:val="it-IT"/>
                                </w:rPr>
                                <w:t>measurement</w:t>
                              </w:r>
                              <w:proofErr w:type="spellEnd"/>
                              <w:r w:rsidRPr="00106042">
                                <w:rPr>
                                  <w:rFonts w:asciiTheme="minorHAnsi" w:hAnsiTheme="minorHAnsi"/>
                                  <w:sz w:val="21"/>
                                  <w:szCs w:val="21"/>
                                  <w:lang w:val="it-IT"/>
                                </w:rPr>
                                <w:t xml:space="preserve"> </w:t>
                              </w:r>
                              <w:proofErr w:type="spellStart"/>
                              <w:r w:rsidRPr="00106042">
                                <w:rPr>
                                  <w:rFonts w:asciiTheme="minorHAnsi" w:hAnsiTheme="minorHAnsi"/>
                                  <w:sz w:val="21"/>
                                  <w:szCs w:val="21"/>
                                  <w:lang w:val="it-IT"/>
                                </w:rPr>
                                <w:t>errors</w:t>
                              </w:r>
                              <w:proofErr w:type="spellEnd"/>
                              <w:r w:rsidRPr="00106042">
                                <w:rPr>
                                  <w:rFonts w:asciiTheme="minorHAnsi" w:hAnsiTheme="minorHAnsi"/>
                                  <w:sz w:val="21"/>
                                  <w:szCs w:val="21"/>
                                  <w:lang w:val="it-IT"/>
                                </w:rPr>
                                <w:t xml:space="preserve"> on the farm </w:t>
                              </w:r>
                              <w:proofErr w:type="spellStart"/>
                              <w:r w:rsidRPr="00106042">
                                <w:rPr>
                                  <w:rFonts w:asciiTheme="minorHAnsi" w:hAnsiTheme="minorHAnsi"/>
                                  <w:sz w:val="21"/>
                                  <w:szCs w:val="21"/>
                                  <w:lang w:val="it-IT"/>
                                </w:rPr>
                                <w:t>size</w:t>
                              </w:r>
                              <w:proofErr w:type="spellEnd"/>
                              <w:r w:rsidRPr="00106042">
                                <w:rPr>
                                  <w:rFonts w:asciiTheme="minorHAnsi" w:hAnsiTheme="minorHAnsi"/>
                                  <w:sz w:val="21"/>
                                  <w:szCs w:val="21"/>
                                  <w:lang w:val="it-IT"/>
                                </w:rPr>
                                <w:t>–</w:t>
                              </w:r>
                              <w:proofErr w:type="spellStart"/>
                              <w:r w:rsidRPr="00106042">
                                <w:rPr>
                                  <w:rFonts w:asciiTheme="minorHAnsi" w:hAnsiTheme="minorHAnsi"/>
                                  <w:sz w:val="21"/>
                                  <w:szCs w:val="21"/>
                                  <w:lang w:val="it-IT"/>
                                </w:rPr>
                                <w:t>productivity</w:t>
                              </w:r>
                              <w:proofErr w:type="spellEnd"/>
                              <w:r w:rsidRPr="00106042">
                                <w:rPr>
                                  <w:rFonts w:asciiTheme="minorHAnsi" w:hAnsiTheme="minorHAnsi"/>
                                  <w:sz w:val="21"/>
                                  <w:szCs w:val="21"/>
                                  <w:lang w:val="it-IT"/>
                                </w:rPr>
                                <w:t xml:space="preserve"> </w:t>
                              </w:r>
                              <w:proofErr w:type="spellStart"/>
                              <w:r w:rsidRPr="00106042">
                                <w:rPr>
                                  <w:rFonts w:asciiTheme="minorHAnsi" w:hAnsiTheme="minorHAnsi"/>
                                  <w:sz w:val="21"/>
                                  <w:szCs w:val="21"/>
                                  <w:lang w:val="it-IT"/>
                                </w:rPr>
                                <w:t>relationship</w:t>
                              </w:r>
                              <w:proofErr w:type="spellEnd"/>
                            </w:hyperlink>
                            <w:r w:rsidRPr="00106042">
                              <w:rPr>
                                <w:rFonts w:asciiTheme="minorHAnsi" w:hAnsiTheme="minorHAnsi"/>
                                <w:color w:val="auto"/>
                                <w:sz w:val="21"/>
                                <w:szCs w:val="21"/>
                                <w:lang w:val="it-IT"/>
                              </w:rPr>
                              <w:t xml:space="preserve">, </w:t>
                            </w:r>
                            <w:hyperlink r:id="rId17" w:history="1">
                              <w:r w:rsidRPr="00106042">
                                <w:rPr>
                                  <w:rFonts w:asciiTheme="minorHAnsi" w:hAnsiTheme="minorHAnsi"/>
                                  <w:i/>
                                  <w:sz w:val="21"/>
                                  <w:szCs w:val="21"/>
                                  <w:lang w:val="it-IT"/>
                                </w:rPr>
                                <w:t xml:space="preserve">Journal of Development </w:t>
                              </w:r>
                              <w:proofErr w:type="spellStart"/>
                              <w:r w:rsidRPr="00106042">
                                <w:rPr>
                                  <w:rFonts w:asciiTheme="minorHAnsi" w:hAnsiTheme="minorHAnsi"/>
                                  <w:i/>
                                  <w:sz w:val="21"/>
                                  <w:szCs w:val="21"/>
                                  <w:lang w:val="it-IT"/>
                                </w:rPr>
                                <w:t>Economics</w:t>
                              </w:r>
                              <w:proofErr w:type="spellEnd"/>
                            </w:hyperlink>
                            <w:r w:rsidRPr="00106042">
                              <w:rPr>
                                <w:rFonts w:asciiTheme="minorHAnsi" w:hAnsiTheme="minorHAnsi"/>
                                <w:color w:val="auto"/>
                                <w:sz w:val="21"/>
                                <w:szCs w:val="21"/>
                                <w:lang w:val="it-IT"/>
                              </w:rPr>
                              <w:t>, 103(C), 254-261. (</w:t>
                            </w:r>
                            <w:proofErr w:type="spellStart"/>
                            <w:r w:rsidRPr="00106042">
                              <w:rPr>
                                <w:rFonts w:asciiTheme="minorHAnsi" w:hAnsiTheme="minorHAnsi"/>
                                <w:color w:val="auto"/>
                                <w:sz w:val="21"/>
                                <w:szCs w:val="21"/>
                                <w:lang w:val="it-IT"/>
                              </w:rPr>
                              <w:t>Also</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available</w:t>
                            </w:r>
                            <w:proofErr w:type="spellEnd"/>
                            <w:r w:rsidRPr="00106042">
                              <w:rPr>
                                <w:rFonts w:asciiTheme="minorHAnsi" w:hAnsiTheme="minorHAnsi"/>
                                <w:color w:val="auto"/>
                                <w:sz w:val="21"/>
                                <w:szCs w:val="21"/>
                                <w:lang w:val="it-IT"/>
                              </w:rPr>
                              <w:t xml:space="preserve"> in the </w:t>
                            </w:r>
                            <w:r w:rsidRPr="00106042">
                              <w:rPr>
                                <w:rFonts w:asciiTheme="minorHAnsi" w:hAnsiTheme="minorHAnsi"/>
                                <w:i/>
                                <w:color w:val="auto"/>
                                <w:sz w:val="21"/>
                                <w:szCs w:val="21"/>
                                <w:lang w:val="it-IT"/>
                              </w:rPr>
                              <w:t xml:space="preserve">World </w:t>
                            </w:r>
                            <w:proofErr w:type="spellStart"/>
                            <w:r w:rsidRPr="00106042">
                              <w:rPr>
                                <w:rFonts w:asciiTheme="minorHAnsi" w:hAnsiTheme="minorHAnsi"/>
                                <w:i/>
                                <w:color w:val="auto"/>
                                <w:sz w:val="21"/>
                                <w:szCs w:val="21"/>
                                <w:lang w:val="it-IT"/>
                              </w:rPr>
                              <w:t>Bank</w:t>
                            </w:r>
                            <w:proofErr w:type="spellEnd"/>
                            <w:r w:rsidRPr="00106042">
                              <w:rPr>
                                <w:rFonts w:asciiTheme="minorHAnsi" w:hAnsiTheme="minorHAnsi"/>
                                <w:i/>
                                <w:color w:val="auto"/>
                                <w:sz w:val="21"/>
                                <w:szCs w:val="21"/>
                                <w:lang w:val="it-IT"/>
                              </w:rPr>
                              <w:t xml:space="preserve"> Policy </w:t>
                            </w:r>
                            <w:proofErr w:type="spellStart"/>
                            <w:r w:rsidRPr="00106042">
                              <w:rPr>
                                <w:rFonts w:asciiTheme="minorHAnsi" w:hAnsiTheme="minorHAnsi"/>
                                <w:i/>
                                <w:color w:val="auto"/>
                                <w:sz w:val="21"/>
                                <w:szCs w:val="21"/>
                                <w:lang w:val="it-IT"/>
                              </w:rPr>
                              <w:t>Research</w:t>
                            </w:r>
                            <w:proofErr w:type="spellEnd"/>
                            <w:r w:rsidRPr="00106042">
                              <w:rPr>
                                <w:rFonts w:asciiTheme="minorHAnsi" w:hAnsiTheme="minorHAnsi"/>
                                <w:i/>
                                <w:color w:val="auto"/>
                                <w:sz w:val="21"/>
                                <w:szCs w:val="21"/>
                                <w:lang w:val="it-IT"/>
                              </w:rPr>
                              <w:t xml:space="preserve"> </w:t>
                            </w:r>
                            <w:proofErr w:type="spellStart"/>
                            <w:r w:rsidRPr="00106042">
                              <w:rPr>
                                <w:rFonts w:asciiTheme="minorHAnsi" w:hAnsiTheme="minorHAnsi"/>
                                <w:i/>
                                <w:color w:val="auto"/>
                                <w:sz w:val="21"/>
                                <w:szCs w:val="21"/>
                                <w:lang w:val="it-IT"/>
                              </w:rPr>
                              <w:t>Working</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i/>
                                <w:color w:val="auto"/>
                                <w:sz w:val="21"/>
                                <w:szCs w:val="21"/>
                                <w:lang w:val="it-IT"/>
                              </w:rPr>
                              <w:t>Paper</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series</w:t>
                            </w:r>
                            <w:proofErr w:type="spellEnd"/>
                            <w:r w:rsidRPr="00106042">
                              <w:rPr>
                                <w:rFonts w:asciiTheme="minorHAnsi" w:hAnsiTheme="minorHAnsi"/>
                                <w:color w:val="auto"/>
                                <w:sz w:val="21"/>
                                <w:szCs w:val="21"/>
                                <w:lang w:val="it-IT"/>
                              </w:rPr>
                              <w:t>.)</w:t>
                            </w:r>
                          </w:p>
                          <w:p w14:paraId="7E55E4B7" w14:textId="77777777" w:rsidR="005870A9" w:rsidRPr="00106042" w:rsidRDefault="005870A9" w:rsidP="00206C38">
                            <w:pPr>
                              <w:pStyle w:val="References"/>
                              <w:jc w:val="both"/>
                              <w:rPr>
                                <w:rFonts w:asciiTheme="minorHAnsi" w:hAnsiTheme="minorHAnsi"/>
                                <w:color w:val="auto"/>
                                <w:sz w:val="21"/>
                                <w:szCs w:val="21"/>
                                <w:lang w:val="it-IT"/>
                              </w:rPr>
                            </w:pPr>
                            <w:proofErr w:type="spellStart"/>
                            <w:r w:rsidRPr="00106042">
                              <w:rPr>
                                <w:rFonts w:asciiTheme="minorHAnsi" w:hAnsiTheme="minorHAnsi"/>
                                <w:color w:val="auto"/>
                                <w:sz w:val="21"/>
                                <w:szCs w:val="21"/>
                                <w:lang w:val="it-IT"/>
                              </w:rPr>
                              <w:t>Dillon</w:t>
                            </w:r>
                            <w:proofErr w:type="spellEnd"/>
                            <w:r w:rsidRPr="00106042">
                              <w:rPr>
                                <w:rFonts w:asciiTheme="minorHAnsi" w:hAnsiTheme="minorHAnsi"/>
                                <w:color w:val="auto"/>
                                <w:sz w:val="21"/>
                                <w:szCs w:val="21"/>
                                <w:lang w:val="it-IT"/>
                              </w:rPr>
                              <w:t xml:space="preserve">, A., Gourlay, S., </w:t>
                            </w:r>
                            <w:proofErr w:type="spellStart"/>
                            <w:r w:rsidRPr="00106042">
                              <w:rPr>
                                <w:rFonts w:asciiTheme="minorHAnsi" w:hAnsiTheme="minorHAnsi"/>
                                <w:color w:val="auto"/>
                                <w:sz w:val="21"/>
                                <w:szCs w:val="21"/>
                                <w:lang w:val="it-IT"/>
                              </w:rPr>
                              <w:t>McGee</w:t>
                            </w:r>
                            <w:proofErr w:type="spellEnd"/>
                            <w:r w:rsidRPr="00106042">
                              <w:rPr>
                                <w:rFonts w:asciiTheme="minorHAnsi" w:hAnsiTheme="minorHAnsi"/>
                                <w:color w:val="auto"/>
                                <w:sz w:val="21"/>
                                <w:szCs w:val="21"/>
                                <w:lang w:val="it-IT"/>
                              </w:rPr>
                              <w:t xml:space="preserve">, K., </w:t>
                            </w:r>
                            <w:proofErr w:type="spellStart"/>
                            <w:r w:rsidRPr="00106042">
                              <w:rPr>
                                <w:rFonts w:asciiTheme="minorHAnsi" w:hAnsiTheme="minorHAnsi"/>
                                <w:color w:val="auto"/>
                                <w:sz w:val="21"/>
                                <w:szCs w:val="21"/>
                                <w:lang w:val="it-IT"/>
                              </w:rPr>
                              <w:t>Oseni</w:t>
                            </w:r>
                            <w:proofErr w:type="spellEnd"/>
                            <w:r w:rsidRPr="00106042">
                              <w:rPr>
                                <w:rFonts w:asciiTheme="minorHAnsi" w:hAnsiTheme="minorHAnsi"/>
                                <w:color w:val="auto"/>
                                <w:sz w:val="21"/>
                                <w:szCs w:val="21"/>
                                <w:lang w:val="it-IT"/>
                              </w:rPr>
                              <w:t xml:space="preserve">, G. (2016). Land </w:t>
                            </w:r>
                            <w:proofErr w:type="spellStart"/>
                            <w:r w:rsidRPr="00106042">
                              <w:rPr>
                                <w:rFonts w:asciiTheme="minorHAnsi" w:hAnsiTheme="minorHAnsi"/>
                                <w:color w:val="auto"/>
                                <w:sz w:val="21"/>
                                <w:szCs w:val="21"/>
                                <w:lang w:val="it-IT"/>
                              </w:rPr>
                              <w:t>measurement</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bias</w:t>
                            </w:r>
                            <w:proofErr w:type="spellEnd"/>
                            <w:r w:rsidRPr="00106042">
                              <w:rPr>
                                <w:rFonts w:asciiTheme="minorHAnsi" w:hAnsiTheme="minorHAnsi"/>
                                <w:color w:val="auto"/>
                                <w:sz w:val="21"/>
                                <w:szCs w:val="21"/>
                                <w:lang w:val="it-IT"/>
                              </w:rPr>
                              <w:t xml:space="preserve"> and </w:t>
                            </w:r>
                            <w:proofErr w:type="spellStart"/>
                            <w:r w:rsidRPr="00106042">
                              <w:rPr>
                                <w:rFonts w:asciiTheme="minorHAnsi" w:hAnsiTheme="minorHAnsi"/>
                                <w:color w:val="auto"/>
                                <w:sz w:val="21"/>
                                <w:szCs w:val="21"/>
                                <w:lang w:val="it-IT"/>
                              </w:rPr>
                              <w:t>its</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empirical</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implications</w:t>
                            </w:r>
                            <w:proofErr w:type="spellEnd"/>
                            <w:r w:rsidRPr="00106042">
                              <w:rPr>
                                <w:rFonts w:asciiTheme="minorHAnsi" w:hAnsiTheme="minorHAnsi"/>
                                <w:color w:val="auto"/>
                                <w:sz w:val="21"/>
                                <w:szCs w:val="21"/>
                                <w:lang w:val="it-IT"/>
                              </w:rPr>
                              <w:t xml:space="preserve"> : </w:t>
                            </w:r>
                            <w:proofErr w:type="spellStart"/>
                            <w:r w:rsidRPr="00106042">
                              <w:rPr>
                                <w:rFonts w:asciiTheme="minorHAnsi" w:hAnsiTheme="minorHAnsi"/>
                                <w:color w:val="auto"/>
                                <w:sz w:val="21"/>
                                <w:szCs w:val="21"/>
                                <w:lang w:val="it-IT"/>
                              </w:rPr>
                              <w:t>evidence</w:t>
                            </w:r>
                            <w:proofErr w:type="spellEnd"/>
                            <w:r w:rsidRPr="00106042">
                              <w:rPr>
                                <w:rFonts w:asciiTheme="minorHAnsi" w:hAnsiTheme="minorHAnsi"/>
                                <w:color w:val="auto"/>
                                <w:sz w:val="21"/>
                                <w:szCs w:val="21"/>
                                <w:lang w:val="it-IT"/>
                              </w:rPr>
                              <w:t xml:space="preserve"> from a </w:t>
                            </w:r>
                            <w:proofErr w:type="spellStart"/>
                            <w:r w:rsidRPr="00106042">
                              <w:rPr>
                                <w:rFonts w:asciiTheme="minorHAnsi" w:hAnsiTheme="minorHAnsi"/>
                                <w:color w:val="auto"/>
                                <w:sz w:val="21"/>
                                <w:szCs w:val="21"/>
                                <w:lang w:val="it-IT"/>
                              </w:rPr>
                              <w:t>validation</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exercise</w:t>
                            </w:r>
                            <w:proofErr w:type="spellEnd"/>
                            <w:r w:rsidRPr="00106042">
                              <w:rPr>
                                <w:rFonts w:asciiTheme="minorHAnsi" w:hAnsiTheme="minorHAnsi"/>
                                <w:color w:val="auto"/>
                                <w:sz w:val="21"/>
                                <w:szCs w:val="21"/>
                                <w:lang w:val="it-IT"/>
                              </w:rPr>
                              <w:t xml:space="preserve">. </w:t>
                            </w:r>
                            <w:r w:rsidRPr="00106042">
                              <w:rPr>
                                <w:rFonts w:asciiTheme="minorHAnsi" w:hAnsiTheme="minorHAnsi"/>
                                <w:i/>
                                <w:color w:val="auto"/>
                                <w:sz w:val="21"/>
                                <w:szCs w:val="21"/>
                                <w:lang w:val="it-IT"/>
                              </w:rPr>
                              <w:t xml:space="preserve">World </w:t>
                            </w:r>
                            <w:proofErr w:type="spellStart"/>
                            <w:r w:rsidRPr="00106042">
                              <w:rPr>
                                <w:rFonts w:asciiTheme="minorHAnsi" w:hAnsiTheme="minorHAnsi"/>
                                <w:i/>
                                <w:color w:val="auto"/>
                                <w:sz w:val="21"/>
                                <w:szCs w:val="21"/>
                                <w:lang w:val="it-IT"/>
                              </w:rPr>
                              <w:t>Bank</w:t>
                            </w:r>
                            <w:proofErr w:type="spellEnd"/>
                            <w:r w:rsidRPr="00106042">
                              <w:rPr>
                                <w:rFonts w:asciiTheme="minorHAnsi" w:hAnsiTheme="minorHAnsi"/>
                                <w:i/>
                                <w:color w:val="auto"/>
                                <w:sz w:val="21"/>
                                <w:szCs w:val="21"/>
                                <w:lang w:val="it-IT"/>
                              </w:rPr>
                              <w:t xml:space="preserve"> Policy </w:t>
                            </w:r>
                            <w:proofErr w:type="spellStart"/>
                            <w:r w:rsidRPr="00106042">
                              <w:rPr>
                                <w:rFonts w:asciiTheme="minorHAnsi" w:hAnsiTheme="minorHAnsi"/>
                                <w:i/>
                                <w:color w:val="auto"/>
                                <w:sz w:val="21"/>
                                <w:szCs w:val="21"/>
                                <w:lang w:val="it-IT"/>
                              </w:rPr>
                              <w:t>Research</w:t>
                            </w:r>
                            <w:proofErr w:type="spellEnd"/>
                            <w:r w:rsidRPr="00106042">
                              <w:rPr>
                                <w:rFonts w:asciiTheme="minorHAnsi" w:hAnsiTheme="minorHAnsi"/>
                                <w:i/>
                                <w:color w:val="auto"/>
                                <w:sz w:val="21"/>
                                <w:szCs w:val="21"/>
                                <w:lang w:val="it-IT"/>
                              </w:rPr>
                              <w:t xml:space="preserve"> </w:t>
                            </w:r>
                            <w:proofErr w:type="spellStart"/>
                            <w:r w:rsidRPr="00106042">
                              <w:rPr>
                                <w:rFonts w:asciiTheme="minorHAnsi" w:hAnsiTheme="minorHAnsi"/>
                                <w:i/>
                                <w:color w:val="auto"/>
                                <w:sz w:val="21"/>
                                <w:szCs w:val="21"/>
                                <w:lang w:val="it-IT"/>
                              </w:rPr>
                              <w:t>Working</w:t>
                            </w:r>
                            <w:proofErr w:type="spellEnd"/>
                            <w:r w:rsidRPr="00106042">
                              <w:rPr>
                                <w:rFonts w:asciiTheme="minorHAnsi" w:hAnsiTheme="minorHAnsi"/>
                                <w:i/>
                                <w:color w:val="auto"/>
                                <w:sz w:val="21"/>
                                <w:szCs w:val="21"/>
                                <w:lang w:val="it-IT"/>
                              </w:rPr>
                              <w:t xml:space="preserve"> </w:t>
                            </w:r>
                            <w:proofErr w:type="spellStart"/>
                            <w:r w:rsidRPr="00106042">
                              <w:rPr>
                                <w:rFonts w:asciiTheme="minorHAnsi" w:hAnsiTheme="minorHAnsi"/>
                                <w:i/>
                                <w:color w:val="auto"/>
                                <w:sz w:val="21"/>
                                <w:szCs w:val="21"/>
                                <w:lang w:val="it-IT"/>
                              </w:rPr>
                              <w:t>Paper</w:t>
                            </w:r>
                            <w:proofErr w:type="spellEnd"/>
                            <w:r w:rsidRPr="00106042">
                              <w:rPr>
                                <w:rFonts w:asciiTheme="minorHAnsi" w:hAnsiTheme="minorHAnsi"/>
                                <w:color w:val="auto"/>
                                <w:sz w:val="21"/>
                                <w:szCs w:val="21"/>
                                <w:lang w:val="it-IT"/>
                              </w:rPr>
                              <w:t xml:space="preserve">; 7597. Washington, D.C.: World </w:t>
                            </w:r>
                            <w:proofErr w:type="spellStart"/>
                            <w:r w:rsidRPr="00106042">
                              <w:rPr>
                                <w:rFonts w:asciiTheme="minorHAnsi" w:hAnsiTheme="minorHAnsi"/>
                                <w:color w:val="auto"/>
                                <w:sz w:val="21"/>
                                <w:szCs w:val="21"/>
                                <w:lang w:val="it-IT"/>
                              </w:rPr>
                              <w:t>Bank</w:t>
                            </w:r>
                            <w:proofErr w:type="spellEnd"/>
                            <w:r w:rsidRPr="00106042">
                              <w:rPr>
                                <w:rFonts w:asciiTheme="minorHAnsi" w:hAnsiTheme="minorHAnsi"/>
                                <w:color w:val="auto"/>
                                <w:sz w:val="21"/>
                                <w:szCs w:val="21"/>
                                <w:lang w:val="it-IT"/>
                              </w:rPr>
                              <w:t xml:space="preserve"> Group. </w:t>
                            </w:r>
                          </w:p>
                          <w:p w14:paraId="403448A0" w14:textId="77777777" w:rsidR="005870A9" w:rsidRPr="00106042" w:rsidRDefault="005870A9" w:rsidP="00206C38">
                            <w:pPr>
                              <w:pStyle w:val="References"/>
                              <w:jc w:val="both"/>
                              <w:rPr>
                                <w:rFonts w:asciiTheme="minorHAnsi" w:hAnsiTheme="minorHAnsi"/>
                                <w:color w:val="auto"/>
                                <w:sz w:val="21"/>
                                <w:szCs w:val="21"/>
                                <w:lang w:val="it-IT"/>
                              </w:rPr>
                            </w:pPr>
                            <w:proofErr w:type="spellStart"/>
                            <w:r w:rsidRPr="00106042">
                              <w:rPr>
                                <w:rFonts w:asciiTheme="minorHAnsi" w:hAnsiTheme="minorHAnsi"/>
                                <w:color w:val="auto"/>
                                <w:sz w:val="21"/>
                                <w:szCs w:val="21"/>
                                <w:lang w:val="it-IT"/>
                              </w:rPr>
                              <w:t>Kilic</w:t>
                            </w:r>
                            <w:proofErr w:type="spellEnd"/>
                            <w:r w:rsidRPr="00106042">
                              <w:rPr>
                                <w:rFonts w:asciiTheme="minorHAnsi" w:hAnsiTheme="minorHAnsi"/>
                                <w:color w:val="auto"/>
                                <w:sz w:val="21"/>
                                <w:szCs w:val="21"/>
                                <w:lang w:val="it-IT"/>
                              </w:rPr>
                              <w:t xml:space="preserve">, T., Zezza, A., Carletto, G., and </w:t>
                            </w:r>
                            <w:proofErr w:type="spellStart"/>
                            <w:r w:rsidRPr="00106042">
                              <w:rPr>
                                <w:rFonts w:asciiTheme="minorHAnsi" w:hAnsiTheme="minorHAnsi"/>
                                <w:color w:val="auto"/>
                                <w:sz w:val="21"/>
                                <w:szCs w:val="21"/>
                                <w:lang w:val="it-IT"/>
                              </w:rPr>
                              <w:t>Savastano</w:t>
                            </w:r>
                            <w:proofErr w:type="spellEnd"/>
                            <w:r w:rsidRPr="00106042">
                              <w:rPr>
                                <w:rFonts w:asciiTheme="minorHAnsi" w:hAnsiTheme="minorHAnsi"/>
                                <w:color w:val="auto"/>
                                <w:sz w:val="21"/>
                                <w:szCs w:val="21"/>
                                <w:lang w:val="it-IT"/>
                              </w:rPr>
                              <w:t xml:space="preserve">, S. (2013). </w:t>
                            </w:r>
                            <w:proofErr w:type="spellStart"/>
                            <w:r w:rsidRPr="00106042">
                              <w:rPr>
                                <w:rFonts w:asciiTheme="minorHAnsi" w:hAnsiTheme="minorHAnsi"/>
                                <w:color w:val="auto"/>
                                <w:sz w:val="21"/>
                                <w:szCs w:val="21"/>
                                <w:lang w:val="it-IT"/>
                              </w:rPr>
                              <w:t>Missing</w:t>
                            </w:r>
                            <w:proofErr w:type="spellEnd"/>
                            <w:r w:rsidRPr="00106042">
                              <w:rPr>
                                <w:rFonts w:asciiTheme="minorHAnsi" w:hAnsiTheme="minorHAnsi"/>
                                <w:color w:val="auto"/>
                                <w:sz w:val="21"/>
                                <w:szCs w:val="21"/>
                                <w:lang w:val="it-IT"/>
                              </w:rPr>
                              <w:t>(</w:t>
                            </w:r>
                            <w:proofErr w:type="spellStart"/>
                            <w:r w:rsidRPr="00106042">
                              <w:rPr>
                                <w:rFonts w:asciiTheme="minorHAnsi" w:hAnsiTheme="minorHAnsi"/>
                                <w:color w:val="auto"/>
                                <w:sz w:val="21"/>
                                <w:szCs w:val="21"/>
                                <w:lang w:val="it-IT"/>
                              </w:rPr>
                              <w:t>ness</w:t>
                            </w:r>
                            <w:proofErr w:type="spellEnd"/>
                            <w:r w:rsidRPr="00106042">
                              <w:rPr>
                                <w:rFonts w:asciiTheme="minorHAnsi" w:hAnsiTheme="minorHAnsi"/>
                                <w:color w:val="auto"/>
                                <w:sz w:val="21"/>
                                <w:szCs w:val="21"/>
                                <w:lang w:val="it-IT"/>
                              </w:rPr>
                              <w:t xml:space="preserve">) in Action: </w:t>
                            </w:r>
                            <w:proofErr w:type="spellStart"/>
                            <w:r w:rsidRPr="00106042">
                              <w:rPr>
                                <w:rFonts w:asciiTheme="minorHAnsi" w:hAnsiTheme="minorHAnsi"/>
                                <w:color w:val="auto"/>
                                <w:sz w:val="21"/>
                                <w:szCs w:val="21"/>
                                <w:lang w:val="it-IT"/>
                              </w:rPr>
                              <w:t>Selectivity</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Bias</w:t>
                            </w:r>
                            <w:proofErr w:type="spellEnd"/>
                            <w:r w:rsidRPr="00106042">
                              <w:rPr>
                                <w:rFonts w:asciiTheme="minorHAnsi" w:hAnsiTheme="minorHAnsi"/>
                                <w:color w:val="auto"/>
                                <w:sz w:val="21"/>
                                <w:szCs w:val="21"/>
                                <w:lang w:val="it-IT"/>
                              </w:rPr>
                              <w:t xml:space="preserve"> in GPS-</w:t>
                            </w:r>
                            <w:proofErr w:type="spellStart"/>
                            <w:r w:rsidRPr="00106042">
                              <w:rPr>
                                <w:rFonts w:asciiTheme="minorHAnsi" w:hAnsiTheme="minorHAnsi"/>
                                <w:color w:val="auto"/>
                                <w:sz w:val="21"/>
                                <w:szCs w:val="21"/>
                                <w:lang w:val="it-IT"/>
                              </w:rPr>
                              <w:t>Based</w:t>
                            </w:r>
                            <w:proofErr w:type="spellEnd"/>
                            <w:r w:rsidRPr="00106042">
                              <w:rPr>
                                <w:rFonts w:asciiTheme="minorHAnsi" w:hAnsiTheme="minorHAnsi"/>
                                <w:color w:val="auto"/>
                                <w:sz w:val="21"/>
                                <w:szCs w:val="21"/>
                                <w:lang w:val="it-IT"/>
                              </w:rPr>
                              <w:t xml:space="preserve"> Land Area </w:t>
                            </w:r>
                            <w:proofErr w:type="spellStart"/>
                            <w:r w:rsidRPr="00106042">
                              <w:rPr>
                                <w:rFonts w:asciiTheme="minorHAnsi" w:hAnsiTheme="minorHAnsi"/>
                                <w:color w:val="auto"/>
                                <w:sz w:val="21"/>
                                <w:szCs w:val="21"/>
                                <w:lang w:val="it-IT"/>
                              </w:rPr>
                              <w:t>Measurements</w:t>
                            </w:r>
                            <w:proofErr w:type="spellEnd"/>
                            <w:r w:rsidRPr="00106042">
                              <w:rPr>
                                <w:rFonts w:asciiTheme="minorHAnsi" w:hAnsiTheme="minorHAnsi"/>
                                <w:color w:val="auto"/>
                                <w:sz w:val="21"/>
                                <w:szCs w:val="21"/>
                                <w:lang w:val="it-IT"/>
                              </w:rPr>
                              <w:t xml:space="preserve">. </w:t>
                            </w:r>
                            <w:r w:rsidRPr="00106042">
                              <w:rPr>
                                <w:rFonts w:asciiTheme="minorHAnsi" w:hAnsiTheme="minorHAnsi"/>
                                <w:i/>
                                <w:color w:val="auto"/>
                                <w:sz w:val="21"/>
                                <w:szCs w:val="21"/>
                                <w:lang w:val="it-IT"/>
                              </w:rPr>
                              <w:t xml:space="preserve">World </w:t>
                            </w:r>
                            <w:proofErr w:type="spellStart"/>
                            <w:r w:rsidRPr="00106042">
                              <w:rPr>
                                <w:rFonts w:asciiTheme="minorHAnsi" w:hAnsiTheme="minorHAnsi"/>
                                <w:i/>
                                <w:color w:val="auto"/>
                                <w:sz w:val="21"/>
                                <w:szCs w:val="21"/>
                                <w:lang w:val="it-IT"/>
                              </w:rPr>
                              <w:t>Bank</w:t>
                            </w:r>
                            <w:proofErr w:type="spellEnd"/>
                            <w:r w:rsidRPr="00106042">
                              <w:rPr>
                                <w:rFonts w:asciiTheme="minorHAnsi" w:hAnsiTheme="minorHAnsi"/>
                                <w:i/>
                                <w:color w:val="auto"/>
                                <w:sz w:val="21"/>
                                <w:szCs w:val="21"/>
                                <w:lang w:val="it-IT"/>
                              </w:rPr>
                              <w:t xml:space="preserve"> Policy </w:t>
                            </w:r>
                            <w:proofErr w:type="spellStart"/>
                            <w:r w:rsidRPr="00106042">
                              <w:rPr>
                                <w:rFonts w:asciiTheme="minorHAnsi" w:hAnsiTheme="minorHAnsi"/>
                                <w:i/>
                                <w:color w:val="auto"/>
                                <w:sz w:val="21"/>
                                <w:szCs w:val="21"/>
                                <w:lang w:val="it-IT"/>
                              </w:rPr>
                              <w:t>Research</w:t>
                            </w:r>
                            <w:proofErr w:type="spellEnd"/>
                            <w:r w:rsidRPr="00106042">
                              <w:rPr>
                                <w:rFonts w:asciiTheme="minorHAnsi" w:hAnsiTheme="minorHAnsi"/>
                                <w:i/>
                                <w:color w:val="auto"/>
                                <w:sz w:val="21"/>
                                <w:szCs w:val="21"/>
                                <w:lang w:val="it-IT"/>
                              </w:rPr>
                              <w:t xml:space="preserve"> </w:t>
                            </w:r>
                            <w:proofErr w:type="spellStart"/>
                            <w:r w:rsidRPr="00106042">
                              <w:rPr>
                                <w:rFonts w:asciiTheme="minorHAnsi" w:hAnsiTheme="minorHAnsi"/>
                                <w:i/>
                                <w:color w:val="auto"/>
                                <w:sz w:val="21"/>
                                <w:szCs w:val="21"/>
                                <w:lang w:val="it-IT"/>
                              </w:rPr>
                              <w:t>Working</w:t>
                            </w:r>
                            <w:proofErr w:type="spellEnd"/>
                            <w:r w:rsidRPr="00106042">
                              <w:rPr>
                                <w:rFonts w:asciiTheme="minorHAnsi" w:hAnsiTheme="minorHAnsi"/>
                                <w:i/>
                                <w:color w:val="auto"/>
                                <w:sz w:val="21"/>
                                <w:szCs w:val="21"/>
                                <w:lang w:val="it-IT"/>
                              </w:rPr>
                              <w:t xml:space="preserve"> </w:t>
                            </w:r>
                            <w:proofErr w:type="spellStart"/>
                            <w:r w:rsidRPr="00106042">
                              <w:rPr>
                                <w:rFonts w:asciiTheme="minorHAnsi" w:hAnsiTheme="minorHAnsi"/>
                                <w:i/>
                                <w:color w:val="auto"/>
                                <w:sz w:val="21"/>
                                <w:szCs w:val="21"/>
                                <w:lang w:val="it-IT"/>
                              </w:rPr>
                              <w:t>Paper</w:t>
                            </w:r>
                            <w:proofErr w:type="spellEnd"/>
                            <w:r w:rsidRPr="00106042">
                              <w:rPr>
                                <w:rFonts w:asciiTheme="minorHAnsi" w:hAnsiTheme="minorHAnsi"/>
                                <w:color w:val="auto"/>
                                <w:sz w:val="21"/>
                                <w:szCs w:val="21"/>
                                <w:lang w:val="it-IT"/>
                              </w:rPr>
                              <w:t xml:space="preserve"> 6490. Washington, D.C.: World </w:t>
                            </w:r>
                            <w:proofErr w:type="spellStart"/>
                            <w:r w:rsidRPr="00106042">
                              <w:rPr>
                                <w:rFonts w:asciiTheme="minorHAnsi" w:hAnsiTheme="minorHAnsi"/>
                                <w:color w:val="auto"/>
                                <w:sz w:val="21"/>
                                <w:szCs w:val="21"/>
                                <w:lang w:val="it-IT"/>
                              </w:rPr>
                              <w:t>Bank</w:t>
                            </w:r>
                            <w:proofErr w:type="spellEnd"/>
                            <w:r w:rsidRPr="00106042">
                              <w:rPr>
                                <w:rFonts w:asciiTheme="minorHAnsi" w:hAnsiTheme="minorHAnsi"/>
                                <w:color w:val="auto"/>
                                <w:sz w:val="21"/>
                                <w:szCs w:val="21"/>
                                <w:lang w:val="it-IT"/>
                              </w:rPr>
                              <w:t xml:space="preserve"> Group. </w:t>
                            </w:r>
                          </w:p>
                          <w:p w14:paraId="30D2FD9D" w14:textId="77777777" w:rsidR="005870A9" w:rsidRPr="00106042" w:rsidRDefault="005870A9" w:rsidP="00206C38">
                            <w:pPr>
                              <w:pStyle w:val="References"/>
                              <w:jc w:val="both"/>
                              <w:rPr>
                                <w:rFonts w:asciiTheme="minorHAnsi" w:hAnsiTheme="minorHAnsi"/>
                                <w:color w:val="auto"/>
                                <w:sz w:val="21"/>
                                <w:szCs w:val="21"/>
                                <w:lang w:val="it-IT"/>
                              </w:rPr>
                            </w:pPr>
                            <w:proofErr w:type="spellStart"/>
                            <w:r w:rsidRPr="00106042">
                              <w:rPr>
                                <w:rFonts w:asciiTheme="minorHAnsi" w:hAnsiTheme="minorHAnsi"/>
                                <w:color w:val="auto"/>
                                <w:sz w:val="21"/>
                                <w:szCs w:val="21"/>
                                <w:lang w:val="it-IT"/>
                              </w:rPr>
                              <w:t>Kilic</w:t>
                            </w:r>
                            <w:proofErr w:type="spellEnd"/>
                            <w:r w:rsidRPr="00106042">
                              <w:rPr>
                                <w:rFonts w:asciiTheme="minorHAnsi" w:hAnsiTheme="minorHAnsi"/>
                                <w:color w:val="auto"/>
                                <w:sz w:val="21"/>
                                <w:szCs w:val="21"/>
                                <w:lang w:val="it-IT"/>
                              </w:rPr>
                              <w:t xml:space="preserve">, T., I. </w:t>
                            </w:r>
                            <w:proofErr w:type="spellStart"/>
                            <w:r w:rsidRPr="00106042">
                              <w:rPr>
                                <w:rFonts w:asciiTheme="minorHAnsi" w:hAnsiTheme="minorHAnsi"/>
                                <w:color w:val="auto"/>
                                <w:sz w:val="21"/>
                                <w:szCs w:val="21"/>
                                <w:lang w:val="it-IT"/>
                              </w:rPr>
                              <w:t>Yacoubou</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Djima</w:t>
                            </w:r>
                            <w:proofErr w:type="spellEnd"/>
                            <w:r w:rsidRPr="00106042">
                              <w:rPr>
                                <w:rFonts w:asciiTheme="minorHAnsi" w:hAnsiTheme="minorHAnsi"/>
                                <w:color w:val="auto"/>
                                <w:sz w:val="21"/>
                                <w:szCs w:val="21"/>
                                <w:lang w:val="it-IT"/>
                              </w:rPr>
                              <w:t xml:space="preserve">, and C. Carletto. (2016). </w:t>
                            </w:r>
                            <w:proofErr w:type="spellStart"/>
                            <w:r w:rsidRPr="00106042">
                              <w:rPr>
                                <w:rFonts w:asciiTheme="minorHAnsi" w:hAnsiTheme="minorHAnsi"/>
                                <w:color w:val="auto"/>
                                <w:sz w:val="21"/>
                                <w:szCs w:val="21"/>
                                <w:lang w:val="it-IT"/>
                              </w:rPr>
                              <w:t>Is</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Predicting</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Missing</w:t>
                            </w:r>
                            <w:proofErr w:type="spellEnd"/>
                            <w:r w:rsidRPr="00106042">
                              <w:rPr>
                                <w:rFonts w:asciiTheme="minorHAnsi" w:hAnsiTheme="minorHAnsi"/>
                                <w:color w:val="auto"/>
                                <w:sz w:val="21"/>
                                <w:szCs w:val="21"/>
                                <w:lang w:val="it-IT"/>
                              </w:rPr>
                              <w:t xml:space="preserve"> GPS-</w:t>
                            </w:r>
                            <w:proofErr w:type="spellStart"/>
                            <w:r w:rsidRPr="00106042">
                              <w:rPr>
                                <w:rFonts w:asciiTheme="minorHAnsi" w:hAnsiTheme="minorHAnsi"/>
                                <w:color w:val="auto"/>
                                <w:sz w:val="21"/>
                                <w:szCs w:val="21"/>
                                <w:lang w:val="it-IT"/>
                              </w:rPr>
                              <w:t>Based</w:t>
                            </w:r>
                            <w:proofErr w:type="spellEnd"/>
                            <w:r w:rsidRPr="00106042">
                              <w:rPr>
                                <w:rFonts w:asciiTheme="minorHAnsi" w:hAnsiTheme="minorHAnsi"/>
                                <w:color w:val="auto"/>
                                <w:sz w:val="21"/>
                                <w:szCs w:val="21"/>
                                <w:lang w:val="it-IT"/>
                              </w:rPr>
                              <w:t xml:space="preserve"> Land Area </w:t>
                            </w:r>
                            <w:proofErr w:type="spellStart"/>
                            <w:r w:rsidRPr="00106042">
                              <w:rPr>
                                <w:rFonts w:asciiTheme="minorHAnsi" w:hAnsiTheme="minorHAnsi"/>
                                <w:color w:val="auto"/>
                                <w:sz w:val="21"/>
                                <w:szCs w:val="21"/>
                                <w:lang w:val="it-IT"/>
                              </w:rPr>
                              <w:t>Measures</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Mission</w:t>
                            </w:r>
                            <w:proofErr w:type="spellEnd"/>
                            <w:r w:rsidRPr="00106042">
                              <w:rPr>
                                <w:rFonts w:asciiTheme="minorHAnsi" w:hAnsiTheme="minorHAnsi"/>
                                <w:color w:val="auto"/>
                                <w:sz w:val="21"/>
                                <w:szCs w:val="21"/>
                                <w:lang w:val="it-IT"/>
                              </w:rPr>
                              <w:t xml:space="preserve"> Impossible in </w:t>
                            </w:r>
                            <w:proofErr w:type="spellStart"/>
                            <w:r w:rsidRPr="00106042">
                              <w:rPr>
                                <w:rFonts w:asciiTheme="minorHAnsi" w:hAnsiTheme="minorHAnsi"/>
                                <w:color w:val="auto"/>
                                <w:sz w:val="21"/>
                                <w:szCs w:val="21"/>
                                <w:lang w:val="it-IT"/>
                              </w:rPr>
                              <w:t>Household</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Surveys</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Exploring</w:t>
                            </w:r>
                            <w:proofErr w:type="spellEnd"/>
                            <w:r w:rsidRPr="00106042">
                              <w:rPr>
                                <w:rFonts w:asciiTheme="minorHAnsi" w:hAnsiTheme="minorHAnsi"/>
                                <w:color w:val="auto"/>
                                <w:sz w:val="21"/>
                                <w:szCs w:val="21"/>
                                <w:lang w:val="it-IT"/>
                              </w:rPr>
                              <w:t xml:space="preserve"> the Promise of MI. </w:t>
                            </w:r>
                            <w:r w:rsidRPr="00106042">
                              <w:rPr>
                                <w:rFonts w:asciiTheme="minorHAnsi" w:hAnsiTheme="minorHAnsi"/>
                                <w:i/>
                                <w:color w:val="auto"/>
                                <w:sz w:val="21"/>
                                <w:szCs w:val="21"/>
                                <w:lang w:val="it-IT"/>
                              </w:rPr>
                              <w:t xml:space="preserve">World </w:t>
                            </w:r>
                            <w:proofErr w:type="spellStart"/>
                            <w:r w:rsidRPr="00106042">
                              <w:rPr>
                                <w:rFonts w:asciiTheme="minorHAnsi" w:hAnsiTheme="minorHAnsi"/>
                                <w:i/>
                                <w:color w:val="auto"/>
                                <w:sz w:val="21"/>
                                <w:szCs w:val="21"/>
                                <w:lang w:val="it-IT"/>
                              </w:rPr>
                              <w:t>Bank</w:t>
                            </w:r>
                            <w:proofErr w:type="spellEnd"/>
                            <w:r w:rsidRPr="00106042">
                              <w:rPr>
                                <w:rFonts w:asciiTheme="minorHAnsi" w:hAnsiTheme="minorHAnsi"/>
                                <w:i/>
                                <w:color w:val="auto"/>
                                <w:sz w:val="21"/>
                                <w:szCs w:val="21"/>
                                <w:lang w:val="it-IT"/>
                              </w:rPr>
                              <w:t xml:space="preserve"> Policy </w:t>
                            </w:r>
                            <w:proofErr w:type="spellStart"/>
                            <w:r w:rsidRPr="00106042">
                              <w:rPr>
                                <w:rFonts w:asciiTheme="minorHAnsi" w:hAnsiTheme="minorHAnsi"/>
                                <w:i/>
                                <w:color w:val="auto"/>
                                <w:sz w:val="21"/>
                                <w:szCs w:val="21"/>
                                <w:lang w:val="it-IT"/>
                              </w:rPr>
                              <w:t>Research</w:t>
                            </w:r>
                            <w:proofErr w:type="spellEnd"/>
                            <w:r w:rsidRPr="00106042">
                              <w:rPr>
                                <w:rFonts w:asciiTheme="minorHAnsi" w:hAnsiTheme="minorHAnsi"/>
                                <w:i/>
                                <w:color w:val="auto"/>
                                <w:sz w:val="21"/>
                                <w:szCs w:val="21"/>
                                <w:lang w:val="it-IT"/>
                              </w:rPr>
                              <w:t xml:space="preserve"> </w:t>
                            </w:r>
                            <w:proofErr w:type="spellStart"/>
                            <w:r w:rsidRPr="00106042">
                              <w:rPr>
                                <w:rFonts w:asciiTheme="minorHAnsi" w:hAnsiTheme="minorHAnsi"/>
                                <w:i/>
                                <w:color w:val="auto"/>
                                <w:sz w:val="21"/>
                                <w:szCs w:val="21"/>
                                <w:lang w:val="it-IT"/>
                              </w:rPr>
                              <w:t>Working</w:t>
                            </w:r>
                            <w:proofErr w:type="spellEnd"/>
                            <w:r w:rsidRPr="00106042">
                              <w:rPr>
                                <w:rFonts w:asciiTheme="minorHAnsi" w:hAnsiTheme="minorHAnsi"/>
                                <w:i/>
                                <w:color w:val="auto"/>
                                <w:sz w:val="21"/>
                                <w:szCs w:val="21"/>
                                <w:lang w:val="it-IT"/>
                              </w:rPr>
                              <w:t xml:space="preserve"> </w:t>
                            </w:r>
                            <w:proofErr w:type="spellStart"/>
                            <w:r w:rsidRPr="00106042">
                              <w:rPr>
                                <w:rFonts w:asciiTheme="minorHAnsi" w:hAnsiTheme="minorHAnsi"/>
                                <w:i/>
                                <w:color w:val="auto"/>
                                <w:sz w:val="21"/>
                                <w:szCs w:val="21"/>
                                <w:lang w:val="it-IT"/>
                              </w:rPr>
                              <w:t>Paper</w:t>
                            </w:r>
                            <w:proofErr w:type="spellEnd"/>
                            <w:r w:rsidRPr="00106042">
                              <w:rPr>
                                <w:rFonts w:asciiTheme="minorHAnsi" w:hAnsiTheme="minorHAnsi"/>
                                <w:color w:val="auto"/>
                                <w:sz w:val="21"/>
                                <w:szCs w:val="21"/>
                                <w:lang w:val="it-IT"/>
                              </w:rPr>
                              <w:t xml:space="preserve">, </w:t>
                            </w:r>
                            <w:proofErr w:type="spellStart"/>
                            <w:r w:rsidRPr="00106042">
                              <w:rPr>
                                <w:rFonts w:asciiTheme="minorHAnsi" w:hAnsiTheme="minorHAnsi"/>
                                <w:color w:val="auto"/>
                                <w:sz w:val="21"/>
                                <w:szCs w:val="21"/>
                                <w:lang w:val="it-IT"/>
                              </w:rPr>
                              <w:t>forthcoming</w:t>
                            </w:r>
                            <w:proofErr w:type="spellEnd"/>
                            <w:r w:rsidRPr="00106042">
                              <w:rPr>
                                <w:rFonts w:asciiTheme="minorHAnsi" w:hAnsiTheme="minorHAnsi"/>
                                <w:color w:val="auto"/>
                                <w:sz w:val="21"/>
                                <w:szCs w:val="21"/>
                                <w:lang w:val="it-IT"/>
                              </w:rPr>
                              <w:t xml:space="preserve">. Washington, D.C.: World </w:t>
                            </w:r>
                            <w:proofErr w:type="spellStart"/>
                            <w:r w:rsidRPr="00106042">
                              <w:rPr>
                                <w:rFonts w:asciiTheme="minorHAnsi" w:hAnsiTheme="minorHAnsi"/>
                                <w:color w:val="auto"/>
                                <w:sz w:val="21"/>
                                <w:szCs w:val="21"/>
                                <w:lang w:val="it-IT"/>
                              </w:rPr>
                              <w:t>Bank</w:t>
                            </w:r>
                            <w:proofErr w:type="spellEnd"/>
                            <w:r w:rsidRPr="00106042">
                              <w:rPr>
                                <w:rFonts w:asciiTheme="minorHAnsi" w:hAnsiTheme="minorHAnsi"/>
                                <w:color w:val="auto"/>
                                <w:sz w:val="21"/>
                                <w:szCs w:val="21"/>
                                <w:lang w:val="it-IT"/>
                              </w:rPr>
                              <w:t xml:space="preserve"> Group. </w:t>
                            </w:r>
                          </w:p>
                          <w:p w14:paraId="2958418F" w14:textId="77777777" w:rsidR="005870A9" w:rsidRPr="00106042" w:rsidRDefault="005870A9" w:rsidP="00206C38">
                            <w:pPr>
                              <w:pStyle w:val="References"/>
                              <w:jc w:val="both"/>
                              <w:rPr>
                                <w:lang w:val="it-IT"/>
                              </w:rPr>
                            </w:pPr>
                            <w:r w:rsidRPr="00106042">
                              <w:rPr>
                                <w:rFonts w:asciiTheme="minorHAnsi" w:hAnsiTheme="minorHAnsi"/>
                                <w:color w:val="auto"/>
                                <w:sz w:val="21"/>
                                <w:szCs w:val="21"/>
                                <w:lang w:val="it-IT"/>
                              </w:rPr>
                              <w:t xml:space="preserve">World </w:t>
                            </w:r>
                            <w:proofErr w:type="spellStart"/>
                            <w:r w:rsidRPr="00106042">
                              <w:rPr>
                                <w:rFonts w:asciiTheme="minorHAnsi" w:hAnsiTheme="minorHAnsi"/>
                                <w:color w:val="auto"/>
                                <w:sz w:val="21"/>
                                <w:szCs w:val="21"/>
                                <w:lang w:val="it-IT"/>
                              </w:rPr>
                              <w:t>Bank</w:t>
                            </w:r>
                            <w:proofErr w:type="spellEnd"/>
                            <w:r w:rsidRPr="00106042">
                              <w:rPr>
                                <w:rFonts w:asciiTheme="minorHAnsi" w:hAnsiTheme="minorHAnsi"/>
                                <w:color w:val="auto"/>
                                <w:sz w:val="21"/>
                                <w:szCs w:val="21"/>
                                <w:lang w:val="it-IT"/>
                              </w:rPr>
                              <w:t xml:space="preserve"> and ONE. (2014). </w:t>
                            </w:r>
                            <w:proofErr w:type="spellStart"/>
                            <w:r w:rsidRPr="00106042">
                              <w:rPr>
                                <w:rFonts w:asciiTheme="minorHAnsi" w:hAnsiTheme="minorHAnsi"/>
                                <w:i/>
                                <w:color w:val="auto"/>
                                <w:sz w:val="21"/>
                                <w:szCs w:val="21"/>
                                <w:lang w:val="it-IT"/>
                              </w:rPr>
                              <w:t>Levelling</w:t>
                            </w:r>
                            <w:proofErr w:type="spellEnd"/>
                            <w:r w:rsidRPr="00106042">
                              <w:rPr>
                                <w:rFonts w:asciiTheme="minorHAnsi" w:hAnsiTheme="minorHAnsi"/>
                                <w:i/>
                                <w:color w:val="auto"/>
                                <w:sz w:val="21"/>
                                <w:szCs w:val="21"/>
                                <w:lang w:val="it-IT"/>
                              </w:rPr>
                              <w:t xml:space="preserve"> the Field. </w:t>
                            </w:r>
                            <w:proofErr w:type="spellStart"/>
                            <w:r w:rsidRPr="00106042">
                              <w:rPr>
                                <w:rFonts w:asciiTheme="minorHAnsi" w:hAnsiTheme="minorHAnsi"/>
                                <w:i/>
                                <w:color w:val="auto"/>
                                <w:sz w:val="21"/>
                                <w:szCs w:val="21"/>
                                <w:lang w:val="it-IT"/>
                              </w:rPr>
                              <w:t>Improving</w:t>
                            </w:r>
                            <w:proofErr w:type="spellEnd"/>
                            <w:r w:rsidRPr="00106042">
                              <w:rPr>
                                <w:rFonts w:asciiTheme="minorHAnsi" w:hAnsiTheme="minorHAnsi"/>
                                <w:i/>
                                <w:color w:val="auto"/>
                                <w:sz w:val="21"/>
                                <w:szCs w:val="21"/>
                                <w:lang w:val="it-IT"/>
                              </w:rPr>
                              <w:t xml:space="preserve"> </w:t>
                            </w:r>
                            <w:proofErr w:type="spellStart"/>
                            <w:r w:rsidRPr="00106042">
                              <w:rPr>
                                <w:rFonts w:asciiTheme="minorHAnsi" w:hAnsiTheme="minorHAnsi"/>
                                <w:i/>
                                <w:color w:val="auto"/>
                                <w:sz w:val="21"/>
                                <w:szCs w:val="21"/>
                                <w:lang w:val="it-IT"/>
                              </w:rPr>
                              <w:t>Opportunities</w:t>
                            </w:r>
                            <w:proofErr w:type="spellEnd"/>
                            <w:r w:rsidRPr="00106042">
                              <w:rPr>
                                <w:rFonts w:asciiTheme="minorHAnsi" w:hAnsiTheme="minorHAnsi"/>
                                <w:i/>
                                <w:color w:val="auto"/>
                                <w:sz w:val="21"/>
                                <w:szCs w:val="21"/>
                                <w:lang w:val="it-IT"/>
                              </w:rPr>
                              <w:t xml:space="preserve"> for </w:t>
                            </w:r>
                            <w:proofErr w:type="spellStart"/>
                            <w:r w:rsidRPr="00106042">
                              <w:rPr>
                                <w:rFonts w:asciiTheme="minorHAnsi" w:hAnsiTheme="minorHAnsi"/>
                                <w:i/>
                                <w:color w:val="auto"/>
                                <w:sz w:val="21"/>
                                <w:szCs w:val="21"/>
                                <w:lang w:val="it-IT"/>
                              </w:rPr>
                              <w:t>Women</w:t>
                            </w:r>
                            <w:proofErr w:type="spellEnd"/>
                            <w:r w:rsidRPr="00106042">
                              <w:rPr>
                                <w:rFonts w:asciiTheme="minorHAnsi" w:hAnsiTheme="minorHAnsi"/>
                                <w:i/>
                                <w:color w:val="auto"/>
                                <w:sz w:val="21"/>
                                <w:szCs w:val="21"/>
                                <w:lang w:val="it-IT"/>
                              </w:rPr>
                              <w:t xml:space="preserve"> </w:t>
                            </w:r>
                            <w:proofErr w:type="spellStart"/>
                            <w:r w:rsidRPr="00106042">
                              <w:rPr>
                                <w:rFonts w:asciiTheme="minorHAnsi" w:hAnsiTheme="minorHAnsi"/>
                                <w:i/>
                                <w:color w:val="auto"/>
                                <w:sz w:val="21"/>
                                <w:szCs w:val="21"/>
                                <w:lang w:val="it-IT"/>
                              </w:rPr>
                              <w:t>Framers</w:t>
                            </w:r>
                            <w:proofErr w:type="spellEnd"/>
                            <w:r w:rsidRPr="00106042">
                              <w:rPr>
                                <w:rFonts w:asciiTheme="minorHAnsi" w:hAnsiTheme="minorHAnsi"/>
                                <w:i/>
                                <w:color w:val="auto"/>
                                <w:sz w:val="21"/>
                                <w:szCs w:val="21"/>
                                <w:lang w:val="it-IT"/>
                              </w:rPr>
                              <w:t xml:space="preserve"> in Africa</w:t>
                            </w:r>
                            <w:r w:rsidRPr="00106042">
                              <w:rPr>
                                <w:rFonts w:asciiTheme="minorHAnsi" w:hAnsiTheme="minorHAnsi"/>
                                <w:color w:val="auto"/>
                                <w:sz w:val="21"/>
                                <w:szCs w:val="21"/>
                                <w:lang w:val="it-IT"/>
                              </w:rPr>
                              <w:t xml:space="preserve">. Washington, D.C.: World </w:t>
                            </w:r>
                            <w:proofErr w:type="spellStart"/>
                            <w:r w:rsidRPr="00106042">
                              <w:rPr>
                                <w:rFonts w:asciiTheme="minorHAnsi" w:hAnsiTheme="minorHAnsi"/>
                                <w:color w:val="auto"/>
                                <w:sz w:val="21"/>
                                <w:szCs w:val="21"/>
                                <w:lang w:val="it-IT"/>
                              </w:rPr>
                              <w:t>Bank</w:t>
                            </w:r>
                            <w:proofErr w:type="spellEnd"/>
                            <w:r w:rsidRPr="00106042">
                              <w:rPr>
                                <w:rFonts w:asciiTheme="minorHAnsi" w:hAnsiTheme="minorHAnsi"/>
                                <w:color w:val="auto"/>
                                <w:sz w:val="21"/>
                                <w:szCs w:val="21"/>
                                <w:lang w:val="it-IT"/>
                              </w:rPr>
                              <w:t xml:space="preserve"> Group.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1426E679" id="Text Box 22" o:spid="_x0000_s1030" type="#_x0000_t202" style="width:7in;height:50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" fillcolor="#a9d5e7 [1300]" strokecolor="#1a495c [1604]" strokeweight=".5pt">
                <v:textbox>
                  <w:txbxContent>
                    <w:p w14:paraId="3485BDD5" w14:textId="77777777" w:rsidR="002F1E30" w:rsidRPr="00A46B47" w:rsidRDefault="002F1E30" w:rsidP="00206C38">
                      <w:r w:rsidRPr="00106042">
                        <w:rPr>
                          <w:b/>
                        </w:rPr>
                        <w:t xml:space="preserve">Living Standard Measurement Study </w:t>
                      </w:r>
                      <w:r>
                        <w:rPr>
                          <w:b/>
                        </w:rPr>
                        <w:t>R</w:t>
                      </w:r>
                      <w:r w:rsidRPr="00106042">
                        <w:rPr>
                          <w:b/>
                        </w:rPr>
                        <w:t xml:space="preserve">esources on </w:t>
                      </w:r>
                      <w:r>
                        <w:rPr>
                          <w:b/>
                        </w:rPr>
                        <w:t>L</w:t>
                      </w:r>
                      <w:r w:rsidRPr="00106042">
                        <w:rPr>
                          <w:b/>
                        </w:rPr>
                        <w:t xml:space="preserve">and </w:t>
                      </w:r>
                      <w:r>
                        <w:rPr>
                          <w:b/>
                        </w:rPr>
                        <w:t>A</w:t>
                      </w:r>
                      <w:r w:rsidRPr="00106042">
                        <w:rPr>
                          <w:b/>
                        </w:rPr>
                        <w:t xml:space="preserve">rea </w:t>
                      </w:r>
                      <w:r>
                        <w:rPr>
                          <w:b/>
                        </w:rPr>
                        <w:t>M</w:t>
                      </w:r>
                      <w:r w:rsidRPr="00106042">
                        <w:rPr>
                          <w:b/>
                        </w:rPr>
                        <w:t>easurement</w:t>
                      </w:r>
                    </w:p>
                    <w:p w14:paraId="09D06CB9" w14:textId="77777777" w:rsidR="002F1E30" w:rsidRPr="00A46B47" w:rsidRDefault="002F1E30" w:rsidP="00206C38">
                      <w:pPr>
                        <w:jc w:val="both"/>
                      </w:pPr>
                      <w:r w:rsidRPr="00A46B47">
                        <w:t>The Living Standard Measurement Study team, part of the World Bank’s Development Data Group, has developed a substantial methodological research program on land area measurement. The program benefitted from generous funding from UK Aid and the Bill and Melinda Gates Foundation, and from close collaboration with the Research Component of the Global Strategy for Agricultural and Rural Statistics.</w:t>
                      </w:r>
                    </w:p>
                    <w:p w14:paraId="1BE7AE9B" w14:textId="6C09A49C" w:rsidR="002F1E30" w:rsidRPr="00A46B47" w:rsidRDefault="002F1E30" w:rsidP="00206C38">
                      <w:pPr>
                        <w:jc w:val="both"/>
                      </w:pPr>
                      <w:r w:rsidRPr="00A46B47">
                        <w:t>The datasets for all LSMS surveys and from the methodological experiments, and the program’s publication</w:t>
                      </w:r>
                      <w:r>
                        <w:t>s</w:t>
                      </w:r>
                      <w:r w:rsidRPr="00A46B47">
                        <w:t xml:space="preserve"> are available via the LSMS website at </w:t>
                      </w:r>
                      <w:hyperlink r:id="rId18" w:history="1">
                        <w:r w:rsidRPr="0066125A">
                          <w:rPr>
                            <w:rStyle w:val="Hyperlink"/>
                            <w:color w:val="000000" w:themeColor="text1"/>
                          </w:rPr>
                          <w:t>www.worldbank.org/lsms</w:t>
                        </w:r>
                      </w:hyperlink>
                      <w:r w:rsidRPr="00A46B47">
                        <w:t xml:space="preserve"> . To date the program has produced the following outputs:</w:t>
                      </w:r>
                    </w:p>
                    <w:p w14:paraId="22222908" w14:textId="77777777" w:rsidR="002F1E30" w:rsidRPr="00106042" w:rsidRDefault="002F1E30" w:rsidP="00206C38">
                      <w:pPr>
                        <w:pStyle w:val="References"/>
                        <w:jc w:val="both"/>
                        <w:rPr>
                          <w:rFonts w:asciiTheme="minorHAnsi" w:hAnsiTheme="minorHAnsi"/>
                          <w:color w:val="auto"/>
                          <w:sz w:val="21"/>
                          <w:szCs w:val="21"/>
                          <w:lang w:val="it-IT"/>
                        </w:rPr>
                      </w:pPr>
                      <w:r w:rsidRPr="00106042">
                        <w:rPr>
                          <w:rFonts w:asciiTheme="minorHAnsi" w:hAnsiTheme="minorHAnsi"/>
                          <w:color w:val="auto"/>
                          <w:sz w:val="21"/>
                          <w:szCs w:val="21"/>
                          <w:lang w:val="it-IT"/>
                        </w:rPr>
                        <w:t xml:space="preserve">Carletto, G., Gourlay, S., Murray, S. and Zezza, A. (2016). Cheaper, Faster and More Than Good Enough: Is GPS the new gold standard in land area measurement? </w:t>
                      </w:r>
                      <w:r w:rsidRPr="00106042">
                        <w:rPr>
                          <w:rFonts w:asciiTheme="minorHAnsi" w:hAnsiTheme="minorHAnsi"/>
                          <w:i/>
                          <w:color w:val="auto"/>
                          <w:sz w:val="21"/>
                          <w:szCs w:val="21"/>
                          <w:lang w:val="it-IT"/>
                        </w:rPr>
                        <w:t>World Bank Policy Research Working</w:t>
                      </w:r>
                      <w:r w:rsidRPr="00106042">
                        <w:rPr>
                          <w:rFonts w:asciiTheme="minorHAnsi" w:hAnsiTheme="minorHAnsi"/>
                          <w:color w:val="auto"/>
                          <w:sz w:val="21"/>
                          <w:szCs w:val="21"/>
                          <w:lang w:val="it-IT"/>
                        </w:rPr>
                        <w:t xml:space="preserve"> </w:t>
                      </w:r>
                      <w:r w:rsidRPr="00106042">
                        <w:rPr>
                          <w:rFonts w:asciiTheme="minorHAnsi" w:hAnsiTheme="minorHAnsi"/>
                          <w:i/>
                          <w:color w:val="auto"/>
                          <w:sz w:val="21"/>
                          <w:szCs w:val="21"/>
                          <w:lang w:val="it-IT"/>
                        </w:rPr>
                        <w:t>Paper</w:t>
                      </w:r>
                      <w:r w:rsidRPr="00106042">
                        <w:rPr>
                          <w:rFonts w:asciiTheme="minorHAnsi" w:hAnsiTheme="minorHAnsi"/>
                          <w:color w:val="auto"/>
                          <w:sz w:val="21"/>
                          <w:szCs w:val="21"/>
                          <w:lang w:val="it-IT"/>
                        </w:rPr>
                        <w:t>, in press. Washington, D.C.: World Bank Group. </w:t>
                      </w:r>
                    </w:p>
                    <w:p w14:paraId="138CDEA4" w14:textId="77777777" w:rsidR="002F1E30" w:rsidRPr="00106042" w:rsidRDefault="002F1E30" w:rsidP="00206C38">
                      <w:pPr>
                        <w:pStyle w:val="References"/>
                        <w:jc w:val="both"/>
                        <w:rPr>
                          <w:rFonts w:asciiTheme="minorHAnsi" w:hAnsiTheme="minorHAnsi"/>
                          <w:color w:val="auto"/>
                          <w:sz w:val="21"/>
                          <w:szCs w:val="21"/>
                          <w:lang w:val="it-IT"/>
                        </w:rPr>
                      </w:pPr>
                      <w:r w:rsidRPr="00106042">
                        <w:rPr>
                          <w:rFonts w:asciiTheme="minorHAnsi" w:hAnsiTheme="minorHAnsi"/>
                          <w:color w:val="auto"/>
                          <w:sz w:val="21"/>
                          <w:szCs w:val="21"/>
                          <w:lang w:val="it-IT"/>
                        </w:rPr>
                        <w:t xml:space="preserve">Carletto, G., Gourlay, S., and Winters, P. (2015). From Guesstimates to GPStimates: Land Area Measurement and Implications for Agricultural Analysis. </w:t>
                      </w:r>
                      <w:r w:rsidRPr="00106042">
                        <w:rPr>
                          <w:rFonts w:asciiTheme="minorHAnsi" w:hAnsiTheme="minorHAnsi"/>
                          <w:i/>
                          <w:color w:val="auto"/>
                          <w:sz w:val="21"/>
                          <w:szCs w:val="21"/>
                          <w:lang w:val="it-IT"/>
                        </w:rPr>
                        <w:t>Journal of African Economies</w:t>
                      </w:r>
                      <w:r w:rsidRPr="00106042">
                        <w:rPr>
                          <w:rFonts w:asciiTheme="minorHAnsi" w:hAnsiTheme="minorHAnsi"/>
                          <w:color w:val="auto"/>
                          <w:sz w:val="21"/>
                          <w:szCs w:val="21"/>
                          <w:lang w:val="it-IT"/>
                        </w:rPr>
                        <w:t xml:space="preserve">, 24 (5), 593-628. (Also available in the </w:t>
                      </w:r>
                      <w:r w:rsidRPr="00106042">
                        <w:rPr>
                          <w:rFonts w:asciiTheme="minorHAnsi" w:hAnsiTheme="minorHAnsi"/>
                          <w:i/>
                          <w:color w:val="auto"/>
                          <w:sz w:val="21"/>
                          <w:szCs w:val="21"/>
                          <w:lang w:val="it-IT"/>
                        </w:rPr>
                        <w:t>World Bank Policy Research Working</w:t>
                      </w:r>
                      <w:r w:rsidRPr="00106042">
                        <w:rPr>
                          <w:rFonts w:asciiTheme="minorHAnsi" w:hAnsiTheme="minorHAnsi"/>
                          <w:color w:val="auto"/>
                          <w:sz w:val="21"/>
                          <w:szCs w:val="21"/>
                          <w:lang w:val="it-IT"/>
                        </w:rPr>
                        <w:t xml:space="preserve"> </w:t>
                      </w:r>
                      <w:r w:rsidRPr="00106042">
                        <w:rPr>
                          <w:rFonts w:asciiTheme="minorHAnsi" w:hAnsiTheme="minorHAnsi"/>
                          <w:i/>
                          <w:color w:val="auto"/>
                          <w:sz w:val="21"/>
                          <w:szCs w:val="21"/>
                          <w:lang w:val="it-IT"/>
                        </w:rPr>
                        <w:t>Paper</w:t>
                      </w:r>
                      <w:r w:rsidRPr="00106042">
                        <w:rPr>
                          <w:rFonts w:asciiTheme="minorHAnsi" w:hAnsiTheme="minorHAnsi"/>
                          <w:color w:val="auto"/>
                          <w:sz w:val="21"/>
                          <w:szCs w:val="21"/>
                          <w:lang w:val="it-IT"/>
                        </w:rPr>
                        <w:t xml:space="preserve"> series.)</w:t>
                      </w:r>
                    </w:p>
                    <w:p w14:paraId="1E45FF0A" w14:textId="77777777" w:rsidR="002F1E30" w:rsidRPr="00106042" w:rsidRDefault="002F1E30" w:rsidP="00206C38">
                      <w:pPr>
                        <w:pStyle w:val="References"/>
                        <w:jc w:val="both"/>
                        <w:rPr>
                          <w:rFonts w:asciiTheme="minorHAnsi" w:hAnsiTheme="minorHAnsi"/>
                          <w:color w:val="auto"/>
                          <w:sz w:val="21"/>
                          <w:szCs w:val="21"/>
                          <w:lang w:val="it-IT"/>
                        </w:rPr>
                      </w:pPr>
                      <w:r w:rsidRPr="00106042">
                        <w:rPr>
                          <w:rFonts w:asciiTheme="minorHAnsi" w:hAnsiTheme="minorHAnsi"/>
                          <w:color w:val="auto"/>
                          <w:sz w:val="21"/>
                          <w:szCs w:val="21"/>
                          <w:lang w:val="it-IT"/>
                        </w:rPr>
                        <w:t xml:space="preserve">Carletto, G., Savastano, S., and Zezza, A. (2013). </w:t>
                      </w:r>
                      <w:hyperlink r:id="rId19" w:history="1">
                        <w:r w:rsidRPr="00106042">
                          <w:rPr>
                            <w:rFonts w:asciiTheme="minorHAnsi" w:hAnsiTheme="minorHAnsi"/>
                            <w:sz w:val="21"/>
                            <w:szCs w:val="21"/>
                            <w:lang w:val="it-IT"/>
                          </w:rPr>
                          <w:t>Fact or artifact: The impact of measurement errors on the farm size–productivity relationship</w:t>
                        </w:r>
                      </w:hyperlink>
                      <w:r w:rsidRPr="00106042">
                        <w:rPr>
                          <w:rFonts w:asciiTheme="minorHAnsi" w:hAnsiTheme="minorHAnsi"/>
                          <w:color w:val="auto"/>
                          <w:sz w:val="21"/>
                          <w:szCs w:val="21"/>
                          <w:lang w:val="it-IT"/>
                        </w:rPr>
                        <w:t xml:space="preserve">, </w:t>
                      </w:r>
                      <w:hyperlink r:id="rId20" w:history="1">
                        <w:r w:rsidRPr="00106042">
                          <w:rPr>
                            <w:rFonts w:asciiTheme="minorHAnsi" w:hAnsiTheme="minorHAnsi"/>
                            <w:i/>
                            <w:sz w:val="21"/>
                            <w:szCs w:val="21"/>
                            <w:lang w:val="it-IT"/>
                          </w:rPr>
                          <w:t>Journal of Development Economics</w:t>
                        </w:r>
                      </w:hyperlink>
                      <w:r w:rsidRPr="00106042">
                        <w:rPr>
                          <w:rFonts w:asciiTheme="minorHAnsi" w:hAnsiTheme="minorHAnsi"/>
                          <w:color w:val="auto"/>
                          <w:sz w:val="21"/>
                          <w:szCs w:val="21"/>
                          <w:lang w:val="it-IT"/>
                        </w:rPr>
                        <w:t xml:space="preserve">, 103(C), 254-261. (Also available in the </w:t>
                      </w:r>
                      <w:r w:rsidRPr="00106042">
                        <w:rPr>
                          <w:rFonts w:asciiTheme="minorHAnsi" w:hAnsiTheme="minorHAnsi"/>
                          <w:i/>
                          <w:color w:val="auto"/>
                          <w:sz w:val="21"/>
                          <w:szCs w:val="21"/>
                          <w:lang w:val="it-IT"/>
                        </w:rPr>
                        <w:t>World Bank Policy Research Working</w:t>
                      </w:r>
                      <w:r w:rsidRPr="00106042">
                        <w:rPr>
                          <w:rFonts w:asciiTheme="minorHAnsi" w:hAnsiTheme="minorHAnsi"/>
                          <w:color w:val="auto"/>
                          <w:sz w:val="21"/>
                          <w:szCs w:val="21"/>
                          <w:lang w:val="it-IT"/>
                        </w:rPr>
                        <w:t xml:space="preserve"> </w:t>
                      </w:r>
                      <w:r w:rsidRPr="00106042">
                        <w:rPr>
                          <w:rFonts w:asciiTheme="minorHAnsi" w:hAnsiTheme="minorHAnsi"/>
                          <w:i/>
                          <w:color w:val="auto"/>
                          <w:sz w:val="21"/>
                          <w:szCs w:val="21"/>
                          <w:lang w:val="it-IT"/>
                        </w:rPr>
                        <w:t>Paper</w:t>
                      </w:r>
                      <w:r w:rsidRPr="00106042">
                        <w:rPr>
                          <w:rFonts w:asciiTheme="minorHAnsi" w:hAnsiTheme="minorHAnsi"/>
                          <w:color w:val="auto"/>
                          <w:sz w:val="21"/>
                          <w:szCs w:val="21"/>
                          <w:lang w:val="it-IT"/>
                        </w:rPr>
                        <w:t xml:space="preserve"> series.)</w:t>
                      </w:r>
                    </w:p>
                    <w:p w14:paraId="7E55E4B7" w14:textId="77777777" w:rsidR="002F1E30" w:rsidRPr="00106042" w:rsidRDefault="002F1E30" w:rsidP="00206C38">
                      <w:pPr>
                        <w:pStyle w:val="References"/>
                        <w:jc w:val="both"/>
                        <w:rPr>
                          <w:rFonts w:asciiTheme="minorHAnsi" w:hAnsiTheme="minorHAnsi"/>
                          <w:color w:val="auto"/>
                          <w:sz w:val="21"/>
                          <w:szCs w:val="21"/>
                          <w:lang w:val="it-IT"/>
                        </w:rPr>
                      </w:pPr>
                      <w:r w:rsidRPr="00106042">
                        <w:rPr>
                          <w:rFonts w:asciiTheme="minorHAnsi" w:hAnsiTheme="minorHAnsi"/>
                          <w:color w:val="auto"/>
                          <w:sz w:val="21"/>
                          <w:szCs w:val="21"/>
                          <w:lang w:val="it-IT"/>
                        </w:rPr>
                        <w:t xml:space="preserve">Dillon, A., Gourlay, S., McGee, K., Oseni, G. (2016). Land measurement bias and its empirical implications : evidence from a validation exercise. </w:t>
                      </w:r>
                      <w:r w:rsidRPr="00106042">
                        <w:rPr>
                          <w:rFonts w:asciiTheme="minorHAnsi" w:hAnsiTheme="minorHAnsi"/>
                          <w:i/>
                          <w:color w:val="auto"/>
                          <w:sz w:val="21"/>
                          <w:szCs w:val="21"/>
                          <w:lang w:val="it-IT"/>
                        </w:rPr>
                        <w:t>World Bank Policy Research Working Paper</w:t>
                      </w:r>
                      <w:r w:rsidRPr="00106042">
                        <w:rPr>
                          <w:rFonts w:asciiTheme="minorHAnsi" w:hAnsiTheme="minorHAnsi"/>
                          <w:color w:val="auto"/>
                          <w:sz w:val="21"/>
                          <w:szCs w:val="21"/>
                          <w:lang w:val="it-IT"/>
                        </w:rPr>
                        <w:t>; 7597. Washington, D.C.: World Bank Group. </w:t>
                      </w:r>
                    </w:p>
                    <w:p w14:paraId="403448A0" w14:textId="77777777" w:rsidR="002F1E30" w:rsidRPr="00106042" w:rsidRDefault="002F1E30" w:rsidP="00206C38">
                      <w:pPr>
                        <w:pStyle w:val="References"/>
                        <w:jc w:val="both"/>
                        <w:rPr>
                          <w:rFonts w:asciiTheme="minorHAnsi" w:hAnsiTheme="minorHAnsi"/>
                          <w:color w:val="auto"/>
                          <w:sz w:val="21"/>
                          <w:szCs w:val="21"/>
                          <w:lang w:val="it-IT"/>
                        </w:rPr>
                      </w:pPr>
                      <w:r w:rsidRPr="00106042">
                        <w:rPr>
                          <w:rFonts w:asciiTheme="minorHAnsi" w:hAnsiTheme="minorHAnsi"/>
                          <w:color w:val="auto"/>
                          <w:sz w:val="21"/>
                          <w:szCs w:val="21"/>
                          <w:lang w:val="it-IT"/>
                        </w:rPr>
                        <w:t xml:space="preserve">Kilic, T., Zezza, A., Carletto, G., and Savastano, S. (2013). Missing(ness) in Action: Selectivity Bias in GPS-Based Land Area Measurements. </w:t>
                      </w:r>
                      <w:r w:rsidRPr="00106042">
                        <w:rPr>
                          <w:rFonts w:asciiTheme="minorHAnsi" w:hAnsiTheme="minorHAnsi"/>
                          <w:i/>
                          <w:color w:val="auto"/>
                          <w:sz w:val="21"/>
                          <w:szCs w:val="21"/>
                          <w:lang w:val="it-IT"/>
                        </w:rPr>
                        <w:t>World Bank Policy Research Working Paper</w:t>
                      </w:r>
                      <w:r w:rsidRPr="00106042">
                        <w:rPr>
                          <w:rFonts w:asciiTheme="minorHAnsi" w:hAnsiTheme="minorHAnsi"/>
                          <w:color w:val="auto"/>
                          <w:sz w:val="21"/>
                          <w:szCs w:val="21"/>
                          <w:lang w:val="it-IT"/>
                        </w:rPr>
                        <w:t xml:space="preserve"> 6490. Washington, D.C.: World Bank Group. </w:t>
                      </w:r>
                    </w:p>
                    <w:p w14:paraId="30D2FD9D" w14:textId="77777777" w:rsidR="002F1E30" w:rsidRPr="00106042" w:rsidRDefault="002F1E30" w:rsidP="00206C38">
                      <w:pPr>
                        <w:pStyle w:val="References"/>
                        <w:jc w:val="both"/>
                        <w:rPr>
                          <w:rFonts w:asciiTheme="minorHAnsi" w:hAnsiTheme="minorHAnsi"/>
                          <w:color w:val="auto"/>
                          <w:sz w:val="21"/>
                          <w:szCs w:val="21"/>
                          <w:lang w:val="it-IT"/>
                        </w:rPr>
                      </w:pPr>
                      <w:r w:rsidRPr="00106042">
                        <w:rPr>
                          <w:rFonts w:asciiTheme="minorHAnsi" w:hAnsiTheme="minorHAnsi"/>
                          <w:color w:val="auto"/>
                          <w:sz w:val="21"/>
                          <w:szCs w:val="21"/>
                          <w:lang w:val="it-IT"/>
                        </w:rPr>
                        <w:t xml:space="preserve">Kilic, T., I. Yacoubou Djima, and C. Carletto. (2016). Is Predicting Missing GPS-Based Land Area Measures Mission Impossible in Household Surveys? Exploring the Promise of MI. </w:t>
                      </w:r>
                      <w:r w:rsidRPr="00106042">
                        <w:rPr>
                          <w:rFonts w:asciiTheme="minorHAnsi" w:hAnsiTheme="minorHAnsi"/>
                          <w:i/>
                          <w:color w:val="auto"/>
                          <w:sz w:val="21"/>
                          <w:szCs w:val="21"/>
                          <w:lang w:val="it-IT"/>
                        </w:rPr>
                        <w:t>World Bank Policy Research Working Paper</w:t>
                      </w:r>
                      <w:r w:rsidRPr="00106042">
                        <w:rPr>
                          <w:rFonts w:asciiTheme="minorHAnsi" w:hAnsiTheme="minorHAnsi"/>
                          <w:color w:val="auto"/>
                          <w:sz w:val="21"/>
                          <w:szCs w:val="21"/>
                          <w:lang w:val="it-IT"/>
                        </w:rPr>
                        <w:t>, forthcoming. Washington, D.C.: World Bank Group. </w:t>
                      </w:r>
                    </w:p>
                    <w:p w14:paraId="2958418F" w14:textId="77777777" w:rsidR="002F1E30" w:rsidRPr="00106042" w:rsidRDefault="002F1E30" w:rsidP="00206C38">
                      <w:pPr>
                        <w:pStyle w:val="References"/>
                        <w:jc w:val="both"/>
                        <w:rPr>
                          <w:lang w:val="it-IT"/>
                        </w:rPr>
                      </w:pPr>
                      <w:r w:rsidRPr="00106042">
                        <w:rPr>
                          <w:rFonts w:asciiTheme="minorHAnsi" w:hAnsiTheme="minorHAnsi"/>
                          <w:color w:val="auto"/>
                          <w:sz w:val="21"/>
                          <w:szCs w:val="21"/>
                          <w:lang w:val="it-IT"/>
                        </w:rPr>
                        <w:t xml:space="preserve">World Bank and ONE. (2014). </w:t>
                      </w:r>
                      <w:r w:rsidRPr="00106042">
                        <w:rPr>
                          <w:rFonts w:asciiTheme="minorHAnsi" w:hAnsiTheme="minorHAnsi"/>
                          <w:i/>
                          <w:color w:val="auto"/>
                          <w:sz w:val="21"/>
                          <w:szCs w:val="21"/>
                          <w:lang w:val="it-IT"/>
                        </w:rPr>
                        <w:t>Levelling the Field. Improving Opportunities for Women Framers in Africa</w:t>
                      </w:r>
                      <w:r w:rsidRPr="00106042">
                        <w:rPr>
                          <w:rFonts w:asciiTheme="minorHAnsi" w:hAnsiTheme="minorHAnsi"/>
                          <w:color w:val="auto"/>
                          <w:sz w:val="21"/>
                          <w:szCs w:val="21"/>
                          <w:lang w:val="it-IT"/>
                        </w:rPr>
                        <w:t>. Washington, D.C.: World Bank Group. </w:t>
                      </w:r>
                    </w:p>
                  </w:txbxContent>
                </v:textbox>
                <w10:anchorlock/>
              </v:shape>
            </w:pict>
          </mc:Fallback>
        </mc:AlternateContent>
      </w:r>
      <w:commentRangeEnd w:id="17"/>
      <w:commentRangeEnd w:id="19"/>
      <w:r w:rsidR="00F63185">
        <w:rPr>
          <w:rStyle w:val="CommentReference"/>
          <w:lang w:eastAsia="ja-JP"/>
        </w:rPr>
        <w:commentReference w:id="19"/>
      </w:r>
      <w:r w:rsidR="003021A1">
        <w:rPr>
          <w:rStyle w:val="CommentReference"/>
          <w:lang w:eastAsia="ja-JP"/>
        </w:rPr>
        <w:commentReference w:id="17"/>
      </w:r>
      <w:commentRangeEnd w:id="18"/>
      <w:r w:rsidR="001C1B93">
        <w:rPr>
          <w:rStyle w:val="CommentReference"/>
          <w:lang w:eastAsia="ja-JP"/>
        </w:rPr>
        <w:commentReference w:id="18"/>
      </w:r>
    </w:p>
    <w:p w14:paraId="78B7F9E3" w14:textId="02CC8E38" w:rsidR="004709E9" w:rsidRPr="00106042" w:rsidRDefault="004709E9" w:rsidP="003652DC"/>
    <w:p w14:paraId="03B2C8C6" w14:textId="43BD8E6B" w:rsidR="003652DC" w:rsidRDefault="003652DC" w:rsidP="003652DC"/>
    <w:p w14:paraId="5F156EB6" w14:textId="77777777" w:rsidR="00206C38" w:rsidRPr="00106042" w:rsidRDefault="00206C38" w:rsidP="003652DC"/>
    <w:bookmarkStart w:id="20" w:name="_Toc414628982"/>
    <w:bookmarkStart w:id="21" w:name="_Toc414628983"/>
    <w:bookmarkStart w:id="22" w:name="_Toc448919859"/>
    <w:bookmarkEnd w:id="20"/>
    <w:bookmarkEnd w:id="21"/>
    <w:p w14:paraId="7CCD175D" w14:textId="34C0C501" w:rsidR="003652DC" w:rsidRPr="00372827" w:rsidRDefault="00206C38" w:rsidP="0066125A">
      <w:pPr>
        <w:pStyle w:val="Heading2"/>
        <w:numPr>
          <w:ilvl w:val="0"/>
          <w:numId w:val="56"/>
        </w:numPr>
      </w:pPr>
      <w:r w:rsidRPr="00106042">
        <w:rPr>
          <w:noProof/>
        </w:rPr>
        <w:lastRenderedPageBreak/>
        <mc:AlternateContent>
          <mc:Choice Requires="wps">
            <w:drawing>
              <wp:anchor distT="0" distB="0" distL="114300" distR="114300" simplePos="0" relativeHeight="251767808" behindDoc="0" locked="0" layoutInCell="1" allowOverlap="1" wp14:anchorId="4E5F4457" wp14:editId="2D28077D">
                <wp:simplePos x="0" y="0"/>
                <wp:positionH relativeFrom="column">
                  <wp:posOffset>246380</wp:posOffset>
                </wp:positionH>
                <wp:positionV relativeFrom="paragraph">
                  <wp:posOffset>379730</wp:posOffset>
                </wp:positionV>
                <wp:extent cx="6154420" cy="1050925"/>
                <wp:effectExtent l="0" t="0" r="17780" b="15875"/>
                <wp:wrapTight wrapText="bothSides">
                  <wp:wrapPolygon edited="0">
                    <wp:start x="0" y="0"/>
                    <wp:lineTo x="0" y="21404"/>
                    <wp:lineTo x="21573" y="21404"/>
                    <wp:lineTo x="21573"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6154420" cy="1050925"/>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8BF6505" w14:textId="77777777" w:rsidR="005870A9" w:rsidRPr="00931B30" w:rsidRDefault="005870A9" w:rsidP="0066125A">
                            <w:pPr>
                              <w:spacing w:before="240"/>
                              <w:jc w:val="both"/>
                              <w:rPr>
                                <w:i/>
                              </w:rPr>
                            </w:pPr>
                            <w:r>
                              <w:rPr>
                                <w:i/>
                              </w:rPr>
                              <w:t>Holding, parcel, field and plot are concepts with internationally accepted statistical definitions. Land area measurement can take place at any of these levels. T</w:t>
                            </w:r>
                            <w:r w:rsidRPr="0067078A">
                              <w:rPr>
                                <w:i/>
                              </w:rPr>
                              <w:t>he objectives of the survey</w:t>
                            </w:r>
                            <w:r>
                              <w:rPr>
                                <w:i/>
                              </w:rPr>
                              <w:t xml:space="preserve"> </w:t>
                            </w:r>
                            <w:r w:rsidRPr="0067078A">
                              <w:rPr>
                                <w:i/>
                              </w:rPr>
                              <w:t>and the</w:t>
                            </w:r>
                            <w:r>
                              <w:rPr>
                                <w:i/>
                              </w:rPr>
                              <w:t xml:space="preserve"> trade-offs associated with measuring land at the different levels should be paramount in informing this decision. For most practical purposes, measurement should take place at the parcel or plot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E5F4457" id="Text Box 60" o:spid="_x0000_s1031" type="#_x0000_t202" style="position:absolute;left:0;text-align:left;margin-left:19.4pt;margin-top:29.9pt;width:484.6pt;height:8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" fillcolor="#a9d5e7 [1300]" strokecolor="#1a495c [1604]" strokeweight=".5pt">
                <v:textbox>
                  <w:txbxContent>
                    <w:p w14:paraId="68BF6505" w14:textId="77777777" w:rsidR="002F1E30" w:rsidRPr="00931B30" w:rsidRDefault="002F1E30" w:rsidP="0066125A">
                      <w:pPr>
                        <w:spacing w:before="240"/>
                        <w:jc w:val="both"/>
                        <w:rPr>
                          <w:i/>
                        </w:rPr>
                      </w:pPr>
                      <w:r>
                        <w:rPr>
                          <w:i/>
                        </w:rPr>
                        <w:t>Holding, parcel, field and plot are concepts with internationally accepted statistical definitions. Land area measurement can take place at any of these levels. T</w:t>
                      </w:r>
                      <w:r w:rsidRPr="0067078A">
                        <w:rPr>
                          <w:i/>
                        </w:rPr>
                        <w:t>he objectives of the survey</w:t>
                      </w:r>
                      <w:r>
                        <w:rPr>
                          <w:i/>
                        </w:rPr>
                        <w:t xml:space="preserve"> </w:t>
                      </w:r>
                      <w:r w:rsidRPr="0067078A">
                        <w:rPr>
                          <w:i/>
                        </w:rPr>
                        <w:t>and the</w:t>
                      </w:r>
                      <w:r>
                        <w:rPr>
                          <w:i/>
                        </w:rPr>
                        <w:t xml:space="preserve"> trade-offs associated with measuring land at the different levels should be paramount in informing this decision. For most practical purposes, measurement should take place at the parcel or plot level.</w:t>
                      </w:r>
                    </w:p>
                  </w:txbxContent>
                </v:textbox>
                <w10:wrap type="tight"/>
              </v:shape>
            </w:pict>
          </mc:Fallback>
        </mc:AlternateContent>
      </w:r>
      <w:r w:rsidR="003652DC" w:rsidRPr="00372827">
        <w:t>Concepts and definitions</w:t>
      </w:r>
      <w:r w:rsidR="003652DC" w:rsidRPr="00372827">
        <w:rPr>
          <w:rStyle w:val="FootnoteReference"/>
        </w:rPr>
        <w:footnoteReference w:id="4"/>
      </w:r>
      <w:bookmarkEnd w:id="22"/>
    </w:p>
    <w:p w14:paraId="06BA62BC" w14:textId="050BE79A" w:rsidR="007C08ED" w:rsidRPr="00106042" w:rsidRDefault="007C08ED" w:rsidP="003652DC"/>
    <w:p w14:paraId="00754052" w14:textId="623A1187" w:rsidR="003652DC" w:rsidRPr="00106042" w:rsidRDefault="006067E1" w:rsidP="00106042">
      <w:pPr>
        <w:spacing w:line="360" w:lineRule="auto"/>
        <w:jc w:val="both"/>
      </w:pPr>
      <w:r w:rsidRPr="00106042">
        <w:t>Any</w:t>
      </w:r>
      <w:r w:rsidR="003652DC" w:rsidRPr="00106042">
        <w:t xml:space="preserve"> measurement effort </w:t>
      </w:r>
      <w:r w:rsidRPr="00106042">
        <w:t>must</w:t>
      </w:r>
      <w:r w:rsidR="003652DC" w:rsidRPr="00106042">
        <w:t xml:space="preserve"> start with a clear definition of what is being measured. Before turning to methods, therefore, this section briefly reviews concepts and definitions that are relevant when </w:t>
      </w:r>
      <w:r w:rsidRPr="00106042">
        <w:t>designing</w:t>
      </w:r>
      <w:r w:rsidR="003652DC" w:rsidRPr="00106042">
        <w:t xml:space="preserve"> a survey involving </w:t>
      </w:r>
      <w:r w:rsidRPr="00106042">
        <w:t xml:space="preserve">the measurement of </w:t>
      </w:r>
      <w:r w:rsidR="003652DC" w:rsidRPr="00106042">
        <w:t xml:space="preserve">agricultural land area. </w:t>
      </w:r>
    </w:p>
    <w:p w14:paraId="3AE49A12" w14:textId="54DCF14B" w:rsidR="00307328" w:rsidRPr="00106042" w:rsidRDefault="003652DC" w:rsidP="00106042">
      <w:pPr>
        <w:spacing w:line="360" w:lineRule="auto"/>
        <w:jc w:val="both"/>
      </w:pPr>
      <w:r w:rsidRPr="00106042">
        <w:t>In agricultural surveys and censuses the primary statistical unit is the agricultural holding, whereas in population</w:t>
      </w:r>
      <w:r w:rsidR="00307328" w:rsidRPr="00106042">
        <w:t>-</w:t>
      </w:r>
      <w:r w:rsidRPr="00106042">
        <w:t>based surveys it is generally the household. According to FAO (2005: p. 21)</w:t>
      </w:r>
      <w:r w:rsidR="00307328" w:rsidRPr="00106042">
        <w:t>:</w:t>
      </w:r>
      <w:r w:rsidRPr="00106042">
        <w:t xml:space="preserve"> </w:t>
      </w:r>
    </w:p>
    <w:p w14:paraId="2D313BB1" w14:textId="3B21BF96" w:rsidR="003652DC" w:rsidRPr="00106042" w:rsidRDefault="003652DC" w:rsidP="00106042">
      <w:pPr>
        <w:spacing w:line="360" w:lineRule="auto"/>
        <w:ind w:left="360" w:right="360"/>
        <w:jc w:val="both"/>
      </w:pPr>
      <w:r w:rsidRPr="00106042">
        <w:t>“</w:t>
      </w:r>
      <w:r w:rsidR="00307328" w:rsidRPr="00106042">
        <w:t>A</w:t>
      </w:r>
      <w:r w:rsidRPr="00106042">
        <w:t xml:space="preserve">n </w:t>
      </w:r>
      <w:r w:rsidRPr="00106042">
        <w:rPr>
          <w:b/>
        </w:rPr>
        <w:t>agricultural holding</w:t>
      </w:r>
      <w:r w:rsidRPr="00106042">
        <w:t xml:space="preserve"> is an economic unit of agricultural production under single management comprising all livestock kept and all land used wholly or partly for agricultural production purposes, without regard to title, legal form, or size. Single management may be exercised by an individual or household, jointly by two or more individuals or households, by a clan or tribe, or by a juridical person such as a corporation, cooperative or government agency. The holding's land may consist of one or more parcels, located in one or more separate areas or in one or more territorial or administrative divisions, providing the parcels share the same production means, such as </w:t>
      </w:r>
      <w:proofErr w:type="spellStart"/>
      <w:r w:rsidRPr="00106042">
        <w:t>labour</w:t>
      </w:r>
      <w:proofErr w:type="spellEnd"/>
      <w:r w:rsidRPr="00106042">
        <w:t>, farm buildings, machinery or draught animals.”</w:t>
      </w:r>
    </w:p>
    <w:p w14:paraId="12549347" w14:textId="77777777" w:rsidR="00307328" w:rsidRPr="00106042" w:rsidRDefault="003652DC" w:rsidP="00106042">
      <w:pPr>
        <w:spacing w:line="360" w:lineRule="auto"/>
        <w:jc w:val="both"/>
      </w:pPr>
      <w:r w:rsidRPr="00106042">
        <w:t>According to the ‘housekeeping-concept’ adopted by the United Nations (UN, 2008: p. 100)</w:t>
      </w:r>
      <w:r w:rsidR="00307328" w:rsidRPr="00106042">
        <w:t>:</w:t>
      </w:r>
      <w:r w:rsidRPr="00106042">
        <w:t xml:space="preserve"> </w:t>
      </w:r>
    </w:p>
    <w:p w14:paraId="6B19B25B" w14:textId="18BFA234" w:rsidR="00307328" w:rsidRPr="00106042" w:rsidRDefault="003652DC" w:rsidP="00106042">
      <w:pPr>
        <w:spacing w:line="360" w:lineRule="auto"/>
        <w:ind w:left="360" w:right="360"/>
        <w:jc w:val="both"/>
      </w:pPr>
      <w:r w:rsidRPr="00106042">
        <w:t>“</w:t>
      </w:r>
      <w:r w:rsidR="00307328" w:rsidRPr="00106042">
        <w:t>T</w:t>
      </w:r>
      <w:r w:rsidRPr="00106042">
        <w:t xml:space="preserve">he concept of </w:t>
      </w:r>
      <w:r w:rsidRPr="00106042">
        <w:rPr>
          <w:b/>
        </w:rPr>
        <w:t>household</w:t>
      </w:r>
      <w:r w:rsidRPr="00106042">
        <w:t xml:space="preserve"> is based on the arrangements made by persons, individually or in groups, for providing themselves with food and other essentials for living. A household may be either (a) a one-person household, that is to say, a person who makes provision for his or her own food and other essentials for living without combining with any other person to form a multi-person household or (b) a multi-person household, that is to say, a group of two or more persons living together who make common provision for food and other essentials for living. The persons in the group may pool their resources and may have a common budget; they may be related or unrelated persons or constitute a combination of persons both related and unrelated.” </w:t>
      </w:r>
    </w:p>
    <w:p w14:paraId="54CBCE17" w14:textId="0E24DF15" w:rsidR="003652DC" w:rsidRPr="00106042" w:rsidRDefault="003652DC" w:rsidP="00106042">
      <w:pPr>
        <w:spacing w:line="360" w:lineRule="auto"/>
        <w:jc w:val="both"/>
      </w:pPr>
      <w:r w:rsidRPr="00106042">
        <w:lastRenderedPageBreak/>
        <w:t>The definitions used in household surveys generally relate pretty closely to these international standards, although one should be aware of existing differences across countries, and of the implications of differences in definitions for the resulting statistics, which may be particularly large for certain groups in the population (</w:t>
      </w:r>
      <w:proofErr w:type="spellStart"/>
      <w:r w:rsidRPr="00106042">
        <w:t>Grosh</w:t>
      </w:r>
      <w:proofErr w:type="spellEnd"/>
      <w:r w:rsidR="00071051" w:rsidRPr="00106042">
        <w:t xml:space="preserve"> and </w:t>
      </w:r>
      <w:proofErr w:type="spellStart"/>
      <w:r w:rsidR="00071051" w:rsidRPr="00106042">
        <w:t>Glewwe</w:t>
      </w:r>
      <w:proofErr w:type="spellEnd"/>
      <w:r w:rsidRPr="00106042">
        <w:t xml:space="preserve">, 2000; </w:t>
      </w:r>
      <w:proofErr w:type="spellStart"/>
      <w:r w:rsidRPr="00106042">
        <w:t>Beam</w:t>
      </w:r>
      <w:r w:rsidR="00071051" w:rsidRPr="00106042">
        <w:t>an</w:t>
      </w:r>
      <w:proofErr w:type="spellEnd"/>
      <w:r w:rsidRPr="00106042">
        <w:t xml:space="preserve"> and Dillon, 201</w:t>
      </w:r>
      <w:r w:rsidR="00071051" w:rsidRPr="00106042">
        <w:t>2</w:t>
      </w:r>
      <w:r w:rsidRPr="00106042">
        <w:t>; Randall and Coast, 201</w:t>
      </w:r>
      <w:r w:rsidR="00071051" w:rsidRPr="00106042">
        <w:t>5</w:t>
      </w:r>
      <w:r w:rsidRPr="00106042">
        <w:t>).</w:t>
      </w:r>
    </w:p>
    <w:p w14:paraId="29AE3710" w14:textId="7284B15B" w:rsidR="003652DC" w:rsidRPr="00106042" w:rsidRDefault="003652DC" w:rsidP="00106042">
      <w:pPr>
        <w:spacing w:line="360" w:lineRule="auto"/>
        <w:jc w:val="both"/>
      </w:pPr>
      <w:r w:rsidRPr="00106042">
        <w:t>In agricultural surveys</w:t>
      </w:r>
      <w:r w:rsidR="0056181D" w:rsidRPr="00106042">
        <w:t>,</w:t>
      </w:r>
      <w:r w:rsidRPr="00106042">
        <w:t xml:space="preserve"> the holdings may pertain to the household sector or to the non-household sector (e.g. corporate farms). While definitions of the household may vary from survey to survey, there is generally </w:t>
      </w:r>
      <w:r w:rsidR="0056181D" w:rsidRPr="00106042">
        <w:t>fairly strong</w:t>
      </w:r>
      <w:r w:rsidRPr="00106042">
        <w:t xml:space="preserve"> correspondence between agricultural holdings and households with own-account agriculture. Two main exceptions occur</w:t>
      </w:r>
      <w:r w:rsidR="0056181D" w:rsidRPr="00106042">
        <w:t>:</w:t>
      </w:r>
      <w:r w:rsidRPr="00106042">
        <w:t xml:space="preserve"> </w:t>
      </w:r>
      <w:r w:rsidR="0056181D" w:rsidRPr="00106042">
        <w:t>1</w:t>
      </w:r>
      <w:r w:rsidRPr="00106042">
        <w:t xml:space="preserve">) </w:t>
      </w:r>
      <w:r w:rsidR="0056181D" w:rsidRPr="00106042">
        <w:t xml:space="preserve">when </w:t>
      </w:r>
      <w:r w:rsidRPr="00106042">
        <w:t xml:space="preserve">two or more units make up a household (which may mean sharing meals or sleeping under the same roof) but manage land or livestock separately, or </w:t>
      </w:r>
      <w:r w:rsidR="0056181D" w:rsidRPr="00106042">
        <w:t>2</w:t>
      </w:r>
      <w:r w:rsidRPr="00106042">
        <w:t>) when a household operates land or livestock jointly with another household or group of households (FAO, 2005). Some countries opt for adopting criteria in agricultural surveys whereby the agricultural and household holdings coincide. Chapter 3 in FAO (2005) describes in detail the advantages and issues implied by different options in defining the primary statistical unit.</w:t>
      </w:r>
    </w:p>
    <w:p w14:paraId="0BA0B8A3" w14:textId="77777777" w:rsidR="0056181D" w:rsidRPr="00106042" w:rsidRDefault="003652DC" w:rsidP="00106042">
      <w:pPr>
        <w:spacing w:line="360" w:lineRule="auto"/>
        <w:jc w:val="both"/>
      </w:pPr>
      <w:r w:rsidRPr="00106042">
        <w:t>While not all agricultural holdings will have land, most normally will. According to the FAO (2005: p. 81)</w:t>
      </w:r>
      <w:r w:rsidR="0056181D" w:rsidRPr="00106042">
        <w:t>:</w:t>
      </w:r>
      <w:r w:rsidRPr="00106042">
        <w:t xml:space="preserve"> </w:t>
      </w:r>
    </w:p>
    <w:p w14:paraId="7626C751" w14:textId="55FD0D0F" w:rsidR="00341A82" w:rsidRPr="00106042" w:rsidRDefault="003652DC" w:rsidP="00106042">
      <w:pPr>
        <w:spacing w:line="360" w:lineRule="auto"/>
        <w:ind w:left="360" w:right="360"/>
        <w:jc w:val="both"/>
      </w:pPr>
      <w:r w:rsidRPr="00106042">
        <w:t>“</w:t>
      </w:r>
      <w:r w:rsidR="0056181D" w:rsidRPr="00106042">
        <w:t>A</w:t>
      </w:r>
      <w:r w:rsidRPr="00106042">
        <w:t xml:space="preserve"> holding is divided into parcels, where a parcel is any piece of land, of one land tenure type, entirely surrounded by other land, water, road, forest or other features not forming part of the holding or forming part of the holding under a different land tenure type. A parcel may consist of one or more fields or plots adjacent to each other. The concept of a parcel used in the agricultural census may not be consistent with that used in cadastral work. The reference period is a point of time, usually the day of enumeration. A distinction should be made between a parcel, a field and a plot. A field is a piece of land in a parcel separated from the rest of the parcel by easily recognizable demarcation lines, such as paths, cadastral boundaries and/or hedges. A field may consist of one or more plots, where a plot is a part or whole of a field on which a specific crop or crop mixture is cultivated.”</w:t>
      </w:r>
      <w:r w:rsidR="00F637FF" w:rsidRPr="00106042">
        <w:t xml:space="preserve"> </w:t>
      </w:r>
    </w:p>
    <w:p w14:paraId="13B312C0" w14:textId="0A736841" w:rsidR="003652DC" w:rsidRPr="00106042" w:rsidRDefault="003652DC" w:rsidP="00106042">
      <w:pPr>
        <w:spacing w:line="360" w:lineRule="auto"/>
        <w:jc w:val="both"/>
      </w:pPr>
      <w:r w:rsidRPr="00106042">
        <w:t xml:space="preserve">There are at least three reasons why it is important that survey designers have these definitions in mind when planning a survey. First, it is important to convey these concepts clearly and consistently to enumerators and respondents (as well as to data users) if data are to be collected and used consistently. Second, it is necessary at the survey design stage to </w:t>
      </w:r>
      <w:r w:rsidR="00A32A7E" w:rsidRPr="00106042">
        <w:t>consider</w:t>
      </w:r>
      <w:r w:rsidRPr="00106042">
        <w:t xml:space="preserve"> </w:t>
      </w:r>
      <w:r w:rsidR="00A32A7E" w:rsidRPr="00106042">
        <w:t xml:space="preserve">the </w:t>
      </w:r>
      <w:r w:rsidRPr="00106042">
        <w:t xml:space="preserve">information </w:t>
      </w:r>
      <w:r w:rsidR="00A32A7E" w:rsidRPr="00106042">
        <w:t xml:space="preserve">that </w:t>
      </w:r>
      <w:r w:rsidRPr="00106042">
        <w:t xml:space="preserve">needs to be collected at </w:t>
      </w:r>
      <w:r w:rsidR="00A32A7E" w:rsidRPr="00106042">
        <w:t xml:space="preserve">each </w:t>
      </w:r>
      <w:r w:rsidRPr="00106042">
        <w:t xml:space="preserve">level. </w:t>
      </w:r>
      <w:r w:rsidR="00A32A7E" w:rsidRPr="00106042">
        <w:t>This</w:t>
      </w:r>
      <w:r w:rsidRPr="00106042">
        <w:t xml:space="preserve"> depend</w:t>
      </w:r>
      <w:r w:rsidR="00A32A7E" w:rsidRPr="00106042">
        <w:t>s</w:t>
      </w:r>
      <w:r w:rsidRPr="00106042">
        <w:t xml:space="preserve"> on a number of factors</w:t>
      </w:r>
      <w:r w:rsidR="00A32A7E" w:rsidRPr="00106042">
        <w:t>,</w:t>
      </w:r>
      <w:r w:rsidRPr="00106042">
        <w:t xml:space="preserve"> including</w:t>
      </w:r>
      <w:r w:rsidR="00A32A7E" w:rsidRPr="00106042">
        <w:t>:</w:t>
      </w:r>
      <w:r w:rsidRPr="00106042">
        <w:t xml:space="preserve"> the planned use of the data (e.g. what types of analyses are going to be conducted at farm versus plot level),</w:t>
      </w:r>
      <w:r w:rsidR="00351379" w:rsidRPr="00106042">
        <w:t xml:space="preserve"> </w:t>
      </w:r>
      <w:r w:rsidRPr="00106042">
        <w:t xml:space="preserve">the way </w:t>
      </w:r>
      <w:r w:rsidR="00351379" w:rsidRPr="00106042">
        <w:t xml:space="preserve">that </w:t>
      </w:r>
      <w:r w:rsidR="00887CDB" w:rsidRPr="00106042">
        <w:t xml:space="preserve">enumerators </w:t>
      </w:r>
      <w:r w:rsidR="00351379" w:rsidRPr="00106042">
        <w:t xml:space="preserve">are best able </w:t>
      </w:r>
      <w:r w:rsidRPr="00106042">
        <w:t xml:space="preserve">to conduct the interviews, </w:t>
      </w:r>
      <w:r w:rsidR="00850F34" w:rsidRPr="00106042">
        <w:t>and the</w:t>
      </w:r>
      <w:r w:rsidRPr="00106042">
        <w:t xml:space="preserve"> way respondents are best able to answer the questions. Third, the adoption of internationally agreed definition</w:t>
      </w:r>
      <w:r w:rsidR="00A32A7E" w:rsidRPr="00106042">
        <w:t>s</w:t>
      </w:r>
      <w:r w:rsidRPr="00106042">
        <w:t xml:space="preserve"> is bound to increase the international comparability of the data being collected. As an example of good practice in adhering to international definitions, </w:t>
      </w:r>
      <w:r w:rsidR="0058672A" w:rsidRPr="00106042">
        <w:t>Annex 1</w:t>
      </w:r>
      <w:r w:rsidRPr="00106042">
        <w:t xml:space="preserve"> reproduces the guidance provided by the Uganda National Bureau </w:t>
      </w:r>
      <w:r w:rsidRPr="00106042">
        <w:lastRenderedPageBreak/>
        <w:t xml:space="preserve">of Statistics to enumerators in the implementation of its </w:t>
      </w:r>
      <w:r w:rsidR="00887CDB" w:rsidRPr="00106042">
        <w:t>N</w:t>
      </w:r>
      <w:r w:rsidRPr="00106042">
        <w:t xml:space="preserve">ational </w:t>
      </w:r>
      <w:r w:rsidR="00887CDB" w:rsidRPr="00106042">
        <w:t>P</w:t>
      </w:r>
      <w:r w:rsidRPr="00106042">
        <w:t xml:space="preserve">anel </w:t>
      </w:r>
      <w:r w:rsidR="00887CDB" w:rsidRPr="00106042">
        <w:t>S</w:t>
      </w:r>
      <w:r w:rsidRPr="00106042">
        <w:t>urvey.</w:t>
      </w:r>
      <w:r w:rsidR="00EC5240" w:rsidRPr="00106042">
        <w:t xml:space="preserve"> The definition of the measurement level must be explicitly stated prior to commencement of the survey, as local definitions may vary across countries.</w:t>
      </w:r>
    </w:p>
    <w:p w14:paraId="0499B30F" w14:textId="51ADDF79" w:rsidR="003652DC" w:rsidRPr="00106042" w:rsidRDefault="00F51B9B" w:rsidP="00106042">
      <w:pPr>
        <w:spacing w:line="360" w:lineRule="auto"/>
        <w:jc w:val="both"/>
      </w:pPr>
      <w:r w:rsidRPr="00106042">
        <w:t>To illustrate</w:t>
      </w:r>
      <w:r w:rsidR="003652DC" w:rsidRPr="00106042">
        <w:t xml:space="preserve"> how the </w:t>
      </w:r>
      <w:r w:rsidRPr="00106042">
        <w:t xml:space="preserve">nesting of </w:t>
      </w:r>
      <w:r w:rsidR="003652DC" w:rsidRPr="00106042">
        <w:t>holding, parcel, field</w:t>
      </w:r>
      <w:r w:rsidRPr="00106042">
        <w:t xml:space="preserve"> and</w:t>
      </w:r>
      <w:r w:rsidR="003652DC" w:rsidRPr="00106042">
        <w:t xml:space="preserve"> plot levels is implemented in practice, </w:t>
      </w:r>
      <w:r w:rsidR="003B2E65" w:rsidRPr="00106042">
        <w:t>Table 3</w:t>
      </w:r>
      <w:r w:rsidR="003652DC" w:rsidRPr="00106042">
        <w:t xml:space="preserve"> offers examples based on six of the countries participating in the </w:t>
      </w:r>
      <w:r w:rsidRPr="00106042">
        <w:t>Living Standards Measurement Study – Integrated Surveys on Agriculture (</w:t>
      </w:r>
      <w:r w:rsidR="003652DC" w:rsidRPr="00106042">
        <w:t>LSMS-ISA</w:t>
      </w:r>
      <w:r w:rsidRPr="00106042">
        <w:t>)</w:t>
      </w:r>
      <w:r w:rsidR="003652DC" w:rsidRPr="00106042">
        <w:t xml:space="preserve"> program. The first three rows in the table identify the different levels at which the surveys collect information, </w:t>
      </w:r>
      <w:r w:rsidR="002A19BD" w:rsidRPr="00106042">
        <w:t xml:space="preserve">and </w:t>
      </w:r>
      <w:r w:rsidR="003652DC" w:rsidRPr="00106042">
        <w:t xml:space="preserve">the following rows identify </w:t>
      </w:r>
      <w:r w:rsidR="002A19BD" w:rsidRPr="00106042">
        <w:t xml:space="preserve">the </w:t>
      </w:r>
      <w:r w:rsidR="003652DC" w:rsidRPr="00106042">
        <w:t xml:space="preserve">information </w:t>
      </w:r>
      <w:r w:rsidR="002A19BD" w:rsidRPr="00106042">
        <w:t xml:space="preserve">that </w:t>
      </w:r>
      <w:r w:rsidR="003652DC" w:rsidRPr="00106042">
        <w:t xml:space="preserve">is collected at </w:t>
      </w:r>
      <w:r w:rsidR="002A19BD" w:rsidRPr="00106042">
        <w:t xml:space="preserve">each </w:t>
      </w:r>
      <w:r w:rsidR="003652DC" w:rsidRPr="00106042">
        <w:t xml:space="preserve">level. As can be </w:t>
      </w:r>
      <w:r w:rsidR="0053388C" w:rsidRPr="00106042">
        <w:t>clearly seen</w:t>
      </w:r>
      <w:r w:rsidR="003652DC" w:rsidRPr="00106042">
        <w:t xml:space="preserve">, </w:t>
      </w:r>
      <w:r w:rsidR="003F6605" w:rsidRPr="00106042">
        <w:t xml:space="preserve">approaches </w:t>
      </w:r>
      <w:r w:rsidR="0053388C" w:rsidRPr="00106042">
        <w:t xml:space="preserve">vary </w:t>
      </w:r>
      <w:r w:rsidR="003652DC" w:rsidRPr="00106042">
        <w:t xml:space="preserve">across countries. Some countries use three different hierarchical levels to collect data, </w:t>
      </w:r>
      <w:r w:rsidR="0053388C" w:rsidRPr="00106042">
        <w:t xml:space="preserve">others </w:t>
      </w:r>
      <w:r w:rsidR="003652DC" w:rsidRPr="00106042">
        <w:t xml:space="preserve">use two, </w:t>
      </w:r>
      <w:r w:rsidR="0053388C" w:rsidRPr="00106042">
        <w:t xml:space="preserve">and others </w:t>
      </w:r>
      <w:r w:rsidR="003652DC" w:rsidRPr="00106042">
        <w:t xml:space="preserve">collect all data at the most disaggregated level (the plot). In </w:t>
      </w:r>
      <w:r w:rsidR="001641AA" w:rsidRPr="00106042">
        <w:t>the surveys listed in the table</w:t>
      </w:r>
      <w:r w:rsidR="0053388C" w:rsidRPr="00106042">
        <w:t>,</w:t>
      </w:r>
      <w:r w:rsidR="003652DC" w:rsidRPr="00106042">
        <w:t xml:space="preserve"> acreage is collected at three different levels</w:t>
      </w:r>
      <w:r w:rsidR="0053388C" w:rsidRPr="00106042">
        <w:t>:</w:t>
      </w:r>
      <w:r w:rsidR="003652DC" w:rsidRPr="00106042">
        <w:t xml:space="preserve"> parcels</w:t>
      </w:r>
      <w:r w:rsidR="00EC5240" w:rsidRPr="00106042">
        <w:t>, fields,</w:t>
      </w:r>
      <w:r w:rsidR="003652DC" w:rsidRPr="00106042">
        <w:t xml:space="preserve"> or plots.</w:t>
      </w:r>
    </w:p>
    <w:p w14:paraId="2BE073A6" w14:textId="71BB486A" w:rsidR="00954029" w:rsidRPr="00106042" w:rsidRDefault="008C4865" w:rsidP="00106042">
      <w:pPr>
        <w:spacing w:line="360" w:lineRule="auto"/>
        <w:jc w:val="both"/>
      </w:pPr>
      <w:r w:rsidRPr="00106042">
        <w:t xml:space="preserve">In deciding </w:t>
      </w:r>
      <w:r w:rsidR="001C6A2B" w:rsidRPr="00106042">
        <w:t>the</w:t>
      </w:r>
      <w:r w:rsidRPr="00106042">
        <w:t xml:space="preserve"> level </w:t>
      </w:r>
      <w:r w:rsidR="001C6A2B" w:rsidRPr="00106042">
        <w:t xml:space="preserve">at which </w:t>
      </w:r>
      <w:r w:rsidRPr="00106042">
        <w:t xml:space="preserve">to conduct </w:t>
      </w:r>
      <w:r w:rsidR="00417ACD" w:rsidRPr="00106042">
        <w:t>area</w:t>
      </w:r>
      <w:r w:rsidRPr="00106042">
        <w:t xml:space="preserve"> measurement, survey designers should consider the objectives of the survey and the type of analytical uses that are envisaged for the data. </w:t>
      </w:r>
      <w:r w:rsidR="00954029" w:rsidRPr="00106042">
        <w:t>M</w:t>
      </w:r>
      <w:r w:rsidR="002E2719" w:rsidRPr="00106042">
        <w:t>easur</w:t>
      </w:r>
      <w:r w:rsidR="00954029" w:rsidRPr="00106042">
        <w:t>ing</w:t>
      </w:r>
      <w:r w:rsidR="002E2719" w:rsidRPr="00106042">
        <w:t xml:space="preserve"> the parcel has the advantage of focusing measurement </w:t>
      </w:r>
      <w:r w:rsidR="00954029" w:rsidRPr="00106042">
        <w:t xml:space="preserve">operations </w:t>
      </w:r>
      <w:r w:rsidR="002E2719" w:rsidRPr="00106042">
        <w:t>on the portion of land that is more clearly defined</w:t>
      </w:r>
      <w:r w:rsidR="00954029" w:rsidRPr="00106042">
        <w:t>. I</w:t>
      </w:r>
      <w:r w:rsidR="002E2719" w:rsidRPr="00106042">
        <w:t xml:space="preserve">t </w:t>
      </w:r>
      <w:r w:rsidRPr="00106042">
        <w:t>may</w:t>
      </w:r>
      <w:r w:rsidR="00417ACD" w:rsidRPr="00106042">
        <w:t>,</w:t>
      </w:r>
      <w:r w:rsidR="002E2719" w:rsidRPr="00106042">
        <w:t xml:space="preserve"> therefore</w:t>
      </w:r>
      <w:r w:rsidR="00417ACD" w:rsidRPr="00106042">
        <w:t>,</w:t>
      </w:r>
      <w:r w:rsidR="002E2719" w:rsidRPr="00106042">
        <w:t xml:space="preserve"> </w:t>
      </w:r>
      <w:r w:rsidRPr="00106042">
        <w:t xml:space="preserve">pose fewer issues in terms of identification of what is to be measured. Also, the parcel is bound to remain more stable </w:t>
      </w:r>
      <w:r w:rsidR="00954029" w:rsidRPr="00106042">
        <w:t xml:space="preserve">over time </w:t>
      </w:r>
      <w:r w:rsidRPr="00106042">
        <w:t xml:space="preserve">than plots or fields, which might facilitate comparisons in longitudinal surveys – or even make the measurement unnecessary if an accurate measurement is available from the initial survey round, and the parcels can be clearly identified and matched across rounds. </w:t>
      </w:r>
      <w:r w:rsidR="00954029" w:rsidRPr="00106042">
        <w:t xml:space="preserve">Plots, on the other hand, vary frequently and it is not uncommon for them to vary within a survey year in countries with more than one agricultural season. </w:t>
      </w:r>
    </w:p>
    <w:p w14:paraId="00DDE95E" w14:textId="1A2C0A72" w:rsidR="00461753" w:rsidRPr="003107B9" w:rsidRDefault="002E2719" w:rsidP="003107B9">
      <w:pPr>
        <w:spacing w:line="360" w:lineRule="auto"/>
        <w:jc w:val="both"/>
        <w:rPr>
          <w:b/>
          <w:rPrChange w:id="23" w:author="Abhilasha Vaid" w:date="2016-06-17T16:21:00Z">
            <w:rPr/>
          </w:rPrChange>
        </w:rPr>
        <w:sectPr w:rsidR="00461753" w:rsidRPr="003107B9" w:rsidSect="005B6EA1">
          <w:pgSz w:w="12240" w:h="15840"/>
          <w:pgMar w:top="1216" w:right="1080" w:bottom="1440" w:left="1080" w:header="720" w:footer="720" w:gutter="0"/>
          <w:cols w:space="720"/>
          <w:titlePg/>
          <w:docGrid w:linePitch="360"/>
        </w:sectPr>
      </w:pPr>
      <w:r w:rsidRPr="00106042">
        <w:t xml:space="preserve">Productivity analysis </w:t>
      </w:r>
      <w:r w:rsidR="008C4865" w:rsidRPr="00106042">
        <w:t>and the computation of yields are</w:t>
      </w:r>
      <w:r w:rsidR="00417ACD" w:rsidRPr="00106042">
        <w:t>,</w:t>
      </w:r>
      <w:r w:rsidR="008C4865" w:rsidRPr="00106042">
        <w:t xml:space="preserve"> however</w:t>
      </w:r>
      <w:r w:rsidR="00417ACD" w:rsidRPr="00106042">
        <w:t>,</w:t>
      </w:r>
      <w:r w:rsidR="008C4865" w:rsidRPr="00106042">
        <w:t xml:space="preserve"> often of paramount importance to surveys covering agriculture</w:t>
      </w:r>
      <w:r w:rsidR="009248FF" w:rsidRPr="00106042">
        <w:t>. F</w:t>
      </w:r>
      <w:r w:rsidR="008C4865" w:rsidRPr="00106042">
        <w:t xml:space="preserve">or </w:t>
      </w:r>
      <w:r w:rsidR="00B509CD" w:rsidRPr="00106042">
        <w:t>productivity analysis</w:t>
      </w:r>
      <w:r w:rsidR="00417ACD" w:rsidRPr="00106042">
        <w:t>,</w:t>
      </w:r>
      <w:r w:rsidR="008C4865" w:rsidRPr="00106042">
        <w:t xml:space="preserve"> the measurement </w:t>
      </w:r>
      <w:r w:rsidRPr="00106042">
        <w:t xml:space="preserve">is more appropriately run at the plot level, </w:t>
      </w:r>
      <w:r w:rsidR="008C4865" w:rsidRPr="00106042">
        <w:t>as the denominator in the computation of the yield of a crop needs to be the portion of a parcel actually cultivated with that crop, not the overall surface of the</w:t>
      </w:r>
      <w:r w:rsidR="009248FF" w:rsidRPr="00106042">
        <w:t xml:space="preserve"> parcel. In many countries</w:t>
      </w:r>
      <w:r w:rsidR="0023336B" w:rsidRPr="00106042">
        <w:t>,</w:t>
      </w:r>
      <w:r w:rsidR="009248FF" w:rsidRPr="00106042">
        <w:t xml:space="preserve"> the two</w:t>
      </w:r>
      <w:r w:rsidR="008C4865" w:rsidRPr="00106042">
        <w:t xml:space="preserve"> are very likely to differ</w:t>
      </w:r>
      <w:r w:rsidR="009248FF" w:rsidRPr="00106042">
        <w:t xml:space="preserve">. </w:t>
      </w:r>
      <w:r w:rsidR="00B509CD" w:rsidRPr="00106042">
        <w:t>Similarly, surveys aimed at analyzing gender dimensions of agricultural productivity would benefit greatly from plot-level measurements.</w:t>
      </w:r>
      <w:ins w:id="24" w:author="Abhilasha Vaid" w:date="2016-06-17T16:20:00Z">
        <w:r w:rsidR="003107B9" w:rsidRPr="003107B9">
          <w:rPr>
            <w:b/>
          </w:rPr>
          <w:t xml:space="preserve"> </w:t>
        </w:r>
      </w:ins>
    </w:p>
    <w:p w14:paraId="12965A11" w14:textId="02D4BA82" w:rsidR="00371916" w:rsidRDefault="00461753">
      <w:pPr>
        <w:spacing w:line="360" w:lineRule="auto"/>
        <w:jc w:val="both"/>
        <w:rPr>
          <w:b/>
        </w:rPr>
        <w:pPrChange w:id="25" w:author="Abhilasha Vaid" w:date="2016-06-17T16:18:00Z">
          <w:pPr>
            <w:spacing w:line="360" w:lineRule="auto"/>
            <w:ind w:left="-567"/>
            <w:jc w:val="both"/>
          </w:pPr>
        </w:pPrChange>
      </w:pPr>
      <w:r>
        <w:rPr>
          <w:b/>
        </w:rPr>
        <w:lastRenderedPageBreak/>
        <w:t xml:space="preserve">Table 3 – Holding </w:t>
      </w:r>
      <w:r w:rsidR="00850F34">
        <w:rPr>
          <w:b/>
        </w:rPr>
        <w:t xml:space="preserve">Subdivisions and Levels of Data Collection </w:t>
      </w:r>
      <w:r w:rsidR="00B2394F">
        <w:rPr>
          <w:b/>
        </w:rPr>
        <w:t>in</w:t>
      </w:r>
      <w:r w:rsidR="00850F34">
        <w:rPr>
          <w:b/>
        </w:rPr>
        <w:t xml:space="preserve"> </w:t>
      </w:r>
      <w:r>
        <w:rPr>
          <w:b/>
        </w:rPr>
        <w:t>LSMS</w:t>
      </w:r>
      <w:r w:rsidR="00850F34">
        <w:rPr>
          <w:b/>
        </w:rPr>
        <w:t>-</w:t>
      </w:r>
      <w:r>
        <w:rPr>
          <w:b/>
        </w:rPr>
        <w:t xml:space="preserve">ISA </w:t>
      </w:r>
      <w:r w:rsidR="00850F34">
        <w:rPr>
          <w:b/>
        </w:rPr>
        <w:t>Surveys</w:t>
      </w:r>
    </w:p>
    <w:tbl>
      <w:tblPr>
        <w:tblpPr w:leftFromText="180" w:rightFromText="180" w:vertAnchor="page" w:horzAnchor="margin" w:tblpXSpec="center" w:tblpY="2630"/>
        <w:tblW w:w="14092" w:type="dxa"/>
        <w:tblLook w:val="04A0" w:firstRow="1" w:lastRow="0" w:firstColumn="1" w:lastColumn="0" w:noHBand="0" w:noVBand="1"/>
        <w:tblPrChange w:id="26" w:author="Abhilasha Vaid" w:date="2016-06-17T16:20:00Z">
          <w:tblPr>
            <w:tblpPr w:leftFromText="180" w:rightFromText="180" w:horzAnchor="margin" w:tblpXSpec="center" w:tblpY="571"/>
            <w:tblW w:w="14092" w:type="dxa"/>
            <w:tblLook w:val="04A0" w:firstRow="1" w:lastRow="0" w:firstColumn="1" w:lastColumn="0" w:noHBand="0" w:noVBand="1"/>
          </w:tblPr>
        </w:tblPrChange>
      </w:tblPr>
      <w:tblGrid>
        <w:gridCol w:w="2136"/>
        <w:gridCol w:w="1396"/>
        <w:gridCol w:w="1760"/>
        <w:gridCol w:w="1760"/>
        <w:gridCol w:w="1780"/>
        <w:gridCol w:w="1760"/>
        <w:gridCol w:w="1740"/>
        <w:gridCol w:w="1760"/>
        <w:tblGridChange w:id="27">
          <w:tblGrid>
            <w:gridCol w:w="2136"/>
            <w:gridCol w:w="1396"/>
            <w:gridCol w:w="1760"/>
            <w:gridCol w:w="1760"/>
            <w:gridCol w:w="1780"/>
            <w:gridCol w:w="1760"/>
            <w:gridCol w:w="1740"/>
            <w:gridCol w:w="1760"/>
          </w:tblGrid>
        </w:tblGridChange>
      </w:tblGrid>
      <w:tr w:rsidR="00B468C9" w:rsidRPr="00CB2BC4" w:rsidDel="003107B9" w14:paraId="538958A3" w14:textId="5F250826" w:rsidTr="003107B9">
        <w:trPr>
          <w:trHeight w:val="525"/>
          <w:del w:id="28" w:author="Abhilasha Vaid" w:date="2016-06-17T16:21:00Z"/>
          <w:trPrChange w:id="29" w:author="Abhilasha Vaid" w:date="2016-06-17T16:20:00Z">
            <w:trPr>
              <w:trHeight w:val="525"/>
            </w:trPr>
          </w:trPrChange>
        </w:trPr>
        <w:tc>
          <w:tcPr>
            <w:tcW w:w="2136" w:type="dxa"/>
            <w:tcBorders>
              <w:top w:val="single" w:sz="8" w:space="0" w:color="auto"/>
              <w:left w:val="nil"/>
              <w:bottom w:val="nil"/>
              <w:right w:val="nil"/>
            </w:tcBorders>
            <w:shd w:val="clear" w:color="auto" w:fill="A9D5E7" w:themeFill="accent1" w:themeFillTint="66"/>
            <w:vAlign w:val="center"/>
            <w:hideMark/>
            <w:tcPrChange w:id="30" w:author="Abhilasha Vaid" w:date="2016-06-17T16:20:00Z">
              <w:tcPr>
                <w:tcW w:w="2136" w:type="dxa"/>
                <w:tcBorders>
                  <w:top w:val="single" w:sz="8" w:space="0" w:color="auto"/>
                  <w:left w:val="nil"/>
                  <w:bottom w:val="nil"/>
                  <w:right w:val="nil"/>
                </w:tcBorders>
                <w:shd w:val="clear" w:color="auto" w:fill="A9D5E7" w:themeFill="accent1" w:themeFillTint="66"/>
                <w:vAlign w:val="center"/>
                <w:hideMark/>
              </w:tcPr>
            </w:tcPrChange>
          </w:tcPr>
          <w:p w14:paraId="42EC5325" w14:textId="5C77B91F" w:rsidR="00B468C9" w:rsidRPr="00CB2BC4" w:rsidDel="003107B9" w:rsidRDefault="00B468C9" w:rsidP="003107B9">
            <w:pPr>
              <w:spacing w:after="0" w:line="240" w:lineRule="auto"/>
              <w:jc w:val="center"/>
              <w:rPr>
                <w:del w:id="31" w:author="Abhilasha Vaid" w:date="2016-06-17T16:21:00Z"/>
                <w:rFonts w:ascii="Calibri" w:eastAsia="Times New Roman" w:hAnsi="Calibri" w:cs="Times New Roman"/>
                <w:b/>
                <w:bCs/>
                <w:color w:val="000000"/>
                <w:sz w:val="20"/>
                <w:szCs w:val="20"/>
              </w:rPr>
            </w:pPr>
            <w:del w:id="32" w:author="Abhilasha Vaid" w:date="2016-06-17T16:21:00Z">
              <w:r w:rsidRPr="00CB2BC4" w:rsidDel="003107B9">
                <w:rPr>
                  <w:rFonts w:ascii="Calibri" w:eastAsia="Times New Roman" w:hAnsi="Calibri" w:cs="Times New Roman"/>
                  <w:b/>
                  <w:bCs/>
                  <w:color w:val="000000"/>
                  <w:sz w:val="20"/>
                  <w:szCs w:val="20"/>
                </w:rPr>
                <w:delText> </w:delText>
              </w:r>
            </w:del>
          </w:p>
        </w:tc>
        <w:tc>
          <w:tcPr>
            <w:tcW w:w="1396" w:type="dxa"/>
            <w:tcBorders>
              <w:top w:val="single" w:sz="8" w:space="0" w:color="auto"/>
              <w:left w:val="nil"/>
              <w:bottom w:val="single" w:sz="8" w:space="0" w:color="auto"/>
              <w:right w:val="nil"/>
            </w:tcBorders>
            <w:shd w:val="clear" w:color="auto" w:fill="A9D5E7" w:themeFill="accent1" w:themeFillTint="66"/>
            <w:vAlign w:val="center"/>
            <w:hideMark/>
            <w:tcPrChange w:id="33" w:author="Abhilasha Vaid" w:date="2016-06-17T16:20:00Z">
              <w:tcPr>
                <w:tcW w:w="1396" w:type="dxa"/>
                <w:tcBorders>
                  <w:top w:val="single" w:sz="8" w:space="0" w:color="auto"/>
                  <w:left w:val="nil"/>
                  <w:bottom w:val="single" w:sz="8" w:space="0" w:color="auto"/>
                  <w:right w:val="nil"/>
                </w:tcBorders>
                <w:shd w:val="clear" w:color="auto" w:fill="A9D5E7" w:themeFill="accent1" w:themeFillTint="66"/>
                <w:vAlign w:val="center"/>
                <w:hideMark/>
              </w:tcPr>
            </w:tcPrChange>
          </w:tcPr>
          <w:p w14:paraId="7F3E8768" w14:textId="7805BD04" w:rsidR="00B468C9" w:rsidRPr="00CB2BC4" w:rsidDel="003107B9" w:rsidRDefault="00B468C9" w:rsidP="003107B9">
            <w:pPr>
              <w:spacing w:after="0" w:line="240" w:lineRule="auto"/>
              <w:jc w:val="center"/>
              <w:rPr>
                <w:del w:id="34" w:author="Abhilasha Vaid" w:date="2016-06-17T16:21:00Z"/>
                <w:rFonts w:ascii="Calibri" w:eastAsia="Times New Roman" w:hAnsi="Calibri" w:cs="Times New Roman"/>
                <w:b/>
                <w:bCs/>
                <w:color w:val="000000"/>
                <w:sz w:val="20"/>
                <w:szCs w:val="20"/>
              </w:rPr>
            </w:pPr>
            <w:del w:id="35" w:author="Abhilasha Vaid" w:date="2016-06-17T16:21:00Z">
              <w:r w:rsidRPr="00CB2BC4" w:rsidDel="003107B9">
                <w:rPr>
                  <w:rFonts w:ascii="Calibri" w:eastAsia="Times New Roman" w:hAnsi="Calibri" w:cs="Times New Roman"/>
                  <w:b/>
                  <w:bCs/>
                  <w:color w:val="000000"/>
                  <w:sz w:val="20"/>
                  <w:szCs w:val="20"/>
                </w:rPr>
                <w:delText> </w:delText>
              </w:r>
            </w:del>
          </w:p>
        </w:tc>
        <w:tc>
          <w:tcPr>
            <w:tcW w:w="1760" w:type="dxa"/>
            <w:tcBorders>
              <w:top w:val="single" w:sz="8" w:space="0" w:color="auto"/>
              <w:left w:val="nil"/>
              <w:bottom w:val="nil"/>
              <w:right w:val="nil"/>
            </w:tcBorders>
            <w:shd w:val="clear" w:color="auto" w:fill="A9D5E7" w:themeFill="accent1" w:themeFillTint="66"/>
            <w:vAlign w:val="center"/>
            <w:hideMark/>
            <w:tcPrChange w:id="36" w:author="Abhilasha Vaid" w:date="2016-06-17T16:20:00Z">
              <w:tcPr>
                <w:tcW w:w="1760" w:type="dxa"/>
                <w:tcBorders>
                  <w:top w:val="single" w:sz="8" w:space="0" w:color="auto"/>
                  <w:left w:val="nil"/>
                  <w:bottom w:val="nil"/>
                  <w:right w:val="nil"/>
                </w:tcBorders>
                <w:shd w:val="clear" w:color="auto" w:fill="A9D5E7" w:themeFill="accent1" w:themeFillTint="66"/>
                <w:vAlign w:val="center"/>
                <w:hideMark/>
              </w:tcPr>
            </w:tcPrChange>
          </w:tcPr>
          <w:p w14:paraId="1CDDA03D" w14:textId="0F312BBB" w:rsidR="00B468C9" w:rsidRPr="00CB2BC4" w:rsidDel="003107B9" w:rsidRDefault="00B468C9" w:rsidP="003107B9">
            <w:pPr>
              <w:spacing w:after="0" w:line="240" w:lineRule="auto"/>
              <w:jc w:val="center"/>
              <w:rPr>
                <w:del w:id="37" w:author="Abhilasha Vaid" w:date="2016-06-17T16:21:00Z"/>
                <w:rFonts w:ascii="Calibri" w:eastAsia="Times New Roman" w:hAnsi="Calibri" w:cs="Times New Roman"/>
                <w:b/>
                <w:bCs/>
                <w:color w:val="000000"/>
                <w:sz w:val="20"/>
                <w:szCs w:val="20"/>
              </w:rPr>
            </w:pPr>
            <w:del w:id="38" w:author="Abhilasha Vaid" w:date="2016-06-17T16:21:00Z">
              <w:r w:rsidRPr="00CB2BC4" w:rsidDel="003107B9">
                <w:rPr>
                  <w:rFonts w:ascii="Calibri" w:eastAsia="Times New Roman" w:hAnsi="Calibri" w:cs="Times New Roman"/>
                  <w:b/>
                  <w:bCs/>
                  <w:color w:val="000000"/>
                  <w:sz w:val="20"/>
                  <w:szCs w:val="20"/>
                </w:rPr>
                <w:delText>Ethiopia 2011/12 Post-planting</w:delText>
              </w:r>
            </w:del>
          </w:p>
        </w:tc>
        <w:tc>
          <w:tcPr>
            <w:tcW w:w="1760" w:type="dxa"/>
            <w:tcBorders>
              <w:top w:val="single" w:sz="8" w:space="0" w:color="auto"/>
              <w:left w:val="nil"/>
              <w:bottom w:val="nil"/>
              <w:right w:val="nil"/>
            </w:tcBorders>
            <w:shd w:val="clear" w:color="auto" w:fill="A9D5E7" w:themeFill="accent1" w:themeFillTint="66"/>
            <w:vAlign w:val="center"/>
            <w:hideMark/>
            <w:tcPrChange w:id="39" w:author="Abhilasha Vaid" w:date="2016-06-17T16:20:00Z">
              <w:tcPr>
                <w:tcW w:w="1760" w:type="dxa"/>
                <w:tcBorders>
                  <w:top w:val="single" w:sz="8" w:space="0" w:color="auto"/>
                  <w:left w:val="nil"/>
                  <w:bottom w:val="nil"/>
                  <w:right w:val="nil"/>
                </w:tcBorders>
                <w:shd w:val="clear" w:color="auto" w:fill="A9D5E7" w:themeFill="accent1" w:themeFillTint="66"/>
                <w:vAlign w:val="center"/>
                <w:hideMark/>
              </w:tcPr>
            </w:tcPrChange>
          </w:tcPr>
          <w:p w14:paraId="7D58F695" w14:textId="6C676059" w:rsidR="00B468C9" w:rsidRPr="00CB2BC4" w:rsidDel="003107B9" w:rsidRDefault="00B468C9" w:rsidP="003107B9">
            <w:pPr>
              <w:spacing w:after="0" w:line="240" w:lineRule="auto"/>
              <w:jc w:val="center"/>
              <w:rPr>
                <w:del w:id="40" w:author="Abhilasha Vaid" w:date="2016-06-17T16:21:00Z"/>
                <w:rFonts w:ascii="Calibri" w:eastAsia="Times New Roman" w:hAnsi="Calibri" w:cs="Times New Roman"/>
                <w:b/>
                <w:bCs/>
                <w:color w:val="000000"/>
                <w:sz w:val="20"/>
                <w:szCs w:val="20"/>
              </w:rPr>
            </w:pPr>
            <w:del w:id="41" w:author="Abhilasha Vaid" w:date="2016-06-17T16:21:00Z">
              <w:r w:rsidRPr="00CB2BC4" w:rsidDel="003107B9">
                <w:rPr>
                  <w:rFonts w:ascii="Calibri" w:eastAsia="Times New Roman" w:hAnsi="Calibri" w:cs="Times New Roman"/>
                  <w:b/>
                  <w:bCs/>
                  <w:color w:val="000000"/>
                  <w:sz w:val="20"/>
                  <w:szCs w:val="20"/>
                </w:rPr>
                <w:delText>Malawi</w:delText>
              </w:r>
            </w:del>
          </w:p>
          <w:p w14:paraId="58F8BBB2" w14:textId="54E8381B" w:rsidR="00B468C9" w:rsidRPr="00CB2BC4" w:rsidDel="003107B9" w:rsidRDefault="00B468C9" w:rsidP="003107B9">
            <w:pPr>
              <w:spacing w:after="0" w:line="240" w:lineRule="auto"/>
              <w:jc w:val="center"/>
              <w:rPr>
                <w:del w:id="42" w:author="Abhilasha Vaid" w:date="2016-06-17T16:21:00Z"/>
                <w:rFonts w:ascii="Calibri" w:eastAsia="Times New Roman" w:hAnsi="Calibri" w:cs="Times New Roman"/>
                <w:b/>
                <w:bCs/>
                <w:color w:val="000000"/>
                <w:sz w:val="20"/>
                <w:szCs w:val="20"/>
              </w:rPr>
            </w:pPr>
            <w:del w:id="43" w:author="Abhilasha Vaid" w:date="2016-06-17T16:21:00Z">
              <w:r w:rsidRPr="00CB2BC4" w:rsidDel="003107B9">
                <w:rPr>
                  <w:rFonts w:ascii="Calibri" w:eastAsia="Times New Roman" w:hAnsi="Calibri" w:cs="Times New Roman"/>
                  <w:b/>
                  <w:bCs/>
                  <w:color w:val="000000"/>
                  <w:sz w:val="20"/>
                  <w:szCs w:val="20"/>
                </w:rPr>
                <w:delText>2013</w:delText>
              </w:r>
            </w:del>
          </w:p>
        </w:tc>
        <w:tc>
          <w:tcPr>
            <w:tcW w:w="1780" w:type="dxa"/>
            <w:tcBorders>
              <w:top w:val="single" w:sz="8" w:space="0" w:color="auto"/>
              <w:left w:val="nil"/>
              <w:bottom w:val="nil"/>
              <w:right w:val="nil"/>
            </w:tcBorders>
            <w:shd w:val="clear" w:color="auto" w:fill="A9D5E7" w:themeFill="accent1" w:themeFillTint="66"/>
            <w:vAlign w:val="center"/>
            <w:hideMark/>
            <w:tcPrChange w:id="44" w:author="Abhilasha Vaid" w:date="2016-06-17T16:20:00Z">
              <w:tcPr>
                <w:tcW w:w="1780" w:type="dxa"/>
                <w:tcBorders>
                  <w:top w:val="single" w:sz="8" w:space="0" w:color="auto"/>
                  <w:left w:val="nil"/>
                  <w:bottom w:val="nil"/>
                  <w:right w:val="nil"/>
                </w:tcBorders>
                <w:shd w:val="clear" w:color="auto" w:fill="A9D5E7" w:themeFill="accent1" w:themeFillTint="66"/>
                <w:vAlign w:val="center"/>
                <w:hideMark/>
              </w:tcPr>
            </w:tcPrChange>
          </w:tcPr>
          <w:p w14:paraId="59458862" w14:textId="6BBD54B9" w:rsidR="00B468C9" w:rsidRPr="00CB2BC4" w:rsidDel="003107B9" w:rsidRDefault="00B468C9" w:rsidP="003107B9">
            <w:pPr>
              <w:spacing w:after="0" w:line="240" w:lineRule="auto"/>
              <w:jc w:val="center"/>
              <w:rPr>
                <w:del w:id="45" w:author="Abhilasha Vaid" w:date="2016-06-17T16:21:00Z"/>
                <w:rFonts w:ascii="Calibri" w:eastAsia="Times New Roman" w:hAnsi="Calibri" w:cs="Times New Roman"/>
                <w:b/>
                <w:bCs/>
                <w:color w:val="000000"/>
                <w:sz w:val="20"/>
                <w:szCs w:val="20"/>
              </w:rPr>
            </w:pPr>
            <w:del w:id="46" w:author="Abhilasha Vaid" w:date="2016-06-17T16:21:00Z">
              <w:r w:rsidRPr="00CB2BC4" w:rsidDel="003107B9">
                <w:rPr>
                  <w:rFonts w:ascii="Calibri" w:eastAsia="Times New Roman" w:hAnsi="Calibri" w:cs="Times New Roman"/>
                  <w:b/>
                  <w:bCs/>
                  <w:color w:val="000000"/>
                  <w:sz w:val="20"/>
                  <w:szCs w:val="20"/>
                </w:rPr>
                <w:delText>Niger 2010/11 Post-planting</w:delText>
              </w:r>
            </w:del>
          </w:p>
        </w:tc>
        <w:tc>
          <w:tcPr>
            <w:tcW w:w="1760" w:type="dxa"/>
            <w:tcBorders>
              <w:top w:val="single" w:sz="8" w:space="0" w:color="auto"/>
              <w:left w:val="nil"/>
              <w:bottom w:val="nil"/>
              <w:right w:val="nil"/>
            </w:tcBorders>
            <w:shd w:val="clear" w:color="auto" w:fill="A9D5E7" w:themeFill="accent1" w:themeFillTint="66"/>
            <w:vAlign w:val="center"/>
            <w:hideMark/>
            <w:tcPrChange w:id="47" w:author="Abhilasha Vaid" w:date="2016-06-17T16:20:00Z">
              <w:tcPr>
                <w:tcW w:w="1760" w:type="dxa"/>
                <w:tcBorders>
                  <w:top w:val="single" w:sz="8" w:space="0" w:color="auto"/>
                  <w:left w:val="nil"/>
                  <w:bottom w:val="nil"/>
                  <w:right w:val="nil"/>
                </w:tcBorders>
                <w:shd w:val="clear" w:color="auto" w:fill="A9D5E7" w:themeFill="accent1" w:themeFillTint="66"/>
                <w:vAlign w:val="center"/>
                <w:hideMark/>
              </w:tcPr>
            </w:tcPrChange>
          </w:tcPr>
          <w:p w14:paraId="5B8E06F2" w14:textId="0D7EE8B0" w:rsidR="00B468C9" w:rsidRPr="00CB2BC4" w:rsidDel="003107B9" w:rsidRDefault="00B468C9" w:rsidP="003107B9">
            <w:pPr>
              <w:spacing w:after="0" w:line="240" w:lineRule="auto"/>
              <w:jc w:val="center"/>
              <w:rPr>
                <w:del w:id="48" w:author="Abhilasha Vaid" w:date="2016-06-17T16:21:00Z"/>
                <w:rFonts w:ascii="Calibri" w:eastAsia="Times New Roman" w:hAnsi="Calibri" w:cs="Times New Roman"/>
                <w:b/>
                <w:bCs/>
                <w:color w:val="000000"/>
                <w:sz w:val="20"/>
                <w:szCs w:val="20"/>
              </w:rPr>
            </w:pPr>
            <w:del w:id="49" w:author="Abhilasha Vaid" w:date="2016-06-17T16:21:00Z">
              <w:r w:rsidRPr="00CB2BC4" w:rsidDel="003107B9">
                <w:rPr>
                  <w:rFonts w:ascii="Calibri" w:eastAsia="Times New Roman" w:hAnsi="Calibri" w:cs="Times New Roman"/>
                  <w:b/>
                  <w:bCs/>
                  <w:color w:val="000000"/>
                  <w:sz w:val="20"/>
                  <w:szCs w:val="20"/>
                </w:rPr>
                <w:delText>Nigeria 2012/13 Post-planting</w:delText>
              </w:r>
            </w:del>
          </w:p>
        </w:tc>
        <w:tc>
          <w:tcPr>
            <w:tcW w:w="1740" w:type="dxa"/>
            <w:tcBorders>
              <w:top w:val="single" w:sz="8" w:space="0" w:color="auto"/>
              <w:left w:val="nil"/>
              <w:bottom w:val="nil"/>
              <w:right w:val="nil"/>
            </w:tcBorders>
            <w:shd w:val="clear" w:color="auto" w:fill="A9D5E7" w:themeFill="accent1" w:themeFillTint="66"/>
            <w:vAlign w:val="center"/>
            <w:hideMark/>
            <w:tcPrChange w:id="50" w:author="Abhilasha Vaid" w:date="2016-06-17T16:20:00Z">
              <w:tcPr>
                <w:tcW w:w="1740" w:type="dxa"/>
                <w:tcBorders>
                  <w:top w:val="single" w:sz="8" w:space="0" w:color="auto"/>
                  <w:left w:val="nil"/>
                  <w:bottom w:val="nil"/>
                  <w:right w:val="nil"/>
                </w:tcBorders>
                <w:shd w:val="clear" w:color="auto" w:fill="A9D5E7" w:themeFill="accent1" w:themeFillTint="66"/>
                <w:vAlign w:val="center"/>
                <w:hideMark/>
              </w:tcPr>
            </w:tcPrChange>
          </w:tcPr>
          <w:p w14:paraId="72AD489A" w14:textId="58B15E09" w:rsidR="00B468C9" w:rsidRPr="00CB2BC4" w:rsidDel="003107B9" w:rsidRDefault="00B468C9" w:rsidP="003107B9">
            <w:pPr>
              <w:spacing w:after="0" w:line="240" w:lineRule="auto"/>
              <w:jc w:val="center"/>
              <w:rPr>
                <w:del w:id="51" w:author="Abhilasha Vaid" w:date="2016-06-17T16:21:00Z"/>
                <w:rFonts w:ascii="Calibri" w:eastAsia="Times New Roman" w:hAnsi="Calibri" w:cs="Times New Roman"/>
                <w:b/>
                <w:bCs/>
                <w:color w:val="000000"/>
                <w:sz w:val="20"/>
                <w:szCs w:val="20"/>
              </w:rPr>
            </w:pPr>
            <w:del w:id="52" w:author="Abhilasha Vaid" w:date="2016-06-17T16:21:00Z">
              <w:r w:rsidRPr="00CB2BC4" w:rsidDel="003107B9">
                <w:rPr>
                  <w:rFonts w:ascii="Calibri" w:eastAsia="Times New Roman" w:hAnsi="Calibri" w:cs="Times New Roman"/>
                  <w:b/>
                  <w:bCs/>
                  <w:color w:val="000000"/>
                  <w:sz w:val="20"/>
                  <w:szCs w:val="20"/>
                </w:rPr>
                <w:delText>Tanzania</w:delText>
              </w:r>
            </w:del>
          </w:p>
          <w:p w14:paraId="7CC74237" w14:textId="27715EA8" w:rsidR="00B468C9" w:rsidRPr="00CB2BC4" w:rsidDel="003107B9" w:rsidRDefault="00B468C9" w:rsidP="003107B9">
            <w:pPr>
              <w:spacing w:after="0" w:line="240" w:lineRule="auto"/>
              <w:jc w:val="center"/>
              <w:rPr>
                <w:del w:id="53" w:author="Abhilasha Vaid" w:date="2016-06-17T16:21:00Z"/>
                <w:rFonts w:ascii="Calibri" w:eastAsia="Times New Roman" w:hAnsi="Calibri" w:cs="Times New Roman"/>
                <w:b/>
                <w:bCs/>
                <w:color w:val="000000"/>
                <w:sz w:val="20"/>
                <w:szCs w:val="20"/>
              </w:rPr>
            </w:pPr>
            <w:del w:id="54" w:author="Abhilasha Vaid" w:date="2016-06-17T16:21:00Z">
              <w:r w:rsidRPr="00CB2BC4" w:rsidDel="003107B9">
                <w:rPr>
                  <w:rFonts w:ascii="Calibri" w:eastAsia="Times New Roman" w:hAnsi="Calibri" w:cs="Times New Roman"/>
                  <w:b/>
                  <w:bCs/>
                  <w:color w:val="000000"/>
                  <w:sz w:val="20"/>
                  <w:szCs w:val="20"/>
                </w:rPr>
                <w:delText>2014/15</w:delText>
              </w:r>
            </w:del>
          </w:p>
        </w:tc>
        <w:tc>
          <w:tcPr>
            <w:tcW w:w="1760" w:type="dxa"/>
            <w:tcBorders>
              <w:top w:val="single" w:sz="8" w:space="0" w:color="auto"/>
              <w:left w:val="nil"/>
              <w:bottom w:val="nil"/>
              <w:right w:val="nil"/>
            </w:tcBorders>
            <w:shd w:val="clear" w:color="auto" w:fill="A9D5E7" w:themeFill="accent1" w:themeFillTint="66"/>
            <w:vAlign w:val="center"/>
            <w:hideMark/>
            <w:tcPrChange w:id="55" w:author="Abhilasha Vaid" w:date="2016-06-17T16:20:00Z">
              <w:tcPr>
                <w:tcW w:w="1760" w:type="dxa"/>
                <w:tcBorders>
                  <w:top w:val="single" w:sz="8" w:space="0" w:color="auto"/>
                  <w:left w:val="nil"/>
                  <w:bottom w:val="nil"/>
                  <w:right w:val="nil"/>
                </w:tcBorders>
                <w:shd w:val="clear" w:color="auto" w:fill="A9D5E7" w:themeFill="accent1" w:themeFillTint="66"/>
                <w:vAlign w:val="center"/>
                <w:hideMark/>
              </w:tcPr>
            </w:tcPrChange>
          </w:tcPr>
          <w:p w14:paraId="03442501" w14:textId="43490F46" w:rsidR="00B468C9" w:rsidRPr="00CB2BC4" w:rsidDel="003107B9" w:rsidRDefault="00B468C9" w:rsidP="003107B9">
            <w:pPr>
              <w:spacing w:after="0" w:line="240" w:lineRule="auto"/>
              <w:jc w:val="center"/>
              <w:rPr>
                <w:del w:id="56" w:author="Abhilasha Vaid" w:date="2016-06-17T16:21:00Z"/>
                <w:rFonts w:ascii="Calibri" w:eastAsia="Times New Roman" w:hAnsi="Calibri" w:cs="Times New Roman"/>
                <w:b/>
                <w:bCs/>
                <w:color w:val="000000"/>
                <w:sz w:val="20"/>
                <w:szCs w:val="20"/>
              </w:rPr>
            </w:pPr>
            <w:del w:id="57" w:author="Abhilasha Vaid" w:date="2016-06-17T16:21:00Z">
              <w:r w:rsidRPr="00CB2BC4" w:rsidDel="003107B9">
                <w:rPr>
                  <w:rFonts w:ascii="Calibri" w:eastAsia="Times New Roman" w:hAnsi="Calibri" w:cs="Times New Roman"/>
                  <w:b/>
                  <w:bCs/>
                  <w:color w:val="000000"/>
                  <w:sz w:val="20"/>
                  <w:szCs w:val="20"/>
                </w:rPr>
                <w:delText>Uganda</w:delText>
              </w:r>
            </w:del>
          </w:p>
          <w:p w14:paraId="684C55ED" w14:textId="64DBCBC4" w:rsidR="00B468C9" w:rsidRPr="00CB2BC4" w:rsidDel="003107B9" w:rsidRDefault="00B468C9" w:rsidP="003107B9">
            <w:pPr>
              <w:spacing w:after="0" w:line="240" w:lineRule="auto"/>
              <w:jc w:val="center"/>
              <w:rPr>
                <w:del w:id="58" w:author="Abhilasha Vaid" w:date="2016-06-17T16:21:00Z"/>
                <w:rFonts w:ascii="Calibri" w:eastAsia="Times New Roman" w:hAnsi="Calibri" w:cs="Times New Roman"/>
                <w:b/>
                <w:bCs/>
                <w:color w:val="000000"/>
                <w:sz w:val="20"/>
                <w:szCs w:val="20"/>
              </w:rPr>
            </w:pPr>
            <w:del w:id="59" w:author="Abhilasha Vaid" w:date="2016-06-17T16:21:00Z">
              <w:r w:rsidRPr="00CB2BC4" w:rsidDel="003107B9">
                <w:rPr>
                  <w:rFonts w:ascii="Calibri" w:eastAsia="Times New Roman" w:hAnsi="Calibri" w:cs="Times New Roman"/>
                  <w:b/>
                  <w:bCs/>
                  <w:color w:val="000000"/>
                  <w:sz w:val="20"/>
                  <w:szCs w:val="20"/>
                </w:rPr>
                <w:delText>2011/12</w:delText>
              </w:r>
            </w:del>
          </w:p>
        </w:tc>
      </w:tr>
      <w:tr w:rsidR="00B468C9" w:rsidRPr="00CB2BC4" w:rsidDel="003107B9" w14:paraId="1757F23C" w14:textId="2F389194" w:rsidTr="003107B9">
        <w:trPr>
          <w:trHeight w:val="315"/>
          <w:del w:id="60" w:author="Abhilasha Vaid" w:date="2016-06-17T16:21:00Z"/>
          <w:trPrChange w:id="61" w:author="Abhilasha Vaid" w:date="2016-06-17T16:20:00Z">
            <w:trPr>
              <w:trHeight w:val="315"/>
            </w:trPr>
          </w:trPrChange>
        </w:trPr>
        <w:tc>
          <w:tcPr>
            <w:tcW w:w="2136" w:type="dxa"/>
            <w:vMerge w:val="restart"/>
            <w:tcBorders>
              <w:top w:val="single" w:sz="8" w:space="0" w:color="auto"/>
              <w:left w:val="nil"/>
              <w:bottom w:val="single" w:sz="8" w:space="0" w:color="000000"/>
              <w:right w:val="nil"/>
            </w:tcBorders>
            <w:shd w:val="clear" w:color="auto" w:fill="auto"/>
            <w:vAlign w:val="center"/>
            <w:hideMark/>
            <w:tcPrChange w:id="62" w:author="Abhilasha Vaid" w:date="2016-06-17T16:20:00Z">
              <w:tcPr>
                <w:tcW w:w="2136" w:type="dxa"/>
                <w:vMerge w:val="restart"/>
                <w:tcBorders>
                  <w:top w:val="single" w:sz="8" w:space="0" w:color="auto"/>
                  <w:left w:val="nil"/>
                  <w:bottom w:val="single" w:sz="8" w:space="0" w:color="000000"/>
                  <w:right w:val="nil"/>
                </w:tcBorders>
                <w:shd w:val="clear" w:color="auto" w:fill="auto"/>
                <w:vAlign w:val="center"/>
                <w:hideMark/>
              </w:tcPr>
            </w:tcPrChange>
          </w:tcPr>
          <w:p w14:paraId="571A5981" w14:textId="2AB693DD" w:rsidR="00B468C9" w:rsidRPr="00CB2BC4" w:rsidDel="003107B9" w:rsidRDefault="00B468C9" w:rsidP="003107B9">
            <w:pPr>
              <w:spacing w:after="0" w:line="240" w:lineRule="auto"/>
              <w:jc w:val="center"/>
              <w:rPr>
                <w:del w:id="63" w:author="Abhilasha Vaid" w:date="2016-06-17T16:21:00Z"/>
                <w:rFonts w:ascii="Calibri" w:eastAsia="Times New Roman" w:hAnsi="Calibri" w:cs="Times New Roman"/>
                <w:b/>
                <w:bCs/>
                <w:color w:val="000000"/>
                <w:sz w:val="20"/>
                <w:szCs w:val="20"/>
              </w:rPr>
            </w:pPr>
            <w:del w:id="64" w:author="Abhilasha Vaid" w:date="2016-06-17T16:21:00Z">
              <w:r w:rsidRPr="00CB2BC4" w:rsidDel="003107B9">
                <w:rPr>
                  <w:rFonts w:ascii="Calibri" w:eastAsia="Times New Roman" w:hAnsi="Calibri" w:cs="Times New Roman"/>
                  <w:b/>
                  <w:bCs/>
                  <w:color w:val="000000"/>
                  <w:sz w:val="20"/>
                  <w:szCs w:val="20"/>
                </w:rPr>
                <w:delText>Holding subdivision</w:delText>
              </w:r>
            </w:del>
          </w:p>
        </w:tc>
        <w:tc>
          <w:tcPr>
            <w:tcW w:w="1396" w:type="dxa"/>
            <w:tcBorders>
              <w:top w:val="nil"/>
              <w:left w:val="nil"/>
              <w:bottom w:val="nil"/>
              <w:right w:val="nil"/>
            </w:tcBorders>
            <w:shd w:val="clear" w:color="auto" w:fill="auto"/>
            <w:vAlign w:val="center"/>
            <w:hideMark/>
            <w:tcPrChange w:id="65" w:author="Abhilasha Vaid" w:date="2016-06-17T16:20:00Z">
              <w:tcPr>
                <w:tcW w:w="1396" w:type="dxa"/>
                <w:tcBorders>
                  <w:top w:val="nil"/>
                  <w:left w:val="nil"/>
                  <w:bottom w:val="nil"/>
                  <w:right w:val="nil"/>
                </w:tcBorders>
                <w:shd w:val="clear" w:color="auto" w:fill="auto"/>
                <w:vAlign w:val="center"/>
                <w:hideMark/>
              </w:tcPr>
            </w:tcPrChange>
          </w:tcPr>
          <w:p w14:paraId="28E8801C" w14:textId="39535B01" w:rsidR="00B468C9" w:rsidRPr="00CB2BC4" w:rsidDel="003107B9" w:rsidRDefault="00B468C9" w:rsidP="003107B9">
            <w:pPr>
              <w:spacing w:after="0" w:line="240" w:lineRule="auto"/>
              <w:jc w:val="center"/>
              <w:rPr>
                <w:del w:id="66" w:author="Abhilasha Vaid" w:date="2016-06-17T16:21:00Z"/>
                <w:rFonts w:ascii="Calibri" w:eastAsia="Times New Roman" w:hAnsi="Calibri" w:cs="Times New Roman"/>
                <w:color w:val="000000"/>
                <w:sz w:val="20"/>
                <w:szCs w:val="20"/>
              </w:rPr>
            </w:pPr>
            <w:del w:id="67" w:author="Abhilasha Vaid" w:date="2016-06-17T16:21:00Z">
              <w:r w:rsidRPr="00CB2BC4" w:rsidDel="003107B9">
                <w:rPr>
                  <w:rFonts w:ascii="Calibri" w:eastAsia="Times New Roman" w:hAnsi="Calibri" w:cs="Times New Roman"/>
                  <w:color w:val="000000"/>
                  <w:sz w:val="20"/>
                  <w:szCs w:val="20"/>
                </w:rPr>
                <w:delText>Largest unit</w:delText>
              </w:r>
            </w:del>
          </w:p>
        </w:tc>
        <w:tc>
          <w:tcPr>
            <w:tcW w:w="1760" w:type="dxa"/>
            <w:tcBorders>
              <w:top w:val="single" w:sz="8" w:space="0" w:color="auto"/>
              <w:left w:val="nil"/>
              <w:bottom w:val="nil"/>
              <w:right w:val="nil"/>
            </w:tcBorders>
            <w:shd w:val="clear" w:color="auto" w:fill="auto"/>
            <w:vAlign w:val="center"/>
            <w:hideMark/>
            <w:tcPrChange w:id="68" w:author="Abhilasha Vaid" w:date="2016-06-17T16:20:00Z">
              <w:tcPr>
                <w:tcW w:w="1760" w:type="dxa"/>
                <w:tcBorders>
                  <w:top w:val="single" w:sz="8" w:space="0" w:color="auto"/>
                  <w:left w:val="nil"/>
                  <w:bottom w:val="nil"/>
                  <w:right w:val="nil"/>
                </w:tcBorders>
                <w:shd w:val="clear" w:color="auto" w:fill="auto"/>
                <w:vAlign w:val="center"/>
                <w:hideMark/>
              </w:tcPr>
            </w:tcPrChange>
          </w:tcPr>
          <w:p w14:paraId="7A876844" w14:textId="4DD70769" w:rsidR="00B468C9" w:rsidRPr="00CB2BC4" w:rsidDel="003107B9" w:rsidRDefault="00B468C9" w:rsidP="003107B9">
            <w:pPr>
              <w:spacing w:after="0" w:line="240" w:lineRule="auto"/>
              <w:jc w:val="center"/>
              <w:rPr>
                <w:del w:id="69" w:author="Abhilasha Vaid" w:date="2016-06-17T16:21:00Z"/>
                <w:rFonts w:ascii="Calibri" w:eastAsia="Times New Roman" w:hAnsi="Calibri" w:cs="Times New Roman"/>
                <w:color w:val="000000"/>
                <w:sz w:val="20"/>
                <w:szCs w:val="20"/>
              </w:rPr>
            </w:pPr>
            <w:del w:id="70" w:author="Abhilasha Vaid" w:date="2016-06-17T16:21:00Z">
              <w:r w:rsidRPr="00CB2BC4" w:rsidDel="003107B9">
                <w:rPr>
                  <w:rFonts w:ascii="Calibri" w:eastAsia="Times New Roman" w:hAnsi="Calibri" w:cs="Times New Roman"/>
                  <w:color w:val="000000"/>
                  <w:sz w:val="20"/>
                  <w:szCs w:val="20"/>
                </w:rPr>
                <w:delText>Holder</w:delText>
              </w:r>
            </w:del>
          </w:p>
        </w:tc>
        <w:tc>
          <w:tcPr>
            <w:tcW w:w="1760" w:type="dxa"/>
            <w:tcBorders>
              <w:top w:val="single" w:sz="8" w:space="0" w:color="auto"/>
              <w:left w:val="nil"/>
              <w:bottom w:val="nil"/>
              <w:right w:val="nil"/>
            </w:tcBorders>
            <w:shd w:val="clear" w:color="auto" w:fill="auto"/>
            <w:vAlign w:val="center"/>
            <w:hideMark/>
            <w:tcPrChange w:id="71" w:author="Abhilasha Vaid" w:date="2016-06-17T16:20:00Z">
              <w:tcPr>
                <w:tcW w:w="1760" w:type="dxa"/>
                <w:tcBorders>
                  <w:top w:val="single" w:sz="8" w:space="0" w:color="auto"/>
                  <w:left w:val="nil"/>
                  <w:bottom w:val="nil"/>
                  <w:right w:val="nil"/>
                </w:tcBorders>
                <w:shd w:val="clear" w:color="auto" w:fill="auto"/>
                <w:vAlign w:val="center"/>
                <w:hideMark/>
              </w:tcPr>
            </w:tcPrChange>
          </w:tcPr>
          <w:p w14:paraId="37B7FE73" w14:textId="001C9288" w:rsidR="00B468C9" w:rsidRPr="00CB2BC4" w:rsidDel="003107B9" w:rsidRDefault="00B468C9" w:rsidP="003107B9">
            <w:pPr>
              <w:spacing w:after="0" w:line="240" w:lineRule="auto"/>
              <w:jc w:val="center"/>
              <w:rPr>
                <w:del w:id="72" w:author="Abhilasha Vaid" w:date="2016-06-17T16:21:00Z"/>
                <w:rFonts w:ascii="Calibri" w:eastAsia="Times New Roman" w:hAnsi="Calibri" w:cs="Times New Roman"/>
                <w:color w:val="000000"/>
                <w:sz w:val="20"/>
                <w:szCs w:val="20"/>
              </w:rPr>
            </w:pPr>
            <w:del w:id="73" w:author="Abhilasha Vaid" w:date="2016-06-17T16:21:00Z">
              <w:r w:rsidRPr="00CB2BC4" w:rsidDel="003107B9">
                <w:rPr>
                  <w:rFonts w:ascii="Calibri" w:eastAsia="Times New Roman" w:hAnsi="Calibri" w:cs="Times New Roman"/>
                  <w:color w:val="000000"/>
                  <w:sz w:val="20"/>
                  <w:szCs w:val="20"/>
                </w:rPr>
                <w:delText>Garden (</w:delText>
              </w:r>
              <w:r w:rsidRPr="00CB2BC4" w:rsidDel="003107B9">
                <w:rPr>
                  <w:rFonts w:ascii="Calibri" w:eastAsia="Times New Roman" w:hAnsi="Calibri" w:cs="Times New Roman"/>
                  <w:i/>
                  <w:iCs/>
                  <w:color w:val="000000"/>
                  <w:sz w:val="20"/>
                  <w:szCs w:val="20"/>
                </w:rPr>
                <w:delText>munda</w:delText>
              </w:r>
              <w:r w:rsidRPr="00CB2BC4" w:rsidDel="003107B9">
                <w:rPr>
                  <w:rFonts w:ascii="Calibri" w:eastAsia="Times New Roman" w:hAnsi="Calibri" w:cs="Times New Roman"/>
                  <w:color w:val="000000"/>
                  <w:sz w:val="20"/>
                  <w:szCs w:val="20"/>
                </w:rPr>
                <w:delText>)</w:delText>
              </w:r>
            </w:del>
          </w:p>
        </w:tc>
        <w:tc>
          <w:tcPr>
            <w:tcW w:w="1780" w:type="dxa"/>
            <w:tcBorders>
              <w:top w:val="single" w:sz="8" w:space="0" w:color="auto"/>
              <w:left w:val="nil"/>
              <w:bottom w:val="nil"/>
              <w:right w:val="nil"/>
            </w:tcBorders>
            <w:shd w:val="clear" w:color="auto" w:fill="auto"/>
            <w:vAlign w:val="center"/>
            <w:hideMark/>
            <w:tcPrChange w:id="74" w:author="Abhilasha Vaid" w:date="2016-06-17T16:20:00Z">
              <w:tcPr>
                <w:tcW w:w="1780" w:type="dxa"/>
                <w:tcBorders>
                  <w:top w:val="single" w:sz="8" w:space="0" w:color="auto"/>
                  <w:left w:val="nil"/>
                  <w:bottom w:val="nil"/>
                  <w:right w:val="nil"/>
                </w:tcBorders>
                <w:shd w:val="clear" w:color="auto" w:fill="auto"/>
                <w:vAlign w:val="center"/>
                <w:hideMark/>
              </w:tcPr>
            </w:tcPrChange>
          </w:tcPr>
          <w:p w14:paraId="28A96476" w14:textId="57C3C2A5" w:rsidR="00B468C9" w:rsidRPr="00CB2BC4" w:rsidDel="003107B9" w:rsidRDefault="00B468C9" w:rsidP="003107B9">
            <w:pPr>
              <w:spacing w:after="0" w:line="240" w:lineRule="auto"/>
              <w:jc w:val="center"/>
              <w:rPr>
                <w:del w:id="75" w:author="Abhilasha Vaid" w:date="2016-06-17T16:21:00Z"/>
                <w:rFonts w:ascii="Calibri" w:eastAsia="Times New Roman" w:hAnsi="Calibri" w:cs="Times New Roman"/>
                <w:color w:val="000000"/>
                <w:sz w:val="20"/>
                <w:szCs w:val="20"/>
              </w:rPr>
            </w:pPr>
            <w:del w:id="76" w:author="Abhilasha Vaid" w:date="2016-06-17T16:21:00Z">
              <w:r w:rsidRPr="00CB2BC4" w:rsidDel="003107B9">
                <w:rPr>
                  <w:rFonts w:ascii="Calibri" w:eastAsia="Times New Roman" w:hAnsi="Calibri" w:cs="Times New Roman"/>
                  <w:color w:val="000000"/>
                  <w:sz w:val="20"/>
                  <w:szCs w:val="20"/>
                </w:rPr>
                <w:delText>Field (</w:delText>
              </w:r>
              <w:r w:rsidRPr="00CB2BC4" w:rsidDel="003107B9">
                <w:rPr>
                  <w:rFonts w:ascii="Calibri" w:eastAsia="Times New Roman" w:hAnsi="Calibri" w:cs="Times New Roman"/>
                  <w:i/>
                  <w:iCs/>
                  <w:color w:val="000000"/>
                  <w:sz w:val="20"/>
                  <w:szCs w:val="20"/>
                </w:rPr>
                <w:delText>champ</w:delText>
              </w:r>
              <w:r w:rsidRPr="00CB2BC4" w:rsidDel="003107B9">
                <w:rPr>
                  <w:rFonts w:ascii="Calibri" w:eastAsia="Times New Roman" w:hAnsi="Calibri" w:cs="Times New Roman"/>
                  <w:color w:val="000000"/>
                  <w:sz w:val="20"/>
                  <w:szCs w:val="20"/>
                </w:rPr>
                <w:delText>)</w:delText>
              </w:r>
            </w:del>
          </w:p>
        </w:tc>
        <w:tc>
          <w:tcPr>
            <w:tcW w:w="1760" w:type="dxa"/>
            <w:tcBorders>
              <w:top w:val="single" w:sz="8" w:space="0" w:color="auto"/>
              <w:left w:val="nil"/>
              <w:bottom w:val="nil"/>
              <w:right w:val="nil"/>
            </w:tcBorders>
            <w:shd w:val="clear" w:color="auto" w:fill="auto"/>
            <w:vAlign w:val="center"/>
            <w:hideMark/>
            <w:tcPrChange w:id="77" w:author="Abhilasha Vaid" w:date="2016-06-17T16:20:00Z">
              <w:tcPr>
                <w:tcW w:w="1760" w:type="dxa"/>
                <w:tcBorders>
                  <w:top w:val="single" w:sz="8" w:space="0" w:color="auto"/>
                  <w:left w:val="nil"/>
                  <w:bottom w:val="nil"/>
                  <w:right w:val="nil"/>
                </w:tcBorders>
                <w:shd w:val="clear" w:color="auto" w:fill="auto"/>
                <w:vAlign w:val="center"/>
                <w:hideMark/>
              </w:tcPr>
            </w:tcPrChange>
          </w:tcPr>
          <w:p w14:paraId="057FBED0" w14:textId="0C0F1FEB" w:rsidR="00B468C9" w:rsidRPr="00CB2BC4" w:rsidDel="003107B9" w:rsidRDefault="00B468C9" w:rsidP="003107B9">
            <w:pPr>
              <w:spacing w:after="0" w:line="240" w:lineRule="auto"/>
              <w:jc w:val="center"/>
              <w:rPr>
                <w:del w:id="78" w:author="Abhilasha Vaid" w:date="2016-06-17T16:21:00Z"/>
                <w:rFonts w:ascii="Calibri" w:eastAsia="Times New Roman" w:hAnsi="Calibri" w:cs="Times New Roman"/>
                <w:color w:val="000000"/>
                <w:sz w:val="20"/>
                <w:szCs w:val="20"/>
              </w:rPr>
            </w:pPr>
            <w:del w:id="79" w:author="Abhilasha Vaid" w:date="2016-06-17T16:21:00Z">
              <w:r w:rsidRPr="00CB2BC4" w:rsidDel="003107B9">
                <w:rPr>
                  <w:rFonts w:ascii="Calibri" w:eastAsia="Times New Roman" w:hAnsi="Calibri" w:cs="Times New Roman"/>
                  <w:color w:val="000000"/>
                  <w:sz w:val="20"/>
                  <w:szCs w:val="20"/>
                </w:rPr>
                <w:delText>Plot</w:delText>
              </w:r>
            </w:del>
          </w:p>
        </w:tc>
        <w:tc>
          <w:tcPr>
            <w:tcW w:w="1740" w:type="dxa"/>
            <w:tcBorders>
              <w:top w:val="single" w:sz="8" w:space="0" w:color="auto"/>
              <w:left w:val="nil"/>
              <w:bottom w:val="nil"/>
              <w:right w:val="nil"/>
            </w:tcBorders>
            <w:shd w:val="clear" w:color="auto" w:fill="auto"/>
            <w:vAlign w:val="center"/>
            <w:hideMark/>
            <w:tcPrChange w:id="80" w:author="Abhilasha Vaid" w:date="2016-06-17T16:20:00Z">
              <w:tcPr>
                <w:tcW w:w="1740" w:type="dxa"/>
                <w:tcBorders>
                  <w:top w:val="single" w:sz="8" w:space="0" w:color="auto"/>
                  <w:left w:val="nil"/>
                  <w:bottom w:val="nil"/>
                  <w:right w:val="nil"/>
                </w:tcBorders>
                <w:shd w:val="clear" w:color="auto" w:fill="auto"/>
                <w:vAlign w:val="center"/>
                <w:hideMark/>
              </w:tcPr>
            </w:tcPrChange>
          </w:tcPr>
          <w:p w14:paraId="10C7F108" w14:textId="3B482408" w:rsidR="00B468C9" w:rsidRPr="00CB2BC4" w:rsidDel="003107B9" w:rsidRDefault="00B468C9" w:rsidP="003107B9">
            <w:pPr>
              <w:spacing w:after="0" w:line="240" w:lineRule="auto"/>
              <w:jc w:val="center"/>
              <w:rPr>
                <w:del w:id="81" w:author="Abhilasha Vaid" w:date="2016-06-17T16:21:00Z"/>
                <w:rFonts w:ascii="Calibri" w:eastAsia="Times New Roman" w:hAnsi="Calibri" w:cs="Times New Roman"/>
                <w:color w:val="000000"/>
                <w:sz w:val="20"/>
                <w:szCs w:val="20"/>
              </w:rPr>
            </w:pPr>
            <w:del w:id="82" w:author="Abhilasha Vaid" w:date="2016-06-17T16:21:00Z">
              <w:r w:rsidRPr="00CB2BC4" w:rsidDel="003107B9">
                <w:rPr>
                  <w:rFonts w:ascii="Calibri" w:eastAsia="Times New Roman" w:hAnsi="Calibri" w:cs="Times New Roman"/>
                  <w:color w:val="000000"/>
                  <w:sz w:val="20"/>
                  <w:szCs w:val="20"/>
                </w:rPr>
                <w:delText>Plot</w:delText>
              </w:r>
            </w:del>
          </w:p>
        </w:tc>
        <w:tc>
          <w:tcPr>
            <w:tcW w:w="1760" w:type="dxa"/>
            <w:tcBorders>
              <w:top w:val="single" w:sz="8" w:space="0" w:color="auto"/>
              <w:left w:val="nil"/>
              <w:bottom w:val="nil"/>
              <w:right w:val="nil"/>
            </w:tcBorders>
            <w:shd w:val="clear" w:color="auto" w:fill="auto"/>
            <w:vAlign w:val="center"/>
            <w:hideMark/>
            <w:tcPrChange w:id="83" w:author="Abhilasha Vaid" w:date="2016-06-17T16:20:00Z">
              <w:tcPr>
                <w:tcW w:w="1760" w:type="dxa"/>
                <w:tcBorders>
                  <w:top w:val="single" w:sz="8" w:space="0" w:color="auto"/>
                  <w:left w:val="nil"/>
                  <w:bottom w:val="nil"/>
                  <w:right w:val="nil"/>
                </w:tcBorders>
                <w:shd w:val="clear" w:color="auto" w:fill="auto"/>
                <w:vAlign w:val="center"/>
                <w:hideMark/>
              </w:tcPr>
            </w:tcPrChange>
          </w:tcPr>
          <w:p w14:paraId="61766D9C" w14:textId="599B2072" w:rsidR="00B468C9" w:rsidRPr="00CB2BC4" w:rsidDel="003107B9" w:rsidRDefault="00B468C9" w:rsidP="003107B9">
            <w:pPr>
              <w:spacing w:after="0" w:line="240" w:lineRule="auto"/>
              <w:jc w:val="center"/>
              <w:rPr>
                <w:del w:id="84" w:author="Abhilasha Vaid" w:date="2016-06-17T16:21:00Z"/>
                <w:rFonts w:ascii="Calibri" w:eastAsia="Times New Roman" w:hAnsi="Calibri" w:cs="Times New Roman"/>
                <w:color w:val="000000"/>
                <w:sz w:val="20"/>
                <w:szCs w:val="20"/>
              </w:rPr>
            </w:pPr>
            <w:del w:id="85" w:author="Abhilasha Vaid" w:date="2016-06-17T16:21:00Z">
              <w:r w:rsidRPr="00CB2BC4" w:rsidDel="003107B9">
                <w:rPr>
                  <w:rFonts w:ascii="Calibri" w:eastAsia="Times New Roman" w:hAnsi="Calibri" w:cs="Times New Roman"/>
                  <w:color w:val="000000"/>
                  <w:sz w:val="20"/>
                  <w:szCs w:val="20"/>
                </w:rPr>
                <w:delText>Parcel</w:delText>
              </w:r>
            </w:del>
          </w:p>
        </w:tc>
      </w:tr>
      <w:tr w:rsidR="00B468C9" w:rsidRPr="00CB2BC4" w:rsidDel="003107B9" w14:paraId="0A8FCE44" w14:textId="328843C3" w:rsidTr="003107B9">
        <w:trPr>
          <w:trHeight w:val="315"/>
          <w:del w:id="86" w:author="Abhilasha Vaid" w:date="2016-06-17T16:21:00Z"/>
          <w:trPrChange w:id="87" w:author="Abhilasha Vaid" w:date="2016-06-17T16:20:00Z">
            <w:trPr>
              <w:trHeight w:val="315"/>
            </w:trPr>
          </w:trPrChange>
        </w:trPr>
        <w:tc>
          <w:tcPr>
            <w:tcW w:w="2136" w:type="dxa"/>
            <w:vMerge/>
            <w:tcBorders>
              <w:top w:val="single" w:sz="8" w:space="0" w:color="auto"/>
              <w:left w:val="nil"/>
              <w:bottom w:val="single" w:sz="8" w:space="0" w:color="000000"/>
              <w:right w:val="nil"/>
            </w:tcBorders>
            <w:vAlign w:val="center"/>
            <w:hideMark/>
            <w:tcPrChange w:id="88" w:author="Abhilasha Vaid" w:date="2016-06-17T16:20:00Z">
              <w:tcPr>
                <w:tcW w:w="2136" w:type="dxa"/>
                <w:vMerge/>
                <w:tcBorders>
                  <w:top w:val="single" w:sz="8" w:space="0" w:color="auto"/>
                  <w:left w:val="nil"/>
                  <w:bottom w:val="single" w:sz="8" w:space="0" w:color="000000"/>
                  <w:right w:val="nil"/>
                </w:tcBorders>
                <w:vAlign w:val="center"/>
                <w:hideMark/>
              </w:tcPr>
            </w:tcPrChange>
          </w:tcPr>
          <w:p w14:paraId="23F4A53D" w14:textId="28359E47" w:rsidR="00B468C9" w:rsidRPr="00CB2BC4" w:rsidDel="003107B9" w:rsidRDefault="00B468C9" w:rsidP="003107B9">
            <w:pPr>
              <w:spacing w:after="0" w:line="240" w:lineRule="auto"/>
              <w:rPr>
                <w:del w:id="89" w:author="Abhilasha Vaid" w:date="2016-06-17T16:21:00Z"/>
                <w:rFonts w:ascii="Calibri" w:eastAsia="Times New Roman" w:hAnsi="Calibri" w:cs="Times New Roman"/>
                <w:b/>
                <w:bCs/>
                <w:color w:val="000000"/>
                <w:sz w:val="20"/>
                <w:szCs w:val="20"/>
              </w:rPr>
            </w:pPr>
          </w:p>
        </w:tc>
        <w:tc>
          <w:tcPr>
            <w:tcW w:w="1396" w:type="dxa"/>
            <w:tcBorders>
              <w:top w:val="nil"/>
              <w:left w:val="nil"/>
              <w:bottom w:val="nil"/>
              <w:right w:val="nil"/>
            </w:tcBorders>
            <w:shd w:val="clear" w:color="auto" w:fill="auto"/>
            <w:vAlign w:val="center"/>
            <w:hideMark/>
            <w:tcPrChange w:id="90" w:author="Abhilasha Vaid" w:date="2016-06-17T16:20:00Z">
              <w:tcPr>
                <w:tcW w:w="1396" w:type="dxa"/>
                <w:tcBorders>
                  <w:top w:val="nil"/>
                  <w:left w:val="nil"/>
                  <w:bottom w:val="nil"/>
                  <w:right w:val="nil"/>
                </w:tcBorders>
                <w:shd w:val="clear" w:color="auto" w:fill="auto"/>
                <w:vAlign w:val="center"/>
                <w:hideMark/>
              </w:tcPr>
            </w:tcPrChange>
          </w:tcPr>
          <w:p w14:paraId="7B73ECE6" w14:textId="2C05D685" w:rsidR="00B468C9" w:rsidRPr="00CB2BC4" w:rsidDel="003107B9" w:rsidRDefault="00B468C9" w:rsidP="003107B9">
            <w:pPr>
              <w:spacing w:after="0" w:line="240" w:lineRule="auto"/>
              <w:jc w:val="center"/>
              <w:rPr>
                <w:del w:id="91" w:author="Abhilasha Vaid" w:date="2016-06-17T16:21:00Z"/>
                <w:rFonts w:ascii="Calibri" w:eastAsia="Times New Roman" w:hAnsi="Calibri" w:cs="Times New Roman"/>
                <w:color w:val="000000"/>
                <w:sz w:val="20"/>
                <w:szCs w:val="20"/>
              </w:rPr>
            </w:pPr>
            <w:del w:id="92" w:author="Abhilasha Vaid" w:date="2016-06-17T16:21:00Z">
              <w:r w:rsidRPr="00CB2BC4" w:rsidDel="003107B9">
                <w:rPr>
                  <w:rFonts w:ascii="Calibri" w:eastAsia="Times New Roman" w:hAnsi="Calibri" w:cs="Times New Roman"/>
                  <w:color w:val="000000"/>
                  <w:sz w:val="20"/>
                  <w:szCs w:val="20"/>
                </w:rPr>
                <w:delText>Sub-unit 1</w:delText>
              </w:r>
            </w:del>
          </w:p>
        </w:tc>
        <w:tc>
          <w:tcPr>
            <w:tcW w:w="1760" w:type="dxa"/>
            <w:tcBorders>
              <w:top w:val="nil"/>
              <w:left w:val="nil"/>
              <w:bottom w:val="nil"/>
              <w:right w:val="nil"/>
            </w:tcBorders>
            <w:shd w:val="clear" w:color="auto" w:fill="auto"/>
            <w:vAlign w:val="center"/>
            <w:hideMark/>
            <w:tcPrChange w:id="93" w:author="Abhilasha Vaid" w:date="2016-06-17T16:20:00Z">
              <w:tcPr>
                <w:tcW w:w="1760" w:type="dxa"/>
                <w:tcBorders>
                  <w:top w:val="nil"/>
                  <w:left w:val="nil"/>
                  <w:bottom w:val="nil"/>
                  <w:right w:val="nil"/>
                </w:tcBorders>
                <w:shd w:val="clear" w:color="auto" w:fill="auto"/>
                <w:vAlign w:val="center"/>
                <w:hideMark/>
              </w:tcPr>
            </w:tcPrChange>
          </w:tcPr>
          <w:p w14:paraId="2954284B" w14:textId="77038627" w:rsidR="00B468C9" w:rsidRPr="00CB2BC4" w:rsidDel="003107B9" w:rsidRDefault="00B468C9" w:rsidP="003107B9">
            <w:pPr>
              <w:spacing w:after="0" w:line="240" w:lineRule="auto"/>
              <w:jc w:val="center"/>
              <w:rPr>
                <w:del w:id="94" w:author="Abhilasha Vaid" w:date="2016-06-17T16:21:00Z"/>
                <w:rFonts w:ascii="Calibri" w:eastAsia="Times New Roman" w:hAnsi="Calibri" w:cs="Times New Roman"/>
                <w:color w:val="000000"/>
                <w:sz w:val="20"/>
                <w:szCs w:val="20"/>
              </w:rPr>
            </w:pPr>
            <w:del w:id="95" w:author="Abhilasha Vaid" w:date="2016-06-17T16:21:00Z">
              <w:r w:rsidRPr="00CB2BC4" w:rsidDel="003107B9">
                <w:rPr>
                  <w:rFonts w:ascii="Calibri" w:eastAsia="Times New Roman" w:hAnsi="Calibri" w:cs="Times New Roman"/>
                  <w:color w:val="000000"/>
                  <w:sz w:val="20"/>
                  <w:szCs w:val="20"/>
                </w:rPr>
                <w:delText>Parcel</w:delText>
              </w:r>
            </w:del>
          </w:p>
        </w:tc>
        <w:tc>
          <w:tcPr>
            <w:tcW w:w="1760" w:type="dxa"/>
            <w:tcBorders>
              <w:top w:val="nil"/>
              <w:left w:val="nil"/>
              <w:bottom w:val="nil"/>
              <w:right w:val="nil"/>
            </w:tcBorders>
            <w:shd w:val="clear" w:color="auto" w:fill="auto"/>
            <w:vAlign w:val="center"/>
            <w:hideMark/>
            <w:tcPrChange w:id="96" w:author="Abhilasha Vaid" w:date="2016-06-17T16:20:00Z">
              <w:tcPr>
                <w:tcW w:w="1760" w:type="dxa"/>
                <w:tcBorders>
                  <w:top w:val="nil"/>
                  <w:left w:val="nil"/>
                  <w:bottom w:val="nil"/>
                  <w:right w:val="nil"/>
                </w:tcBorders>
                <w:shd w:val="clear" w:color="auto" w:fill="auto"/>
                <w:vAlign w:val="center"/>
                <w:hideMark/>
              </w:tcPr>
            </w:tcPrChange>
          </w:tcPr>
          <w:p w14:paraId="1C9A9F16" w14:textId="5D3E7E34" w:rsidR="00B468C9" w:rsidRPr="00CB2BC4" w:rsidDel="003107B9" w:rsidRDefault="00B468C9" w:rsidP="003107B9">
            <w:pPr>
              <w:spacing w:after="0" w:line="240" w:lineRule="auto"/>
              <w:jc w:val="center"/>
              <w:rPr>
                <w:del w:id="97" w:author="Abhilasha Vaid" w:date="2016-06-17T16:21:00Z"/>
                <w:rFonts w:ascii="Calibri" w:eastAsia="Times New Roman" w:hAnsi="Calibri" w:cs="Times New Roman"/>
                <w:color w:val="000000"/>
                <w:sz w:val="20"/>
                <w:szCs w:val="20"/>
              </w:rPr>
            </w:pPr>
            <w:del w:id="98" w:author="Abhilasha Vaid" w:date="2016-06-17T16:21:00Z">
              <w:r w:rsidRPr="00CB2BC4" w:rsidDel="003107B9">
                <w:rPr>
                  <w:rFonts w:ascii="Calibri" w:eastAsia="Times New Roman" w:hAnsi="Calibri" w:cs="Times New Roman"/>
                  <w:color w:val="000000"/>
                  <w:sz w:val="20"/>
                  <w:szCs w:val="20"/>
                </w:rPr>
                <w:delText>Plot</w:delText>
              </w:r>
            </w:del>
          </w:p>
        </w:tc>
        <w:tc>
          <w:tcPr>
            <w:tcW w:w="1780" w:type="dxa"/>
            <w:tcBorders>
              <w:top w:val="nil"/>
              <w:left w:val="nil"/>
              <w:bottom w:val="nil"/>
              <w:right w:val="nil"/>
            </w:tcBorders>
            <w:shd w:val="clear" w:color="auto" w:fill="auto"/>
            <w:vAlign w:val="center"/>
            <w:hideMark/>
            <w:tcPrChange w:id="99" w:author="Abhilasha Vaid" w:date="2016-06-17T16:20:00Z">
              <w:tcPr>
                <w:tcW w:w="1780" w:type="dxa"/>
                <w:tcBorders>
                  <w:top w:val="nil"/>
                  <w:left w:val="nil"/>
                  <w:bottom w:val="nil"/>
                  <w:right w:val="nil"/>
                </w:tcBorders>
                <w:shd w:val="clear" w:color="auto" w:fill="auto"/>
                <w:vAlign w:val="center"/>
                <w:hideMark/>
              </w:tcPr>
            </w:tcPrChange>
          </w:tcPr>
          <w:p w14:paraId="72D5E0A9" w14:textId="2ABBC123" w:rsidR="00B468C9" w:rsidRPr="00CB2BC4" w:rsidDel="003107B9" w:rsidRDefault="00B468C9" w:rsidP="003107B9">
            <w:pPr>
              <w:spacing w:after="0" w:line="240" w:lineRule="auto"/>
              <w:jc w:val="center"/>
              <w:rPr>
                <w:del w:id="100" w:author="Abhilasha Vaid" w:date="2016-06-17T16:21:00Z"/>
                <w:rFonts w:ascii="Calibri" w:eastAsia="Times New Roman" w:hAnsi="Calibri" w:cs="Times New Roman"/>
                <w:color w:val="000000"/>
                <w:sz w:val="20"/>
                <w:szCs w:val="20"/>
              </w:rPr>
            </w:pPr>
            <w:del w:id="101" w:author="Abhilasha Vaid" w:date="2016-06-17T16:21:00Z">
              <w:r w:rsidRPr="00CB2BC4" w:rsidDel="003107B9">
                <w:rPr>
                  <w:rFonts w:ascii="Calibri" w:eastAsia="Times New Roman" w:hAnsi="Calibri" w:cs="Times New Roman"/>
                  <w:color w:val="000000"/>
                  <w:sz w:val="20"/>
                  <w:szCs w:val="20"/>
                </w:rPr>
                <w:delText>Plot (</w:delText>
              </w:r>
              <w:r w:rsidRPr="00CB2BC4" w:rsidDel="003107B9">
                <w:rPr>
                  <w:rFonts w:ascii="Calibri" w:eastAsia="Times New Roman" w:hAnsi="Calibri" w:cs="Times New Roman"/>
                  <w:i/>
                  <w:iCs/>
                  <w:color w:val="000000"/>
                  <w:sz w:val="20"/>
                  <w:szCs w:val="20"/>
                </w:rPr>
                <w:delText>parcelle</w:delText>
              </w:r>
              <w:r w:rsidRPr="00CB2BC4" w:rsidDel="003107B9">
                <w:rPr>
                  <w:rFonts w:ascii="Calibri" w:eastAsia="Times New Roman" w:hAnsi="Calibri" w:cs="Times New Roman"/>
                  <w:color w:val="000000"/>
                  <w:sz w:val="20"/>
                  <w:szCs w:val="20"/>
                </w:rPr>
                <w:delText>)</w:delText>
              </w:r>
            </w:del>
          </w:p>
        </w:tc>
        <w:tc>
          <w:tcPr>
            <w:tcW w:w="1760" w:type="dxa"/>
            <w:tcBorders>
              <w:top w:val="nil"/>
              <w:left w:val="nil"/>
              <w:bottom w:val="nil"/>
              <w:right w:val="nil"/>
            </w:tcBorders>
            <w:shd w:val="clear" w:color="auto" w:fill="auto"/>
            <w:vAlign w:val="center"/>
            <w:hideMark/>
            <w:tcPrChange w:id="102" w:author="Abhilasha Vaid" w:date="2016-06-17T16:20:00Z">
              <w:tcPr>
                <w:tcW w:w="1760" w:type="dxa"/>
                <w:tcBorders>
                  <w:top w:val="nil"/>
                  <w:left w:val="nil"/>
                  <w:bottom w:val="nil"/>
                  <w:right w:val="nil"/>
                </w:tcBorders>
                <w:shd w:val="clear" w:color="auto" w:fill="auto"/>
                <w:vAlign w:val="center"/>
                <w:hideMark/>
              </w:tcPr>
            </w:tcPrChange>
          </w:tcPr>
          <w:p w14:paraId="1218B327" w14:textId="7FED2870" w:rsidR="00B468C9" w:rsidRPr="00CB2BC4" w:rsidDel="003107B9" w:rsidRDefault="00B468C9" w:rsidP="003107B9">
            <w:pPr>
              <w:spacing w:after="0" w:line="240" w:lineRule="auto"/>
              <w:jc w:val="center"/>
              <w:rPr>
                <w:del w:id="103" w:author="Abhilasha Vaid" w:date="2016-06-17T16:21:00Z"/>
                <w:rFonts w:ascii="Calibri" w:eastAsia="Times New Roman" w:hAnsi="Calibri" w:cs="Times New Roman"/>
                <w:color w:val="000000"/>
                <w:sz w:val="20"/>
                <w:szCs w:val="20"/>
              </w:rPr>
            </w:pPr>
            <w:del w:id="104" w:author="Abhilasha Vaid" w:date="2016-06-17T16:21:00Z">
              <w:r w:rsidRPr="00CB2BC4" w:rsidDel="003107B9">
                <w:rPr>
                  <w:rFonts w:ascii="Calibri" w:eastAsia="Times New Roman" w:hAnsi="Calibri" w:cs="Times New Roman"/>
                  <w:color w:val="000000"/>
                  <w:sz w:val="20"/>
                  <w:szCs w:val="20"/>
                </w:rPr>
                <w:delText>--</w:delText>
              </w:r>
            </w:del>
          </w:p>
        </w:tc>
        <w:tc>
          <w:tcPr>
            <w:tcW w:w="1740" w:type="dxa"/>
            <w:tcBorders>
              <w:top w:val="nil"/>
              <w:left w:val="nil"/>
              <w:bottom w:val="nil"/>
              <w:right w:val="nil"/>
            </w:tcBorders>
            <w:shd w:val="clear" w:color="auto" w:fill="auto"/>
            <w:vAlign w:val="center"/>
            <w:hideMark/>
            <w:tcPrChange w:id="105" w:author="Abhilasha Vaid" w:date="2016-06-17T16:20:00Z">
              <w:tcPr>
                <w:tcW w:w="1740" w:type="dxa"/>
                <w:tcBorders>
                  <w:top w:val="nil"/>
                  <w:left w:val="nil"/>
                  <w:bottom w:val="nil"/>
                  <w:right w:val="nil"/>
                </w:tcBorders>
                <w:shd w:val="clear" w:color="auto" w:fill="auto"/>
                <w:vAlign w:val="center"/>
                <w:hideMark/>
              </w:tcPr>
            </w:tcPrChange>
          </w:tcPr>
          <w:p w14:paraId="589D871B" w14:textId="483550E4" w:rsidR="00B468C9" w:rsidRPr="00CB2BC4" w:rsidDel="003107B9" w:rsidRDefault="00B468C9" w:rsidP="003107B9">
            <w:pPr>
              <w:spacing w:after="0" w:line="240" w:lineRule="auto"/>
              <w:jc w:val="center"/>
              <w:rPr>
                <w:del w:id="106" w:author="Abhilasha Vaid" w:date="2016-06-17T16:21:00Z"/>
                <w:rFonts w:ascii="Calibri" w:eastAsia="Times New Roman" w:hAnsi="Calibri" w:cs="Times New Roman"/>
                <w:color w:val="000000"/>
                <w:sz w:val="20"/>
                <w:szCs w:val="20"/>
              </w:rPr>
            </w:pPr>
            <w:del w:id="107" w:author="Abhilasha Vaid" w:date="2016-06-17T16:21:00Z">
              <w:r w:rsidRPr="00CB2BC4" w:rsidDel="003107B9">
                <w:rPr>
                  <w:rFonts w:ascii="Calibri" w:eastAsia="Times New Roman" w:hAnsi="Calibri" w:cs="Times New Roman"/>
                  <w:color w:val="000000"/>
                  <w:sz w:val="20"/>
                  <w:szCs w:val="20"/>
                </w:rPr>
                <w:delText>--</w:delText>
              </w:r>
            </w:del>
          </w:p>
        </w:tc>
        <w:tc>
          <w:tcPr>
            <w:tcW w:w="1760" w:type="dxa"/>
            <w:tcBorders>
              <w:top w:val="nil"/>
              <w:left w:val="nil"/>
              <w:bottom w:val="nil"/>
              <w:right w:val="nil"/>
            </w:tcBorders>
            <w:shd w:val="clear" w:color="auto" w:fill="auto"/>
            <w:vAlign w:val="center"/>
            <w:hideMark/>
            <w:tcPrChange w:id="108" w:author="Abhilasha Vaid" w:date="2016-06-17T16:20:00Z">
              <w:tcPr>
                <w:tcW w:w="1760" w:type="dxa"/>
                <w:tcBorders>
                  <w:top w:val="nil"/>
                  <w:left w:val="nil"/>
                  <w:bottom w:val="nil"/>
                  <w:right w:val="nil"/>
                </w:tcBorders>
                <w:shd w:val="clear" w:color="auto" w:fill="auto"/>
                <w:vAlign w:val="center"/>
                <w:hideMark/>
              </w:tcPr>
            </w:tcPrChange>
          </w:tcPr>
          <w:p w14:paraId="2E54E988" w14:textId="406D0C93" w:rsidR="00B468C9" w:rsidRPr="00CB2BC4" w:rsidDel="003107B9" w:rsidRDefault="00B468C9" w:rsidP="003107B9">
            <w:pPr>
              <w:spacing w:after="0" w:line="240" w:lineRule="auto"/>
              <w:jc w:val="center"/>
              <w:rPr>
                <w:del w:id="109" w:author="Abhilasha Vaid" w:date="2016-06-17T16:21:00Z"/>
                <w:rFonts w:ascii="Calibri" w:eastAsia="Times New Roman" w:hAnsi="Calibri" w:cs="Times New Roman"/>
                <w:color w:val="000000"/>
                <w:sz w:val="20"/>
                <w:szCs w:val="20"/>
              </w:rPr>
            </w:pPr>
            <w:del w:id="110" w:author="Abhilasha Vaid" w:date="2016-06-17T16:21:00Z">
              <w:r w:rsidRPr="00CB2BC4" w:rsidDel="003107B9">
                <w:rPr>
                  <w:rFonts w:ascii="Calibri" w:eastAsia="Times New Roman" w:hAnsi="Calibri" w:cs="Times New Roman"/>
                  <w:color w:val="000000"/>
                  <w:sz w:val="20"/>
                  <w:szCs w:val="20"/>
                </w:rPr>
                <w:delText>Plot</w:delText>
              </w:r>
            </w:del>
          </w:p>
        </w:tc>
      </w:tr>
      <w:tr w:rsidR="00B468C9" w:rsidRPr="00CB2BC4" w:rsidDel="003107B9" w14:paraId="3980D495" w14:textId="1543CC38" w:rsidTr="003107B9">
        <w:trPr>
          <w:trHeight w:val="330"/>
          <w:del w:id="111" w:author="Abhilasha Vaid" w:date="2016-06-17T16:21:00Z"/>
          <w:trPrChange w:id="112" w:author="Abhilasha Vaid" w:date="2016-06-17T16:20:00Z">
            <w:trPr>
              <w:trHeight w:val="330"/>
            </w:trPr>
          </w:trPrChange>
        </w:trPr>
        <w:tc>
          <w:tcPr>
            <w:tcW w:w="2136" w:type="dxa"/>
            <w:vMerge/>
            <w:tcBorders>
              <w:top w:val="single" w:sz="8" w:space="0" w:color="auto"/>
              <w:left w:val="nil"/>
              <w:bottom w:val="dotted" w:sz="4" w:space="0" w:color="auto"/>
              <w:right w:val="nil"/>
            </w:tcBorders>
            <w:vAlign w:val="center"/>
            <w:hideMark/>
            <w:tcPrChange w:id="113" w:author="Abhilasha Vaid" w:date="2016-06-17T16:20:00Z">
              <w:tcPr>
                <w:tcW w:w="2136" w:type="dxa"/>
                <w:vMerge/>
                <w:tcBorders>
                  <w:top w:val="single" w:sz="8" w:space="0" w:color="auto"/>
                  <w:left w:val="nil"/>
                  <w:bottom w:val="dotted" w:sz="4" w:space="0" w:color="auto"/>
                  <w:right w:val="nil"/>
                </w:tcBorders>
                <w:vAlign w:val="center"/>
                <w:hideMark/>
              </w:tcPr>
            </w:tcPrChange>
          </w:tcPr>
          <w:p w14:paraId="49E8C199" w14:textId="309C59F2" w:rsidR="00B468C9" w:rsidRPr="00CB2BC4" w:rsidDel="003107B9" w:rsidRDefault="00B468C9" w:rsidP="003107B9">
            <w:pPr>
              <w:spacing w:after="0" w:line="240" w:lineRule="auto"/>
              <w:rPr>
                <w:del w:id="114" w:author="Abhilasha Vaid" w:date="2016-06-17T16:21:00Z"/>
                <w:rFonts w:ascii="Calibri" w:eastAsia="Times New Roman" w:hAnsi="Calibri" w:cs="Times New Roman"/>
                <w:b/>
                <w:bCs/>
                <w:color w:val="000000"/>
                <w:sz w:val="20"/>
                <w:szCs w:val="20"/>
              </w:rPr>
            </w:pPr>
          </w:p>
        </w:tc>
        <w:tc>
          <w:tcPr>
            <w:tcW w:w="1396" w:type="dxa"/>
            <w:tcBorders>
              <w:top w:val="nil"/>
              <w:left w:val="nil"/>
              <w:bottom w:val="dotted" w:sz="4" w:space="0" w:color="auto"/>
              <w:right w:val="nil"/>
            </w:tcBorders>
            <w:shd w:val="clear" w:color="auto" w:fill="auto"/>
            <w:vAlign w:val="center"/>
            <w:hideMark/>
            <w:tcPrChange w:id="115" w:author="Abhilasha Vaid" w:date="2016-06-17T16:20:00Z">
              <w:tcPr>
                <w:tcW w:w="1396" w:type="dxa"/>
                <w:tcBorders>
                  <w:top w:val="nil"/>
                  <w:left w:val="nil"/>
                  <w:bottom w:val="dotted" w:sz="4" w:space="0" w:color="auto"/>
                  <w:right w:val="nil"/>
                </w:tcBorders>
                <w:shd w:val="clear" w:color="auto" w:fill="auto"/>
                <w:vAlign w:val="center"/>
                <w:hideMark/>
              </w:tcPr>
            </w:tcPrChange>
          </w:tcPr>
          <w:p w14:paraId="0157DB95" w14:textId="7933650A" w:rsidR="00B468C9" w:rsidRPr="00CB2BC4" w:rsidDel="003107B9" w:rsidRDefault="00B468C9" w:rsidP="003107B9">
            <w:pPr>
              <w:spacing w:after="0" w:line="240" w:lineRule="auto"/>
              <w:jc w:val="center"/>
              <w:rPr>
                <w:del w:id="116" w:author="Abhilasha Vaid" w:date="2016-06-17T16:21:00Z"/>
                <w:rFonts w:ascii="Calibri" w:eastAsia="Times New Roman" w:hAnsi="Calibri" w:cs="Times New Roman"/>
                <w:color w:val="000000"/>
                <w:sz w:val="20"/>
                <w:szCs w:val="20"/>
              </w:rPr>
            </w:pPr>
            <w:del w:id="117" w:author="Abhilasha Vaid" w:date="2016-06-17T16:21:00Z">
              <w:r w:rsidRPr="00CB2BC4" w:rsidDel="003107B9">
                <w:rPr>
                  <w:rFonts w:ascii="Calibri" w:eastAsia="Times New Roman" w:hAnsi="Calibri" w:cs="Times New Roman"/>
                  <w:color w:val="000000"/>
                  <w:sz w:val="20"/>
                  <w:szCs w:val="20"/>
                </w:rPr>
                <w:delText>Sub-unit 2</w:delText>
              </w:r>
            </w:del>
          </w:p>
        </w:tc>
        <w:tc>
          <w:tcPr>
            <w:tcW w:w="1760" w:type="dxa"/>
            <w:tcBorders>
              <w:top w:val="nil"/>
              <w:left w:val="nil"/>
              <w:bottom w:val="dotted" w:sz="4" w:space="0" w:color="auto"/>
              <w:right w:val="nil"/>
            </w:tcBorders>
            <w:shd w:val="clear" w:color="auto" w:fill="auto"/>
            <w:vAlign w:val="center"/>
            <w:hideMark/>
            <w:tcPrChange w:id="118" w:author="Abhilasha Vaid" w:date="2016-06-17T16:20:00Z">
              <w:tcPr>
                <w:tcW w:w="1760" w:type="dxa"/>
                <w:tcBorders>
                  <w:top w:val="nil"/>
                  <w:left w:val="nil"/>
                  <w:bottom w:val="dotted" w:sz="4" w:space="0" w:color="auto"/>
                  <w:right w:val="nil"/>
                </w:tcBorders>
                <w:shd w:val="clear" w:color="auto" w:fill="auto"/>
                <w:vAlign w:val="center"/>
                <w:hideMark/>
              </w:tcPr>
            </w:tcPrChange>
          </w:tcPr>
          <w:p w14:paraId="228FA42B" w14:textId="43B81F74" w:rsidR="00B468C9" w:rsidRPr="00CB2BC4" w:rsidDel="003107B9" w:rsidRDefault="00B468C9" w:rsidP="003107B9">
            <w:pPr>
              <w:spacing w:after="0" w:line="240" w:lineRule="auto"/>
              <w:jc w:val="center"/>
              <w:rPr>
                <w:del w:id="119" w:author="Abhilasha Vaid" w:date="2016-06-17T16:21:00Z"/>
                <w:rFonts w:ascii="Calibri" w:eastAsia="Times New Roman" w:hAnsi="Calibri" w:cs="Times New Roman"/>
                <w:color w:val="000000"/>
                <w:sz w:val="20"/>
                <w:szCs w:val="20"/>
              </w:rPr>
            </w:pPr>
            <w:del w:id="120" w:author="Abhilasha Vaid" w:date="2016-06-17T16:21:00Z">
              <w:r w:rsidRPr="00CB2BC4" w:rsidDel="003107B9">
                <w:rPr>
                  <w:rFonts w:ascii="Calibri" w:eastAsia="Times New Roman" w:hAnsi="Calibri" w:cs="Times New Roman"/>
                  <w:color w:val="000000"/>
                  <w:sz w:val="20"/>
                  <w:szCs w:val="20"/>
                </w:rPr>
                <w:delText>Field</w:delText>
              </w:r>
            </w:del>
          </w:p>
        </w:tc>
        <w:tc>
          <w:tcPr>
            <w:tcW w:w="1760" w:type="dxa"/>
            <w:tcBorders>
              <w:top w:val="nil"/>
              <w:left w:val="nil"/>
              <w:bottom w:val="dotted" w:sz="4" w:space="0" w:color="auto"/>
              <w:right w:val="nil"/>
            </w:tcBorders>
            <w:shd w:val="clear" w:color="auto" w:fill="auto"/>
            <w:vAlign w:val="center"/>
            <w:hideMark/>
            <w:tcPrChange w:id="121" w:author="Abhilasha Vaid" w:date="2016-06-17T16:20:00Z">
              <w:tcPr>
                <w:tcW w:w="1760" w:type="dxa"/>
                <w:tcBorders>
                  <w:top w:val="nil"/>
                  <w:left w:val="nil"/>
                  <w:bottom w:val="dotted" w:sz="4" w:space="0" w:color="auto"/>
                  <w:right w:val="nil"/>
                </w:tcBorders>
                <w:shd w:val="clear" w:color="auto" w:fill="auto"/>
                <w:vAlign w:val="center"/>
                <w:hideMark/>
              </w:tcPr>
            </w:tcPrChange>
          </w:tcPr>
          <w:p w14:paraId="7B99D292" w14:textId="099B717F" w:rsidR="00B468C9" w:rsidRPr="00CB2BC4" w:rsidDel="003107B9" w:rsidRDefault="00B468C9" w:rsidP="003107B9">
            <w:pPr>
              <w:spacing w:after="0" w:line="240" w:lineRule="auto"/>
              <w:jc w:val="center"/>
              <w:rPr>
                <w:del w:id="122" w:author="Abhilasha Vaid" w:date="2016-06-17T16:21:00Z"/>
                <w:rFonts w:ascii="Calibri" w:eastAsia="Times New Roman" w:hAnsi="Calibri" w:cs="Times New Roman"/>
                <w:color w:val="000000"/>
                <w:sz w:val="20"/>
                <w:szCs w:val="20"/>
              </w:rPr>
            </w:pPr>
            <w:del w:id="123" w:author="Abhilasha Vaid" w:date="2016-06-17T16:21:00Z">
              <w:r w:rsidRPr="00CB2BC4" w:rsidDel="003107B9">
                <w:rPr>
                  <w:rFonts w:ascii="Calibri" w:eastAsia="Times New Roman" w:hAnsi="Calibri" w:cs="Times New Roman"/>
                  <w:color w:val="000000"/>
                  <w:sz w:val="20"/>
                  <w:szCs w:val="20"/>
                </w:rPr>
                <w:delText>--</w:delText>
              </w:r>
            </w:del>
          </w:p>
        </w:tc>
        <w:tc>
          <w:tcPr>
            <w:tcW w:w="1780" w:type="dxa"/>
            <w:tcBorders>
              <w:top w:val="nil"/>
              <w:left w:val="nil"/>
              <w:bottom w:val="dotted" w:sz="4" w:space="0" w:color="auto"/>
              <w:right w:val="nil"/>
            </w:tcBorders>
            <w:shd w:val="clear" w:color="auto" w:fill="auto"/>
            <w:vAlign w:val="center"/>
            <w:hideMark/>
            <w:tcPrChange w:id="124" w:author="Abhilasha Vaid" w:date="2016-06-17T16:20:00Z">
              <w:tcPr>
                <w:tcW w:w="1780" w:type="dxa"/>
                <w:tcBorders>
                  <w:top w:val="nil"/>
                  <w:left w:val="nil"/>
                  <w:bottom w:val="dotted" w:sz="4" w:space="0" w:color="auto"/>
                  <w:right w:val="nil"/>
                </w:tcBorders>
                <w:shd w:val="clear" w:color="auto" w:fill="auto"/>
                <w:vAlign w:val="center"/>
                <w:hideMark/>
              </w:tcPr>
            </w:tcPrChange>
          </w:tcPr>
          <w:p w14:paraId="57302549" w14:textId="2B5DCC23" w:rsidR="00B468C9" w:rsidRPr="00CB2BC4" w:rsidDel="003107B9" w:rsidRDefault="00B468C9" w:rsidP="003107B9">
            <w:pPr>
              <w:spacing w:after="0" w:line="240" w:lineRule="auto"/>
              <w:jc w:val="center"/>
              <w:rPr>
                <w:del w:id="125" w:author="Abhilasha Vaid" w:date="2016-06-17T16:21:00Z"/>
                <w:rFonts w:ascii="Calibri" w:eastAsia="Times New Roman" w:hAnsi="Calibri" w:cs="Times New Roman"/>
                <w:color w:val="000000"/>
                <w:sz w:val="20"/>
                <w:szCs w:val="20"/>
              </w:rPr>
            </w:pPr>
            <w:del w:id="126" w:author="Abhilasha Vaid" w:date="2016-06-17T16:21:00Z">
              <w:r w:rsidRPr="00CB2BC4" w:rsidDel="003107B9">
                <w:rPr>
                  <w:rFonts w:ascii="Calibri" w:eastAsia="Times New Roman" w:hAnsi="Calibri" w:cs="Times New Roman"/>
                  <w:color w:val="000000"/>
                  <w:sz w:val="20"/>
                  <w:szCs w:val="20"/>
                </w:rPr>
                <w:delText>--</w:delText>
              </w:r>
            </w:del>
          </w:p>
        </w:tc>
        <w:tc>
          <w:tcPr>
            <w:tcW w:w="1760" w:type="dxa"/>
            <w:tcBorders>
              <w:top w:val="nil"/>
              <w:left w:val="nil"/>
              <w:bottom w:val="dotted" w:sz="4" w:space="0" w:color="auto"/>
              <w:right w:val="nil"/>
            </w:tcBorders>
            <w:shd w:val="clear" w:color="auto" w:fill="auto"/>
            <w:vAlign w:val="center"/>
            <w:hideMark/>
            <w:tcPrChange w:id="127" w:author="Abhilasha Vaid" w:date="2016-06-17T16:20:00Z">
              <w:tcPr>
                <w:tcW w:w="1760" w:type="dxa"/>
                <w:tcBorders>
                  <w:top w:val="nil"/>
                  <w:left w:val="nil"/>
                  <w:bottom w:val="dotted" w:sz="4" w:space="0" w:color="auto"/>
                  <w:right w:val="nil"/>
                </w:tcBorders>
                <w:shd w:val="clear" w:color="auto" w:fill="auto"/>
                <w:vAlign w:val="center"/>
                <w:hideMark/>
              </w:tcPr>
            </w:tcPrChange>
          </w:tcPr>
          <w:p w14:paraId="6D133583" w14:textId="486D1AA1" w:rsidR="00B468C9" w:rsidRPr="00CB2BC4" w:rsidDel="003107B9" w:rsidRDefault="00B468C9" w:rsidP="003107B9">
            <w:pPr>
              <w:spacing w:after="0" w:line="240" w:lineRule="auto"/>
              <w:jc w:val="center"/>
              <w:rPr>
                <w:del w:id="128" w:author="Abhilasha Vaid" w:date="2016-06-17T16:21:00Z"/>
                <w:rFonts w:ascii="Calibri" w:eastAsia="Times New Roman" w:hAnsi="Calibri" w:cs="Times New Roman"/>
                <w:color w:val="000000"/>
                <w:sz w:val="20"/>
                <w:szCs w:val="20"/>
              </w:rPr>
            </w:pPr>
            <w:del w:id="129" w:author="Abhilasha Vaid" w:date="2016-06-17T16:21:00Z">
              <w:r w:rsidRPr="00CB2BC4" w:rsidDel="003107B9">
                <w:rPr>
                  <w:rFonts w:ascii="Calibri" w:eastAsia="Times New Roman" w:hAnsi="Calibri" w:cs="Times New Roman"/>
                  <w:color w:val="000000"/>
                  <w:sz w:val="20"/>
                  <w:szCs w:val="20"/>
                </w:rPr>
                <w:delText>--</w:delText>
              </w:r>
            </w:del>
          </w:p>
        </w:tc>
        <w:tc>
          <w:tcPr>
            <w:tcW w:w="1740" w:type="dxa"/>
            <w:tcBorders>
              <w:top w:val="nil"/>
              <w:left w:val="nil"/>
              <w:bottom w:val="dotted" w:sz="4" w:space="0" w:color="auto"/>
              <w:right w:val="nil"/>
            </w:tcBorders>
            <w:shd w:val="clear" w:color="auto" w:fill="auto"/>
            <w:vAlign w:val="center"/>
            <w:hideMark/>
            <w:tcPrChange w:id="130" w:author="Abhilasha Vaid" w:date="2016-06-17T16:20:00Z">
              <w:tcPr>
                <w:tcW w:w="1740" w:type="dxa"/>
                <w:tcBorders>
                  <w:top w:val="nil"/>
                  <w:left w:val="nil"/>
                  <w:bottom w:val="dotted" w:sz="4" w:space="0" w:color="auto"/>
                  <w:right w:val="nil"/>
                </w:tcBorders>
                <w:shd w:val="clear" w:color="auto" w:fill="auto"/>
                <w:vAlign w:val="center"/>
                <w:hideMark/>
              </w:tcPr>
            </w:tcPrChange>
          </w:tcPr>
          <w:p w14:paraId="14F8D42F" w14:textId="1CA36A02" w:rsidR="00B468C9" w:rsidRPr="00CB2BC4" w:rsidDel="003107B9" w:rsidRDefault="00B468C9" w:rsidP="003107B9">
            <w:pPr>
              <w:spacing w:after="0" w:line="240" w:lineRule="auto"/>
              <w:jc w:val="center"/>
              <w:rPr>
                <w:del w:id="131" w:author="Abhilasha Vaid" w:date="2016-06-17T16:21:00Z"/>
                <w:rFonts w:ascii="Calibri" w:eastAsia="Times New Roman" w:hAnsi="Calibri" w:cs="Times New Roman"/>
                <w:color w:val="000000"/>
                <w:sz w:val="20"/>
                <w:szCs w:val="20"/>
              </w:rPr>
            </w:pPr>
            <w:del w:id="132" w:author="Abhilasha Vaid" w:date="2016-06-17T16:21:00Z">
              <w:r w:rsidRPr="00CB2BC4" w:rsidDel="003107B9">
                <w:rPr>
                  <w:rFonts w:ascii="Calibri" w:eastAsia="Times New Roman" w:hAnsi="Calibri" w:cs="Times New Roman"/>
                  <w:color w:val="000000"/>
                  <w:sz w:val="20"/>
                  <w:szCs w:val="20"/>
                </w:rPr>
                <w:delText>--</w:delText>
              </w:r>
            </w:del>
          </w:p>
        </w:tc>
        <w:tc>
          <w:tcPr>
            <w:tcW w:w="1760" w:type="dxa"/>
            <w:tcBorders>
              <w:top w:val="nil"/>
              <w:left w:val="nil"/>
              <w:bottom w:val="dotted" w:sz="4" w:space="0" w:color="auto"/>
              <w:right w:val="nil"/>
            </w:tcBorders>
            <w:shd w:val="clear" w:color="auto" w:fill="auto"/>
            <w:vAlign w:val="center"/>
            <w:hideMark/>
            <w:tcPrChange w:id="133" w:author="Abhilasha Vaid" w:date="2016-06-17T16:20:00Z">
              <w:tcPr>
                <w:tcW w:w="1760" w:type="dxa"/>
                <w:tcBorders>
                  <w:top w:val="nil"/>
                  <w:left w:val="nil"/>
                  <w:bottom w:val="dotted" w:sz="4" w:space="0" w:color="auto"/>
                  <w:right w:val="nil"/>
                </w:tcBorders>
                <w:shd w:val="clear" w:color="auto" w:fill="auto"/>
                <w:vAlign w:val="center"/>
                <w:hideMark/>
              </w:tcPr>
            </w:tcPrChange>
          </w:tcPr>
          <w:p w14:paraId="28F0D0A3" w14:textId="44268832" w:rsidR="00B468C9" w:rsidRPr="00CB2BC4" w:rsidDel="003107B9" w:rsidRDefault="00B468C9" w:rsidP="003107B9">
            <w:pPr>
              <w:spacing w:after="0" w:line="240" w:lineRule="auto"/>
              <w:jc w:val="center"/>
              <w:rPr>
                <w:del w:id="134" w:author="Abhilasha Vaid" w:date="2016-06-17T16:21:00Z"/>
                <w:rFonts w:ascii="Calibri" w:eastAsia="Times New Roman" w:hAnsi="Calibri" w:cs="Times New Roman"/>
                <w:color w:val="000000"/>
                <w:sz w:val="20"/>
                <w:szCs w:val="20"/>
              </w:rPr>
            </w:pPr>
            <w:del w:id="135" w:author="Abhilasha Vaid" w:date="2016-06-17T16:21:00Z">
              <w:r w:rsidRPr="00CB2BC4" w:rsidDel="003107B9">
                <w:rPr>
                  <w:rFonts w:ascii="Calibri" w:eastAsia="Times New Roman" w:hAnsi="Calibri" w:cs="Times New Roman"/>
                  <w:color w:val="000000"/>
                  <w:sz w:val="20"/>
                  <w:szCs w:val="20"/>
                </w:rPr>
                <w:delText>--</w:delText>
              </w:r>
            </w:del>
          </w:p>
        </w:tc>
      </w:tr>
      <w:tr w:rsidR="00B468C9" w:rsidRPr="00CB2BC4" w:rsidDel="003107B9" w14:paraId="550F3EF6" w14:textId="115B1E0A" w:rsidTr="003107B9">
        <w:trPr>
          <w:trHeight w:val="1555"/>
          <w:del w:id="136" w:author="Abhilasha Vaid" w:date="2016-06-17T16:21:00Z"/>
          <w:trPrChange w:id="137" w:author="Abhilasha Vaid" w:date="2016-06-17T16:20:00Z">
            <w:trPr>
              <w:trHeight w:val="1555"/>
            </w:trPr>
          </w:trPrChange>
        </w:trPr>
        <w:tc>
          <w:tcPr>
            <w:tcW w:w="2136" w:type="dxa"/>
            <w:vMerge w:val="restart"/>
            <w:tcBorders>
              <w:top w:val="dotted" w:sz="4" w:space="0" w:color="auto"/>
              <w:left w:val="nil"/>
              <w:bottom w:val="single" w:sz="8" w:space="0" w:color="000000"/>
              <w:right w:val="nil"/>
            </w:tcBorders>
            <w:shd w:val="clear" w:color="auto" w:fill="auto"/>
            <w:vAlign w:val="center"/>
            <w:hideMark/>
            <w:tcPrChange w:id="138" w:author="Abhilasha Vaid" w:date="2016-06-17T16:20:00Z">
              <w:tcPr>
                <w:tcW w:w="2136" w:type="dxa"/>
                <w:vMerge w:val="restart"/>
                <w:tcBorders>
                  <w:top w:val="dotted" w:sz="4" w:space="0" w:color="auto"/>
                  <w:left w:val="nil"/>
                  <w:bottom w:val="single" w:sz="8" w:space="0" w:color="000000"/>
                  <w:right w:val="nil"/>
                </w:tcBorders>
                <w:shd w:val="clear" w:color="auto" w:fill="auto"/>
                <w:vAlign w:val="center"/>
                <w:hideMark/>
              </w:tcPr>
            </w:tcPrChange>
          </w:tcPr>
          <w:p w14:paraId="1E682A07" w14:textId="095B76D7" w:rsidR="00B468C9" w:rsidRPr="00CB2BC4" w:rsidDel="003107B9" w:rsidRDefault="00B468C9" w:rsidP="003107B9">
            <w:pPr>
              <w:spacing w:after="0" w:line="240" w:lineRule="auto"/>
              <w:rPr>
                <w:del w:id="139" w:author="Abhilasha Vaid" w:date="2016-06-17T16:21:00Z"/>
                <w:rFonts w:ascii="Calibri" w:eastAsia="Times New Roman" w:hAnsi="Calibri" w:cs="Times New Roman"/>
                <w:b/>
                <w:bCs/>
                <w:color w:val="000000"/>
                <w:sz w:val="20"/>
                <w:szCs w:val="20"/>
              </w:rPr>
            </w:pPr>
            <w:del w:id="140" w:author="Abhilasha Vaid" w:date="2016-06-17T16:21:00Z">
              <w:r w:rsidRPr="00CB2BC4" w:rsidDel="003107B9">
                <w:rPr>
                  <w:rFonts w:ascii="Calibri" w:eastAsia="Times New Roman" w:hAnsi="Calibri" w:cs="Times New Roman"/>
                  <w:b/>
                  <w:bCs/>
                  <w:color w:val="000000"/>
                  <w:sz w:val="20"/>
                  <w:szCs w:val="20"/>
                </w:rPr>
                <w:delText>Levels at which data collection takes place, by land attribute</w:delText>
              </w:r>
            </w:del>
          </w:p>
        </w:tc>
        <w:tc>
          <w:tcPr>
            <w:tcW w:w="1396" w:type="dxa"/>
            <w:vMerge w:val="restart"/>
            <w:tcBorders>
              <w:top w:val="dotted" w:sz="4" w:space="0" w:color="auto"/>
              <w:left w:val="nil"/>
              <w:bottom w:val="single" w:sz="8" w:space="0" w:color="000000"/>
              <w:right w:val="nil"/>
            </w:tcBorders>
            <w:shd w:val="clear" w:color="auto" w:fill="auto"/>
            <w:vAlign w:val="center"/>
            <w:hideMark/>
            <w:tcPrChange w:id="141" w:author="Abhilasha Vaid" w:date="2016-06-17T16:20:00Z">
              <w:tcPr>
                <w:tcW w:w="1396" w:type="dxa"/>
                <w:vMerge w:val="restart"/>
                <w:tcBorders>
                  <w:top w:val="dotted" w:sz="4" w:space="0" w:color="auto"/>
                  <w:left w:val="nil"/>
                  <w:bottom w:val="single" w:sz="8" w:space="0" w:color="000000"/>
                  <w:right w:val="nil"/>
                </w:tcBorders>
                <w:shd w:val="clear" w:color="auto" w:fill="auto"/>
                <w:vAlign w:val="center"/>
                <w:hideMark/>
              </w:tcPr>
            </w:tcPrChange>
          </w:tcPr>
          <w:p w14:paraId="1D21167A" w14:textId="14EAD4AC" w:rsidR="00B468C9" w:rsidRPr="00CB2BC4" w:rsidDel="003107B9" w:rsidRDefault="00B468C9" w:rsidP="003107B9">
            <w:pPr>
              <w:spacing w:after="0" w:line="240" w:lineRule="auto"/>
              <w:jc w:val="center"/>
              <w:rPr>
                <w:del w:id="142" w:author="Abhilasha Vaid" w:date="2016-06-17T16:21:00Z"/>
                <w:rFonts w:ascii="Calibri" w:eastAsia="Times New Roman" w:hAnsi="Calibri" w:cs="Times New Roman"/>
                <w:color w:val="000000"/>
                <w:sz w:val="20"/>
                <w:szCs w:val="20"/>
              </w:rPr>
            </w:pPr>
            <w:del w:id="143" w:author="Abhilasha Vaid" w:date="2016-06-17T16:21:00Z">
              <w:r w:rsidRPr="00CB2BC4" w:rsidDel="003107B9">
                <w:rPr>
                  <w:rFonts w:ascii="Calibri" w:eastAsia="Times New Roman" w:hAnsi="Calibri" w:cs="Times New Roman"/>
                  <w:color w:val="000000"/>
                  <w:sz w:val="20"/>
                  <w:szCs w:val="20"/>
                </w:rPr>
                <w:delText>Acreage</w:delText>
              </w:r>
            </w:del>
          </w:p>
        </w:tc>
        <w:tc>
          <w:tcPr>
            <w:tcW w:w="1760" w:type="dxa"/>
            <w:vMerge w:val="restart"/>
            <w:tcBorders>
              <w:top w:val="dotted" w:sz="4" w:space="0" w:color="auto"/>
              <w:left w:val="nil"/>
              <w:bottom w:val="nil"/>
              <w:right w:val="nil"/>
            </w:tcBorders>
            <w:shd w:val="clear" w:color="auto" w:fill="auto"/>
            <w:vAlign w:val="center"/>
            <w:hideMark/>
            <w:tcPrChange w:id="144" w:author="Abhilasha Vaid" w:date="2016-06-17T16:20:00Z">
              <w:tcPr>
                <w:tcW w:w="1760" w:type="dxa"/>
                <w:vMerge w:val="restart"/>
                <w:tcBorders>
                  <w:top w:val="dotted" w:sz="4" w:space="0" w:color="auto"/>
                  <w:left w:val="nil"/>
                  <w:bottom w:val="nil"/>
                  <w:right w:val="nil"/>
                </w:tcBorders>
                <w:shd w:val="clear" w:color="auto" w:fill="auto"/>
                <w:vAlign w:val="center"/>
                <w:hideMark/>
              </w:tcPr>
            </w:tcPrChange>
          </w:tcPr>
          <w:p w14:paraId="1968082F" w14:textId="0FED97AA" w:rsidR="00B468C9" w:rsidRPr="00CB2BC4" w:rsidDel="003107B9" w:rsidRDefault="00B468C9" w:rsidP="003107B9">
            <w:pPr>
              <w:spacing w:after="0" w:line="240" w:lineRule="auto"/>
              <w:jc w:val="center"/>
              <w:rPr>
                <w:del w:id="145" w:author="Abhilasha Vaid" w:date="2016-06-17T16:21:00Z"/>
                <w:rFonts w:ascii="Calibri" w:eastAsia="Times New Roman" w:hAnsi="Calibri" w:cs="Times New Roman"/>
                <w:color w:val="000000"/>
                <w:sz w:val="20"/>
                <w:szCs w:val="20"/>
              </w:rPr>
            </w:pPr>
            <w:del w:id="146" w:author="Abhilasha Vaid" w:date="2016-06-17T16:21:00Z">
              <w:r w:rsidRPr="00CB2BC4" w:rsidDel="003107B9">
                <w:rPr>
                  <w:rFonts w:ascii="Calibri" w:eastAsia="Times New Roman" w:hAnsi="Calibri" w:cs="Times New Roman"/>
                  <w:color w:val="000000"/>
                  <w:sz w:val="20"/>
                  <w:szCs w:val="20"/>
                </w:rPr>
                <w:delText>Field</w:delText>
              </w:r>
            </w:del>
          </w:p>
          <w:p w14:paraId="470EBFF3" w14:textId="28E00BAF" w:rsidR="00B468C9" w:rsidRPr="00CB2BC4" w:rsidDel="003107B9" w:rsidRDefault="00B468C9" w:rsidP="003107B9">
            <w:pPr>
              <w:spacing w:after="0" w:line="240" w:lineRule="auto"/>
              <w:jc w:val="center"/>
              <w:rPr>
                <w:del w:id="147" w:author="Abhilasha Vaid" w:date="2016-06-17T16:21:00Z"/>
                <w:rFonts w:ascii="Calibri" w:eastAsia="Times New Roman" w:hAnsi="Calibri" w:cs="Times New Roman"/>
                <w:color w:val="000000"/>
                <w:sz w:val="20"/>
                <w:szCs w:val="20"/>
              </w:rPr>
            </w:pPr>
            <w:del w:id="148" w:author="Abhilasha Vaid" w:date="2016-06-17T16:21:00Z">
              <w:r w:rsidRPr="00CB2BC4" w:rsidDel="003107B9">
                <w:rPr>
                  <w:rFonts w:ascii="Calibri" w:eastAsia="Times New Roman" w:hAnsi="Calibri" w:cs="Times New Roman"/>
                  <w:color w:val="000000"/>
                  <w:sz w:val="20"/>
                  <w:szCs w:val="20"/>
                </w:rPr>
                <w:delText>(GPS and</w:delText>
              </w:r>
            </w:del>
          </w:p>
          <w:p w14:paraId="1BE6B50E" w14:textId="362CF185" w:rsidR="00B468C9" w:rsidRPr="00CB2BC4" w:rsidDel="003107B9" w:rsidRDefault="00B468C9" w:rsidP="003107B9">
            <w:pPr>
              <w:spacing w:after="0" w:line="240" w:lineRule="auto"/>
              <w:jc w:val="center"/>
              <w:rPr>
                <w:del w:id="149" w:author="Abhilasha Vaid" w:date="2016-06-17T16:21:00Z"/>
                <w:rFonts w:ascii="Calibri" w:eastAsia="Times New Roman" w:hAnsi="Calibri" w:cs="Times New Roman"/>
                <w:color w:val="000000"/>
                <w:sz w:val="20"/>
                <w:szCs w:val="20"/>
              </w:rPr>
            </w:pPr>
            <w:del w:id="150" w:author="Abhilasha Vaid" w:date="2016-06-17T16:21:00Z">
              <w:r w:rsidRPr="00CB2BC4" w:rsidDel="003107B9">
                <w:rPr>
                  <w:rFonts w:ascii="Calibri" w:eastAsia="Times New Roman" w:hAnsi="Calibri" w:cs="Times New Roman"/>
                  <w:color w:val="000000"/>
                  <w:sz w:val="20"/>
                  <w:szCs w:val="20"/>
                </w:rPr>
                <w:delText>self-reported)</w:delText>
              </w:r>
            </w:del>
          </w:p>
        </w:tc>
        <w:tc>
          <w:tcPr>
            <w:tcW w:w="1760" w:type="dxa"/>
            <w:vMerge w:val="restart"/>
            <w:tcBorders>
              <w:top w:val="dotted" w:sz="4" w:space="0" w:color="auto"/>
              <w:left w:val="nil"/>
              <w:bottom w:val="nil"/>
              <w:right w:val="nil"/>
            </w:tcBorders>
            <w:shd w:val="clear" w:color="auto" w:fill="auto"/>
            <w:vAlign w:val="center"/>
            <w:hideMark/>
            <w:tcPrChange w:id="151" w:author="Abhilasha Vaid" w:date="2016-06-17T16:20:00Z">
              <w:tcPr>
                <w:tcW w:w="1760" w:type="dxa"/>
                <w:vMerge w:val="restart"/>
                <w:tcBorders>
                  <w:top w:val="dotted" w:sz="4" w:space="0" w:color="auto"/>
                  <w:left w:val="nil"/>
                  <w:bottom w:val="nil"/>
                  <w:right w:val="nil"/>
                </w:tcBorders>
                <w:shd w:val="clear" w:color="auto" w:fill="auto"/>
                <w:vAlign w:val="center"/>
                <w:hideMark/>
              </w:tcPr>
            </w:tcPrChange>
          </w:tcPr>
          <w:p w14:paraId="7CBCA383" w14:textId="753A56F3" w:rsidR="00B468C9" w:rsidRPr="00CB2BC4" w:rsidDel="003107B9" w:rsidRDefault="00B468C9" w:rsidP="003107B9">
            <w:pPr>
              <w:spacing w:after="0" w:line="240" w:lineRule="auto"/>
              <w:rPr>
                <w:del w:id="152" w:author="Abhilasha Vaid" w:date="2016-06-17T16:21:00Z"/>
                <w:rFonts w:ascii="Calibri" w:eastAsia="Times New Roman" w:hAnsi="Calibri" w:cs="Times New Roman"/>
                <w:color w:val="000000"/>
                <w:sz w:val="20"/>
                <w:szCs w:val="20"/>
              </w:rPr>
            </w:pPr>
            <w:del w:id="153" w:author="Abhilasha Vaid" w:date="2016-06-17T16:21:00Z">
              <w:r w:rsidRPr="00CB2BC4" w:rsidDel="003107B9">
                <w:rPr>
                  <w:rFonts w:ascii="Calibri" w:eastAsia="Times New Roman" w:hAnsi="Calibri" w:cs="Times New Roman"/>
                  <w:color w:val="000000"/>
                  <w:sz w:val="20"/>
                  <w:szCs w:val="20"/>
                </w:rPr>
                <w:delText>Garden (GPS and self-reported);</w:delText>
              </w:r>
            </w:del>
          </w:p>
          <w:p w14:paraId="6BD9D917" w14:textId="5A26AE19" w:rsidR="00B468C9" w:rsidRPr="00CB2BC4" w:rsidDel="003107B9" w:rsidRDefault="00B468C9" w:rsidP="003107B9">
            <w:pPr>
              <w:spacing w:after="0" w:line="240" w:lineRule="auto"/>
              <w:rPr>
                <w:del w:id="154" w:author="Abhilasha Vaid" w:date="2016-06-17T16:21:00Z"/>
                <w:rFonts w:ascii="Calibri" w:eastAsia="Times New Roman" w:hAnsi="Calibri" w:cs="Times New Roman"/>
                <w:color w:val="000000"/>
                <w:sz w:val="20"/>
                <w:szCs w:val="20"/>
              </w:rPr>
            </w:pPr>
            <w:del w:id="155" w:author="Abhilasha Vaid" w:date="2016-06-17T16:21:00Z">
              <w:r w:rsidRPr="00CB2BC4" w:rsidDel="003107B9">
                <w:rPr>
                  <w:rFonts w:ascii="Calibri" w:eastAsia="Times New Roman" w:hAnsi="Calibri" w:cs="Times New Roman"/>
                  <w:color w:val="000000"/>
                  <w:sz w:val="20"/>
                  <w:szCs w:val="20"/>
                </w:rPr>
                <w:delText>Plot (GPS and self-reported) and, separately, crop (self-reported)</w:delText>
              </w:r>
            </w:del>
          </w:p>
        </w:tc>
        <w:tc>
          <w:tcPr>
            <w:tcW w:w="1780" w:type="dxa"/>
            <w:vMerge w:val="restart"/>
            <w:tcBorders>
              <w:top w:val="dotted" w:sz="4" w:space="0" w:color="auto"/>
              <w:left w:val="nil"/>
              <w:bottom w:val="single" w:sz="8" w:space="0" w:color="000000"/>
              <w:right w:val="nil"/>
            </w:tcBorders>
            <w:shd w:val="clear" w:color="auto" w:fill="auto"/>
            <w:vAlign w:val="center"/>
            <w:hideMark/>
            <w:tcPrChange w:id="156" w:author="Abhilasha Vaid" w:date="2016-06-17T16:20:00Z">
              <w:tcPr>
                <w:tcW w:w="1780" w:type="dxa"/>
                <w:vMerge w:val="restart"/>
                <w:tcBorders>
                  <w:top w:val="dotted" w:sz="4" w:space="0" w:color="auto"/>
                  <w:left w:val="nil"/>
                  <w:bottom w:val="single" w:sz="8" w:space="0" w:color="000000"/>
                  <w:right w:val="nil"/>
                </w:tcBorders>
                <w:shd w:val="clear" w:color="auto" w:fill="auto"/>
                <w:vAlign w:val="center"/>
                <w:hideMark/>
              </w:tcPr>
            </w:tcPrChange>
          </w:tcPr>
          <w:p w14:paraId="1F6A34FA" w14:textId="18F1DECF" w:rsidR="00B468C9" w:rsidRPr="00CB2BC4" w:rsidDel="003107B9" w:rsidRDefault="00B468C9" w:rsidP="003107B9">
            <w:pPr>
              <w:spacing w:after="0" w:line="240" w:lineRule="auto"/>
              <w:jc w:val="center"/>
              <w:rPr>
                <w:del w:id="157" w:author="Abhilasha Vaid" w:date="2016-06-17T16:21:00Z"/>
                <w:rFonts w:ascii="Calibri" w:eastAsia="Times New Roman" w:hAnsi="Calibri" w:cs="Times New Roman"/>
                <w:color w:val="000000"/>
                <w:sz w:val="20"/>
                <w:szCs w:val="20"/>
              </w:rPr>
            </w:pPr>
            <w:del w:id="158" w:author="Abhilasha Vaid" w:date="2016-06-17T16:21:00Z">
              <w:r w:rsidRPr="00CB2BC4" w:rsidDel="003107B9">
                <w:rPr>
                  <w:rFonts w:ascii="Calibri" w:eastAsia="Times New Roman" w:hAnsi="Calibri" w:cs="Times New Roman"/>
                  <w:color w:val="000000"/>
                  <w:sz w:val="20"/>
                  <w:szCs w:val="20"/>
                </w:rPr>
                <w:delText>Plot, and separately, crop</w:delText>
              </w:r>
            </w:del>
          </w:p>
        </w:tc>
        <w:tc>
          <w:tcPr>
            <w:tcW w:w="1760" w:type="dxa"/>
            <w:vMerge w:val="restart"/>
            <w:tcBorders>
              <w:top w:val="dotted" w:sz="4" w:space="0" w:color="auto"/>
              <w:left w:val="nil"/>
              <w:bottom w:val="nil"/>
              <w:right w:val="nil"/>
            </w:tcBorders>
            <w:shd w:val="clear" w:color="auto" w:fill="auto"/>
            <w:vAlign w:val="center"/>
            <w:hideMark/>
            <w:tcPrChange w:id="159" w:author="Abhilasha Vaid" w:date="2016-06-17T16:20:00Z">
              <w:tcPr>
                <w:tcW w:w="1760" w:type="dxa"/>
                <w:vMerge w:val="restart"/>
                <w:tcBorders>
                  <w:top w:val="dotted" w:sz="4" w:space="0" w:color="auto"/>
                  <w:left w:val="nil"/>
                  <w:bottom w:val="nil"/>
                  <w:right w:val="nil"/>
                </w:tcBorders>
                <w:shd w:val="clear" w:color="auto" w:fill="auto"/>
                <w:vAlign w:val="center"/>
                <w:hideMark/>
              </w:tcPr>
            </w:tcPrChange>
          </w:tcPr>
          <w:p w14:paraId="487F2AC5" w14:textId="11FD69FE" w:rsidR="00B468C9" w:rsidRPr="00CB2BC4" w:rsidDel="003107B9" w:rsidRDefault="00B468C9" w:rsidP="003107B9">
            <w:pPr>
              <w:spacing w:after="0" w:line="240" w:lineRule="auto"/>
              <w:rPr>
                <w:del w:id="160" w:author="Abhilasha Vaid" w:date="2016-06-17T16:21:00Z"/>
                <w:rFonts w:ascii="Calibri" w:eastAsia="Times New Roman" w:hAnsi="Calibri" w:cs="Times New Roman"/>
                <w:color w:val="000000"/>
                <w:sz w:val="20"/>
                <w:szCs w:val="20"/>
              </w:rPr>
            </w:pPr>
            <w:del w:id="161" w:author="Abhilasha Vaid" w:date="2016-06-17T16:21:00Z">
              <w:r w:rsidRPr="00CB2BC4" w:rsidDel="003107B9">
                <w:rPr>
                  <w:rFonts w:ascii="Calibri" w:eastAsia="Times New Roman" w:hAnsi="Calibri" w:cs="Times New Roman"/>
                  <w:color w:val="000000"/>
                  <w:sz w:val="20"/>
                  <w:szCs w:val="20"/>
                </w:rPr>
                <w:delText>Plot (GPS and self-reported)</w:delText>
              </w:r>
            </w:del>
          </w:p>
          <w:p w14:paraId="51989A23" w14:textId="14451133" w:rsidR="00B468C9" w:rsidRPr="00CB2BC4" w:rsidDel="003107B9" w:rsidRDefault="00B468C9" w:rsidP="003107B9">
            <w:pPr>
              <w:spacing w:after="0" w:line="240" w:lineRule="auto"/>
              <w:rPr>
                <w:del w:id="162" w:author="Abhilasha Vaid" w:date="2016-06-17T16:21:00Z"/>
                <w:rFonts w:ascii="Calibri" w:eastAsia="Times New Roman" w:hAnsi="Calibri" w:cs="Times New Roman"/>
                <w:color w:val="000000"/>
                <w:sz w:val="20"/>
                <w:szCs w:val="20"/>
              </w:rPr>
            </w:pPr>
            <w:del w:id="163" w:author="Abhilasha Vaid" w:date="2016-06-17T16:21:00Z">
              <w:r w:rsidRPr="00CB2BC4" w:rsidDel="003107B9">
                <w:rPr>
                  <w:rFonts w:ascii="Calibri" w:eastAsia="Times New Roman" w:hAnsi="Calibri" w:cs="Times New Roman"/>
                  <w:color w:val="000000"/>
                  <w:sz w:val="20"/>
                  <w:szCs w:val="20"/>
                </w:rPr>
                <w:delText>and, separately, crop (self-reported)</w:delText>
              </w:r>
            </w:del>
          </w:p>
        </w:tc>
        <w:tc>
          <w:tcPr>
            <w:tcW w:w="1740" w:type="dxa"/>
            <w:tcBorders>
              <w:top w:val="dotted" w:sz="4" w:space="0" w:color="auto"/>
              <w:left w:val="nil"/>
              <w:bottom w:val="dotted" w:sz="4" w:space="0" w:color="auto"/>
              <w:right w:val="nil"/>
            </w:tcBorders>
            <w:shd w:val="clear" w:color="auto" w:fill="auto"/>
            <w:vAlign w:val="center"/>
            <w:hideMark/>
            <w:tcPrChange w:id="164" w:author="Abhilasha Vaid" w:date="2016-06-17T16:20:00Z">
              <w:tcPr>
                <w:tcW w:w="1740" w:type="dxa"/>
                <w:tcBorders>
                  <w:top w:val="dotted" w:sz="4" w:space="0" w:color="auto"/>
                  <w:left w:val="nil"/>
                  <w:bottom w:val="dotted" w:sz="4" w:space="0" w:color="auto"/>
                  <w:right w:val="nil"/>
                </w:tcBorders>
                <w:shd w:val="clear" w:color="auto" w:fill="auto"/>
                <w:vAlign w:val="center"/>
                <w:hideMark/>
              </w:tcPr>
            </w:tcPrChange>
          </w:tcPr>
          <w:p w14:paraId="665E10FF" w14:textId="38B18B99" w:rsidR="00B468C9" w:rsidRPr="00CB2BC4" w:rsidDel="003107B9" w:rsidRDefault="00B468C9" w:rsidP="003107B9">
            <w:pPr>
              <w:spacing w:after="0" w:line="240" w:lineRule="auto"/>
              <w:jc w:val="center"/>
              <w:rPr>
                <w:del w:id="165" w:author="Abhilasha Vaid" w:date="2016-06-17T16:21:00Z"/>
                <w:rFonts w:ascii="Calibri" w:eastAsia="Times New Roman" w:hAnsi="Calibri" w:cs="Times New Roman"/>
                <w:color w:val="000000"/>
                <w:sz w:val="20"/>
                <w:szCs w:val="20"/>
              </w:rPr>
            </w:pPr>
            <w:del w:id="166" w:author="Abhilasha Vaid" w:date="2016-06-17T16:21:00Z">
              <w:r w:rsidRPr="00CB2BC4" w:rsidDel="003107B9">
                <w:rPr>
                  <w:rFonts w:ascii="Calibri" w:eastAsia="Times New Roman" w:hAnsi="Calibri" w:cs="Times New Roman"/>
                  <w:color w:val="000000"/>
                  <w:sz w:val="20"/>
                  <w:szCs w:val="20"/>
                </w:rPr>
                <w:delText>Plot (GPS and self-reported);</w:delText>
              </w:r>
            </w:del>
          </w:p>
        </w:tc>
        <w:tc>
          <w:tcPr>
            <w:tcW w:w="1760" w:type="dxa"/>
            <w:tcBorders>
              <w:top w:val="dotted" w:sz="4" w:space="0" w:color="auto"/>
              <w:left w:val="nil"/>
              <w:bottom w:val="dotted" w:sz="4" w:space="0" w:color="auto"/>
              <w:right w:val="nil"/>
            </w:tcBorders>
            <w:shd w:val="clear" w:color="auto" w:fill="auto"/>
            <w:vAlign w:val="center"/>
            <w:hideMark/>
            <w:tcPrChange w:id="167" w:author="Abhilasha Vaid" w:date="2016-06-17T16:20:00Z">
              <w:tcPr>
                <w:tcW w:w="1760" w:type="dxa"/>
                <w:tcBorders>
                  <w:top w:val="dotted" w:sz="4" w:space="0" w:color="auto"/>
                  <w:left w:val="nil"/>
                  <w:bottom w:val="dotted" w:sz="4" w:space="0" w:color="auto"/>
                  <w:right w:val="nil"/>
                </w:tcBorders>
                <w:shd w:val="clear" w:color="auto" w:fill="auto"/>
                <w:vAlign w:val="center"/>
                <w:hideMark/>
              </w:tcPr>
            </w:tcPrChange>
          </w:tcPr>
          <w:p w14:paraId="41BEF023" w14:textId="0E453DA8" w:rsidR="00B468C9" w:rsidRPr="00CB2BC4" w:rsidDel="003107B9" w:rsidRDefault="00B468C9" w:rsidP="003107B9">
            <w:pPr>
              <w:spacing w:after="0" w:line="240" w:lineRule="auto"/>
              <w:jc w:val="center"/>
              <w:rPr>
                <w:del w:id="168" w:author="Abhilasha Vaid" w:date="2016-06-17T16:21:00Z"/>
                <w:rFonts w:ascii="Calibri" w:eastAsia="Times New Roman" w:hAnsi="Calibri" w:cs="Times New Roman"/>
                <w:color w:val="000000"/>
                <w:sz w:val="20"/>
                <w:szCs w:val="20"/>
              </w:rPr>
            </w:pPr>
            <w:del w:id="169" w:author="Abhilasha Vaid" w:date="2016-06-17T16:21:00Z">
              <w:r w:rsidRPr="00CB2BC4" w:rsidDel="003107B9">
                <w:rPr>
                  <w:rFonts w:ascii="Calibri" w:eastAsia="Times New Roman" w:hAnsi="Calibri" w:cs="Times New Roman"/>
                  <w:color w:val="000000"/>
                  <w:sz w:val="20"/>
                  <w:szCs w:val="20"/>
                </w:rPr>
                <w:delText>Parcel (GPS and self-reported) and separately, plot (area planted) (self-reported);</w:delText>
              </w:r>
            </w:del>
          </w:p>
        </w:tc>
      </w:tr>
      <w:tr w:rsidR="00B468C9" w:rsidRPr="00CB2BC4" w:rsidDel="003107B9" w14:paraId="04161150" w14:textId="0DA2C393" w:rsidTr="003107B9">
        <w:trPr>
          <w:trHeight w:val="525"/>
          <w:del w:id="170" w:author="Abhilasha Vaid" w:date="2016-06-17T16:21:00Z"/>
          <w:trPrChange w:id="171" w:author="Abhilasha Vaid" w:date="2016-06-17T16:20:00Z">
            <w:trPr>
              <w:trHeight w:val="525"/>
            </w:trPr>
          </w:trPrChange>
        </w:trPr>
        <w:tc>
          <w:tcPr>
            <w:tcW w:w="2136" w:type="dxa"/>
            <w:vMerge/>
            <w:tcBorders>
              <w:top w:val="nil"/>
              <w:left w:val="nil"/>
              <w:bottom w:val="single" w:sz="8" w:space="0" w:color="000000"/>
              <w:right w:val="nil"/>
            </w:tcBorders>
            <w:vAlign w:val="center"/>
            <w:hideMark/>
            <w:tcPrChange w:id="172" w:author="Abhilasha Vaid" w:date="2016-06-17T16:20:00Z">
              <w:tcPr>
                <w:tcW w:w="2136" w:type="dxa"/>
                <w:vMerge/>
                <w:tcBorders>
                  <w:top w:val="nil"/>
                  <w:left w:val="nil"/>
                  <w:bottom w:val="single" w:sz="8" w:space="0" w:color="000000"/>
                  <w:right w:val="nil"/>
                </w:tcBorders>
                <w:vAlign w:val="center"/>
                <w:hideMark/>
              </w:tcPr>
            </w:tcPrChange>
          </w:tcPr>
          <w:p w14:paraId="44EF51D0" w14:textId="6F9C2E76" w:rsidR="00B468C9" w:rsidRPr="00CB2BC4" w:rsidDel="003107B9" w:rsidRDefault="00B468C9" w:rsidP="003107B9">
            <w:pPr>
              <w:spacing w:after="0" w:line="240" w:lineRule="auto"/>
              <w:rPr>
                <w:del w:id="173" w:author="Abhilasha Vaid" w:date="2016-06-17T16:21:00Z"/>
                <w:rFonts w:ascii="Calibri" w:eastAsia="Times New Roman" w:hAnsi="Calibri" w:cs="Times New Roman"/>
                <w:b/>
                <w:bCs/>
                <w:color w:val="000000"/>
                <w:sz w:val="20"/>
                <w:szCs w:val="20"/>
              </w:rPr>
            </w:pPr>
          </w:p>
        </w:tc>
        <w:tc>
          <w:tcPr>
            <w:tcW w:w="1396" w:type="dxa"/>
            <w:vMerge/>
            <w:tcBorders>
              <w:top w:val="nil"/>
              <w:left w:val="nil"/>
              <w:bottom w:val="dotted" w:sz="4" w:space="0" w:color="auto"/>
              <w:right w:val="nil"/>
            </w:tcBorders>
            <w:vAlign w:val="center"/>
            <w:hideMark/>
            <w:tcPrChange w:id="174" w:author="Abhilasha Vaid" w:date="2016-06-17T16:20:00Z">
              <w:tcPr>
                <w:tcW w:w="1396" w:type="dxa"/>
                <w:vMerge/>
                <w:tcBorders>
                  <w:top w:val="nil"/>
                  <w:left w:val="nil"/>
                  <w:bottom w:val="dotted" w:sz="4" w:space="0" w:color="auto"/>
                  <w:right w:val="nil"/>
                </w:tcBorders>
                <w:vAlign w:val="center"/>
                <w:hideMark/>
              </w:tcPr>
            </w:tcPrChange>
          </w:tcPr>
          <w:p w14:paraId="2C22685D" w14:textId="55AF53FC" w:rsidR="00B468C9" w:rsidRPr="00CB2BC4" w:rsidDel="003107B9" w:rsidRDefault="00B468C9" w:rsidP="003107B9">
            <w:pPr>
              <w:spacing w:after="0" w:line="240" w:lineRule="auto"/>
              <w:rPr>
                <w:del w:id="175" w:author="Abhilasha Vaid" w:date="2016-06-17T16:21:00Z"/>
                <w:rFonts w:ascii="Calibri" w:eastAsia="Times New Roman" w:hAnsi="Calibri" w:cs="Times New Roman"/>
                <w:color w:val="000000"/>
                <w:sz w:val="20"/>
                <w:szCs w:val="20"/>
              </w:rPr>
            </w:pPr>
          </w:p>
        </w:tc>
        <w:tc>
          <w:tcPr>
            <w:tcW w:w="1760" w:type="dxa"/>
            <w:vMerge/>
            <w:tcBorders>
              <w:left w:val="nil"/>
              <w:bottom w:val="dotted" w:sz="4" w:space="0" w:color="auto"/>
              <w:right w:val="nil"/>
            </w:tcBorders>
            <w:shd w:val="clear" w:color="auto" w:fill="auto"/>
            <w:vAlign w:val="center"/>
            <w:hideMark/>
            <w:tcPrChange w:id="176" w:author="Abhilasha Vaid" w:date="2016-06-17T16:20:00Z">
              <w:tcPr>
                <w:tcW w:w="1760" w:type="dxa"/>
                <w:vMerge/>
                <w:tcBorders>
                  <w:left w:val="nil"/>
                  <w:bottom w:val="dotted" w:sz="4" w:space="0" w:color="auto"/>
                  <w:right w:val="nil"/>
                </w:tcBorders>
                <w:shd w:val="clear" w:color="auto" w:fill="auto"/>
                <w:vAlign w:val="center"/>
                <w:hideMark/>
              </w:tcPr>
            </w:tcPrChange>
          </w:tcPr>
          <w:p w14:paraId="3F0A7C6B" w14:textId="4235D2C6" w:rsidR="00B468C9" w:rsidRPr="00CB2BC4" w:rsidDel="003107B9" w:rsidRDefault="00B468C9" w:rsidP="003107B9">
            <w:pPr>
              <w:spacing w:after="0" w:line="240" w:lineRule="auto"/>
              <w:jc w:val="center"/>
              <w:rPr>
                <w:del w:id="177" w:author="Abhilasha Vaid" w:date="2016-06-17T16:21:00Z"/>
                <w:rFonts w:ascii="Calibri" w:eastAsia="Times New Roman" w:hAnsi="Calibri" w:cs="Times New Roman"/>
                <w:color w:val="000000"/>
                <w:sz w:val="20"/>
                <w:szCs w:val="20"/>
              </w:rPr>
            </w:pPr>
          </w:p>
        </w:tc>
        <w:tc>
          <w:tcPr>
            <w:tcW w:w="1760" w:type="dxa"/>
            <w:vMerge/>
            <w:tcBorders>
              <w:left w:val="nil"/>
              <w:bottom w:val="dotted" w:sz="4" w:space="0" w:color="auto"/>
              <w:right w:val="nil"/>
            </w:tcBorders>
            <w:shd w:val="clear" w:color="auto" w:fill="auto"/>
            <w:vAlign w:val="center"/>
            <w:hideMark/>
            <w:tcPrChange w:id="178" w:author="Abhilasha Vaid" w:date="2016-06-17T16:20:00Z">
              <w:tcPr>
                <w:tcW w:w="1760" w:type="dxa"/>
                <w:vMerge/>
                <w:tcBorders>
                  <w:left w:val="nil"/>
                  <w:bottom w:val="dotted" w:sz="4" w:space="0" w:color="auto"/>
                  <w:right w:val="nil"/>
                </w:tcBorders>
                <w:shd w:val="clear" w:color="auto" w:fill="auto"/>
                <w:vAlign w:val="center"/>
                <w:hideMark/>
              </w:tcPr>
            </w:tcPrChange>
          </w:tcPr>
          <w:p w14:paraId="1053FD66" w14:textId="25E3C2CF" w:rsidR="00B468C9" w:rsidRPr="00CB2BC4" w:rsidDel="003107B9" w:rsidRDefault="00B468C9" w:rsidP="003107B9">
            <w:pPr>
              <w:spacing w:after="0" w:line="240" w:lineRule="auto"/>
              <w:jc w:val="center"/>
              <w:rPr>
                <w:del w:id="179" w:author="Abhilasha Vaid" w:date="2016-06-17T16:21:00Z"/>
                <w:rFonts w:ascii="Calibri" w:eastAsia="Times New Roman" w:hAnsi="Calibri" w:cs="Times New Roman"/>
                <w:color w:val="000000"/>
                <w:sz w:val="24"/>
                <w:szCs w:val="24"/>
              </w:rPr>
            </w:pPr>
          </w:p>
        </w:tc>
        <w:tc>
          <w:tcPr>
            <w:tcW w:w="1780" w:type="dxa"/>
            <w:vMerge/>
            <w:tcBorders>
              <w:top w:val="nil"/>
              <w:left w:val="nil"/>
              <w:bottom w:val="dotted" w:sz="4" w:space="0" w:color="auto"/>
              <w:right w:val="nil"/>
            </w:tcBorders>
            <w:vAlign w:val="center"/>
            <w:hideMark/>
            <w:tcPrChange w:id="180" w:author="Abhilasha Vaid" w:date="2016-06-17T16:20:00Z">
              <w:tcPr>
                <w:tcW w:w="1780" w:type="dxa"/>
                <w:vMerge/>
                <w:tcBorders>
                  <w:top w:val="nil"/>
                  <w:left w:val="nil"/>
                  <w:bottom w:val="dotted" w:sz="4" w:space="0" w:color="auto"/>
                  <w:right w:val="nil"/>
                </w:tcBorders>
                <w:vAlign w:val="center"/>
                <w:hideMark/>
              </w:tcPr>
            </w:tcPrChange>
          </w:tcPr>
          <w:p w14:paraId="012CF472" w14:textId="2DB5409D" w:rsidR="00B468C9" w:rsidRPr="00CB2BC4" w:rsidDel="003107B9" w:rsidRDefault="00B468C9" w:rsidP="003107B9">
            <w:pPr>
              <w:spacing w:after="0" w:line="240" w:lineRule="auto"/>
              <w:jc w:val="center"/>
              <w:rPr>
                <w:del w:id="181" w:author="Abhilasha Vaid" w:date="2016-06-17T16:21:00Z"/>
                <w:rFonts w:ascii="Calibri" w:eastAsia="Times New Roman" w:hAnsi="Calibri" w:cs="Times New Roman"/>
                <w:color w:val="000000"/>
                <w:sz w:val="20"/>
                <w:szCs w:val="20"/>
              </w:rPr>
            </w:pPr>
          </w:p>
        </w:tc>
        <w:tc>
          <w:tcPr>
            <w:tcW w:w="1760" w:type="dxa"/>
            <w:vMerge/>
            <w:tcBorders>
              <w:left w:val="nil"/>
              <w:bottom w:val="dotted" w:sz="4" w:space="0" w:color="auto"/>
              <w:right w:val="nil"/>
            </w:tcBorders>
            <w:shd w:val="clear" w:color="auto" w:fill="auto"/>
            <w:vAlign w:val="center"/>
            <w:hideMark/>
            <w:tcPrChange w:id="182" w:author="Abhilasha Vaid" w:date="2016-06-17T16:20:00Z">
              <w:tcPr>
                <w:tcW w:w="1760" w:type="dxa"/>
                <w:vMerge/>
                <w:tcBorders>
                  <w:left w:val="nil"/>
                  <w:bottom w:val="dotted" w:sz="4" w:space="0" w:color="auto"/>
                  <w:right w:val="nil"/>
                </w:tcBorders>
                <w:shd w:val="clear" w:color="auto" w:fill="auto"/>
                <w:vAlign w:val="center"/>
                <w:hideMark/>
              </w:tcPr>
            </w:tcPrChange>
          </w:tcPr>
          <w:p w14:paraId="34AA6A58" w14:textId="1D7C9078" w:rsidR="00B468C9" w:rsidRPr="00CB2BC4" w:rsidDel="003107B9" w:rsidRDefault="00B468C9" w:rsidP="003107B9">
            <w:pPr>
              <w:spacing w:after="0" w:line="240" w:lineRule="auto"/>
              <w:jc w:val="center"/>
              <w:rPr>
                <w:del w:id="183" w:author="Abhilasha Vaid" w:date="2016-06-17T16:21:00Z"/>
                <w:rFonts w:ascii="Calibri" w:eastAsia="Times New Roman" w:hAnsi="Calibri" w:cs="Times New Roman"/>
                <w:color w:val="000000"/>
                <w:sz w:val="24"/>
                <w:szCs w:val="24"/>
              </w:rPr>
            </w:pPr>
          </w:p>
        </w:tc>
        <w:tc>
          <w:tcPr>
            <w:tcW w:w="1740" w:type="dxa"/>
            <w:tcBorders>
              <w:top w:val="dotted" w:sz="4" w:space="0" w:color="auto"/>
              <w:left w:val="nil"/>
              <w:bottom w:val="dotted" w:sz="4" w:space="0" w:color="auto"/>
              <w:right w:val="nil"/>
            </w:tcBorders>
            <w:shd w:val="clear" w:color="auto" w:fill="auto"/>
            <w:vAlign w:val="center"/>
            <w:hideMark/>
            <w:tcPrChange w:id="184" w:author="Abhilasha Vaid" w:date="2016-06-17T16:20:00Z">
              <w:tcPr>
                <w:tcW w:w="1740" w:type="dxa"/>
                <w:tcBorders>
                  <w:top w:val="dotted" w:sz="4" w:space="0" w:color="auto"/>
                  <w:left w:val="nil"/>
                  <w:bottom w:val="dotted" w:sz="4" w:space="0" w:color="auto"/>
                  <w:right w:val="nil"/>
                </w:tcBorders>
                <w:shd w:val="clear" w:color="auto" w:fill="auto"/>
                <w:vAlign w:val="center"/>
                <w:hideMark/>
              </w:tcPr>
            </w:tcPrChange>
          </w:tcPr>
          <w:p w14:paraId="08BE7CE7" w14:textId="4EBEFF5E" w:rsidR="00B468C9" w:rsidRPr="00CB2BC4" w:rsidDel="003107B9" w:rsidRDefault="00B468C9" w:rsidP="003107B9">
            <w:pPr>
              <w:spacing w:after="0" w:line="240" w:lineRule="auto"/>
              <w:jc w:val="center"/>
              <w:rPr>
                <w:del w:id="185" w:author="Abhilasha Vaid" w:date="2016-06-17T16:21:00Z"/>
                <w:rFonts w:ascii="Calibri" w:eastAsia="Times New Roman" w:hAnsi="Calibri" w:cs="Times New Roman"/>
                <w:color w:val="000000"/>
                <w:sz w:val="20"/>
                <w:szCs w:val="20"/>
              </w:rPr>
            </w:pPr>
            <w:del w:id="186" w:author="Abhilasha Vaid" w:date="2016-06-17T16:21:00Z">
              <w:r w:rsidRPr="00CB2BC4" w:rsidDel="003107B9">
                <w:rPr>
                  <w:rFonts w:ascii="Calibri" w:eastAsia="Times New Roman" w:hAnsi="Calibri" w:cs="Times New Roman"/>
                  <w:color w:val="000000"/>
                  <w:sz w:val="20"/>
                  <w:szCs w:val="20"/>
                </w:rPr>
                <w:delText>Crop as fraction of plot</w:delText>
              </w:r>
            </w:del>
          </w:p>
        </w:tc>
        <w:tc>
          <w:tcPr>
            <w:tcW w:w="1760" w:type="dxa"/>
            <w:tcBorders>
              <w:top w:val="dotted" w:sz="4" w:space="0" w:color="auto"/>
              <w:left w:val="nil"/>
              <w:bottom w:val="dotted" w:sz="4" w:space="0" w:color="auto"/>
              <w:right w:val="nil"/>
            </w:tcBorders>
            <w:shd w:val="clear" w:color="auto" w:fill="auto"/>
            <w:vAlign w:val="center"/>
            <w:hideMark/>
            <w:tcPrChange w:id="187" w:author="Abhilasha Vaid" w:date="2016-06-17T16:20:00Z">
              <w:tcPr>
                <w:tcW w:w="1760" w:type="dxa"/>
                <w:tcBorders>
                  <w:top w:val="dotted" w:sz="4" w:space="0" w:color="auto"/>
                  <w:left w:val="nil"/>
                  <w:bottom w:val="dotted" w:sz="4" w:space="0" w:color="auto"/>
                  <w:right w:val="nil"/>
                </w:tcBorders>
                <w:shd w:val="clear" w:color="auto" w:fill="auto"/>
                <w:vAlign w:val="center"/>
                <w:hideMark/>
              </w:tcPr>
            </w:tcPrChange>
          </w:tcPr>
          <w:p w14:paraId="0ECA5B1D" w14:textId="1057A6B2" w:rsidR="00B468C9" w:rsidRPr="00CB2BC4" w:rsidDel="003107B9" w:rsidRDefault="00B468C9" w:rsidP="003107B9">
            <w:pPr>
              <w:spacing w:after="0" w:line="240" w:lineRule="auto"/>
              <w:jc w:val="center"/>
              <w:rPr>
                <w:del w:id="188" w:author="Abhilasha Vaid" w:date="2016-06-17T16:21:00Z"/>
                <w:rFonts w:ascii="Calibri" w:eastAsia="Times New Roman" w:hAnsi="Calibri" w:cs="Times New Roman"/>
                <w:color w:val="000000"/>
                <w:sz w:val="20"/>
                <w:szCs w:val="20"/>
              </w:rPr>
            </w:pPr>
            <w:del w:id="189" w:author="Abhilasha Vaid" w:date="2016-06-17T16:21:00Z">
              <w:r w:rsidRPr="00CB2BC4" w:rsidDel="003107B9">
                <w:rPr>
                  <w:rFonts w:ascii="Calibri" w:eastAsia="Times New Roman" w:hAnsi="Calibri" w:cs="Times New Roman"/>
                  <w:color w:val="000000"/>
                  <w:sz w:val="20"/>
                  <w:szCs w:val="20"/>
                </w:rPr>
                <w:delText>Crop as fraction of plot if intercropped</w:delText>
              </w:r>
            </w:del>
          </w:p>
        </w:tc>
      </w:tr>
      <w:tr w:rsidR="00B468C9" w:rsidRPr="00CB2BC4" w:rsidDel="003107B9" w14:paraId="4219FD7F" w14:textId="28D9B209" w:rsidTr="003107B9">
        <w:trPr>
          <w:trHeight w:val="525"/>
          <w:del w:id="190" w:author="Abhilasha Vaid" w:date="2016-06-17T16:21:00Z"/>
          <w:trPrChange w:id="191" w:author="Abhilasha Vaid" w:date="2016-06-17T16:20:00Z">
            <w:trPr>
              <w:trHeight w:val="525"/>
            </w:trPr>
          </w:trPrChange>
        </w:trPr>
        <w:tc>
          <w:tcPr>
            <w:tcW w:w="2136" w:type="dxa"/>
            <w:vMerge/>
            <w:tcBorders>
              <w:top w:val="nil"/>
              <w:left w:val="nil"/>
              <w:bottom w:val="dotted" w:sz="4" w:space="0" w:color="auto"/>
              <w:right w:val="nil"/>
            </w:tcBorders>
            <w:vAlign w:val="center"/>
            <w:hideMark/>
            <w:tcPrChange w:id="192" w:author="Abhilasha Vaid" w:date="2016-06-17T16:20:00Z">
              <w:tcPr>
                <w:tcW w:w="2136" w:type="dxa"/>
                <w:vMerge/>
                <w:tcBorders>
                  <w:top w:val="nil"/>
                  <w:left w:val="nil"/>
                  <w:bottom w:val="dotted" w:sz="4" w:space="0" w:color="auto"/>
                  <w:right w:val="nil"/>
                </w:tcBorders>
                <w:vAlign w:val="center"/>
                <w:hideMark/>
              </w:tcPr>
            </w:tcPrChange>
          </w:tcPr>
          <w:p w14:paraId="5DA2D482" w14:textId="383587C3" w:rsidR="00B468C9" w:rsidRPr="00CB2BC4" w:rsidDel="003107B9" w:rsidRDefault="00B468C9" w:rsidP="003107B9">
            <w:pPr>
              <w:spacing w:after="0" w:line="240" w:lineRule="auto"/>
              <w:rPr>
                <w:del w:id="193" w:author="Abhilasha Vaid" w:date="2016-06-17T16:21:00Z"/>
                <w:rFonts w:ascii="Calibri" w:eastAsia="Times New Roman" w:hAnsi="Calibri" w:cs="Times New Roman"/>
                <w:b/>
                <w:bCs/>
                <w:color w:val="000000"/>
                <w:sz w:val="20"/>
                <w:szCs w:val="20"/>
              </w:rPr>
            </w:pPr>
          </w:p>
        </w:tc>
        <w:tc>
          <w:tcPr>
            <w:tcW w:w="1396" w:type="dxa"/>
            <w:tcBorders>
              <w:top w:val="dotted" w:sz="4" w:space="0" w:color="auto"/>
              <w:left w:val="nil"/>
              <w:bottom w:val="dotted" w:sz="4" w:space="0" w:color="auto"/>
              <w:right w:val="nil"/>
            </w:tcBorders>
            <w:shd w:val="clear" w:color="auto" w:fill="auto"/>
            <w:vAlign w:val="center"/>
            <w:hideMark/>
            <w:tcPrChange w:id="194" w:author="Abhilasha Vaid" w:date="2016-06-17T16:20:00Z">
              <w:tcPr>
                <w:tcW w:w="1396" w:type="dxa"/>
                <w:tcBorders>
                  <w:top w:val="dotted" w:sz="4" w:space="0" w:color="auto"/>
                  <w:left w:val="nil"/>
                  <w:bottom w:val="dotted" w:sz="4" w:space="0" w:color="auto"/>
                  <w:right w:val="nil"/>
                </w:tcBorders>
                <w:shd w:val="clear" w:color="auto" w:fill="auto"/>
                <w:vAlign w:val="center"/>
                <w:hideMark/>
              </w:tcPr>
            </w:tcPrChange>
          </w:tcPr>
          <w:p w14:paraId="4ABF6863" w14:textId="78A627DE" w:rsidR="00B468C9" w:rsidRPr="00CB2BC4" w:rsidDel="003107B9" w:rsidRDefault="00B468C9" w:rsidP="003107B9">
            <w:pPr>
              <w:spacing w:after="0" w:line="240" w:lineRule="auto"/>
              <w:jc w:val="center"/>
              <w:rPr>
                <w:del w:id="195" w:author="Abhilasha Vaid" w:date="2016-06-17T16:21:00Z"/>
                <w:rFonts w:ascii="Calibri" w:eastAsia="Times New Roman" w:hAnsi="Calibri" w:cs="Times New Roman"/>
                <w:color w:val="000000"/>
                <w:sz w:val="20"/>
                <w:szCs w:val="20"/>
              </w:rPr>
            </w:pPr>
            <w:del w:id="196" w:author="Abhilasha Vaid" w:date="2016-06-17T16:21:00Z">
              <w:r w:rsidRPr="00CB2BC4" w:rsidDel="003107B9">
                <w:rPr>
                  <w:rFonts w:ascii="Calibri" w:eastAsia="Times New Roman" w:hAnsi="Calibri" w:cs="Times New Roman"/>
                  <w:color w:val="000000"/>
                  <w:sz w:val="20"/>
                  <w:szCs w:val="20"/>
                </w:rPr>
                <w:delText>Acquisition method</w:delText>
              </w:r>
            </w:del>
          </w:p>
        </w:tc>
        <w:tc>
          <w:tcPr>
            <w:tcW w:w="1760" w:type="dxa"/>
            <w:tcBorders>
              <w:top w:val="dotted" w:sz="4" w:space="0" w:color="auto"/>
              <w:left w:val="nil"/>
              <w:bottom w:val="dotted" w:sz="4" w:space="0" w:color="auto"/>
              <w:right w:val="nil"/>
            </w:tcBorders>
            <w:shd w:val="clear" w:color="auto" w:fill="auto"/>
            <w:vAlign w:val="center"/>
            <w:hideMark/>
            <w:tcPrChange w:id="197" w:author="Abhilasha Vaid" w:date="2016-06-17T16:20:00Z">
              <w:tcPr>
                <w:tcW w:w="1760" w:type="dxa"/>
                <w:tcBorders>
                  <w:top w:val="dotted" w:sz="4" w:space="0" w:color="auto"/>
                  <w:left w:val="nil"/>
                  <w:bottom w:val="dotted" w:sz="4" w:space="0" w:color="auto"/>
                  <w:right w:val="nil"/>
                </w:tcBorders>
                <w:shd w:val="clear" w:color="auto" w:fill="auto"/>
                <w:vAlign w:val="center"/>
                <w:hideMark/>
              </w:tcPr>
            </w:tcPrChange>
          </w:tcPr>
          <w:p w14:paraId="2C14885D" w14:textId="19545C4C" w:rsidR="00B468C9" w:rsidRPr="00CB2BC4" w:rsidDel="003107B9" w:rsidRDefault="00B468C9" w:rsidP="003107B9">
            <w:pPr>
              <w:spacing w:after="0" w:line="240" w:lineRule="auto"/>
              <w:jc w:val="center"/>
              <w:rPr>
                <w:del w:id="198" w:author="Abhilasha Vaid" w:date="2016-06-17T16:21:00Z"/>
                <w:rFonts w:ascii="Calibri" w:eastAsia="Times New Roman" w:hAnsi="Calibri" w:cs="Times New Roman"/>
                <w:color w:val="000000"/>
                <w:sz w:val="20"/>
                <w:szCs w:val="20"/>
              </w:rPr>
            </w:pPr>
            <w:del w:id="199" w:author="Abhilasha Vaid" w:date="2016-06-17T16:21:00Z">
              <w:r w:rsidRPr="00CB2BC4" w:rsidDel="003107B9">
                <w:rPr>
                  <w:rFonts w:ascii="Calibri" w:eastAsia="Times New Roman" w:hAnsi="Calibri" w:cs="Times New Roman"/>
                  <w:color w:val="000000"/>
                  <w:sz w:val="20"/>
                  <w:szCs w:val="20"/>
                </w:rPr>
                <w:delText>Parcel</w:delText>
              </w:r>
            </w:del>
          </w:p>
        </w:tc>
        <w:tc>
          <w:tcPr>
            <w:tcW w:w="1760" w:type="dxa"/>
            <w:tcBorders>
              <w:top w:val="dotted" w:sz="4" w:space="0" w:color="auto"/>
              <w:left w:val="nil"/>
              <w:bottom w:val="dotted" w:sz="4" w:space="0" w:color="auto"/>
              <w:right w:val="nil"/>
            </w:tcBorders>
            <w:shd w:val="clear" w:color="auto" w:fill="auto"/>
            <w:vAlign w:val="center"/>
            <w:hideMark/>
            <w:tcPrChange w:id="200" w:author="Abhilasha Vaid" w:date="2016-06-17T16:20:00Z">
              <w:tcPr>
                <w:tcW w:w="1760" w:type="dxa"/>
                <w:tcBorders>
                  <w:top w:val="dotted" w:sz="4" w:space="0" w:color="auto"/>
                  <w:left w:val="nil"/>
                  <w:bottom w:val="dotted" w:sz="4" w:space="0" w:color="auto"/>
                  <w:right w:val="nil"/>
                </w:tcBorders>
                <w:shd w:val="clear" w:color="auto" w:fill="auto"/>
                <w:vAlign w:val="center"/>
                <w:hideMark/>
              </w:tcPr>
            </w:tcPrChange>
          </w:tcPr>
          <w:p w14:paraId="2AC02EEE" w14:textId="546591C5" w:rsidR="00B468C9" w:rsidRPr="00CB2BC4" w:rsidDel="003107B9" w:rsidRDefault="00B468C9" w:rsidP="003107B9">
            <w:pPr>
              <w:spacing w:after="0" w:line="240" w:lineRule="auto"/>
              <w:jc w:val="center"/>
              <w:rPr>
                <w:del w:id="201" w:author="Abhilasha Vaid" w:date="2016-06-17T16:21:00Z"/>
                <w:rFonts w:ascii="Calibri" w:eastAsia="Times New Roman" w:hAnsi="Calibri" w:cs="Times New Roman"/>
                <w:color w:val="000000"/>
                <w:sz w:val="20"/>
                <w:szCs w:val="20"/>
              </w:rPr>
            </w:pPr>
            <w:del w:id="202" w:author="Abhilasha Vaid" w:date="2016-06-17T16:21:00Z">
              <w:r w:rsidRPr="00CB2BC4" w:rsidDel="003107B9">
                <w:rPr>
                  <w:rFonts w:ascii="Calibri" w:eastAsia="Times New Roman" w:hAnsi="Calibri" w:cs="Times New Roman"/>
                  <w:color w:val="000000"/>
                  <w:sz w:val="20"/>
                  <w:szCs w:val="20"/>
                </w:rPr>
                <w:delText>Plot</w:delText>
              </w:r>
            </w:del>
          </w:p>
        </w:tc>
        <w:tc>
          <w:tcPr>
            <w:tcW w:w="1780" w:type="dxa"/>
            <w:tcBorders>
              <w:top w:val="dotted" w:sz="4" w:space="0" w:color="auto"/>
              <w:left w:val="nil"/>
              <w:bottom w:val="dotted" w:sz="4" w:space="0" w:color="auto"/>
              <w:right w:val="nil"/>
            </w:tcBorders>
            <w:shd w:val="clear" w:color="auto" w:fill="auto"/>
            <w:vAlign w:val="center"/>
            <w:hideMark/>
            <w:tcPrChange w:id="203" w:author="Abhilasha Vaid" w:date="2016-06-17T16:20:00Z">
              <w:tcPr>
                <w:tcW w:w="1780" w:type="dxa"/>
                <w:tcBorders>
                  <w:top w:val="dotted" w:sz="4" w:space="0" w:color="auto"/>
                  <w:left w:val="nil"/>
                  <w:bottom w:val="dotted" w:sz="4" w:space="0" w:color="auto"/>
                  <w:right w:val="nil"/>
                </w:tcBorders>
                <w:shd w:val="clear" w:color="auto" w:fill="auto"/>
                <w:vAlign w:val="center"/>
                <w:hideMark/>
              </w:tcPr>
            </w:tcPrChange>
          </w:tcPr>
          <w:p w14:paraId="29D51D74" w14:textId="57961B51" w:rsidR="00B468C9" w:rsidRPr="00CB2BC4" w:rsidDel="003107B9" w:rsidRDefault="00B468C9" w:rsidP="003107B9">
            <w:pPr>
              <w:spacing w:after="0" w:line="240" w:lineRule="auto"/>
              <w:jc w:val="center"/>
              <w:rPr>
                <w:del w:id="204" w:author="Abhilasha Vaid" w:date="2016-06-17T16:21:00Z"/>
                <w:rFonts w:ascii="Calibri" w:eastAsia="Times New Roman" w:hAnsi="Calibri" w:cs="Times New Roman"/>
                <w:color w:val="000000"/>
                <w:sz w:val="20"/>
                <w:szCs w:val="20"/>
              </w:rPr>
            </w:pPr>
            <w:del w:id="205" w:author="Abhilasha Vaid" w:date="2016-06-17T16:21:00Z">
              <w:r w:rsidRPr="00CB2BC4" w:rsidDel="003107B9">
                <w:rPr>
                  <w:rFonts w:ascii="Calibri" w:eastAsia="Times New Roman" w:hAnsi="Calibri" w:cs="Times New Roman"/>
                  <w:color w:val="000000"/>
                  <w:sz w:val="20"/>
                  <w:szCs w:val="20"/>
                </w:rPr>
                <w:delText>Plot</w:delText>
              </w:r>
            </w:del>
          </w:p>
        </w:tc>
        <w:tc>
          <w:tcPr>
            <w:tcW w:w="1760" w:type="dxa"/>
            <w:tcBorders>
              <w:top w:val="dotted" w:sz="4" w:space="0" w:color="auto"/>
              <w:left w:val="nil"/>
              <w:bottom w:val="dotted" w:sz="4" w:space="0" w:color="auto"/>
              <w:right w:val="nil"/>
            </w:tcBorders>
            <w:shd w:val="clear" w:color="auto" w:fill="auto"/>
            <w:vAlign w:val="center"/>
            <w:hideMark/>
            <w:tcPrChange w:id="206" w:author="Abhilasha Vaid" w:date="2016-06-17T16:20:00Z">
              <w:tcPr>
                <w:tcW w:w="1760" w:type="dxa"/>
                <w:tcBorders>
                  <w:top w:val="dotted" w:sz="4" w:space="0" w:color="auto"/>
                  <w:left w:val="nil"/>
                  <w:bottom w:val="dotted" w:sz="4" w:space="0" w:color="auto"/>
                  <w:right w:val="nil"/>
                </w:tcBorders>
                <w:shd w:val="clear" w:color="auto" w:fill="auto"/>
                <w:vAlign w:val="center"/>
                <w:hideMark/>
              </w:tcPr>
            </w:tcPrChange>
          </w:tcPr>
          <w:p w14:paraId="6FD7BF6F" w14:textId="34A2C9B8" w:rsidR="00B468C9" w:rsidRPr="00CB2BC4" w:rsidDel="003107B9" w:rsidRDefault="00B468C9" w:rsidP="003107B9">
            <w:pPr>
              <w:spacing w:after="0" w:line="240" w:lineRule="auto"/>
              <w:jc w:val="center"/>
              <w:rPr>
                <w:del w:id="207" w:author="Abhilasha Vaid" w:date="2016-06-17T16:21:00Z"/>
                <w:rFonts w:ascii="Calibri" w:eastAsia="Times New Roman" w:hAnsi="Calibri" w:cs="Times New Roman"/>
                <w:color w:val="000000"/>
                <w:sz w:val="20"/>
                <w:szCs w:val="20"/>
              </w:rPr>
            </w:pPr>
            <w:del w:id="208" w:author="Abhilasha Vaid" w:date="2016-06-17T16:21:00Z">
              <w:r w:rsidRPr="00CB2BC4" w:rsidDel="003107B9">
                <w:rPr>
                  <w:rFonts w:ascii="Calibri" w:eastAsia="Times New Roman" w:hAnsi="Calibri" w:cs="Times New Roman"/>
                  <w:color w:val="000000"/>
                  <w:sz w:val="20"/>
                  <w:szCs w:val="20"/>
                </w:rPr>
                <w:delText>Plot</w:delText>
              </w:r>
            </w:del>
          </w:p>
        </w:tc>
        <w:tc>
          <w:tcPr>
            <w:tcW w:w="1740" w:type="dxa"/>
            <w:tcBorders>
              <w:top w:val="dotted" w:sz="4" w:space="0" w:color="auto"/>
              <w:left w:val="nil"/>
              <w:bottom w:val="dotted" w:sz="4" w:space="0" w:color="auto"/>
              <w:right w:val="nil"/>
            </w:tcBorders>
            <w:shd w:val="clear" w:color="auto" w:fill="auto"/>
            <w:vAlign w:val="center"/>
            <w:hideMark/>
            <w:tcPrChange w:id="209" w:author="Abhilasha Vaid" w:date="2016-06-17T16:20:00Z">
              <w:tcPr>
                <w:tcW w:w="1740" w:type="dxa"/>
                <w:tcBorders>
                  <w:top w:val="dotted" w:sz="4" w:space="0" w:color="auto"/>
                  <w:left w:val="nil"/>
                  <w:bottom w:val="dotted" w:sz="4" w:space="0" w:color="auto"/>
                  <w:right w:val="nil"/>
                </w:tcBorders>
                <w:shd w:val="clear" w:color="auto" w:fill="auto"/>
                <w:vAlign w:val="center"/>
                <w:hideMark/>
              </w:tcPr>
            </w:tcPrChange>
          </w:tcPr>
          <w:p w14:paraId="42D7EC6D" w14:textId="642162C5" w:rsidR="00B468C9" w:rsidRPr="00CB2BC4" w:rsidDel="003107B9" w:rsidRDefault="00B468C9" w:rsidP="003107B9">
            <w:pPr>
              <w:spacing w:after="0" w:line="240" w:lineRule="auto"/>
              <w:jc w:val="center"/>
              <w:rPr>
                <w:del w:id="210" w:author="Abhilasha Vaid" w:date="2016-06-17T16:21:00Z"/>
                <w:rFonts w:ascii="Calibri" w:eastAsia="Times New Roman" w:hAnsi="Calibri" w:cs="Times New Roman"/>
                <w:color w:val="000000"/>
                <w:sz w:val="20"/>
                <w:szCs w:val="20"/>
              </w:rPr>
            </w:pPr>
            <w:del w:id="211" w:author="Abhilasha Vaid" w:date="2016-06-17T16:21:00Z">
              <w:r w:rsidRPr="00CB2BC4" w:rsidDel="003107B9">
                <w:rPr>
                  <w:rFonts w:ascii="Calibri" w:eastAsia="Times New Roman" w:hAnsi="Calibri" w:cs="Times New Roman"/>
                  <w:color w:val="000000"/>
                  <w:sz w:val="20"/>
                  <w:szCs w:val="20"/>
                </w:rPr>
                <w:delText>Plot</w:delText>
              </w:r>
            </w:del>
          </w:p>
        </w:tc>
        <w:tc>
          <w:tcPr>
            <w:tcW w:w="1760" w:type="dxa"/>
            <w:tcBorders>
              <w:top w:val="dotted" w:sz="4" w:space="0" w:color="auto"/>
              <w:left w:val="nil"/>
              <w:bottom w:val="dotted" w:sz="4" w:space="0" w:color="auto"/>
              <w:right w:val="nil"/>
            </w:tcBorders>
            <w:shd w:val="clear" w:color="auto" w:fill="auto"/>
            <w:vAlign w:val="center"/>
            <w:hideMark/>
            <w:tcPrChange w:id="212" w:author="Abhilasha Vaid" w:date="2016-06-17T16:20:00Z">
              <w:tcPr>
                <w:tcW w:w="1760" w:type="dxa"/>
                <w:tcBorders>
                  <w:top w:val="dotted" w:sz="4" w:space="0" w:color="auto"/>
                  <w:left w:val="nil"/>
                  <w:bottom w:val="dotted" w:sz="4" w:space="0" w:color="auto"/>
                  <w:right w:val="nil"/>
                </w:tcBorders>
                <w:shd w:val="clear" w:color="auto" w:fill="auto"/>
                <w:vAlign w:val="center"/>
                <w:hideMark/>
              </w:tcPr>
            </w:tcPrChange>
          </w:tcPr>
          <w:p w14:paraId="7095E909" w14:textId="6FD711FB" w:rsidR="00B468C9" w:rsidRPr="00CB2BC4" w:rsidDel="003107B9" w:rsidRDefault="00B468C9" w:rsidP="003107B9">
            <w:pPr>
              <w:spacing w:after="0" w:line="240" w:lineRule="auto"/>
              <w:jc w:val="center"/>
              <w:rPr>
                <w:del w:id="213" w:author="Abhilasha Vaid" w:date="2016-06-17T16:21:00Z"/>
                <w:rFonts w:ascii="Calibri" w:eastAsia="Times New Roman" w:hAnsi="Calibri" w:cs="Times New Roman"/>
                <w:color w:val="000000"/>
                <w:sz w:val="20"/>
                <w:szCs w:val="20"/>
              </w:rPr>
            </w:pPr>
            <w:del w:id="214" w:author="Abhilasha Vaid" w:date="2016-06-17T16:21:00Z">
              <w:r w:rsidRPr="00CB2BC4" w:rsidDel="003107B9">
                <w:rPr>
                  <w:rFonts w:ascii="Calibri" w:eastAsia="Times New Roman" w:hAnsi="Calibri" w:cs="Times New Roman"/>
                  <w:color w:val="000000"/>
                  <w:sz w:val="20"/>
                  <w:szCs w:val="20"/>
                </w:rPr>
                <w:delText>Parcel</w:delText>
              </w:r>
            </w:del>
          </w:p>
        </w:tc>
      </w:tr>
      <w:tr w:rsidR="00B468C9" w:rsidRPr="00CB2BC4" w:rsidDel="003107B9" w14:paraId="7394577B" w14:textId="449671DC" w:rsidTr="003107B9">
        <w:trPr>
          <w:trHeight w:val="525"/>
          <w:del w:id="215" w:author="Abhilasha Vaid" w:date="2016-06-17T16:21:00Z"/>
          <w:trPrChange w:id="216" w:author="Abhilasha Vaid" w:date="2016-06-17T16:20:00Z">
            <w:trPr>
              <w:trHeight w:val="525"/>
            </w:trPr>
          </w:trPrChange>
        </w:trPr>
        <w:tc>
          <w:tcPr>
            <w:tcW w:w="2136" w:type="dxa"/>
            <w:vMerge/>
            <w:tcBorders>
              <w:top w:val="dotted" w:sz="4" w:space="0" w:color="auto"/>
              <w:left w:val="nil"/>
              <w:bottom w:val="single" w:sz="8" w:space="0" w:color="000000"/>
              <w:right w:val="nil"/>
            </w:tcBorders>
            <w:vAlign w:val="center"/>
            <w:hideMark/>
            <w:tcPrChange w:id="217" w:author="Abhilasha Vaid" w:date="2016-06-17T16:20:00Z">
              <w:tcPr>
                <w:tcW w:w="2136" w:type="dxa"/>
                <w:vMerge/>
                <w:tcBorders>
                  <w:top w:val="dotted" w:sz="4" w:space="0" w:color="auto"/>
                  <w:left w:val="nil"/>
                  <w:bottom w:val="single" w:sz="8" w:space="0" w:color="000000"/>
                  <w:right w:val="nil"/>
                </w:tcBorders>
                <w:vAlign w:val="center"/>
                <w:hideMark/>
              </w:tcPr>
            </w:tcPrChange>
          </w:tcPr>
          <w:p w14:paraId="7A1EDB75" w14:textId="428FD3D1" w:rsidR="00B468C9" w:rsidRPr="00CB2BC4" w:rsidDel="003107B9" w:rsidRDefault="00B468C9" w:rsidP="003107B9">
            <w:pPr>
              <w:spacing w:after="0" w:line="240" w:lineRule="auto"/>
              <w:rPr>
                <w:del w:id="218" w:author="Abhilasha Vaid" w:date="2016-06-17T16:21:00Z"/>
                <w:rFonts w:ascii="Calibri" w:eastAsia="Times New Roman" w:hAnsi="Calibri" w:cs="Times New Roman"/>
                <w:b/>
                <w:bCs/>
                <w:color w:val="000000"/>
                <w:sz w:val="20"/>
                <w:szCs w:val="20"/>
              </w:rPr>
            </w:pPr>
          </w:p>
        </w:tc>
        <w:tc>
          <w:tcPr>
            <w:tcW w:w="1396" w:type="dxa"/>
            <w:tcBorders>
              <w:top w:val="dotted" w:sz="4" w:space="0" w:color="auto"/>
              <w:left w:val="nil"/>
              <w:bottom w:val="dotted" w:sz="4" w:space="0" w:color="auto"/>
              <w:right w:val="nil"/>
            </w:tcBorders>
            <w:shd w:val="clear" w:color="auto" w:fill="auto"/>
            <w:vAlign w:val="center"/>
            <w:hideMark/>
            <w:tcPrChange w:id="219" w:author="Abhilasha Vaid" w:date="2016-06-17T16:20:00Z">
              <w:tcPr>
                <w:tcW w:w="1396" w:type="dxa"/>
                <w:tcBorders>
                  <w:top w:val="dotted" w:sz="4" w:space="0" w:color="auto"/>
                  <w:left w:val="nil"/>
                  <w:bottom w:val="dotted" w:sz="4" w:space="0" w:color="auto"/>
                  <w:right w:val="nil"/>
                </w:tcBorders>
                <w:shd w:val="clear" w:color="auto" w:fill="auto"/>
                <w:vAlign w:val="center"/>
                <w:hideMark/>
              </w:tcPr>
            </w:tcPrChange>
          </w:tcPr>
          <w:p w14:paraId="0CD60E0B" w14:textId="68CF896A" w:rsidR="00B468C9" w:rsidRPr="00CB2BC4" w:rsidDel="003107B9" w:rsidRDefault="00B468C9" w:rsidP="003107B9">
            <w:pPr>
              <w:spacing w:after="0" w:line="240" w:lineRule="auto"/>
              <w:jc w:val="center"/>
              <w:rPr>
                <w:del w:id="220" w:author="Abhilasha Vaid" w:date="2016-06-17T16:21:00Z"/>
                <w:rFonts w:ascii="Calibri" w:eastAsia="Times New Roman" w:hAnsi="Calibri" w:cs="Times New Roman"/>
                <w:color w:val="000000"/>
                <w:sz w:val="20"/>
                <w:szCs w:val="20"/>
              </w:rPr>
            </w:pPr>
            <w:del w:id="221" w:author="Abhilasha Vaid" w:date="2016-06-17T16:21:00Z">
              <w:r w:rsidRPr="00CB2BC4" w:rsidDel="003107B9">
                <w:rPr>
                  <w:rFonts w:ascii="Calibri" w:eastAsia="Times New Roman" w:hAnsi="Calibri" w:cs="Times New Roman"/>
                  <w:color w:val="000000"/>
                  <w:sz w:val="20"/>
                  <w:szCs w:val="20"/>
                </w:rPr>
                <w:delText>Tenure status</w:delText>
              </w:r>
            </w:del>
          </w:p>
        </w:tc>
        <w:tc>
          <w:tcPr>
            <w:tcW w:w="1760" w:type="dxa"/>
            <w:tcBorders>
              <w:top w:val="dotted" w:sz="4" w:space="0" w:color="auto"/>
              <w:left w:val="nil"/>
              <w:bottom w:val="dotted" w:sz="4" w:space="0" w:color="auto"/>
              <w:right w:val="nil"/>
            </w:tcBorders>
            <w:shd w:val="clear" w:color="auto" w:fill="auto"/>
            <w:vAlign w:val="center"/>
            <w:hideMark/>
            <w:tcPrChange w:id="222" w:author="Abhilasha Vaid" w:date="2016-06-17T16:20:00Z">
              <w:tcPr>
                <w:tcW w:w="1760" w:type="dxa"/>
                <w:tcBorders>
                  <w:top w:val="dotted" w:sz="4" w:space="0" w:color="auto"/>
                  <w:left w:val="nil"/>
                  <w:bottom w:val="dotted" w:sz="4" w:space="0" w:color="auto"/>
                  <w:right w:val="nil"/>
                </w:tcBorders>
                <w:shd w:val="clear" w:color="auto" w:fill="auto"/>
                <w:vAlign w:val="center"/>
                <w:hideMark/>
              </w:tcPr>
            </w:tcPrChange>
          </w:tcPr>
          <w:p w14:paraId="0AE57D43" w14:textId="7CD79400" w:rsidR="00B468C9" w:rsidRPr="00CB2BC4" w:rsidDel="003107B9" w:rsidRDefault="00B468C9" w:rsidP="003107B9">
            <w:pPr>
              <w:spacing w:after="0" w:line="240" w:lineRule="auto"/>
              <w:jc w:val="center"/>
              <w:rPr>
                <w:del w:id="223" w:author="Abhilasha Vaid" w:date="2016-06-17T16:21:00Z"/>
                <w:rFonts w:ascii="Calibri" w:eastAsia="Times New Roman" w:hAnsi="Calibri" w:cs="Times New Roman"/>
                <w:color w:val="000000"/>
                <w:sz w:val="20"/>
                <w:szCs w:val="20"/>
              </w:rPr>
            </w:pPr>
            <w:del w:id="224" w:author="Abhilasha Vaid" w:date="2016-06-17T16:21:00Z">
              <w:r w:rsidRPr="00CB2BC4" w:rsidDel="003107B9">
                <w:rPr>
                  <w:rFonts w:ascii="Calibri" w:eastAsia="Times New Roman" w:hAnsi="Calibri" w:cs="Times New Roman"/>
                  <w:color w:val="000000"/>
                  <w:sz w:val="20"/>
                  <w:szCs w:val="20"/>
                </w:rPr>
                <w:delText>Parcel</w:delText>
              </w:r>
            </w:del>
          </w:p>
        </w:tc>
        <w:tc>
          <w:tcPr>
            <w:tcW w:w="1760" w:type="dxa"/>
            <w:tcBorders>
              <w:top w:val="dotted" w:sz="4" w:space="0" w:color="auto"/>
              <w:left w:val="nil"/>
              <w:bottom w:val="dotted" w:sz="4" w:space="0" w:color="auto"/>
              <w:right w:val="nil"/>
            </w:tcBorders>
            <w:shd w:val="clear" w:color="auto" w:fill="auto"/>
            <w:vAlign w:val="center"/>
            <w:hideMark/>
            <w:tcPrChange w:id="225" w:author="Abhilasha Vaid" w:date="2016-06-17T16:20:00Z">
              <w:tcPr>
                <w:tcW w:w="1760" w:type="dxa"/>
                <w:tcBorders>
                  <w:top w:val="dotted" w:sz="4" w:space="0" w:color="auto"/>
                  <w:left w:val="nil"/>
                  <w:bottom w:val="dotted" w:sz="4" w:space="0" w:color="auto"/>
                  <w:right w:val="nil"/>
                </w:tcBorders>
                <w:shd w:val="clear" w:color="auto" w:fill="auto"/>
                <w:vAlign w:val="center"/>
                <w:hideMark/>
              </w:tcPr>
            </w:tcPrChange>
          </w:tcPr>
          <w:p w14:paraId="21032ED6" w14:textId="7555C4CC" w:rsidR="00B468C9" w:rsidRPr="00CB2BC4" w:rsidDel="003107B9" w:rsidRDefault="00B468C9" w:rsidP="003107B9">
            <w:pPr>
              <w:spacing w:after="0" w:line="240" w:lineRule="auto"/>
              <w:jc w:val="center"/>
              <w:rPr>
                <w:del w:id="226" w:author="Abhilasha Vaid" w:date="2016-06-17T16:21:00Z"/>
                <w:rFonts w:ascii="Calibri" w:eastAsia="Times New Roman" w:hAnsi="Calibri" w:cs="Times New Roman"/>
                <w:color w:val="000000"/>
                <w:sz w:val="20"/>
                <w:szCs w:val="20"/>
              </w:rPr>
            </w:pPr>
            <w:del w:id="227" w:author="Abhilasha Vaid" w:date="2016-06-17T16:21:00Z">
              <w:r w:rsidRPr="00CB2BC4" w:rsidDel="003107B9">
                <w:rPr>
                  <w:rFonts w:ascii="Calibri" w:eastAsia="Times New Roman" w:hAnsi="Calibri" w:cs="Times New Roman"/>
                  <w:color w:val="000000"/>
                  <w:sz w:val="20"/>
                  <w:szCs w:val="20"/>
                </w:rPr>
                <w:delText>Plot</w:delText>
              </w:r>
            </w:del>
          </w:p>
        </w:tc>
        <w:tc>
          <w:tcPr>
            <w:tcW w:w="1780" w:type="dxa"/>
            <w:tcBorders>
              <w:top w:val="dotted" w:sz="4" w:space="0" w:color="auto"/>
              <w:left w:val="nil"/>
              <w:bottom w:val="dotted" w:sz="4" w:space="0" w:color="auto"/>
              <w:right w:val="nil"/>
            </w:tcBorders>
            <w:shd w:val="clear" w:color="auto" w:fill="auto"/>
            <w:vAlign w:val="center"/>
            <w:hideMark/>
            <w:tcPrChange w:id="228" w:author="Abhilasha Vaid" w:date="2016-06-17T16:20:00Z">
              <w:tcPr>
                <w:tcW w:w="1780" w:type="dxa"/>
                <w:tcBorders>
                  <w:top w:val="dotted" w:sz="4" w:space="0" w:color="auto"/>
                  <w:left w:val="nil"/>
                  <w:bottom w:val="dotted" w:sz="4" w:space="0" w:color="auto"/>
                  <w:right w:val="nil"/>
                </w:tcBorders>
                <w:shd w:val="clear" w:color="auto" w:fill="auto"/>
                <w:vAlign w:val="center"/>
                <w:hideMark/>
              </w:tcPr>
            </w:tcPrChange>
          </w:tcPr>
          <w:p w14:paraId="122883C3" w14:textId="766BCF9A" w:rsidR="00B468C9" w:rsidRPr="00CB2BC4" w:rsidDel="003107B9" w:rsidRDefault="00B468C9" w:rsidP="003107B9">
            <w:pPr>
              <w:spacing w:after="0" w:line="240" w:lineRule="auto"/>
              <w:jc w:val="center"/>
              <w:rPr>
                <w:del w:id="229" w:author="Abhilasha Vaid" w:date="2016-06-17T16:21:00Z"/>
                <w:rFonts w:ascii="Calibri" w:eastAsia="Times New Roman" w:hAnsi="Calibri" w:cs="Times New Roman"/>
                <w:color w:val="000000"/>
                <w:sz w:val="20"/>
                <w:szCs w:val="20"/>
              </w:rPr>
            </w:pPr>
            <w:del w:id="230" w:author="Abhilasha Vaid" w:date="2016-06-17T16:21:00Z">
              <w:r w:rsidRPr="00CB2BC4" w:rsidDel="003107B9">
                <w:rPr>
                  <w:rFonts w:ascii="Calibri" w:eastAsia="Times New Roman" w:hAnsi="Calibri" w:cs="Times New Roman"/>
                  <w:color w:val="000000"/>
                  <w:sz w:val="20"/>
                  <w:szCs w:val="20"/>
                </w:rPr>
                <w:delText>Plot</w:delText>
              </w:r>
            </w:del>
          </w:p>
        </w:tc>
        <w:tc>
          <w:tcPr>
            <w:tcW w:w="1760" w:type="dxa"/>
            <w:tcBorders>
              <w:top w:val="dotted" w:sz="4" w:space="0" w:color="auto"/>
              <w:left w:val="nil"/>
              <w:bottom w:val="dotted" w:sz="4" w:space="0" w:color="auto"/>
              <w:right w:val="nil"/>
            </w:tcBorders>
            <w:shd w:val="clear" w:color="auto" w:fill="auto"/>
            <w:vAlign w:val="center"/>
            <w:hideMark/>
            <w:tcPrChange w:id="231" w:author="Abhilasha Vaid" w:date="2016-06-17T16:20:00Z">
              <w:tcPr>
                <w:tcW w:w="1760" w:type="dxa"/>
                <w:tcBorders>
                  <w:top w:val="dotted" w:sz="4" w:space="0" w:color="auto"/>
                  <w:left w:val="nil"/>
                  <w:bottom w:val="dotted" w:sz="4" w:space="0" w:color="auto"/>
                  <w:right w:val="nil"/>
                </w:tcBorders>
                <w:shd w:val="clear" w:color="auto" w:fill="auto"/>
                <w:vAlign w:val="center"/>
                <w:hideMark/>
              </w:tcPr>
            </w:tcPrChange>
          </w:tcPr>
          <w:p w14:paraId="37539646" w14:textId="21082CC6" w:rsidR="00B468C9" w:rsidRPr="00CB2BC4" w:rsidDel="003107B9" w:rsidRDefault="00B468C9" w:rsidP="003107B9">
            <w:pPr>
              <w:spacing w:after="0" w:line="240" w:lineRule="auto"/>
              <w:jc w:val="center"/>
              <w:rPr>
                <w:del w:id="232" w:author="Abhilasha Vaid" w:date="2016-06-17T16:21:00Z"/>
                <w:rFonts w:ascii="Calibri" w:eastAsia="Times New Roman" w:hAnsi="Calibri" w:cs="Times New Roman"/>
                <w:color w:val="000000"/>
                <w:sz w:val="20"/>
                <w:szCs w:val="20"/>
              </w:rPr>
            </w:pPr>
            <w:del w:id="233" w:author="Abhilasha Vaid" w:date="2016-06-17T16:21:00Z">
              <w:r w:rsidRPr="00CB2BC4" w:rsidDel="003107B9">
                <w:rPr>
                  <w:rFonts w:ascii="Calibri" w:eastAsia="Times New Roman" w:hAnsi="Calibri" w:cs="Times New Roman"/>
                  <w:color w:val="000000"/>
                  <w:sz w:val="20"/>
                  <w:szCs w:val="20"/>
                </w:rPr>
                <w:delText>Plot</w:delText>
              </w:r>
            </w:del>
          </w:p>
        </w:tc>
        <w:tc>
          <w:tcPr>
            <w:tcW w:w="1740" w:type="dxa"/>
            <w:tcBorders>
              <w:top w:val="dotted" w:sz="4" w:space="0" w:color="auto"/>
              <w:left w:val="nil"/>
              <w:bottom w:val="dotted" w:sz="4" w:space="0" w:color="auto"/>
              <w:right w:val="nil"/>
            </w:tcBorders>
            <w:shd w:val="clear" w:color="auto" w:fill="auto"/>
            <w:vAlign w:val="center"/>
            <w:hideMark/>
            <w:tcPrChange w:id="234" w:author="Abhilasha Vaid" w:date="2016-06-17T16:20:00Z">
              <w:tcPr>
                <w:tcW w:w="1740" w:type="dxa"/>
                <w:tcBorders>
                  <w:top w:val="dotted" w:sz="4" w:space="0" w:color="auto"/>
                  <w:left w:val="nil"/>
                  <w:bottom w:val="dotted" w:sz="4" w:space="0" w:color="auto"/>
                  <w:right w:val="nil"/>
                </w:tcBorders>
                <w:shd w:val="clear" w:color="auto" w:fill="auto"/>
                <w:vAlign w:val="center"/>
                <w:hideMark/>
              </w:tcPr>
            </w:tcPrChange>
          </w:tcPr>
          <w:p w14:paraId="1CB8CB61" w14:textId="51AA7C13" w:rsidR="00B468C9" w:rsidRPr="00CB2BC4" w:rsidDel="003107B9" w:rsidRDefault="00B468C9" w:rsidP="003107B9">
            <w:pPr>
              <w:spacing w:after="0" w:line="240" w:lineRule="auto"/>
              <w:jc w:val="center"/>
              <w:rPr>
                <w:del w:id="235" w:author="Abhilasha Vaid" w:date="2016-06-17T16:21:00Z"/>
                <w:rFonts w:ascii="Calibri" w:eastAsia="Times New Roman" w:hAnsi="Calibri" w:cs="Times New Roman"/>
                <w:color w:val="000000"/>
                <w:sz w:val="20"/>
                <w:szCs w:val="20"/>
              </w:rPr>
            </w:pPr>
            <w:del w:id="236" w:author="Abhilasha Vaid" w:date="2016-06-17T16:21:00Z">
              <w:r w:rsidRPr="00CB2BC4" w:rsidDel="003107B9">
                <w:rPr>
                  <w:rFonts w:ascii="Calibri" w:eastAsia="Times New Roman" w:hAnsi="Calibri" w:cs="Times New Roman"/>
                  <w:color w:val="000000"/>
                  <w:sz w:val="20"/>
                  <w:szCs w:val="20"/>
                </w:rPr>
                <w:delText>Plot</w:delText>
              </w:r>
            </w:del>
          </w:p>
        </w:tc>
        <w:tc>
          <w:tcPr>
            <w:tcW w:w="1760" w:type="dxa"/>
            <w:tcBorders>
              <w:top w:val="dotted" w:sz="4" w:space="0" w:color="auto"/>
              <w:left w:val="nil"/>
              <w:bottom w:val="dotted" w:sz="4" w:space="0" w:color="auto"/>
              <w:right w:val="nil"/>
            </w:tcBorders>
            <w:shd w:val="clear" w:color="auto" w:fill="auto"/>
            <w:vAlign w:val="center"/>
            <w:hideMark/>
            <w:tcPrChange w:id="237" w:author="Abhilasha Vaid" w:date="2016-06-17T16:20:00Z">
              <w:tcPr>
                <w:tcW w:w="1760" w:type="dxa"/>
                <w:tcBorders>
                  <w:top w:val="dotted" w:sz="4" w:space="0" w:color="auto"/>
                  <w:left w:val="nil"/>
                  <w:bottom w:val="dotted" w:sz="4" w:space="0" w:color="auto"/>
                  <w:right w:val="nil"/>
                </w:tcBorders>
                <w:shd w:val="clear" w:color="auto" w:fill="auto"/>
                <w:vAlign w:val="center"/>
                <w:hideMark/>
              </w:tcPr>
            </w:tcPrChange>
          </w:tcPr>
          <w:p w14:paraId="785F1ACE" w14:textId="1466BE12" w:rsidR="00B468C9" w:rsidRPr="00CB2BC4" w:rsidDel="003107B9" w:rsidRDefault="00B468C9" w:rsidP="003107B9">
            <w:pPr>
              <w:spacing w:after="0" w:line="240" w:lineRule="auto"/>
              <w:jc w:val="center"/>
              <w:rPr>
                <w:del w:id="238" w:author="Abhilasha Vaid" w:date="2016-06-17T16:21:00Z"/>
                <w:rFonts w:ascii="Calibri" w:eastAsia="Times New Roman" w:hAnsi="Calibri" w:cs="Times New Roman"/>
                <w:color w:val="000000"/>
                <w:sz w:val="20"/>
                <w:szCs w:val="20"/>
              </w:rPr>
            </w:pPr>
            <w:del w:id="239" w:author="Abhilasha Vaid" w:date="2016-06-17T16:21:00Z">
              <w:r w:rsidRPr="00CB2BC4" w:rsidDel="003107B9">
                <w:rPr>
                  <w:rFonts w:ascii="Calibri" w:eastAsia="Times New Roman" w:hAnsi="Calibri" w:cs="Times New Roman"/>
                  <w:color w:val="000000"/>
                  <w:sz w:val="20"/>
                  <w:szCs w:val="20"/>
                </w:rPr>
                <w:delText>Parcel</w:delText>
              </w:r>
            </w:del>
          </w:p>
        </w:tc>
      </w:tr>
      <w:tr w:rsidR="00B468C9" w:rsidRPr="00CB2BC4" w:rsidDel="003107B9" w14:paraId="2071BA93" w14:textId="66BA05FE" w:rsidTr="003107B9">
        <w:trPr>
          <w:trHeight w:val="330"/>
          <w:del w:id="240" w:author="Abhilasha Vaid" w:date="2016-06-17T16:21:00Z"/>
          <w:trPrChange w:id="241" w:author="Abhilasha Vaid" w:date="2016-06-17T16:20:00Z">
            <w:trPr>
              <w:trHeight w:val="330"/>
            </w:trPr>
          </w:trPrChange>
        </w:trPr>
        <w:tc>
          <w:tcPr>
            <w:tcW w:w="2136" w:type="dxa"/>
            <w:vMerge/>
            <w:tcBorders>
              <w:top w:val="nil"/>
              <w:left w:val="nil"/>
              <w:bottom w:val="single" w:sz="8" w:space="0" w:color="000000"/>
              <w:right w:val="nil"/>
            </w:tcBorders>
            <w:vAlign w:val="center"/>
            <w:hideMark/>
            <w:tcPrChange w:id="242" w:author="Abhilasha Vaid" w:date="2016-06-17T16:20:00Z">
              <w:tcPr>
                <w:tcW w:w="2136" w:type="dxa"/>
                <w:vMerge/>
                <w:tcBorders>
                  <w:top w:val="nil"/>
                  <w:left w:val="nil"/>
                  <w:bottom w:val="single" w:sz="8" w:space="0" w:color="000000"/>
                  <w:right w:val="nil"/>
                </w:tcBorders>
                <w:vAlign w:val="center"/>
                <w:hideMark/>
              </w:tcPr>
            </w:tcPrChange>
          </w:tcPr>
          <w:p w14:paraId="1CECF343" w14:textId="5A9ADD09" w:rsidR="00B468C9" w:rsidRPr="00CB2BC4" w:rsidDel="003107B9" w:rsidRDefault="00B468C9" w:rsidP="003107B9">
            <w:pPr>
              <w:spacing w:after="0" w:line="240" w:lineRule="auto"/>
              <w:rPr>
                <w:del w:id="243" w:author="Abhilasha Vaid" w:date="2016-06-17T16:21:00Z"/>
                <w:rFonts w:ascii="Calibri" w:eastAsia="Times New Roman" w:hAnsi="Calibri" w:cs="Times New Roman"/>
                <w:b/>
                <w:bCs/>
                <w:color w:val="000000"/>
                <w:sz w:val="20"/>
                <w:szCs w:val="20"/>
              </w:rPr>
            </w:pPr>
          </w:p>
        </w:tc>
        <w:tc>
          <w:tcPr>
            <w:tcW w:w="1396" w:type="dxa"/>
            <w:tcBorders>
              <w:top w:val="dotted" w:sz="4" w:space="0" w:color="auto"/>
              <w:left w:val="nil"/>
              <w:bottom w:val="dotted" w:sz="4" w:space="0" w:color="auto"/>
              <w:right w:val="nil"/>
            </w:tcBorders>
            <w:shd w:val="clear" w:color="auto" w:fill="auto"/>
            <w:vAlign w:val="center"/>
            <w:hideMark/>
            <w:tcPrChange w:id="244" w:author="Abhilasha Vaid" w:date="2016-06-17T16:20:00Z">
              <w:tcPr>
                <w:tcW w:w="1396" w:type="dxa"/>
                <w:tcBorders>
                  <w:top w:val="dotted" w:sz="4" w:space="0" w:color="auto"/>
                  <w:left w:val="nil"/>
                  <w:bottom w:val="dotted" w:sz="4" w:space="0" w:color="auto"/>
                  <w:right w:val="nil"/>
                </w:tcBorders>
                <w:shd w:val="clear" w:color="auto" w:fill="auto"/>
                <w:vAlign w:val="center"/>
                <w:hideMark/>
              </w:tcPr>
            </w:tcPrChange>
          </w:tcPr>
          <w:p w14:paraId="493D0245" w14:textId="021E937E" w:rsidR="00B468C9" w:rsidRPr="00CB2BC4" w:rsidDel="003107B9" w:rsidRDefault="00B468C9" w:rsidP="003107B9">
            <w:pPr>
              <w:spacing w:after="0" w:line="240" w:lineRule="auto"/>
              <w:jc w:val="center"/>
              <w:rPr>
                <w:del w:id="245" w:author="Abhilasha Vaid" w:date="2016-06-17T16:21:00Z"/>
                <w:rFonts w:ascii="Calibri" w:eastAsia="Times New Roman" w:hAnsi="Calibri" w:cs="Times New Roman"/>
                <w:color w:val="000000"/>
                <w:sz w:val="20"/>
                <w:szCs w:val="20"/>
              </w:rPr>
            </w:pPr>
            <w:del w:id="246" w:author="Abhilasha Vaid" w:date="2016-06-17T16:21:00Z">
              <w:r w:rsidRPr="00CB2BC4" w:rsidDel="003107B9">
                <w:rPr>
                  <w:rFonts w:ascii="Calibri" w:eastAsia="Times New Roman" w:hAnsi="Calibri" w:cs="Times New Roman"/>
                  <w:color w:val="000000"/>
                  <w:sz w:val="20"/>
                  <w:szCs w:val="20"/>
                </w:rPr>
                <w:delText>Current use</w:delText>
              </w:r>
            </w:del>
          </w:p>
        </w:tc>
        <w:tc>
          <w:tcPr>
            <w:tcW w:w="1760" w:type="dxa"/>
            <w:tcBorders>
              <w:top w:val="dotted" w:sz="4" w:space="0" w:color="auto"/>
              <w:left w:val="nil"/>
              <w:bottom w:val="dotted" w:sz="4" w:space="0" w:color="auto"/>
              <w:right w:val="nil"/>
            </w:tcBorders>
            <w:shd w:val="clear" w:color="auto" w:fill="auto"/>
            <w:vAlign w:val="center"/>
            <w:hideMark/>
            <w:tcPrChange w:id="247" w:author="Abhilasha Vaid" w:date="2016-06-17T16:20:00Z">
              <w:tcPr>
                <w:tcW w:w="1760" w:type="dxa"/>
                <w:tcBorders>
                  <w:top w:val="dotted" w:sz="4" w:space="0" w:color="auto"/>
                  <w:left w:val="nil"/>
                  <w:bottom w:val="dotted" w:sz="4" w:space="0" w:color="auto"/>
                  <w:right w:val="nil"/>
                </w:tcBorders>
                <w:shd w:val="clear" w:color="auto" w:fill="auto"/>
                <w:vAlign w:val="center"/>
                <w:hideMark/>
              </w:tcPr>
            </w:tcPrChange>
          </w:tcPr>
          <w:p w14:paraId="448CDBFF" w14:textId="6A0CE77E" w:rsidR="00B468C9" w:rsidRPr="00CB2BC4" w:rsidDel="003107B9" w:rsidRDefault="00B468C9" w:rsidP="003107B9">
            <w:pPr>
              <w:spacing w:after="0" w:line="240" w:lineRule="auto"/>
              <w:jc w:val="center"/>
              <w:rPr>
                <w:del w:id="248" w:author="Abhilasha Vaid" w:date="2016-06-17T16:21:00Z"/>
                <w:rFonts w:ascii="Calibri" w:eastAsia="Times New Roman" w:hAnsi="Calibri" w:cs="Times New Roman"/>
                <w:color w:val="000000"/>
                <w:sz w:val="20"/>
                <w:szCs w:val="20"/>
              </w:rPr>
            </w:pPr>
            <w:del w:id="249" w:author="Abhilasha Vaid" w:date="2016-06-17T16:21:00Z">
              <w:r w:rsidRPr="00CB2BC4" w:rsidDel="003107B9">
                <w:rPr>
                  <w:rFonts w:ascii="Calibri" w:eastAsia="Times New Roman" w:hAnsi="Calibri" w:cs="Times New Roman"/>
                  <w:color w:val="000000"/>
                  <w:sz w:val="20"/>
                  <w:szCs w:val="20"/>
                </w:rPr>
                <w:delText>Field</w:delText>
              </w:r>
            </w:del>
          </w:p>
        </w:tc>
        <w:tc>
          <w:tcPr>
            <w:tcW w:w="1760" w:type="dxa"/>
            <w:tcBorders>
              <w:top w:val="dotted" w:sz="4" w:space="0" w:color="auto"/>
              <w:left w:val="nil"/>
              <w:bottom w:val="dotted" w:sz="4" w:space="0" w:color="auto"/>
              <w:right w:val="nil"/>
            </w:tcBorders>
            <w:shd w:val="clear" w:color="auto" w:fill="auto"/>
            <w:vAlign w:val="center"/>
            <w:hideMark/>
            <w:tcPrChange w:id="250" w:author="Abhilasha Vaid" w:date="2016-06-17T16:20:00Z">
              <w:tcPr>
                <w:tcW w:w="1760" w:type="dxa"/>
                <w:tcBorders>
                  <w:top w:val="dotted" w:sz="4" w:space="0" w:color="auto"/>
                  <w:left w:val="nil"/>
                  <w:bottom w:val="dotted" w:sz="4" w:space="0" w:color="auto"/>
                  <w:right w:val="nil"/>
                </w:tcBorders>
                <w:shd w:val="clear" w:color="auto" w:fill="auto"/>
                <w:vAlign w:val="center"/>
                <w:hideMark/>
              </w:tcPr>
            </w:tcPrChange>
          </w:tcPr>
          <w:p w14:paraId="6AE091B0" w14:textId="0C19B8C0" w:rsidR="00B468C9" w:rsidRPr="00CB2BC4" w:rsidDel="003107B9" w:rsidRDefault="00B468C9" w:rsidP="003107B9">
            <w:pPr>
              <w:spacing w:after="0" w:line="240" w:lineRule="auto"/>
              <w:jc w:val="center"/>
              <w:rPr>
                <w:del w:id="251" w:author="Abhilasha Vaid" w:date="2016-06-17T16:21:00Z"/>
                <w:rFonts w:ascii="Calibri" w:eastAsia="Times New Roman" w:hAnsi="Calibri" w:cs="Times New Roman"/>
                <w:color w:val="000000"/>
                <w:sz w:val="20"/>
                <w:szCs w:val="20"/>
              </w:rPr>
            </w:pPr>
            <w:del w:id="252" w:author="Abhilasha Vaid" w:date="2016-06-17T16:21:00Z">
              <w:r w:rsidRPr="00CB2BC4" w:rsidDel="003107B9">
                <w:rPr>
                  <w:rFonts w:ascii="Calibri" w:eastAsia="Times New Roman" w:hAnsi="Calibri" w:cs="Times New Roman"/>
                  <w:color w:val="000000"/>
                  <w:sz w:val="20"/>
                  <w:szCs w:val="20"/>
                </w:rPr>
                <w:delText>Plot</w:delText>
              </w:r>
            </w:del>
          </w:p>
        </w:tc>
        <w:tc>
          <w:tcPr>
            <w:tcW w:w="1780" w:type="dxa"/>
            <w:tcBorders>
              <w:top w:val="dotted" w:sz="4" w:space="0" w:color="auto"/>
              <w:left w:val="nil"/>
              <w:bottom w:val="dotted" w:sz="4" w:space="0" w:color="auto"/>
              <w:right w:val="nil"/>
            </w:tcBorders>
            <w:shd w:val="clear" w:color="auto" w:fill="auto"/>
            <w:vAlign w:val="center"/>
            <w:hideMark/>
            <w:tcPrChange w:id="253" w:author="Abhilasha Vaid" w:date="2016-06-17T16:20:00Z">
              <w:tcPr>
                <w:tcW w:w="1780" w:type="dxa"/>
                <w:tcBorders>
                  <w:top w:val="dotted" w:sz="4" w:space="0" w:color="auto"/>
                  <w:left w:val="nil"/>
                  <w:bottom w:val="dotted" w:sz="4" w:space="0" w:color="auto"/>
                  <w:right w:val="nil"/>
                </w:tcBorders>
                <w:shd w:val="clear" w:color="auto" w:fill="auto"/>
                <w:vAlign w:val="center"/>
                <w:hideMark/>
              </w:tcPr>
            </w:tcPrChange>
          </w:tcPr>
          <w:p w14:paraId="4441F4CA" w14:textId="51D15E6A" w:rsidR="00B468C9" w:rsidRPr="00CB2BC4" w:rsidDel="003107B9" w:rsidRDefault="00B468C9" w:rsidP="003107B9">
            <w:pPr>
              <w:spacing w:after="0" w:line="240" w:lineRule="auto"/>
              <w:jc w:val="center"/>
              <w:rPr>
                <w:del w:id="254" w:author="Abhilasha Vaid" w:date="2016-06-17T16:21:00Z"/>
                <w:rFonts w:ascii="Calibri" w:eastAsia="Times New Roman" w:hAnsi="Calibri" w:cs="Times New Roman"/>
                <w:color w:val="000000"/>
                <w:sz w:val="20"/>
                <w:szCs w:val="20"/>
              </w:rPr>
            </w:pPr>
            <w:del w:id="255" w:author="Abhilasha Vaid" w:date="2016-06-17T16:21:00Z">
              <w:r w:rsidRPr="00CB2BC4" w:rsidDel="003107B9">
                <w:rPr>
                  <w:rFonts w:ascii="Calibri" w:eastAsia="Times New Roman" w:hAnsi="Calibri" w:cs="Times New Roman"/>
                  <w:color w:val="000000"/>
                  <w:sz w:val="20"/>
                  <w:szCs w:val="20"/>
                </w:rPr>
                <w:delText>Plot</w:delText>
              </w:r>
            </w:del>
          </w:p>
        </w:tc>
        <w:tc>
          <w:tcPr>
            <w:tcW w:w="1760" w:type="dxa"/>
            <w:tcBorders>
              <w:top w:val="dotted" w:sz="4" w:space="0" w:color="auto"/>
              <w:left w:val="nil"/>
              <w:bottom w:val="dotted" w:sz="4" w:space="0" w:color="auto"/>
              <w:right w:val="nil"/>
            </w:tcBorders>
            <w:shd w:val="clear" w:color="auto" w:fill="auto"/>
            <w:vAlign w:val="center"/>
            <w:hideMark/>
            <w:tcPrChange w:id="256" w:author="Abhilasha Vaid" w:date="2016-06-17T16:20:00Z">
              <w:tcPr>
                <w:tcW w:w="1760" w:type="dxa"/>
                <w:tcBorders>
                  <w:top w:val="dotted" w:sz="4" w:space="0" w:color="auto"/>
                  <w:left w:val="nil"/>
                  <w:bottom w:val="dotted" w:sz="4" w:space="0" w:color="auto"/>
                  <w:right w:val="nil"/>
                </w:tcBorders>
                <w:shd w:val="clear" w:color="auto" w:fill="auto"/>
                <w:vAlign w:val="center"/>
                <w:hideMark/>
              </w:tcPr>
            </w:tcPrChange>
          </w:tcPr>
          <w:p w14:paraId="3158B9EF" w14:textId="681FD8FB" w:rsidR="00B468C9" w:rsidRPr="00CB2BC4" w:rsidDel="003107B9" w:rsidRDefault="00B468C9" w:rsidP="003107B9">
            <w:pPr>
              <w:spacing w:after="0" w:line="240" w:lineRule="auto"/>
              <w:jc w:val="center"/>
              <w:rPr>
                <w:del w:id="257" w:author="Abhilasha Vaid" w:date="2016-06-17T16:21:00Z"/>
                <w:rFonts w:ascii="Calibri" w:eastAsia="Times New Roman" w:hAnsi="Calibri" w:cs="Times New Roman"/>
                <w:color w:val="000000"/>
                <w:sz w:val="20"/>
                <w:szCs w:val="20"/>
              </w:rPr>
            </w:pPr>
            <w:del w:id="258" w:author="Abhilasha Vaid" w:date="2016-06-17T16:21:00Z">
              <w:r w:rsidRPr="00CB2BC4" w:rsidDel="003107B9">
                <w:rPr>
                  <w:rFonts w:ascii="Calibri" w:eastAsia="Times New Roman" w:hAnsi="Calibri" w:cs="Times New Roman"/>
                  <w:color w:val="000000"/>
                  <w:sz w:val="20"/>
                  <w:szCs w:val="20"/>
                </w:rPr>
                <w:delText>Plot</w:delText>
              </w:r>
            </w:del>
          </w:p>
        </w:tc>
        <w:tc>
          <w:tcPr>
            <w:tcW w:w="1740" w:type="dxa"/>
            <w:tcBorders>
              <w:top w:val="dotted" w:sz="4" w:space="0" w:color="auto"/>
              <w:left w:val="nil"/>
              <w:bottom w:val="dotted" w:sz="4" w:space="0" w:color="auto"/>
              <w:right w:val="nil"/>
            </w:tcBorders>
            <w:shd w:val="clear" w:color="auto" w:fill="auto"/>
            <w:vAlign w:val="center"/>
            <w:hideMark/>
            <w:tcPrChange w:id="259" w:author="Abhilasha Vaid" w:date="2016-06-17T16:20:00Z">
              <w:tcPr>
                <w:tcW w:w="1740" w:type="dxa"/>
                <w:tcBorders>
                  <w:top w:val="dotted" w:sz="4" w:space="0" w:color="auto"/>
                  <w:left w:val="nil"/>
                  <w:bottom w:val="dotted" w:sz="4" w:space="0" w:color="auto"/>
                  <w:right w:val="nil"/>
                </w:tcBorders>
                <w:shd w:val="clear" w:color="auto" w:fill="auto"/>
                <w:vAlign w:val="center"/>
                <w:hideMark/>
              </w:tcPr>
            </w:tcPrChange>
          </w:tcPr>
          <w:p w14:paraId="33E1C36B" w14:textId="28D3F22C" w:rsidR="00B468C9" w:rsidRPr="00CB2BC4" w:rsidDel="003107B9" w:rsidRDefault="00B468C9" w:rsidP="003107B9">
            <w:pPr>
              <w:spacing w:after="0" w:line="240" w:lineRule="auto"/>
              <w:jc w:val="center"/>
              <w:rPr>
                <w:del w:id="260" w:author="Abhilasha Vaid" w:date="2016-06-17T16:21:00Z"/>
                <w:rFonts w:ascii="Calibri" w:eastAsia="Times New Roman" w:hAnsi="Calibri" w:cs="Times New Roman"/>
                <w:color w:val="000000"/>
                <w:sz w:val="20"/>
                <w:szCs w:val="20"/>
              </w:rPr>
            </w:pPr>
            <w:del w:id="261" w:author="Abhilasha Vaid" w:date="2016-06-17T16:21:00Z">
              <w:r w:rsidRPr="00CB2BC4" w:rsidDel="003107B9">
                <w:rPr>
                  <w:rFonts w:ascii="Calibri" w:eastAsia="Times New Roman" w:hAnsi="Calibri" w:cs="Times New Roman"/>
                  <w:color w:val="000000"/>
                  <w:sz w:val="20"/>
                  <w:szCs w:val="20"/>
                </w:rPr>
                <w:delText>Plot</w:delText>
              </w:r>
            </w:del>
          </w:p>
        </w:tc>
        <w:tc>
          <w:tcPr>
            <w:tcW w:w="1760" w:type="dxa"/>
            <w:tcBorders>
              <w:top w:val="dotted" w:sz="4" w:space="0" w:color="auto"/>
              <w:left w:val="nil"/>
              <w:bottom w:val="dotted" w:sz="4" w:space="0" w:color="auto"/>
              <w:right w:val="nil"/>
            </w:tcBorders>
            <w:shd w:val="clear" w:color="auto" w:fill="auto"/>
            <w:vAlign w:val="center"/>
            <w:hideMark/>
            <w:tcPrChange w:id="262" w:author="Abhilasha Vaid" w:date="2016-06-17T16:20:00Z">
              <w:tcPr>
                <w:tcW w:w="1760" w:type="dxa"/>
                <w:tcBorders>
                  <w:top w:val="dotted" w:sz="4" w:space="0" w:color="auto"/>
                  <w:left w:val="nil"/>
                  <w:bottom w:val="dotted" w:sz="4" w:space="0" w:color="auto"/>
                  <w:right w:val="nil"/>
                </w:tcBorders>
                <w:shd w:val="clear" w:color="auto" w:fill="auto"/>
                <w:vAlign w:val="center"/>
                <w:hideMark/>
              </w:tcPr>
            </w:tcPrChange>
          </w:tcPr>
          <w:p w14:paraId="77129F2F" w14:textId="65FE456B" w:rsidR="00B468C9" w:rsidRPr="00CB2BC4" w:rsidDel="003107B9" w:rsidRDefault="00B468C9" w:rsidP="003107B9">
            <w:pPr>
              <w:spacing w:after="0" w:line="240" w:lineRule="auto"/>
              <w:jc w:val="center"/>
              <w:rPr>
                <w:del w:id="263" w:author="Abhilasha Vaid" w:date="2016-06-17T16:21:00Z"/>
                <w:rFonts w:ascii="Calibri" w:eastAsia="Times New Roman" w:hAnsi="Calibri" w:cs="Times New Roman"/>
                <w:color w:val="000000"/>
                <w:sz w:val="20"/>
                <w:szCs w:val="20"/>
              </w:rPr>
            </w:pPr>
            <w:del w:id="264" w:author="Abhilasha Vaid" w:date="2016-06-17T16:21:00Z">
              <w:r w:rsidRPr="00CB2BC4" w:rsidDel="003107B9">
                <w:rPr>
                  <w:rFonts w:ascii="Calibri" w:eastAsia="Times New Roman" w:hAnsi="Calibri" w:cs="Times New Roman"/>
                  <w:color w:val="000000"/>
                  <w:sz w:val="20"/>
                  <w:szCs w:val="20"/>
                </w:rPr>
                <w:delText>Parcel</w:delText>
              </w:r>
            </w:del>
          </w:p>
        </w:tc>
      </w:tr>
      <w:tr w:rsidR="00B468C9" w:rsidRPr="00CB2BC4" w:rsidDel="003107B9" w14:paraId="22A82450" w14:textId="72E044F9" w:rsidTr="003107B9">
        <w:trPr>
          <w:trHeight w:val="525"/>
          <w:del w:id="265" w:author="Abhilasha Vaid" w:date="2016-06-17T16:21:00Z"/>
          <w:trPrChange w:id="266" w:author="Abhilasha Vaid" w:date="2016-06-17T16:20:00Z">
            <w:trPr>
              <w:trHeight w:val="525"/>
            </w:trPr>
          </w:trPrChange>
        </w:trPr>
        <w:tc>
          <w:tcPr>
            <w:tcW w:w="2136" w:type="dxa"/>
            <w:vMerge/>
            <w:tcBorders>
              <w:top w:val="nil"/>
              <w:left w:val="nil"/>
              <w:bottom w:val="single" w:sz="8" w:space="0" w:color="000000"/>
              <w:right w:val="nil"/>
            </w:tcBorders>
            <w:vAlign w:val="center"/>
            <w:hideMark/>
            <w:tcPrChange w:id="267" w:author="Abhilasha Vaid" w:date="2016-06-17T16:20:00Z">
              <w:tcPr>
                <w:tcW w:w="2136" w:type="dxa"/>
                <w:vMerge/>
                <w:tcBorders>
                  <w:top w:val="nil"/>
                  <w:left w:val="nil"/>
                  <w:bottom w:val="single" w:sz="8" w:space="0" w:color="000000"/>
                  <w:right w:val="nil"/>
                </w:tcBorders>
                <w:vAlign w:val="center"/>
                <w:hideMark/>
              </w:tcPr>
            </w:tcPrChange>
          </w:tcPr>
          <w:p w14:paraId="460F4D7A" w14:textId="0984BF3D" w:rsidR="00B468C9" w:rsidRPr="00CB2BC4" w:rsidDel="003107B9" w:rsidRDefault="00B468C9" w:rsidP="003107B9">
            <w:pPr>
              <w:spacing w:after="0" w:line="240" w:lineRule="auto"/>
              <w:rPr>
                <w:del w:id="268" w:author="Abhilasha Vaid" w:date="2016-06-17T16:21:00Z"/>
                <w:rFonts w:ascii="Calibri" w:eastAsia="Times New Roman" w:hAnsi="Calibri" w:cs="Times New Roman"/>
                <w:b/>
                <w:bCs/>
                <w:color w:val="000000"/>
                <w:sz w:val="20"/>
                <w:szCs w:val="20"/>
              </w:rPr>
            </w:pPr>
          </w:p>
        </w:tc>
        <w:tc>
          <w:tcPr>
            <w:tcW w:w="1396" w:type="dxa"/>
            <w:tcBorders>
              <w:top w:val="dotted" w:sz="4" w:space="0" w:color="auto"/>
              <w:left w:val="nil"/>
              <w:bottom w:val="single" w:sz="8" w:space="0" w:color="auto"/>
              <w:right w:val="nil"/>
            </w:tcBorders>
            <w:shd w:val="clear" w:color="auto" w:fill="auto"/>
            <w:vAlign w:val="center"/>
            <w:hideMark/>
            <w:tcPrChange w:id="269" w:author="Abhilasha Vaid" w:date="2016-06-17T16:20:00Z">
              <w:tcPr>
                <w:tcW w:w="1396" w:type="dxa"/>
                <w:tcBorders>
                  <w:top w:val="dotted" w:sz="4" w:space="0" w:color="auto"/>
                  <w:left w:val="nil"/>
                  <w:bottom w:val="single" w:sz="8" w:space="0" w:color="auto"/>
                  <w:right w:val="nil"/>
                </w:tcBorders>
                <w:shd w:val="clear" w:color="auto" w:fill="auto"/>
                <w:vAlign w:val="center"/>
                <w:hideMark/>
              </w:tcPr>
            </w:tcPrChange>
          </w:tcPr>
          <w:p w14:paraId="541C2460" w14:textId="44A93218" w:rsidR="00B468C9" w:rsidRPr="00CB2BC4" w:rsidDel="003107B9" w:rsidRDefault="00B468C9" w:rsidP="003107B9">
            <w:pPr>
              <w:spacing w:after="0" w:line="240" w:lineRule="auto"/>
              <w:jc w:val="center"/>
              <w:rPr>
                <w:del w:id="270" w:author="Abhilasha Vaid" w:date="2016-06-17T16:21:00Z"/>
                <w:rFonts w:ascii="Calibri" w:eastAsia="Times New Roman" w:hAnsi="Calibri" w:cs="Times New Roman"/>
                <w:color w:val="000000"/>
                <w:sz w:val="20"/>
                <w:szCs w:val="20"/>
              </w:rPr>
            </w:pPr>
            <w:del w:id="271" w:author="Abhilasha Vaid" w:date="2016-06-17T16:21:00Z">
              <w:r w:rsidRPr="00CB2BC4" w:rsidDel="003107B9">
                <w:rPr>
                  <w:rFonts w:ascii="Calibri" w:eastAsia="Times New Roman" w:hAnsi="Calibri" w:cs="Times New Roman"/>
                  <w:color w:val="000000"/>
                  <w:sz w:val="20"/>
                  <w:szCs w:val="20"/>
                </w:rPr>
                <w:delText>Crops cultivated</w:delText>
              </w:r>
            </w:del>
          </w:p>
        </w:tc>
        <w:tc>
          <w:tcPr>
            <w:tcW w:w="1760" w:type="dxa"/>
            <w:tcBorders>
              <w:top w:val="dotted" w:sz="4" w:space="0" w:color="auto"/>
              <w:left w:val="nil"/>
              <w:bottom w:val="single" w:sz="8" w:space="0" w:color="auto"/>
              <w:right w:val="nil"/>
            </w:tcBorders>
            <w:shd w:val="clear" w:color="auto" w:fill="auto"/>
            <w:vAlign w:val="center"/>
            <w:hideMark/>
            <w:tcPrChange w:id="272" w:author="Abhilasha Vaid" w:date="2016-06-17T16:20:00Z">
              <w:tcPr>
                <w:tcW w:w="1760" w:type="dxa"/>
                <w:tcBorders>
                  <w:top w:val="dotted" w:sz="4" w:space="0" w:color="auto"/>
                  <w:left w:val="nil"/>
                  <w:bottom w:val="single" w:sz="8" w:space="0" w:color="auto"/>
                  <w:right w:val="nil"/>
                </w:tcBorders>
                <w:shd w:val="clear" w:color="auto" w:fill="auto"/>
                <w:vAlign w:val="center"/>
                <w:hideMark/>
              </w:tcPr>
            </w:tcPrChange>
          </w:tcPr>
          <w:p w14:paraId="56AC55A9" w14:textId="29F39FA2" w:rsidR="00B468C9" w:rsidRPr="00CB2BC4" w:rsidDel="003107B9" w:rsidRDefault="00B468C9" w:rsidP="003107B9">
            <w:pPr>
              <w:spacing w:after="0" w:line="240" w:lineRule="auto"/>
              <w:jc w:val="center"/>
              <w:rPr>
                <w:del w:id="273" w:author="Abhilasha Vaid" w:date="2016-06-17T16:21:00Z"/>
                <w:rFonts w:ascii="Calibri" w:eastAsia="Times New Roman" w:hAnsi="Calibri" w:cs="Times New Roman"/>
                <w:color w:val="000000"/>
                <w:sz w:val="20"/>
                <w:szCs w:val="20"/>
              </w:rPr>
            </w:pPr>
            <w:del w:id="274" w:author="Abhilasha Vaid" w:date="2016-06-17T16:21:00Z">
              <w:r w:rsidRPr="00CB2BC4" w:rsidDel="003107B9">
                <w:rPr>
                  <w:rFonts w:ascii="Calibri" w:eastAsia="Times New Roman" w:hAnsi="Calibri" w:cs="Times New Roman"/>
                  <w:color w:val="000000"/>
                  <w:sz w:val="20"/>
                  <w:szCs w:val="20"/>
                </w:rPr>
                <w:delText>Field</w:delText>
              </w:r>
            </w:del>
          </w:p>
        </w:tc>
        <w:tc>
          <w:tcPr>
            <w:tcW w:w="1760" w:type="dxa"/>
            <w:tcBorders>
              <w:top w:val="dotted" w:sz="4" w:space="0" w:color="auto"/>
              <w:left w:val="nil"/>
              <w:bottom w:val="single" w:sz="8" w:space="0" w:color="auto"/>
              <w:right w:val="nil"/>
            </w:tcBorders>
            <w:shd w:val="clear" w:color="auto" w:fill="auto"/>
            <w:vAlign w:val="center"/>
            <w:hideMark/>
            <w:tcPrChange w:id="275" w:author="Abhilasha Vaid" w:date="2016-06-17T16:20:00Z">
              <w:tcPr>
                <w:tcW w:w="1760" w:type="dxa"/>
                <w:tcBorders>
                  <w:top w:val="dotted" w:sz="4" w:space="0" w:color="auto"/>
                  <w:left w:val="nil"/>
                  <w:bottom w:val="single" w:sz="8" w:space="0" w:color="auto"/>
                  <w:right w:val="nil"/>
                </w:tcBorders>
                <w:shd w:val="clear" w:color="auto" w:fill="auto"/>
                <w:vAlign w:val="center"/>
                <w:hideMark/>
              </w:tcPr>
            </w:tcPrChange>
          </w:tcPr>
          <w:p w14:paraId="2C5F059E" w14:textId="023FC653" w:rsidR="00B468C9" w:rsidRPr="00CB2BC4" w:rsidDel="003107B9" w:rsidRDefault="00B468C9" w:rsidP="003107B9">
            <w:pPr>
              <w:spacing w:after="0" w:line="240" w:lineRule="auto"/>
              <w:jc w:val="center"/>
              <w:rPr>
                <w:del w:id="276" w:author="Abhilasha Vaid" w:date="2016-06-17T16:21:00Z"/>
                <w:rFonts w:ascii="Calibri" w:eastAsia="Times New Roman" w:hAnsi="Calibri" w:cs="Times New Roman"/>
                <w:color w:val="000000"/>
                <w:sz w:val="20"/>
                <w:szCs w:val="20"/>
              </w:rPr>
            </w:pPr>
            <w:del w:id="277" w:author="Abhilasha Vaid" w:date="2016-06-17T16:21:00Z">
              <w:r w:rsidRPr="00CB2BC4" w:rsidDel="003107B9">
                <w:rPr>
                  <w:rFonts w:ascii="Calibri" w:eastAsia="Times New Roman" w:hAnsi="Calibri" w:cs="Times New Roman"/>
                  <w:color w:val="000000"/>
                  <w:sz w:val="20"/>
                  <w:szCs w:val="20"/>
                </w:rPr>
                <w:delText>Plot</w:delText>
              </w:r>
            </w:del>
          </w:p>
        </w:tc>
        <w:tc>
          <w:tcPr>
            <w:tcW w:w="1780" w:type="dxa"/>
            <w:tcBorders>
              <w:top w:val="dotted" w:sz="4" w:space="0" w:color="auto"/>
              <w:left w:val="nil"/>
              <w:bottom w:val="single" w:sz="8" w:space="0" w:color="auto"/>
              <w:right w:val="nil"/>
            </w:tcBorders>
            <w:shd w:val="clear" w:color="auto" w:fill="auto"/>
            <w:vAlign w:val="center"/>
            <w:hideMark/>
            <w:tcPrChange w:id="278" w:author="Abhilasha Vaid" w:date="2016-06-17T16:20:00Z">
              <w:tcPr>
                <w:tcW w:w="1780" w:type="dxa"/>
                <w:tcBorders>
                  <w:top w:val="dotted" w:sz="4" w:space="0" w:color="auto"/>
                  <w:left w:val="nil"/>
                  <w:bottom w:val="single" w:sz="8" w:space="0" w:color="auto"/>
                  <w:right w:val="nil"/>
                </w:tcBorders>
                <w:shd w:val="clear" w:color="auto" w:fill="auto"/>
                <w:vAlign w:val="center"/>
                <w:hideMark/>
              </w:tcPr>
            </w:tcPrChange>
          </w:tcPr>
          <w:p w14:paraId="54675457" w14:textId="63A801AB" w:rsidR="00B468C9" w:rsidRPr="00CB2BC4" w:rsidDel="003107B9" w:rsidRDefault="00B468C9" w:rsidP="003107B9">
            <w:pPr>
              <w:spacing w:after="0" w:line="240" w:lineRule="auto"/>
              <w:jc w:val="center"/>
              <w:rPr>
                <w:del w:id="279" w:author="Abhilasha Vaid" w:date="2016-06-17T16:21:00Z"/>
                <w:rFonts w:ascii="Calibri" w:eastAsia="Times New Roman" w:hAnsi="Calibri" w:cs="Times New Roman"/>
                <w:color w:val="000000"/>
                <w:sz w:val="20"/>
                <w:szCs w:val="20"/>
              </w:rPr>
            </w:pPr>
            <w:del w:id="280" w:author="Abhilasha Vaid" w:date="2016-06-17T16:21:00Z">
              <w:r w:rsidRPr="00CB2BC4" w:rsidDel="003107B9">
                <w:rPr>
                  <w:rFonts w:ascii="Calibri" w:eastAsia="Times New Roman" w:hAnsi="Calibri" w:cs="Times New Roman"/>
                  <w:color w:val="000000"/>
                  <w:sz w:val="20"/>
                  <w:szCs w:val="20"/>
                </w:rPr>
                <w:delText>Plot</w:delText>
              </w:r>
            </w:del>
          </w:p>
        </w:tc>
        <w:tc>
          <w:tcPr>
            <w:tcW w:w="1760" w:type="dxa"/>
            <w:tcBorders>
              <w:top w:val="dotted" w:sz="4" w:space="0" w:color="auto"/>
              <w:left w:val="nil"/>
              <w:bottom w:val="single" w:sz="8" w:space="0" w:color="auto"/>
              <w:right w:val="nil"/>
            </w:tcBorders>
            <w:shd w:val="clear" w:color="auto" w:fill="auto"/>
            <w:vAlign w:val="center"/>
            <w:hideMark/>
            <w:tcPrChange w:id="281" w:author="Abhilasha Vaid" w:date="2016-06-17T16:20:00Z">
              <w:tcPr>
                <w:tcW w:w="1760" w:type="dxa"/>
                <w:tcBorders>
                  <w:top w:val="dotted" w:sz="4" w:space="0" w:color="auto"/>
                  <w:left w:val="nil"/>
                  <w:bottom w:val="single" w:sz="8" w:space="0" w:color="auto"/>
                  <w:right w:val="nil"/>
                </w:tcBorders>
                <w:shd w:val="clear" w:color="auto" w:fill="auto"/>
                <w:vAlign w:val="center"/>
                <w:hideMark/>
              </w:tcPr>
            </w:tcPrChange>
          </w:tcPr>
          <w:p w14:paraId="1B1B748F" w14:textId="3F54DAB6" w:rsidR="00B468C9" w:rsidRPr="00CB2BC4" w:rsidDel="003107B9" w:rsidRDefault="00B468C9" w:rsidP="003107B9">
            <w:pPr>
              <w:spacing w:after="0" w:line="240" w:lineRule="auto"/>
              <w:jc w:val="center"/>
              <w:rPr>
                <w:del w:id="282" w:author="Abhilasha Vaid" w:date="2016-06-17T16:21:00Z"/>
                <w:rFonts w:ascii="Calibri" w:eastAsia="Times New Roman" w:hAnsi="Calibri" w:cs="Times New Roman"/>
                <w:color w:val="000000"/>
                <w:sz w:val="20"/>
                <w:szCs w:val="20"/>
              </w:rPr>
            </w:pPr>
            <w:del w:id="283" w:author="Abhilasha Vaid" w:date="2016-06-17T16:21:00Z">
              <w:r w:rsidRPr="00CB2BC4" w:rsidDel="003107B9">
                <w:rPr>
                  <w:rFonts w:ascii="Calibri" w:eastAsia="Times New Roman" w:hAnsi="Calibri" w:cs="Times New Roman"/>
                  <w:color w:val="000000"/>
                  <w:sz w:val="20"/>
                  <w:szCs w:val="20"/>
                </w:rPr>
                <w:delText>Plot</w:delText>
              </w:r>
            </w:del>
          </w:p>
        </w:tc>
        <w:tc>
          <w:tcPr>
            <w:tcW w:w="1740" w:type="dxa"/>
            <w:tcBorders>
              <w:top w:val="dotted" w:sz="4" w:space="0" w:color="auto"/>
              <w:left w:val="nil"/>
              <w:bottom w:val="single" w:sz="8" w:space="0" w:color="auto"/>
              <w:right w:val="nil"/>
            </w:tcBorders>
            <w:shd w:val="clear" w:color="auto" w:fill="auto"/>
            <w:vAlign w:val="center"/>
            <w:hideMark/>
            <w:tcPrChange w:id="284" w:author="Abhilasha Vaid" w:date="2016-06-17T16:20:00Z">
              <w:tcPr>
                <w:tcW w:w="1740" w:type="dxa"/>
                <w:tcBorders>
                  <w:top w:val="dotted" w:sz="4" w:space="0" w:color="auto"/>
                  <w:left w:val="nil"/>
                  <w:bottom w:val="single" w:sz="8" w:space="0" w:color="auto"/>
                  <w:right w:val="nil"/>
                </w:tcBorders>
                <w:shd w:val="clear" w:color="auto" w:fill="auto"/>
                <w:vAlign w:val="center"/>
                <w:hideMark/>
              </w:tcPr>
            </w:tcPrChange>
          </w:tcPr>
          <w:p w14:paraId="07535B75" w14:textId="35573D94" w:rsidR="00B468C9" w:rsidRPr="00CB2BC4" w:rsidDel="003107B9" w:rsidRDefault="00B468C9" w:rsidP="003107B9">
            <w:pPr>
              <w:spacing w:after="0" w:line="240" w:lineRule="auto"/>
              <w:jc w:val="center"/>
              <w:rPr>
                <w:del w:id="285" w:author="Abhilasha Vaid" w:date="2016-06-17T16:21:00Z"/>
                <w:rFonts w:ascii="Calibri" w:eastAsia="Times New Roman" w:hAnsi="Calibri" w:cs="Times New Roman"/>
                <w:color w:val="000000"/>
                <w:sz w:val="20"/>
                <w:szCs w:val="20"/>
              </w:rPr>
            </w:pPr>
            <w:del w:id="286" w:author="Abhilasha Vaid" w:date="2016-06-17T16:21:00Z">
              <w:r w:rsidRPr="00CB2BC4" w:rsidDel="003107B9">
                <w:rPr>
                  <w:rFonts w:ascii="Calibri" w:eastAsia="Times New Roman" w:hAnsi="Calibri" w:cs="Times New Roman"/>
                  <w:color w:val="000000"/>
                  <w:sz w:val="20"/>
                  <w:szCs w:val="20"/>
                </w:rPr>
                <w:delText>Plot</w:delText>
              </w:r>
            </w:del>
          </w:p>
        </w:tc>
        <w:tc>
          <w:tcPr>
            <w:tcW w:w="1760" w:type="dxa"/>
            <w:tcBorders>
              <w:top w:val="dotted" w:sz="4" w:space="0" w:color="auto"/>
              <w:left w:val="nil"/>
              <w:bottom w:val="single" w:sz="8" w:space="0" w:color="auto"/>
              <w:right w:val="nil"/>
            </w:tcBorders>
            <w:shd w:val="clear" w:color="auto" w:fill="auto"/>
            <w:vAlign w:val="center"/>
            <w:hideMark/>
            <w:tcPrChange w:id="287" w:author="Abhilasha Vaid" w:date="2016-06-17T16:20:00Z">
              <w:tcPr>
                <w:tcW w:w="1760" w:type="dxa"/>
                <w:tcBorders>
                  <w:top w:val="dotted" w:sz="4" w:space="0" w:color="auto"/>
                  <w:left w:val="nil"/>
                  <w:bottom w:val="single" w:sz="8" w:space="0" w:color="auto"/>
                  <w:right w:val="nil"/>
                </w:tcBorders>
                <w:shd w:val="clear" w:color="auto" w:fill="auto"/>
                <w:vAlign w:val="center"/>
                <w:hideMark/>
              </w:tcPr>
            </w:tcPrChange>
          </w:tcPr>
          <w:p w14:paraId="23E85240" w14:textId="6EE218DA" w:rsidR="00B468C9" w:rsidRPr="00CB2BC4" w:rsidDel="003107B9" w:rsidRDefault="00B468C9" w:rsidP="003107B9">
            <w:pPr>
              <w:spacing w:after="0" w:line="240" w:lineRule="auto"/>
              <w:jc w:val="center"/>
              <w:rPr>
                <w:del w:id="288" w:author="Abhilasha Vaid" w:date="2016-06-17T16:21:00Z"/>
                <w:rFonts w:ascii="Calibri" w:eastAsia="Times New Roman" w:hAnsi="Calibri" w:cs="Times New Roman"/>
                <w:color w:val="000000"/>
                <w:sz w:val="20"/>
                <w:szCs w:val="20"/>
              </w:rPr>
            </w:pPr>
            <w:del w:id="289" w:author="Abhilasha Vaid" w:date="2016-06-17T16:21:00Z">
              <w:r w:rsidRPr="00CB2BC4" w:rsidDel="003107B9">
                <w:rPr>
                  <w:rFonts w:ascii="Calibri" w:eastAsia="Times New Roman" w:hAnsi="Calibri" w:cs="Times New Roman"/>
                  <w:color w:val="000000"/>
                  <w:sz w:val="20"/>
                  <w:szCs w:val="20"/>
                </w:rPr>
                <w:delText>Plot</w:delText>
              </w:r>
            </w:del>
          </w:p>
        </w:tc>
      </w:tr>
    </w:tbl>
    <w:tbl>
      <w:tblPr>
        <w:tblpPr w:leftFromText="180" w:rightFromText="180" w:vertAnchor="page" w:horzAnchor="margin" w:tblpXSpec="center" w:tblpY="1759"/>
        <w:tblW w:w="14092" w:type="dxa"/>
        <w:tblLook w:val="04A0" w:firstRow="1" w:lastRow="0" w:firstColumn="1" w:lastColumn="0" w:noHBand="0" w:noVBand="1"/>
      </w:tblPr>
      <w:tblGrid>
        <w:gridCol w:w="2136"/>
        <w:gridCol w:w="1396"/>
        <w:gridCol w:w="1760"/>
        <w:gridCol w:w="1760"/>
        <w:gridCol w:w="1780"/>
        <w:gridCol w:w="1760"/>
        <w:gridCol w:w="1740"/>
        <w:gridCol w:w="1760"/>
      </w:tblGrid>
      <w:tr w:rsidR="003107B9" w:rsidRPr="00CB2BC4" w14:paraId="3A7850C3" w14:textId="77777777" w:rsidTr="003107B9">
        <w:trPr>
          <w:trHeight w:val="525"/>
          <w:ins w:id="290" w:author="Abhilasha Vaid" w:date="2016-06-17T16:21:00Z"/>
        </w:trPr>
        <w:tc>
          <w:tcPr>
            <w:tcW w:w="2136" w:type="dxa"/>
            <w:tcBorders>
              <w:top w:val="single" w:sz="8" w:space="0" w:color="auto"/>
              <w:left w:val="nil"/>
              <w:bottom w:val="nil"/>
              <w:right w:val="nil"/>
            </w:tcBorders>
            <w:shd w:val="clear" w:color="auto" w:fill="A9D5E7" w:themeFill="accent1" w:themeFillTint="66"/>
            <w:vAlign w:val="center"/>
            <w:hideMark/>
          </w:tcPr>
          <w:p w14:paraId="20C3064F" w14:textId="77777777" w:rsidR="003107B9" w:rsidRPr="00CB2BC4" w:rsidRDefault="003107B9" w:rsidP="003107B9">
            <w:pPr>
              <w:spacing w:after="0" w:line="240" w:lineRule="auto"/>
              <w:jc w:val="center"/>
              <w:rPr>
                <w:ins w:id="291" w:author="Abhilasha Vaid" w:date="2016-06-17T16:21:00Z"/>
                <w:rFonts w:ascii="Calibri" w:eastAsia="Times New Roman" w:hAnsi="Calibri" w:cs="Times New Roman"/>
                <w:b/>
                <w:bCs/>
                <w:color w:val="000000"/>
                <w:sz w:val="20"/>
                <w:szCs w:val="20"/>
              </w:rPr>
            </w:pPr>
            <w:ins w:id="292" w:author="Abhilasha Vaid" w:date="2016-06-17T16:21:00Z">
              <w:r w:rsidRPr="00CB2BC4">
                <w:rPr>
                  <w:rFonts w:ascii="Calibri" w:eastAsia="Times New Roman" w:hAnsi="Calibri" w:cs="Times New Roman"/>
                  <w:b/>
                  <w:bCs/>
                  <w:color w:val="000000"/>
                  <w:sz w:val="20"/>
                  <w:szCs w:val="20"/>
                </w:rPr>
                <w:t> </w:t>
              </w:r>
            </w:ins>
          </w:p>
        </w:tc>
        <w:tc>
          <w:tcPr>
            <w:tcW w:w="1396" w:type="dxa"/>
            <w:tcBorders>
              <w:top w:val="single" w:sz="8" w:space="0" w:color="auto"/>
              <w:left w:val="nil"/>
              <w:bottom w:val="single" w:sz="8" w:space="0" w:color="auto"/>
              <w:right w:val="nil"/>
            </w:tcBorders>
            <w:shd w:val="clear" w:color="auto" w:fill="A9D5E7" w:themeFill="accent1" w:themeFillTint="66"/>
            <w:vAlign w:val="center"/>
            <w:hideMark/>
          </w:tcPr>
          <w:p w14:paraId="74D5D64B" w14:textId="77777777" w:rsidR="003107B9" w:rsidRPr="00CB2BC4" w:rsidRDefault="003107B9" w:rsidP="003107B9">
            <w:pPr>
              <w:spacing w:after="0" w:line="240" w:lineRule="auto"/>
              <w:jc w:val="center"/>
              <w:rPr>
                <w:ins w:id="293" w:author="Abhilasha Vaid" w:date="2016-06-17T16:21:00Z"/>
                <w:rFonts w:ascii="Calibri" w:eastAsia="Times New Roman" w:hAnsi="Calibri" w:cs="Times New Roman"/>
                <w:b/>
                <w:bCs/>
                <w:color w:val="000000"/>
                <w:sz w:val="20"/>
                <w:szCs w:val="20"/>
              </w:rPr>
            </w:pPr>
            <w:ins w:id="294" w:author="Abhilasha Vaid" w:date="2016-06-17T16:21:00Z">
              <w:r w:rsidRPr="00CB2BC4">
                <w:rPr>
                  <w:rFonts w:ascii="Calibri" w:eastAsia="Times New Roman" w:hAnsi="Calibri" w:cs="Times New Roman"/>
                  <w:b/>
                  <w:bCs/>
                  <w:color w:val="000000"/>
                  <w:sz w:val="20"/>
                  <w:szCs w:val="20"/>
                </w:rPr>
                <w:t> </w:t>
              </w:r>
            </w:ins>
          </w:p>
        </w:tc>
        <w:tc>
          <w:tcPr>
            <w:tcW w:w="1760" w:type="dxa"/>
            <w:tcBorders>
              <w:top w:val="single" w:sz="8" w:space="0" w:color="auto"/>
              <w:left w:val="nil"/>
              <w:bottom w:val="nil"/>
              <w:right w:val="nil"/>
            </w:tcBorders>
            <w:shd w:val="clear" w:color="auto" w:fill="A9D5E7" w:themeFill="accent1" w:themeFillTint="66"/>
            <w:vAlign w:val="center"/>
            <w:hideMark/>
          </w:tcPr>
          <w:p w14:paraId="4A8AF408" w14:textId="77777777" w:rsidR="003107B9" w:rsidRPr="00CB2BC4" w:rsidRDefault="003107B9" w:rsidP="003107B9">
            <w:pPr>
              <w:spacing w:after="0" w:line="240" w:lineRule="auto"/>
              <w:jc w:val="center"/>
              <w:rPr>
                <w:ins w:id="295" w:author="Abhilasha Vaid" w:date="2016-06-17T16:21:00Z"/>
                <w:rFonts w:ascii="Calibri" w:eastAsia="Times New Roman" w:hAnsi="Calibri" w:cs="Times New Roman"/>
                <w:b/>
                <w:bCs/>
                <w:color w:val="000000"/>
                <w:sz w:val="20"/>
                <w:szCs w:val="20"/>
              </w:rPr>
            </w:pPr>
            <w:ins w:id="296" w:author="Abhilasha Vaid" w:date="2016-06-17T16:21:00Z">
              <w:r w:rsidRPr="00CB2BC4">
                <w:rPr>
                  <w:rFonts w:ascii="Calibri" w:eastAsia="Times New Roman" w:hAnsi="Calibri" w:cs="Times New Roman"/>
                  <w:b/>
                  <w:bCs/>
                  <w:color w:val="000000"/>
                  <w:sz w:val="20"/>
                  <w:szCs w:val="20"/>
                </w:rPr>
                <w:t>Ethiopia 2011/12 Post-planting</w:t>
              </w:r>
            </w:ins>
          </w:p>
        </w:tc>
        <w:tc>
          <w:tcPr>
            <w:tcW w:w="1760" w:type="dxa"/>
            <w:tcBorders>
              <w:top w:val="single" w:sz="8" w:space="0" w:color="auto"/>
              <w:left w:val="nil"/>
              <w:bottom w:val="nil"/>
              <w:right w:val="nil"/>
            </w:tcBorders>
            <w:shd w:val="clear" w:color="auto" w:fill="A9D5E7" w:themeFill="accent1" w:themeFillTint="66"/>
            <w:vAlign w:val="center"/>
            <w:hideMark/>
          </w:tcPr>
          <w:p w14:paraId="4FC0A940" w14:textId="77777777" w:rsidR="003107B9" w:rsidRPr="00CB2BC4" w:rsidRDefault="003107B9" w:rsidP="003107B9">
            <w:pPr>
              <w:spacing w:after="0" w:line="240" w:lineRule="auto"/>
              <w:jc w:val="center"/>
              <w:rPr>
                <w:ins w:id="297" w:author="Abhilasha Vaid" w:date="2016-06-17T16:21:00Z"/>
                <w:rFonts w:ascii="Calibri" w:eastAsia="Times New Roman" w:hAnsi="Calibri" w:cs="Times New Roman"/>
                <w:b/>
                <w:bCs/>
                <w:color w:val="000000"/>
                <w:sz w:val="20"/>
                <w:szCs w:val="20"/>
              </w:rPr>
            </w:pPr>
            <w:ins w:id="298" w:author="Abhilasha Vaid" w:date="2016-06-17T16:21:00Z">
              <w:r w:rsidRPr="00CB2BC4">
                <w:rPr>
                  <w:rFonts w:ascii="Calibri" w:eastAsia="Times New Roman" w:hAnsi="Calibri" w:cs="Times New Roman"/>
                  <w:b/>
                  <w:bCs/>
                  <w:color w:val="000000"/>
                  <w:sz w:val="20"/>
                  <w:szCs w:val="20"/>
                </w:rPr>
                <w:t>Malawi</w:t>
              </w:r>
            </w:ins>
          </w:p>
          <w:p w14:paraId="2D29EDFE" w14:textId="77777777" w:rsidR="003107B9" w:rsidRPr="00CB2BC4" w:rsidRDefault="003107B9" w:rsidP="003107B9">
            <w:pPr>
              <w:spacing w:after="0" w:line="240" w:lineRule="auto"/>
              <w:jc w:val="center"/>
              <w:rPr>
                <w:ins w:id="299" w:author="Abhilasha Vaid" w:date="2016-06-17T16:21:00Z"/>
                <w:rFonts w:ascii="Calibri" w:eastAsia="Times New Roman" w:hAnsi="Calibri" w:cs="Times New Roman"/>
                <w:b/>
                <w:bCs/>
                <w:color w:val="000000"/>
                <w:sz w:val="20"/>
                <w:szCs w:val="20"/>
              </w:rPr>
            </w:pPr>
            <w:ins w:id="300" w:author="Abhilasha Vaid" w:date="2016-06-17T16:21:00Z">
              <w:r w:rsidRPr="00CB2BC4">
                <w:rPr>
                  <w:rFonts w:ascii="Calibri" w:eastAsia="Times New Roman" w:hAnsi="Calibri" w:cs="Times New Roman"/>
                  <w:b/>
                  <w:bCs/>
                  <w:color w:val="000000"/>
                  <w:sz w:val="20"/>
                  <w:szCs w:val="20"/>
                </w:rPr>
                <w:t>2013</w:t>
              </w:r>
            </w:ins>
          </w:p>
        </w:tc>
        <w:tc>
          <w:tcPr>
            <w:tcW w:w="1780" w:type="dxa"/>
            <w:tcBorders>
              <w:top w:val="single" w:sz="8" w:space="0" w:color="auto"/>
              <w:left w:val="nil"/>
              <w:bottom w:val="nil"/>
              <w:right w:val="nil"/>
            </w:tcBorders>
            <w:shd w:val="clear" w:color="auto" w:fill="A9D5E7" w:themeFill="accent1" w:themeFillTint="66"/>
            <w:vAlign w:val="center"/>
            <w:hideMark/>
          </w:tcPr>
          <w:p w14:paraId="3C9BF8C6" w14:textId="77777777" w:rsidR="003107B9" w:rsidRPr="00CB2BC4" w:rsidRDefault="003107B9" w:rsidP="003107B9">
            <w:pPr>
              <w:spacing w:after="0" w:line="240" w:lineRule="auto"/>
              <w:jc w:val="center"/>
              <w:rPr>
                <w:ins w:id="301" w:author="Abhilasha Vaid" w:date="2016-06-17T16:21:00Z"/>
                <w:rFonts w:ascii="Calibri" w:eastAsia="Times New Roman" w:hAnsi="Calibri" w:cs="Times New Roman"/>
                <w:b/>
                <w:bCs/>
                <w:color w:val="000000"/>
                <w:sz w:val="20"/>
                <w:szCs w:val="20"/>
              </w:rPr>
            </w:pPr>
            <w:ins w:id="302" w:author="Abhilasha Vaid" w:date="2016-06-17T16:21:00Z">
              <w:r w:rsidRPr="00CB2BC4">
                <w:rPr>
                  <w:rFonts w:ascii="Calibri" w:eastAsia="Times New Roman" w:hAnsi="Calibri" w:cs="Times New Roman"/>
                  <w:b/>
                  <w:bCs/>
                  <w:color w:val="000000"/>
                  <w:sz w:val="20"/>
                  <w:szCs w:val="20"/>
                </w:rPr>
                <w:t>Niger 2010/11 Post-planting</w:t>
              </w:r>
            </w:ins>
          </w:p>
        </w:tc>
        <w:tc>
          <w:tcPr>
            <w:tcW w:w="1760" w:type="dxa"/>
            <w:tcBorders>
              <w:top w:val="single" w:sz="8" w:space="0" w:color="auto"/>
              <w:left w:val="nil"/>
              <w:bottom w:val="nil"/>
              <w:right w:val="nil"/>
            </w:tcBorders>
            <w:shd w:val="clear" w:color="auto" w:fill="A9D5E7" w:themeFill="accent1" w:themeFillTint="66"/>
            <w:vAlign w:val="center"/>
            <w:hideMark/>
          </w:tcPr>
          <w:p w14:paraId="46A3930E" w14:textId="77777777" w:rsidR="003107B9" w:rsidRPr="00CB2BC4" w:rsidRDefault="003107B9" w:rsidP="003107B9">
            <w:pPr>
              <w:spacing w:after="0" w:line="240" w:lineRule="auto"/>
              <w:jc w:val="center"/>
              <w:rPr>
                <w:ins w:id="303" w:author="Abhilasha Vaid" w:date="2016-06-17T16:21:00Z"/>
                <w:rFonts w:ascii="Calibri" w:eastAsia="Times New Roman" w:hAnsi="Calibri" w:cs="Times New Roman"/>
                <w:b/>
                <w:bCs/>
                <w:color w:val="000000"/>
                <w:sz w:val="20"/>
                <w:szCs w:val="20"/>
              </w:rPr>
            </w:pPr>
            <w:ins w:id="304" w:author="Abhilasha Vaid" w:date="2016-06-17T16:21:00Z">
              <w:r w:rsidRPr="00CB2BC4">
                <w:rPr>
                  <w:rFonts w:ascii="Calibri" w:eastAsia="Times New Roman" w:hAnsi="Calibri" w:cs="Times New Roman"/>
                  <w:b/>
                  <w:bCs/>
                  <w:color w:val="000000"/>
                  <w:sz w:val="20"/>
                  <w:szCs w:val="20"/>
                </w:rPr>
                <w:t>Nigeria 2012/13 Post-planting</w:t>
              </w:r>
            </w:ins>
          </w:p>
        </w:tc>
        <w:tc>
          <w:tcPr>
            <w:tcW w:w="1740" w:type="dxa"/>
            <w:tcBorders>
              <w:top w:val="single" w:sz="8" w:space="0" w:color="auto"/>
              <w:left w:val="nil"/>
              <w:bottom w:val="nil"/>
              <w:right w:val="nil"/>
            </w:tcBorders>
            <w:shd w:val="clear" w:color="auto" w:fill="A9D5E7" w:themeFill="accent1" w:themeFillTint="66"/>
            <w:vAlign w:val="center"/>
            <w:hideMark/>
          </w:tcPr>
          <w:p w14:paraId="0C4D52BC" w14:textId="77777777" w:rsidR="003107B9" w:rsidRPr="00CB2BC4" w:rsidRDefault="003107B9" w:rsidP="003107B9">
            <w:pPr>
              <w:spacing w:after="0" w:line="240" w:lineRule="auto"/>
              <w:jc w:val="center"/>
              <w:rPr>
                <w:ins w:id="305" w:author="Abhilasha Vaid" w:date="2016-06-17T16:21:00Z"/>
                <w:rFonts w:ascii="Calibri" w:eastAsia="Times New Roman" w:hAnsi="Calibri" w:cs="Times New Roman"/>
                <w:b/>
                <w:bCs/>
                <w:color w:val="000000"/>
                <w:sz w:val="20"/>
                <w:szCs w:val="20"/>
              </w:rPr>
            </w:pPr>
            <w:ins w:id="306" w:author="Abhilasha Vaid" w:date="2016-06-17T16:21:00Z">
              <w:r w:rsidRPr="00CB2BC4">
                <w:rPr>
                  <w:rFonts w:ascii="Calibri" w:eastAsia="Times New Roman" w:hAnsi="Calibri" w:cs="Times New Roman"/>
                  <w:b/>
                  <w:bCs/>
                  <w:color w:val="000000"/>
                  <w:sz w:val="20"/>
                  <w:szCs w:val="20"/>
                </w:rPr>
                <w:t>Tanzania</w:t>
              </w:r>
            </w:ins>
          </w:p>
          <w:p w14:paraId="0D6BB730" w14:textId="77777777" w:rsidR="003107B9" w:rsidRPr="00CB2BC4" w:rsidRDefault="003107B9" w:rsidP="003107B9">
            <w:pPr>
              <w:spacing w:after="0" w:line="240" w:lineRule="auto"/>
              <w:jc w:val="center"/>
              <w:rPr>
                <w:ins w:id="307" w:author="Abhilasha Vaid" w:date="2016-06-17T16:21:00Z"/>
                <w:rFonts w:ascii="Calibri" w:eastAsia="Times New Roman" w:hAnsi="Calibri" w:cs="Times New Roman"/>
                <w:b/>
                <w:bCs/>
                <w:color w:val="000000"/>
                <w:sz w:val="20"/>
                <w:szCs w:val="20"/>
              </w:rPr>
            </w:pPr>
            <w:ins w:id="308" w:author="Abhilasha Vaid" w:date="2016-06-17T16:21:00Z">
              <w:r w:rsidRPr="00CB2BC4">
                <w:rPr>
                  <w:rFonts w:ascii="Calibri" w:eastAsia="Times New Roman" w:hAnsi="Calibri" w:cs="Times New Roman"/>
                  <w:b/>
                  <w:bCs/>
                  <w:color w:val="000000"/>
                  <w:sz w:val="20"/>
                  <w:szCs w:val="20"/>
                </w:rPr>
                <w:t>2014/15</w:t>
              </w:r>
            </w:ins>
          </w:p>
        </w:tc>
        <w:tc>
          <w:tcPr>
            <w:tcW w:w="1760" w:type="dxa"/>
            <w:tcBorders>
              <w:top w:val="single" w:sz="8" w:space="0" w:color="auto"/>
              <w:left w:val="nil"/>
              <w:bottom w:val="nil"/>
              <w:right w:val="nil"/>
            </w:tcBorders>
            <w:shd w:val="clear" w:color="auto" w:fill="A9D5E7" w:themeFill="accent1" w:themeFillTint="66"/>
            <w:vAlign w:val="center"/>
            <w:hideMark/>
          </w:tcPr>
          <w:p w14:paraId="785F6B73" w14:textId="77777777" w:rsidR="003107B9" w:rsidRPr="00CB2BC4" w:rsidRDefault="003107B9" w:rsidP="003107B9">
            <w:pPr>
              <w:spacing w:after="0" w:line="240" w:lineRule="auto"/>
              <w:jc w:val="center"/>
              <w:rPr>
                <w:ins w:id="309" w:author="Abhilasha Vaid" w:date="2016-06-17T16:21:00Z"/>
                <w:rFonts w:ascii="Calibri" w:eastAsia="Times New Roman" w:hAnsi="Calibri" w:cs="Times New Roman"/>
                <w:b/>
                <w:bCs/>
                <w:color w:val="000000"/>
                <w:sz w:val="20"/>
                <w:szCs w:val="20"/>
              </w:rPr>
            </w:pPr>
            <w:ins w:id="310" w:author="Abhilasha Vaid" w:date="2016-06-17T16:21:00Z">
              <w:r w:rsidRPr="00CB2BC4">
                <w:rPr>
                  <w:rFonts w:ascii="Calibri" w:eastAsia="Times New Roman" w:hAnsi="Calibri" w:cs="Times New Roman"/>
                  <w:b/>
                  <w:bCs/>
                  <w:color w:val="000000"/>
                  <w:sz w:val="20"/>
                  <w:szCs w:val="20"/>
                </w:rPr>
                <w:t>Uganda</w:t>
              </w:r>
            </w:ins>
          </w:p>
          <w:p w14:paraId="7FAA11C3" w14:textId="77777777" w:rsidR="003107B9" w:rsidRPr="00CB2BC4" w:rsidRDefault="003107B9" w:rsidP="003107B9">
            <w:pPr>
              <w:spacing w:after="0" w:line="240" w:lineRule="auto"/>
              <w:jc w:val="center"/>
              <w:rPr>
                <w:ins w:id="311" w:author="Abhilasha Vaid" w:date="2016-06-17T16:21:00Z"/>
                <w:rFonts w:ascii="Calibri" w:eastAsia="Times New Roman" w:hAnsi="Calibri" w:cs="Times New Roman"/>
                <w:b/>
                <w:bCs/>
                <w:color w:val="000000"/>
                <w:sz w:val="20"/>
                <w:szCs w:val="20"/>
              </w:rPr>
            </w:pPr>
            <w:ins w:id="312" w:author="Abhilasha Vaid" w:date="2016-06-17T16:21:00Z">
              <w:r w:rsidRPr="00CB2BC4">
                <w:rPr>
                  <w:rFonts w:ascii="Calibri" w:eastAsia="Times New Roman" w:hAnsi="Calibri" w:cs="Times New Roman"/>
                  <w:b/>
                  <w:bCs/>
                  <w:color w:val="000000"/>
                  <w:sz w:val="20"/>
                  <w:szCs w:val="20"/>
                </w:rPr>
                <w:t>2011/12</w:t>
              </w:r>
            </w:ins>
          </w:p>
        </w:tc>
      </w:tr>
      <w:tr w:rsidR="003107B9" w:rsidRPr="00CB2BC4" w14:paraId="65BDBED4" w14:textId="77777777" w:rsidTr="003107B9">
        <w:trPr>
          <w:trHeight w:val="315"/>
          <w:ins w:id="313" w:author="Abhilasha Vaid" w:date="2016-06-17T16:21:00Z"/>
        </w:trPr>
        <w:tc>
          <w:tcPr>
            <w:tcW w:w="2136" w:type="dxa"/>
            <w:vMerge w:val="restart"/>
            <w:tcBorders>
              <w:top w:val="single" w:sz="8" w:space="0" w:color="auto"/>
              <w:left w:val="nil"/>
              <w:bottom w:val="single" w:sz="8" w:space="0" w:color="000000"/>
              <w:right w:val="nil"/>
            </w:tcBorders>
            <w:shd w:val="clear" w:color="auto" w:fill="auto"/>
            <w:vAlign w:val="center"/>
            <w:hideMark/>
          </w:tcPr>
          <w:p w14:paraId="34BF2A79" w14:textId="77777777" w:rsidR="003107B9" w:rsidRPr="00CB2BC4" w:rsidRDefault="003107B9" w:rsidP="003107B9">
            <w:pPr>
              <w:spacing w:after="0" w:line="240" w:lineRule="auto"/>
              <w:jc w:val="center"/>
              <w:rPr>
                <w:ins w:id="314" w:author="Abhilasha Vaid" w:date="2016-06-17T16:21:00Z"/>
                <w:rFonts w:ascii="Calibri" w:eastAsia="Times New Roman" w:hAnsi="Calibri" w:cs="Times New Roman"/>
                <w:b/>
                <w:bCs/>
                <w:color w:val="000000"/>
                <w:sz w:val="20"/>
                <w:szCs w:val="20"/>
              </w:rPr>
            </w:pPr>
            <w:ins w:id="315" w:author="Abhilasha Vaid" w:date="2016-06-17T16:21:00Z">
              <w:r w:rsidRPr="00CB2BC4">
                <w:rPr>
                  <w:rFonts w:ascii="Calibri" w:eastAsia="Times New Roman" w:hAnsi="Calibri" w:cs="Times New Roman"/>
                  <w:b/>
                  <w:bCs/>
                  <w:color w:val="000000"/>
                  <w:sz w:val="20"/>
                  <w:szCs w:val="20"/>
                </w:rPr>
                <w:t>Holding subdivision</w:t>
              </w:r>
            </w:ins>
          </w:p>
        </w:tc>
        <w:tc>
          <w:tcPr>
            <w:tcW w:w="1396" w:type="dxa"/>
            <w:tcBorders>
              <w:top w:val="nil"/>
              <w:left w:val="nil"/>
              <w:bottom w:val="nil"/>
              <w:right w:val="nil"/>
            </w:tcBorders>
            <w:shd w:val="clear" w:color="auto" w:fill="auto"/>
            <w:vAlign w:val="center"/>
            <w:hideMark/>
          </w:tcPr>
          <w:p w14:paraId="24CD316F" w14:textId="77777777" w:rsidR="003107B9" w:rsidRPr="00CB2BC4" w:rsidRDefault="003107B9" w:rsidP="003107B9">
            <w:pPr>
              <w:spacing w:after="0" w:line="240" w:lineRule="auto"/>
              <w:jc w:val="center"/>
              <w:rPr>
                <w:ins w:id="316" w:author="Abhilasha Vaid" w:date="2016-06-17T16:21:00Z"/>
                <w:rFonts w:ascii="Calibri" w:eastAsia="Times New Roman" w:hAnsi="Calibri" w:cs="Times New Roman"/>
                <w:color w:val="000000"/>
                <w:sz w:val="20"/>
                <w:szCs w:val="20"/>
              </w:rPr>
            </w:pPr>
            <w:ins w:id="317" w:author="Abhilasha Vaid" w:date="2016-06-17T16:21:00Z">
              <w:r w:rsidRPr="00CB2BC4">
                <w:rPr>
                  <w:rFonts w:ascii="Calibri" w:eastAsia="Times New Roman" w:hAnsi="Calibri" w:cs="Times New Roman"/>
                  <w:color w:val="000000"/>
                  <w:sz w:val="20"/>
                  <w:szCs w:val="20"/>
                </w:rPr>
                <w:t>Largest unit</w:t>
              </w:r>
            </w:ins>
          </w:p>
        </w:tc>
        <w:tc>
          <w:tcPr>
            <w:tcW w:w="1760" w:type="dxa"/>
            <w:tcBorders>
              <w:top w:val="single" w:sz="8" w:space="0" w:color="auto"/>
              <w:left w:val="nil"/>
              <w:bottom w:val="nil"/>
              <w:right w:val="nil"/>
            </w:tcBorders>
            <w:shd w:val="clear" w:color="auto" w:fill="auto"/>
            <w:vAlign w:val="center"/>
            <w:hideMark/>
          </w:tcPr>
          <w:p w14:paraId="6EEE421E" w14:textId="77777777" w:rsidR="003107B9" w:rsidRPr="00CB2BC4" w:rsidRDefault="003107B9" w:rsidP="003107B9">
            <w:pPr>
              <w:spacing w:after="0" w:line="240" w:lineRule="auto"/>
              <w:jc w:val="center"/>
              <w:rPr>
                <w:ins w:id="318" w:author="Abhilasha Vaid" w:date="2016-06-17T16:21:00Z"/>
                <w:rFonts w:ascii="Calibri" w:eastAsia="Times New Roman" w:hAnsi="Calibri" w:cs="Times New Roman"/>
                <w:color w:val="000000"/>
                <w:sz w:val="20"/>
                <w:szCs w:val="20"/>
              </w:rPr>
            </w:pPr>
            <w:ins w:id="319" w:author="Abhilasha Vaid" w:date="2016-06-17T16:21:00Z">
              <w:r w:rsidRPr="00CB2BC4">
                <w:rPr>
                  <w:rFonts w:ascii="Calibri" w:eastAsia="Times New Roman" w:hAnsi="Calibri" w:cs="Times New Roman"/>
                  <w:color w:val="000000"/>
                  <w:sz w:val="20"/>
                  <w:szCs w:val="20"/>
                </w:rPr>
                <w:t>Holder</w:t>
              </w:r>
            </w:ins>
          </w:p>
        </w:tc>
        <w:tc>
          <w:tcPr>
            <w:tcW w:w="1760" w:type="dxa"/>
            <w:tcBorders>
              <w:top w:val="single" w:sz="8" w:space="0" w:color="auto"/>
              <w:left w:val="nil"/>
              <w:bottom w:val="nil"/>
              <w:right w:val="nil"/>
            </w:tcBorders>
            <w:shd w:val="clear" w:color="auto" w:fill="auto"/>
            <w:vAlign w:val="center"/>
            <w:hideMark/>
          </w:tcPr>
          <w:p w14:paraId="456B6E16" w14:textId="77777777" w:rsidR="003107B9" w:rsidRPr="00CB2BC4" w:rsidRDefault="003107B9" w:rsidP="003107B9">
            <w:pPr>
              <w:spacing w:after="0" w:line="240" w:lineRule="auto"/>
              <w:jc w:val="center"/>
              <w:rPr>
                <w:ins w:id="320" w:author="Abhilasha Vaid" w:date="2016-06-17T16:21:00Z"/>
                <w:rFonts w:ascii="Calibri" w:eastAsia="Times New Roman" w:hAnsi="Calibri" w:cs="Times New Roman"/>
                <w:color w:val="000000"/>
                <w:sz w:val="20"/>
                <w:szCs w:val="20"/>
              </w:rPr>
            </w:pPr>
            <w:ins w:id="321" w:author="Abhilasha Vaid" w:date="2016-06-17T16:21:00Z">
              <w:r w:rsidRPr="00CB2BC4">
                <w:rPr>
                  <w:rFonts w:ascii="Calibri" w:eastAsia="Times New Roman" w:hAnsi="Calibri" w:cs="Times New Roman"/>
                  <w:color w:val="000000"/>
                  <w:sz w:val="20"/>
                  <w:szCs w:val="20"/>
                </w:rPr>
                <w:t>Garden (</w:t>
              </w:r>
              <w:proofErr w:type="spellStart"/>
              <w:r w:rsidRPr="00CB2BC4">
                <w:rPr>
                  <w:rFonts w:ascii="Calibri" w:eastAsia="Times New Roman" w:hAnsi="Calibri" w:cs="Times New Roman"/>
                  <w:i/>
                  <w:iCs/>
                  <w:color w:val="000000"/>
                  <w:sz w:val="20"/>
                  <w:szCs w:val="20"/>
                </w:rPr>
                <w:t>munda</w:t>
              </w:r>
              <w:proofErr w:type="spellEnd"/>
              <w:r w:rsidRPr="00CB2BC4">
                <w:rPr>
                  <w:rFonts w:ascii="Calibri" w:eastAsia="Times New Roman" w:hAnsi="Calibri" w:cs="Times New Roman"/>
                  <w:color w:val="000000"/>
                  <w:sz w:val="20"/>
                  <w:szCs w:val="20"/>
                </w:rPr>
                <w:t>)</w:t>
              </w:r>
            </w:ins>
          </w:p>
        </w:tc>
        <w:tc>
          <w:tcPr>
            <w:tcW w:w="1780" w:type="dxa"/>
            <w:tcBorders>
              <w:top w:val="single" w:sz="8" w:space="0" w:color="auto"/>
              <w:left w:val="nil"/>
              <w:bottom w:val="nil"/>
              <w:right w:val="nil"/>
            </w:tcBorders>
            <w:shd w:val="clear" w:color="auto" w:fill="auto"/>
            <w:vAlign w:val="center"/>
            <w:hideMark/>
          </w:tcPr>
          <w:p w14:paraId="456B1F21" w14:textId="77777777" w:rsidR="003107B9" w:rsidRPr="00CB2BC4" w:rsidRDefault="003107B9" w:rsidP="003107B9">
            <w:pPr>
              <w:spacing w:after="0" w:line="240" w:lineRule="auto"/>
              <w:jc w:val="center"/>
              <w:rPr>
                <w:ins w:id="322" w:author="Abhilasha Vaid" w:date="2016-06-17T16:21:00Z"/>
                <w:rFonts w:ascii="Calibri" w:eastAsia="Times New Roman" w:hAnsi="Calibri" w:cs="Times New Roman"/>
                <w:color w:val="000000"/>
                <w:sz w:val="20"/>
                <w:szCs w:val="20"/>
              </w:rPr>
            </w:pPr>
            <w:ins w:id="323" w:author="Abhilasha Vaid" w:date="2016-06-17T16:21:00Z">
              <w:r w:rsidRPr="00CB2BC4">
                <w:rPr>
                  <w:rFonts w:ascii="Calibri" w:eastAsia="Times New Roman" w:hAnsi="Calibri" w:cs="Times New Roman"/>
                  <w:color w:val="000000"/>
                  <w:sz w:val="20"/>
                  <w:szCs w:val="20"/>
                </w:rPr>
                <w:t>Field (</w:t>
              </w:r>
              <w:r w:rsidRPr="00CB2BC4">
                <w:rPr>
                  <w:rFonts w:ascii="Calibri" w:eastAsia="Times New Roman" w:hAnsi="Calibri" w:cs="Times New Roman"/>
                  <w:i/>
                  <w:iCs/>
                  <w:color w:val="000000"/>
                  <w:sz w:val="20"/>
                  <w:szCs w:val="20"/>
                </w:rPr>
                <w:t>champ</w:t>
              </w:r>
              <w:r w:rsidRPr="00CB2BC4">
                <w:rPr>
                  <w:rFonts w:ascii="Calibri" w:eastAsia="Times New Roman" w:hAnsi="Calibri" w:cs="Times New Roman"/>
                  <w:color w:val="000000"/>
                  <w:sz w:val="20"/>
                  <w:szCs w:val="20"/>
                </w:rPr>
                <w:t>)</w:t>
              </w:r>
            </w:ins>
          </w:p>
        </w:tc>
        <w:tc>
          <w:tcPr>
            <w:tcW w:w="1760" w:type="dxa"/>
            <w:tcBorders>
              <w:top w:val="single" w:sz="8" w:space="0" w:color="auto"/>
              <w:left w:val="nil"/>
              <w:bottom w:val="nil"/>
              <w:right w:val="nil"/>
            </w:tcBorders>
            <w:shd w:val="clear" w:color="auto" w:fill="auto"/>
            <w:vAlign w:val="center"/>
            <w:hideMark/>
          </w:tcPr>
          <w:p w14:paraId="3996065C" w14:textId="77777777" w:rsidR="003107B9" w:rsidRPr="00CB2BC4" w:rsidRDefault="003107B9" w:rsidP="003107B9">
            <w:pPr>
              <w:spacing w:after="0" w:line="240" w:lineRule="auto"/>
              <w:jc w:val="center"/>
              <w:rPr>
                <w:ins w:id="324" w:author="Abhilasha Vaid" w:date="2016-06-17T16:21:00Z"/>
                <w:rFonts w:ascii="Calibri" w:eastAsia="Times New Roman" w:hAnsi="Calibri" w:cs="Times New Roman"/>
                <w:color w:val="000000"/>
                <w:sz w:val="20"/>
                <w:szCs w:val="20"/>
              </w:rPr>
            </w:pPr>
            <w:ins w:id="325" w:author="Abhilasha Vaid" w:date="2016-06-17T16:21:00Z">
              <w:r w:rsidRPr="00CB2BC4">
                <w:rPr>
                  <w:rFonts w:ascii="Calibri" w:eastAsia="Times New Roman" w:hAnsi="Calibri" w:cs="Times New Roman"/>
                  <w:color w:val="000000"/>
                  <w:sz w:val="20"/>
                  <w:szCs w:val="20"/>
                </w:rPr>
                <w:t>Plot</w:t>
              </w:r>
            </w:ins>
          </w:p>
        </w:tc>
        <w:tc>
          <w:tcPr>
            <w:tcW w:w="1740" w:type="dxa"/>
            <w:tcBorders>
              <w:top w:val="single" w:sz="8" w:space="0" w:color="auto"/>
              <w:left w:val="nil"/>
              <w:bottom w:val="nil"/>
              <w:right w:val="nil"/>
            </w:tcBorders>
            <w:shd w:val="clear" w:color="auto" w:fill="auto"/>
            <w:vAlign w:val="center"/>
            <w:hideMark/>
          </w:tcPr>
          <w:p w14:paraId="4B7EDB4D" w14:textId="77777777" w:rsidR="003107B9" w:rsidRPr="00CB2BC4" w:rsidRDefault="003107B9" w:rsidP="003107B9">
            <w:pPr>
              <w:spacing w:after="0" w:line="240" w:lineRule="auto"/>
              <w:jc w:val="center"/>
              <w:rPr>
                <w:ins w:id="326" w:author="Abhilasha Vaid" w:date="2016-06-17T16:21:00Z"/>
                <w:rFonts w:ascii="Calibri" w:eastAsia="Times New Roman" w:hAnsi="Calibri" w:cs="Times New Roman"/>
                <w:color w:val="000000"/>
                <w:sz w:val="20"/>
                <w:szCs w:val="20"/>
              </w:rPr>
            </w:pPr>
            <w:ins w:id="327" w:author="Abhilasha Vaid" w:date="2016-06-17T16:21:00Z">
              <w:r w:rsidRPr="00CB2BC4">
                <w:rPr>
                  <w:rFonts w:ascii="Calibri" w:eastAsia="Times New Roman" w:hAnsi="Calibri" w:cs="Times New Roman"/>
                  <w:color w:val="000000"/>
                  <w:sz w:val="20"/>
                  <w:szCs w:val="20"/>
                </w:rPr>
                <w:t>Plot</w:t>
              </w:r>
            </w:ins>
          </w:p>
        </w:tc>
        <w:tc>
          <w:tcPr>
            <w:tcW w:w="1760" w:type="dxa"/>
            <w:tcBorders>
              <w:top w:val="single" w:sz="8" w:space="0" w:color="auto"/>
              <w:left w:val="nil"/>
              <w:bottom w:val="nil"/>
              <w:right w:val="nil"/>
            </w:tcBorders>
            <w:shd w:val="clear" w:color="auto" w:fill="auto"/>
            <w:vAlign w:val="center"/>
            <w:hideMark/>
          </w:tcPr>
          <w:p w14:paraId="5CAFF7AE" w14:textId="77777777" w:rsidR="003107B9" w:rsidRPr="00CB2BC4" w:rsidRDefault="003107B9" w:rsidP="003107B9">
            <w:pPr>
              <w:spacing w:after="0" w:line="240" w:lineRule="auto"/>
              <w:jc w:val="center"/>
              <w:rPr>
                <w:ins w:id="328" w:author="Abhilasha Vaid" w:date="2016-06-17T16:21:00Z"/>
                <w:rFonts w:ascii="Calibri" w:eastAsia="Times New Roman" w:hAnsi="Calibri" w:cs="Times New Roman"/>
                <w:color w:val="000000"/>
                <w:sz w:val="20"/>
                <w:szCs w:val="20"/>
              </w:rPr>
            </w:pPr>
            <w:ins w:id="329" w:author="Abhilasha Vaid" w:date="2016-06-17T16:21:00Z">
              <w:r w:rsidRPr="00CB2BC4">
                <w:rPr>
                  <w:rFonts w:ascii="Calibri" w:eastAsia="Times New Roman" w:hAnsi="Calibri" w:cs="Times New Roman"/>
                  <w:color w:val="000000"/>
                  <w:sz w:val="20"/>
                  <w:szCs w:val="20"/>
                </w:rPr>
                <w:t>Parcel</w:t>
              </w:r>
            </w:ins>
          </w:p>
        </w:tc>
      </w:tr>
      <w:tr w:rsidR="003107B9" w:rsidRPr="00CB2BC4" w14:paraId="33D2EBA0" w14:textId="77777777" w:rsidTr="003107B9">
        <w:trPr>
          <w:trHeight w:val="315"/>
          <w:ins w:id="330" w:author="Abhilasha Vaid" w:date="2016-06-17T16:21:00Z"/>
        </w:trPr>
        <w:tc>
          <w:tcPr>
            <w:tcW w:w="2136" w:type="dxa"/>
            <w:vMerge/>
            <w:tcBorders>
              <w:top w:val="single" w:sz="8" w:space="0" w:color="auto"/>
              <w:left w:val="nil"/>
              <w:bottom w:val="single" w:sz="8" w:space="0" w:color="000000"/>
              <w:right w:val="nil"/>
            </w:tcBorders>
            <w:vAlign w:val="center"/>
            <w:hideMark/>
          </w:tcPr>
          <w:p w14:paraId="3B4EA514" w14:textId="77777777" w:rsidR="003107B9" w:rsidRPr="00CB2BC4" w:rsidRDefault="003107B9" w:rsidP="003107B9">
            <w:pPr>
              <w:spacing w:after="0" w:line="240" w:lineRule="auto"/>
              <w:rPr>
                <w:ins w:id="331" w:author="Abhilasha Vaid" w:date="2016-06-17T16:21:00Z"/>
                <w:rFonts w:ascii="Calibri" w:eastAsia="Times New Roman" w:hAnsi="Calibri" w:cs="Times New Roman"/>
                <w:b/>
                <w:bCs/>
                <w:color w:val="000000"/>
                <w:sz w:val="20"/>
                <w:szCs w:val="20"/>
              </w:rPr>
            </w:pPr>
          </w:p>
        </w:tc>
        <w:tc>
          <w:tcPr>
            <w:tcW w:w="1396" w:type="dxa"/>
            <w:tcBorders>
              <w:top w:val="nil"/>
              <w:left w:val="nil"/>
              <w:bottom w:val="nil"/>
              <w:right w:val="nil"/>
            </w:tcBorders>
            <w:shd w:val="clear" w:color="auto" w:fill="auto"/>
            <w:vAlign w:val="center"/>
            <w:hideMark/>
          </w:tcPr>
          <w:p w14:paraId="531FD6D7" w14:textId="77777777" w:rsidR="003107B9" w:rsidRPr="00CB2BC4" w:rsidRDefault="003107B9" w:rsidP="003107B9">
            <w:pPr>
              <w:spacing w:after="0" w:line="240" w:lineRule="auto"/>
              <w:jc w:val="center"/>
              <w:rPr>
                <w:ins w:id="332" w:author="Abhilasha Vaid" w:date="2016-06-17T16:21:00Z"/>
                <w:rFonts w:ascii="Calibri" w:eastAsia="Times New Roman" w:hAnsi="Calibri" w:cs="Times New Roman"/>
                <w:color w:val="000000"/>
                <w:sz w:val="20"/>
                <w:szCs w:val="20"/>
              </w:rPr>
            </w:pPr>
            <w:ins w:id="333" w:author="Abhilasha Vaid" w:date="2016-06-17T16:21:00Z">
              <w:r w:rsidRPr="00CB2BC4">
                <w:rPr>
                  <w:rFonts w:ascii="Calibri" w:eastAsia="Times New Roman" w:hAnsi="Calibri" w:cs="Times New Roman"/>
                  <w:color w:val="000000"/>
                  <w:sz w:val="20"/>
                  <w:szCs w:val="20"/>
                </w:rPr>
                <w:t>Sub-unit 1</w:t>
              </w:r>
            </w:ins>
          </w:p>
        </w:tc>
        <w:tc>
          <w:tcPr>
            <w:tcW w:w="1760" w:type="dxa"/>
            <w:tcBorders>
              <w:top w:val="nil"/>
              <w:left w:val="nil"/>
              <w:bottom w:val="nil"/>
              <w:right w:val="nil"/>
            </w:tcBorders>
            <w:shd w:val="clear" w:color="auto" w:fill="auto"/>
            <w:vAlign w:val="center"/>
            <w:hideMark/>
          </w:tcPr>
          <w:p w14:paraId="0781E980" w14:textId="77777777" w:rsidR="003107B9" w:rsidRPr="00CB2BC4" w:rsidRDefault="003107B9" w:rsidP="003107B9">
            <w:pPr>
              <w:spacing w:after="0" w:line="240" w:lineRule="auto"/>
              <w:jc w:val="center"/>
              <w:rPr>
                <w:ins w:id="334" w:author="Abhilasha Vaid" w:date="2016-06-17T16:21:00Z"/>
                <w:rFonts w:ascii="Calibri" w:eastAsia="Times New Roman" w:hAnsi="Calibri" w:cs="Times New Roman"/>
                <w:color w:val="000000"/>
                <w:sz w:val="20"/>
                <w:szCs w:val="20"/>
              </w:rPr>
            </w:pPr>
            <w:ins w:id="335" w:author="Abhilasha Vaid" w:date="2016-06-17T16:21:00Z">
              <w:r w:rsidRPr="00CB2BC4">
                <w:rPr>
                  <w:rFonts w:ascii="Calibri" w:eastAsia="Times New Roman" w:hAnsi="Calibri" w:cs="Times New Roman"/>
                  <w:color w:val="000000"/>
                  <w:sz w:val="20"/>
                  <w:szCs w:val="20"/>
                </w:rPr>
                <w:t>Parcel</w:t>
              </w:r>
            </w:ins>
          </w:p>
        </w:tc>
        <w:tc>
          <w:tcPr>
            <w:tcW w:w="1760" w:type="dxa"/>
            <w:tcBorders>
              <w:top w:val="nil"/>
              <w:left w:val="nil"/>
              <w:bottom w:val="nil"/>
              <w:right w:val="nil"/>
            </w:tcBorders>
            <w:shd w:val="clear" w:color="auto" w:fill="auto"/>
            <w:vAlign w:val="center"/>
            <w:hideMark/>
          </w:tcPr>
          <w:p w14:paraId="1DE77C7D" w14:textId="77777777" w:rsidR="003107B9" w:rsidRPr="00CB2BC4" w:rsidRDefault="003107B9" w:rsidP="003107B9">
            <w:pPr>
              <w:spacing w:after="0" w:line="240" w:lineRule="auto"/>
              <w:jc w:val="center"/>
              <w:rPr>
                <w:ins w:id="336" w:author="Abhilasha Vaid" w:date="2016-06-17T16:21:00Z"/>
                <w:rFonts w:ascii="Calibri" w:eastAsia="Times New Roman" w:hAnsi="Calibri" w:cs="Times New Roman"/>
                <w:color w:val="000000"/>
                <w:sz w:val="20"/>
                <w:szCs w:val="20"/>
              </w:rPr>
            </w:pPr>
            <w:ins w:id="337" w:author="Abhilasha Vaid" w:date="2016-06-17T16:21:00Z">
              <w:r w:rsidRPr="00CB2BC4">
                <w:rPr>
                  <w:rFonts w:ascii="Calibri" w:eastAsia="Times New Roman" w:hAnsi="Calibri" w:cs="Times New Roman"/>
                  <w:color w:val="000000"/>
                  <w:sz w:val="20"/>
                  <w:szCs w:val="20"/>
                </w:rPr>
                <w:t>Plot</w:t>
              </w:r>
            </w:ins>
          </w:p>
        </w:tc>
        <w:tc>
          <w:tcPr>
            <w:tcW w:w="1780" w:type="dxa"/>
            <w:tcBorders>
              <w:top w:val="nil"/>
              <w:left w:val="nil"/>
              <w:bottom w:val="nil"/>
              <w:right w:val="nil"/>
            </w:tcBorders>
            <w:shd w:val="clear" w:color="auto" w:fill="auto"/>
            <w:vAlign w:val="center"/>
            <w:hideMark/>
          </w:tcPr>
          <w:p w14:paraId="549F8899" w14:textId="77777777" w:rsidR="003107B9" w:rsidRPr="00CB2BC4" w:rsidRDefault="003107B9" w:rsidP="003107B9">
            <w:pPr>
              <w:spacing w:after="0" w:line="240" w:lineRule="auto"/>
              <w:jc w:val="center"/>
              <w:rPr>
                <w:ins w:id="338" w:author="Abhilasha Vaid" w:date="2016-06-17T16:21:00Z"/>
                <w:rFonts w:ascii="Calibri" w:eastAsia="Times New Roman" w:hAnsi="Calibri" w:cs="Times New Roman"/>
                <w:color w:val="000000"/>
                <w:sz w:val="20"/>
                <w:szCs w:val="20"/>
              </w:rPr>
            </w:pPr>
            <w:ins w:id="339" w:author="Abhilasha Vaid" w:date="2016-06-17T16:21:00Z">
              <w:r w:rsidRPr="00CB2BC4">
                <w:rPr>
                  <w:rFonts w:ascii="Calibri" w:eastAsia="Times New Roman" w:hAnsi="Calibri" w:cs="Times New Roman"/>
                  <w:color w:val="000000"/>
                  <w:sz w:val="20"/>
                  <w:szCs w:val="20"/>
                </w:rPr>
                <w:t>Plot (</w:t>
              </w:r>
              <w:proofErr w:type="spellStart"/>
              <w:r w:rsidRPr="00CB2BC4">
                <w:rPr>
                  <w:rFonts w:ascii="Calibri" w:eastAsia="Times New Roman" w:hAnsi="Calibri" w:cs="Times New Roman"/>
                  <w:i/>
                  <w:iCs/>
                  <w:color w:val="000000"/>
                  <w:sz w:val="20"/>
                  <w:szCs w:val="20"/>
                </w:rPr>
                <w:t>parcelle</w:t>
              </w:r>
              <w:proofErr w:type="spellEnd"/>
              <w:r w:rsidRPr="00CB2BC4">
                <w:rPr>
                  <w:rFonts w:ascii="Calibri" w:eastAsia="Times New Roman" w:hAnsi="Calibri" w:cs="Times New Roman"/>
                  <w:color w:val="000000"/>
                  <w:sz w:val="20"/>
                  <w:szCs w:val="20"/>
                </w:rPr>
                <w:t>)</w:t>
              </w:r>
            </w:ins>
          </w:p>
        </w:tc>
        <w:tc>
          <w:tcPr>
            <w:tcW w:w="1760" w:type="dxa"/>
            <w:tcBorders>
              <w:top w:val="nil"/>
              <w:left w:val="nil"/>
              <w:bottom w:val="nil"/>
              <w:right w:val="nil"/>
            </w:tcBorders>
            <w:shd w:val="clear" w:color="auto" w:fill="auto"/>
            <w:vAlign w:val="center"/>
            <w:hideMark/>
          </w:tcPr>
          <w:p w14:paraId="07483079" w14:textId="77777777" w:rsidR="003107B9" w:rsidRPr="00CB2BC4" w:rsidRDefault="003107B9" w:rsidP="003107B9">
            <w:pPr>
              <w:spacing w:after="0" w:line="240" w:lineRule="auto"/>
              <w:jc w:val="center"/>
              <w:rPr>
                <w:ins w:id="340" w:author="Abhilasha Vaid" w:date="2016-06-17T16:21:00Z"/>
                <w:rFonts w:ascii="Calibri" w:eastAsia="Times New Roman" w:hAnsi="Calibri" w:cs="Times New Roman"/>
                <w:color w:val="000000"/>
                <w:sz w:val="20"/>
                <w:szCs w:val="20"/>
              </w:rPr>
            </w:pPr>
            <w:ins w:id="341" w:author="Abhilasha Vaid" w:date="2016-06-17T16:21:00Z">
              <w:r w:rsidRPr="00CB2BC4">
                <w:rPr>
                  <w:rFonts w:ascii="Calibri" w:eastAsia="Times New Roman" w:hAnsi="Calibri" w:cs="Times New Roman"/>
                  <w:color w:val="000000"/>
                  <w:sz w:val="20"/>
                  <w:szCs w:val="20"/>
                </w:rPr>
                <w:t>--</w:t>
              </w:r>
            </w:ins>
          </w:p>
        </w:tc>
        <w:tc>
          <w:tcPr>
            <w:tcW w:w="1740" w:type="dxa"/>
            <w:tcBorders>
              <w:top w:val="nil"/>
              <w:left w:val="nil"/>
              <w:bottom w:val="nil"/>
              <w:right w:val="nil"/>
            </w:tcBorders>
            <w:shd w:val="clear" w:color="auto" w:fill="auto"/>
            <w:vAlign w:val="center"/>
            <w:hideMark/>
          </w:tcPr>
          <w:p w14:paraId="77785218" w14:textId="77777777" w:rsidR="003107B9" w:rsidRPr="00CB2BC4" w:rsidRDefault="003107B9" w:rsidP="003107B9">
            <w:pPr>
              <w:spacing w:after="0" w:line="240" w:lineRule="auto"/>
              <w:jc w:val="center"/>
              <w:rPr>
                <w:ins w:id="342" w:author="Abhilasha Vaid" w:date="2016-06-17T16:21:00Z"/>
                <w:rFonts w:ascii="Calibri" w:eastAsia="Times New Roman" w:hAnsi="Calibri" w:cs="Times New Roman"/>
                <w:color w:val="000000"/>
                <w:sz w:val="20"/>
                <w:szCs w:val="20"/>
              </w:rPr>
            </w:pPr>
            <w:ins w:id="343" w:author="Abhilasha Vaid" w:date="2016-06-17T16:21:00Z">
              <w:r w:rsidRPr="00CB2BC4">
                <w:rPr>
                  <w:rFonts w:ascii="Calibri" w:eastAsia="Times New Roman" w:hAnsi="Calibri" w:cs="Times New Roman"/>
                  <w:color w:val="000000"/>
                  <w:sz w:val="20"/>
                  <w:szCs w:val="20"/>
                </w:rPr>
                <w:t>--</w:t>
              </w:r>
            </w:ins>
          </w:p>
        </w:tc>
        <w:tc>
          <w:tcPr>
            <w:tcW w:w="1760" w:type="dxa"/>
            <w:tcBorders>
              <w:top w:val="nil"/>
              <w:left w:val="nil"/>
              <w:bottom w:val="nil"/>
              <w:right w:val="nil"/>
            </w:tcBorders>
            <w:shd w:val="clear" w:color="auto" w:fill="auto"/>
            <w:vAlign w:val="center"/>
            <w:hideMark/>
          </w:tcPr>
          <w:p w14:paraId="5DF24F23" w14:textId="77777777" w:rsidR="003107B9" w:rsidRPr="00CB2BC4" w:rsidRDefault="003107B9" w:rsidP="003107B9">
            <w:pPr>
              <w:spacing w:after="0" w:line="240" w:lineRule="auto"/>
              <w:jc w:val="center"/>
              <w:rPr>
                <w:ins w:id="344" w:author="Abhilasha Vaid" w:date="2016-06-17T16:21:00Z"/>
                <w:rFonts w:ascii="Calibri" w:eastAsia="Times New Roman" w:hAnsi="Calibri" w:cs="Times New Roman"/>
                <w:color w:val="000000"/>
                <w:sz w:val="20"/>
                <w:szCs w:val="20"/>
              </w:rPr>
            </w:pPr>
            <w:ins w:id="345" w:author="Abhilasha Vaid" w:date="2016-06-17T16:21:00Z">
              <w:r w:rsidRPr="00CB2BC4">
                <w:rPr>
                  <w:rFonts w:ascii="Calibri" w:eastAsia="Times New Roman" w:hAnsi="Calibri" w:cs="Times New Roman"/>
                  <w:color w:val="000000"/>
                  <w:sz w:val="20"/>
                  <w:szCs w:val="20"/>
                </w:rPr>
                <w:t>Plot</w:t>
              </w:r>
            </w:ins>
          </w:p>
        </w:tc>
      </w:tr>
      <w:tr w:rsidR="003107B9" w:rsidRPr="00CB2BC4" w14:paraId="269CBBDC" w14:textId="77777777" w:rsidTr="003107B9">
        <w:trPr>
          <w:trHeight w:val="330"/>
          <w:ins w:id="346" w:author="Abhilasha Vaid" w:date="2016-06-17T16:21:00Z"/>
        </w:trPr>
        <w:tc>
          <w:tcPr>
            <w:tcW w:w="2136" w:type="dxa"/>
            <w:vMerge/>
            <w:tcBorders>
              <w:top w:val="single" w:sz="8" w:space="0" w:color="auto"/>
              <w:left w:val="nil"/>
              <w:bottom w:val="dotted" w:sz="4" w:space="0" w:color="auto"/>
              <w:right w:val="nil"/>
            </w:tcBorders>
            <w:vAlign w:val="center"/>
            <w:hideMark/>
          </w:tcPr>
          <w:p w14:paraId="3DA620E8" w14:textId="77777777" w:rsidR="003107B9" w:rsidRPr="00CB2BC4" w:rsidRDefault="003107B9" w:rsidP="003107B9">
            <w:pPr>
              <w:spacing w:after="0" w:line="240" w:lineRule="auto"/>
              <w:rPr>
                <w:ins w:id="347" w:author="Abhilasha Vaid" w:date="2016-06-17T16:21:00Z"/>
                <w:rFonts w:ascii="Calibri" w:eastAsia="Times New Roman" w:hAnsi="Calibri" w:cs="Times New Roman"/>
                <w:b/>
                <w:bCs/>
                <w:color w:val="000000"/>
                <w:sz w:val="20"/>
                <w:szCs w:val="20"/>
              </w:rPr>
            </w:pPr>
          </w:p>
        </w:tc>
        <w:tc>
          <w:tcPr>
            <w:tcW w:w="1396" w:type="dxa"/>
            <w:tcBorders>
              <w:top w:val="nil"/>
              <w:left w:val="nil"/>
              <w:bottom w:val="dotted" w:sz="4" w:space="0" w:color="auto"/>
              <w:right w:val="nil"/>
            </w:tcBorders>
            <w:shd w:val="clear" w:color="auto" w:fill="auto"/>
            <w:vAlign w:val="center"/>
            <w:hideMark/>
          </w:tcPr>
          <w:p w14:paraId="29493E92" w14:textId="77777777" w:rsidR="003107B9" w:rsidRPr="00CB2BC4" w:rsidRDefault="003107B9" w:rsidP="003107B9">
            <w:pPr>
              <w:spacing w:after="0" w:line="240" w:lineRule="auto"/>
              <w:jc w:val="center"/>
              <w:rPr>
                <w:ins w:id="348" w:author="Abhilasha Vaid" w:date="2016-06-17T16:21:00Z"/>
                <w:rFonts w:ascii="Calibri" w:eastAsia="Times New Roman" w:hAnsi="Calibri" w:cs="Times New Roman"/>
                <w:color w:val="000000"/>
                <w:sz w:val="20"/>
                <w:szCs w:val="20"/>
              </w:rPr>
            </w:pPr>
            <w:ins w:id="349" w:author="Abhilasha Vaid" w:date="2016-06-17T16:21:00Z">
              <w:r w:rsidRPr="00CB2BC4">
                <w:rPr>
                  <w:rFonts w:ascii="Calibri" w:eastAsia="Times New Roman" w:hAnsi="Calibri" w:cs="Times New Roman"/>
                  <w:color w:val="000000"/>
                  <w:sz w:val="20"/>
                  <w:szCs w:val="20"/>
                </w:rPr>
                <w:t>Sub-unit 2</w:t>
              </w:r>
            </w:ins>
          </w:p>
        </w:tc>
        <w:tc>
          <w:tcPr>
            <w:tcW w:w="1760" w:type="dxa"/>
            <w:tcBorders>
              <w:top w:val="nil"/>
              <w:left w:val="nil"/>
              <w:bottom w:val="dotted" w:sz="4" w:space="0" w:color="auto"/>
              <w:right w:val="nil"/>
            </w:tcBorders>
            <w:shd w:val="clear" w:color="auto" w:fill="auto"/>
            <w:vAlign w:val="center"/>
            <w:hideMark/>
          </w:tcPr>
          <w:p w14:paraId="79F23C28" w14:textId="77777777" w:rsidR="003107B9" w:rsidRPr="00CB2BC4" w:rsidRDefault="003107B9" w:rsidP="003107B9">
            <w:pPr>
              <w:spacing w:after="0" w:line="240" w:lineRule="auto"/>
              <w:jc w:val="center"/>
              <w:rPr>
                <w:ins w:id="350" w:author="Abhilasha Vaid" w:date="2016-06-17T16:21:00Z"/>
                <w:rFonts w:ascii="Calibri" w:eastAsia="Times New Roman" w:hAnsi="Calibri" w:cs="Times New Roman"/>
                <w:color w:val="000000"/>
                <w:sz w:val="20"/>
                <w:szCs w:val="20"/>
              </w:rPr>
            </w:pPr>
            <w:ins w:id="351" w:author="Abhilasha Vaid" w:date="2016-06-17T16:21:00Z">
              <w:r w:rsidRPr="00CB2BC4">
                <w:rPr>
                  <w:rFonts w:ascii="Calibri" w:eastAsia="Times New Roman" w:hAnsi="Calibri" w:cs="Times New Roman"/>
                  <w:color w:val="000000"/>
                  <w:sz w:val="20"/>
                  <w:szCs w:val="20"/>
                </w:rPr>
                <w:t>Field</w:t>
              </w:r>
            </w:ins>
          </w:p>
        </w:tc>
        <w:tc>
          <w:tcPr>
            <w:tcW w:w="1760" w:type="dxa"/>
            <w:tcBorders>
              <w:top w:val="nil"/>
              <w:left w:val="nil"/>
              <w:bottom w:val="dotted" w:sz="4" w:space="0" w:color="auto"/>
              <w:right w:val="nil"/>
            </w:tcBorders>
            <w:shd w:val="clear" w:color="auto" w:fill="auto"/>
            <w:vAlign w:val="center"/>
            <w:hideMark/>
          </w:tcPr>
          <w:p w14:paraId="5CFAB18E" w14:textId="77777777" w:rsidR="003107B9" w:rsidRPr="00CB2BC4" w:rsidRDefault="003107B9" w:rsidP="003107B9">
            <w:pPr>
              <w:spacing w:after="0" w:line="240" w:lineRule="auto"/>
              <w:jc w:val="center"/>
              <w:rPr>
                <w:ins w:id="352" w:author="Abhilasha Vaid" w:date="2016-06-17T16:21:00Z"/>
                <w:rFonts w:ascii="Calibri" w:eastAsia="Times New Roman" w:hAnsi="Calibri" w:cs="Times New Roman"/>
                <w:color w:val="000000"/>
                <w:sz w:val="20"/>
                <w:szCs w:val="20"/>
              </w:rPr>
            </w:pPr>
            <w:ins w:id="353" w:author="Abhilasha Vaid" w:date="2016-06-17T16:21:00Z">
              <w:r w:rsidRPr="00CB2BC4">
                <w:rPr>
                  <w:rFonts w:ascii="Calibri" w:eastAsia="Times New Roman" w:hAnsi="Calibri" w:cs="Times New Roman"/>
                  <w:color w:val="000000"/>
                  <w:sz w:val="20"/>
                  <w:szCs w:val="20"/>
                </w:rPr>
                <w:t>--</w:t>
              </w:r>
            </w:ins>
          </w:p>
        </w:tc>
        <w:tc>
          <w:tcPr>
            <w:tcW w:w="1780" w:type="dxa"/>
            <w:tcBorders>
              <w:top w:val="nil"/>
              <w:left w:val="nil"/>
              <w:bottom w:val="dotted" w:sz="4" w:space="0" w:color="auto"/>
              <w:right w:val="nil"/>
            </w:tcBorders>
            <w:shd w:val="clear" w:color="auto" w:fill="auto"/>
            <w:vAlign w:val="center"/>
            <w:hideMark/>
          </w:tcPr>
          <w:p w14:paraId="187A8B80" w14:textId="77777777" w:rsidR="003107B9" w:rsidRPr="00CB2BC4" w:rsidRDefault="003107B9" w:rsidP="003107B9">
            <w:pPr>
              <w:spacing w:after="0" w:line="240" w:lineRule="auto"/>
              <w:jc w:val="center"/>
              <w:rPr>
                <w:ins w:id="354" w:author="Abhilasha Vaid" w:date="2016-06-17T16:21:00Z"/>
                <w:rFonts w:ascii="Calibri" w:eastAsia="Times New Roman" w:hAnsi="Calibri" w:cs="Times New Roman"/>
                <w:color w:val="000000"/>
                <w:sz w:val="20"/>
                <w:szCs w:val="20"/>
              </w:rPr>
            </w:pPr>
            <w:ins w:id="355" w:author="Abhilasha Vaid" w:date="2016-06-17T16:21:00Z">
              <w:r w:rsidRPr="00CB2BC4">
                <w:rPr>
                  <w:rFonts w:ascii="Calibri" w:eastAsia="Times New Roman" w:hAnsi="Calibri" w:cs="Times New Roman"/>
                  <w:color w:val="000000"/>
                  <w:sz w:val="20"/>
                  <w:szCs w:val="20"/>
                </w:rPr>
                <w:t>--</w:t>
              </w:r>
            </w:ins>
          </w:p>
        </w:tc>
        <w:tc>
          <w:tcPr>
            <w:tcW w:w="1760" w:type="dxa"/>
            <w:tcBorders>
              <w:top w:val="nil"/>
              <w:left w:val="nil"/>
              <w:bottom w:val="dotted" w:sz="4" w:space="0" w:color="auto"/>
              <w:right w:val="nil"/>
            </w:tcBorders>
            <w:shd w:val="clear" w:color="auto" w:fill="auto"/>
            <w:vAlign w:val="center"/>
            <w:hideMark/>
          </w:tcPr>
          <w:p w14:paraId="30466B18" w14:textId="77777777" w:rsidR="003107B9" w:rsidRPr="00CB2BC4" w:rsidRDefault="003107B9" w:rsidP="003107B9">
            <w:pPr>
              <w:spacing w:after="0" w:line="240" w:lineRule="auto"/>
              <w:jc w:val="center"/>
              <w:rPr>
                <w:ins w:id="356" w:author="Abhilasha Vaid" w:date="2016-06-17T16:21:00Z"/>
                <w:rFonts w:ascii="Calibri" w:eastAsia="Times New Roman" w:hAnsi="Calibri" w:cs="Times New Roman"/>
                <w:color w:val="000000"/>
                <w:sz w:val="20"/>
                <w:szCs w:val="20"/>
              </w:rPr>
            </w:pPr>
            <w:ins w:id="357" w:author="Abhilasha Vaid" w:date="2016-06-17T16:21:00Z">
              <w:r w:rsidRPr="00CB2BC4">
                <w:rPr>
                  <w:rFonts w:ascii="Calibri" w:eastAsia="Times New Roman" w:hAnsi="Calibri" w:cs="Times New Roman"/>
                  <w:color w:val="000000"/>
                  <w:sz w:val="20"/>
                  <w:szCs w:val="20"/>
                </w:rPr>
                <w:t>--</w:t>
              </w:r>
            </w:ins>
          </w:p>
        </w:tc>
        <w:tc>
          <w:tcPr>
            <w:tcW w:w="1740" w:type="dxa"/>
            <w:tcBorders>
              <w:top w:val="nil"/>
              <w:left w:val="nil"/>
              <w:bottom w:val="dotted" w:sz="4" w:space="0" w:color="auto"/>
              <w:right w:val="nil"/>
            </w:tcBorders>
            <w:shd w:val="clear" w:color="auto" w:fill="auto"/>
            <w:vAlign w:val="center"/>
            <w:hideMark/>
          </w:tcPr>
          <w:p w14:paraId="18873709" w14:textId="77777777" w:rsidR="003107B9" w:rsidRPr="00CB2BC4" w:rsidRDefault="003107B9" w:rsidP="003107B9">
            <w:pPr>
              <w:spacing w:after="0" w:line="240" w:lineRule="auto"/>
              <w:jc w:val="center"/>
              <w:rPr>
                <w:ins w:id="358" w:author="Abhilasha Vaid" w:date="2016-06-17T16:21:00Z"/>
                <w:rFonts w:ascii="Calibri" w:eastAsia="Times New Roman" w:hAnsi="Calibri" w:cs="Times New Roman"/>
                <w:color w:val="000000"/>
                <w:sz w:val="20"/>
                <w:szCs w:val="20"/>
              </w:rPr>
            </w:pPr>
            <w:ins w:id="359" w:author="Abhilasha Vaid" w:date="2016-06-17T16:21:00Z">
              <w:r w:rsidRPr="00CB2BC4">
                <w:rPr>
                  <w:rFonts w:ascii="Calibri" w:eastAsia="Times New Roman" w:hAnsi="Calibri" w:cs="Times New Roman"/>
                  <w:color w:val="000000"/>
                  <w:sz w:val="20"/>
                  <w:szCs w:val="20"/>
                </w:rPr>
                <w:t>--</w:t>
              </w:r>
            </w:ins>
          </w:p>
        </w:tc>
        <w:tc>
          <w:tcPr>
            <w:tcW w:w="1760" w:type="dxa"/>
            <w:tcBorders>
              <w:top w:val="nil"/>
              <w:left w:val="nil"/>
              <w:bottom w:val="dotted" w:sz="4" w:space="0" w:color="auto"/>
              <w:right w:val="nil"/>
            </w:tcBorders>
            <w:shd w:val="clear" w:color="auto" w:fill="auto"/>
            <w:vAlign w:val="center"/>
            <w:hideMark/>
          </w:tcPr>
          <w:p w14:paraId="16571A68" w14:textId="77777777" w:rsidR="003107B9" w:rsidRPr="00CB2BC4" w:rsidRDefault="003107B9" w:rsidP="003107B9">
            <w:pPr>
              <w:spacing w:after="0" w:line="240" w:lineRule="auto"/>
              <w:jc w:val="center"/>
              <w:rPr>
                <w:ins w:id="360" w:author="Abhilasha Vaid" w:date="2016-06-17T16:21:00Z"/>
                <w:rFonts w:ascii="Calibri" w:eastAsia="Times New Roman" w:hAnsi="Calibri" w:cs="Times New Roman"/>
                <w:color w:val="000000"/>
                <w:sz w:val="20"/>
                <w:szCs w:val="20"/>
              </w:rPr>
            </w:pPr>
            <w:ins w:id="361" w:author="Abhilasha Vaid" w:date="2016-06-17T16:21:00Z">
              <w:r w:rsidRPr="00CB2BC4">
                <w:rPr>
                  <w:rFonts w:ascii="Calibri" w:eastAsia="Times New Roman" w:hAnsi="Calibri" w:cs="Times New Roman"/>
                  <w:color w:val="000000"/>
                  <w:sz w:val="20"/>
                  <w:szCs w:val="20"/>
                </w:rPr>
                <w:t>--</w:t>
              </w:r>
            </w:ins>
          </w:p>
        </w:tc>
      </w:tr>
      <w:tr w:rsidR="003107B9" w:rsidRPr="00CB2BC4" w14:paraId="02BB3C1F" w14:textId="77777777" w:rsidTr="003107B9">
        <w:trPr>
          <w:trHeight w:val="1555"/>
          <w:ins w:id="362" w:author="Abhilasha Vaid" w:date="2016-06-17T16:21:00Z"/>
        </w:trPr>
        <w:tc>
          <w:tcPr>
            <w:tcW w:w="2136" w:type="dxa"/>
            <w:vMerge w:val="restart"/>
            <w:tcBorders>
              <w:top w:val="dotted" w:sz="4" w:space="0" w:color="auto"/>
              <w:left w:val="nil"/>
              <w:bottom w:val="single" w:sz="8" w:space="0" w:color="000000"/>
              <w:right w:val="nil"/>
            </w:tcBorders>
            <w:shd w:val="clear" w:color="auto" w:fill="auto"/>
            <w:vAlign w:val="center"/>
            <w:hideMark/>
          </w:tcPr>
          <w:p w14:paraId="65DFA39D" w14:textId="77777777" w:rsidR="003107B9" w:rsidRPr="00CB2BC4" w:rsidRDefault="003107B9" w:rsidP="003107B9">
            <w:pPr>
              <w:spacing w:after="0" w:line="240" w:lineRule="auto"/>
              <w:rPr>
                <w:ins w:id="363" w:author="Abhilasha Vaid" w:date="2016-06-17T16:21:00Z"/>
                <w:rFonts w:ascii="Calibri" w:eastAsia="Times New Roman" w:hAnsi="Calibri" w:cs="Times New Roman"/>
                <w:b/>
                <w:bCs/>
                <w:color w:val="000000"/>
                <w:sz w:val="20"/>
                <w:szCs w:val="20"/>
              </w:rPr>
            </w:pPr>
            <w:ins w:id="364" w:author="Abhilasha Vaid" w:date="2016-06-17T16:21:00Z">
              <w:r w:rsidRPr="00CB2BC4">
                <w:rPr>
                  <w:rFonts w:ascii="Calibri" w:eastAsia="Times New Roman" w:hAnsi="Calibri" w:cs="Times New Roman"/>
                  <w:b/>
                  <w:bCs/>
                  <w:color w:val="000000"/>
                  <w:sz w:val="20"/>
                  <w:szCs w:val="20"/>
                </w:rPr>
                <w:t>Levels at which data collection takes place, by land attribute</w:t>
              </w:r>
            </w:ins>
          </w:p>
        </w:tc>
        <w:tc>
          <w:tcPr>
            <w:tcW w:w="1396" w:type="dxa"/>
            <w:vMerge w:val="restart"/>
            <w:tcBorders>
              <w:top w:val="dotted" w:sz="4" w:space="0" w:color="auto"/>
              <w:left w:val="nil"/>
              <w:bottom w:val="single" w:sz="8" w:space="0" w:color="000000"/>
              <w:right w:val="nil"/>
            </w:tcBorders>
            <w:shd w:val="clear" w:color="auto" w:fill="auto"/>
            <w:vAlign w:val="center"/>
            <w:hideMark/>
          </w:tcPr>
          <w:p w14:paraId="4F949CD2" w14:textId="77777777" w:rsidR="003107B9" w:rsidRPr="00CB2BC4" w:rsidRDefault="003107B9" w:rsidP="003107B9">
            <w:pPr>
              <w:spacing w:after="0" w:line="240" w:lineRule="auto"/>
              <w:jc w:val="center"/>
              <w:rPr>
                <w:ins w:id="365" w:author="Abhilasha Vaid" w:date="2016-06-17T16:21:00Z"/>
                <w:rFonts w:ascii="Calibri" w:eastAsia="Times New Roman" w:hAnsi="Calibri" w:cs="Times New Roman"/>
                <w:color w:val="000000"/>
                <w:sz w:val="20"/>
                <w:szCs w:val="20"/>
              </w:rPr>
            </w:pPr>
            <w:ins w:id="366" w:author="Abhilasha Vaid" w:date="2016-06-17T16:21:00Z">
              <w:r w:rsidRPr="00CB2BC4">
                <w:rPr>
                  <w:rFonts w:ascii="Calibri" w:eastAsia="Times New Roman" w:hAnsi="Calibri" w:cs="Times New Roman"/>
                  <w:color w:val="000000"/>
                  <w:sz w:val="20"/>
                  <w:szCs w:val="20"/>
                </w:rPr>
                <w:t>Acreage</w:t>
              </w:r>
            </w:ins>
          </w:p>
        </w:tc>
        <w:tc>
          <w:tcPr>
            <w:tcW w:w="1760" w:type="dxa"/>
            <w:vMerge w:val="restart"/>
            <w:tcBorders>
              <w:top w:val="dotted" w:sz="4" w:space="0" w:color="auto"/>
              <w:left w:val="nil"/>
              <w:bottom w:val="nil"/>
              <w:right w:val="nil"/>
            </w:tcBorders>
            <w:shd w:val="clear" w:color="auto" w:fill="auto"/>
            <w:vAlign w:val="center"/>
            <w:hideMark/>
          </w:tcPr>
          <w:p w14:paraId="1350F584" w14:textId="77777777" w:rsidR="003107B9" w:rsidRPr="00CB2BC4" w:rsidRDefault="003107B9" w:rsidP="003107B9">
            <w:pPr>
              <w:spacing w:after="0" w:line="240" w:lineRule="auto"/>
              <w:jc w:val="center"/>
              <w:rPr>
                <w:ins w:id="367" w:author="Abhilasha Vaid" w:date="2016-06-17T16:21:00Z"/>
                <w:rFonts w:ascii="Calibri" w:eastAsia="Times New Roman" w:hAnsi="Calibri" w:cs="Times New Roman"/>
                <w:color w:val="000000"/>
                <w:sz w:val="20"/>
                <w:szCs w:val="20"/>
              </w:rPr>
            </w:pPr>
            <w:ins w:id="368" w:author="Abhilasha Vaid" w:date="2016-06-17T16:21:00Z">
              <w:r w:rsidRPr="00CB2BC4">
                <w:rPr>
                  <w:rFonts w:ascii="Calibri" w:eastAsia="Times New Roman" w:hAnsi="Calibri" w:cs="Times New Roman"/>
                  <w:color w:val="000000"/>
                  <w:sz w:val="20"/>
                  <w:szCs w:val="20"/>
                </w:rPr>
                <w:t>Field</w:t>
              </w:r>
            </w:ins>
          </w:p>
          <w:p w14:paraId="23E77889" w14:textId="77777777" w:rsidR="003107B9" w:rsidRPr="00CB2BC4" w:rsidRDefault="003107B9" w:rsidP="003107B9">
            <w:pPr>
              <w:spacing w:after="0" w:line="240" w:lineRule="auto"/>
              <w:jc w:val="center"/>
              <w:rPr>
                <w:ins w:id="369" w:author="Abhilasha Vaid" w:date="2016-06-17T16:21:00Z"/>
                <w:rFonts w:ascii="Calibri" w:eastAsia="Times New Roman" w:hAnsi="Calibri" w:cs="Times New Roman"/>
                <w:color w:val="000000"/>
                <w:sz w:val="20"/>
                <w:szCs w:val="20"/>
              </w:rPr>
            </w:pPr>
            <w:ins w:id="370" w:author="Abhilasha Vaid" w:date="2016-06-17T16:21:00Z">
              <w:r w:rsidRPr="00CB2BC4">
                <w:rPr>
                  <w:rFonts w:ascii="Calibri" w:eastAsia="Times New Roman" w:hAnsi="Calibri" w:cs="Times New Roman"/>
                  <w:color w:val="000000"/>
                  <w:sz w:val="20"/>
                  <w:szCs w:val="20"/>
                </w:rPr>
                <w:t>(GPS and</w:t>
              </w:r>
            </w:ins>
          </w:p>
          <w:p w14:paraId="0207E05D" w14:textId="77777777" w:rsidR="003107B9" w:rsidRPr="00CB2BC4" w:rsidRDefault="003107B9" w:rsidP="003107B9">
            <w:pPr>
              <w:spacing w:after="0" w:line="240" w:lineRule="auto"/>
              <w:jc w:val="center"/>
              <w:rPr>
                <w:ins w:id="371" w:author="Abhilasha Vaid" w:date="2016-06-17T16:21:00Z"/>
                <w:rFonts w:ascii="Calibri" w:eastAsia="Times New Roman" w:hAnsi="Calibri" w:cs="Times New Roman"/>
                <w:color w:val="000000"/>
                <w:sz w:val="20"/>
                <w:szCs w:val="20"/>
              </w:rPr>
            </w:pPr>
            <w:ins w:id="372" w:author="Abhilasha Vaid" w:date="2016-06-17T16:21:00Z">
              <w:r w:rsidRPr="00CB2BC4">
                <w:rPr>
                  <w:rFonts w:ascii="Calibri" w:eastAsia="Times New Roman" w:hAnsi="Calibri" w:cs="Times New Roman"/>
                  <w:color w:val="000000"/>
                  <w:sz w:val="20"/>
                  <w:szCs w:val="20"/>
                </w:rPr>
                <w:t>self-reported)</w:t>
              </w:r>
            </w:ins>
          </w:p>
        </w:tc>
        <w:tc>
          <w:tcPr>
            <w:tcW w:w="1760" w:type="dxa"/>
            <w:vMerge w:val="restart"/>
            <w:tcBorders>
              <w:top w:val="dotted" w:sz="4" w:space="0" w:color="auto"/>
              <w:left w:val="nil"/>
              <w:bottom w:val="nil"/>
              <w:right w:val="nil"/>
            </w:tcBorders>
            <w:shd w:val="clear" w:color="auto" w:fill="auto"/>
            <w:vAlign w:val="center"/>
            <w:hideMark/>
          </w:tcPr>
          <w:p w14:paraId="0336F2EE" w14:textId="77777777" w:rsidR="003107B9" w:rsidRPr="00CB2BC4" w:rsidRDefault="003107B9" w:rsidP="003107B9">
            <w:pPr>
              <w:spacing w:after="0" w:line="240" w:lineRule="auto"/>
              <w:rPr>
                <w:ins w:id="373" w:author="Abhilasha Vaid" w:date="2016-06-17T16:21:00Z"/>
                <w:rFonts w:ascii="Calibri" w:eastAsia="Times New Roman" w:hAnsi="Calibri" w:cs="Times New Roman"/>
                <w:color w:val="000000"/>
                <w:sz w:val="20"/>
                <w:szCs w:val="20"/>
              </w:rPr>
            </w:pPr>
            <w:ins w:id="374" w:author="Abhilasha Vaid" w:date="2016-06-17T16:21:00Z">
              <w:r w:rsidRPr="00CB2BC4">
                <w:rPr>
                  <w:rFonts w:ascii="Calibri" w:eastAsia="Times New Roman" w:hAnsi="Calibri" w:cs="Times New Roman"/>
                  <w:color w:val="000000"/>
                  <w:sz w:val="20"/>
                  <w:szCs w:val="20"/>
                </w:rPr>
                <w:t>Garden (GPS and self-reported);</w:t>
              </w:r>
            </w:ins>
          </w:p>
          <w:p w14:paraId="6E124F34" w14:textId="77777777" w:rsidR="003107B9" w:rsidRPr="00CB2BC4" w:rsidRDefault="003107B9" w:rsidP="003107B9">
            <w:pPr>
              <w:spacing w:after="0" w:line="240" w:lineRule="auto"/>
              <w:rPr>
                <w:ins w:id="375" w:author="Abhilasha Vaid" w:date="2016-06-17T16:21:00Z"/>
                <w:rFonts w:ascii="Calibri" w:eastAsia="Times New Roman" w:hAnsi="Calibri" w:cs="Times New Roman"/>
                <w:color w:val="000000"/>
                <w:sz w:val="20"/>
                <w:szCs w:val="20"/>
              </w:rPr>
            </w:pPr>
            <w:ins w:id="376" w:author="Abhilasha Vaid" w:date="2016-06-17T16:21:00Z">
              <w:r w:rsidRPr="00CB2BC4">
                <w:rPr>
                  <w:rFonts w:ascii="Calibri" w:eastAsia="Times New Roman" w:hAnsi="Calibri" w:cs="Times New Roman"/>
                  <w:color w:val="000000"/>
                  <w:sz w:val="20"/>
                  <w:szCs w:val="20"/>
                </w:rPr>
                <w:t>Plot (GPS and self-reported) and, separately, crop (self-reported)</w:t>
              </w:r>
            </w:ins>
          </w:p>
        </w:tc>
        <w:tc>
          <w:tcPr>
            <w:tcW w:w="1780" w:type="dxa"/>
            <w:vMerge w:val="restart"/>
            <w:tcBorders>
              <w:top w:val="dotted" w:sz="4" w:space="0" w:color="auto"/>
              <w:left w:val="nil"/>
              <w:bottom w:val="single" w:sz="8" w:space="0" w:color="000000"/>
              <w:right w:val="nil"/>
            </w:tcBorders>
            <w:shd w:val="clear" w:color="auto" w:fill="auto"/>
            <w:vAlign w:val="center"/>
            <w:hideMark/>
          </w:tcPr>
          <w:p w14:paraId="4F757E50" w14:textId="77777777" w:rsidR="003107B9" w:rsidRPr="00CB2BC4" w:rsidRDefault="003107B9" w:rsidP="003107B9">
            <w:pPr>
              <w:spacing w:after="0" w:line="240" w:lineRule="auto"/>
              <w:jc w:val="center"/>
              <w:rPr>
                <w:ins w:id="377" w:author="Abhilasha Vaid" w:date="2016-06-17T16:21:00Z"/>
                <w:rFonts w:ascii="Calibri" w:eastAsia="Times New Roman" w:hAnsi="Calibri" w:cs="Times New Roman"/>
                <w:color w:val="000000"/>
                <w:sz w:val="20"/>
                <w:szCs w:val="20"/>
              </w:rPr>
            </w:pPr>
            <w:ins w:id="378" w:author="Abhilasha Vaid" w:date="2016-06-17T16:21:00Z">
              <w:r w:rsidRPr="00CB2BC4">
                <w:rPr>
                  <w:rFonts w:ascii="Calibri" w:eastAsia="Times New Roman" w:hAnsi="Calibri" w:cs="Times New Roman"/>
                  <w:color w:val="000000"/>
                  <w:sz w:val="20"/>
                  <w:szCs w:val="20"/>
                </w:rPr>
                <w:t>Plot, and separately, crop</w:t>
              </w:r>
            </w:ins>
          </w:p>
        </w:tc>
        <w:tc>
          <w:tcPr>
            <w:tcW w:w="1760" w:type="dxa"/>
            <w:vMerge w:val="restart"/>
            <w:tcBorders>
              <w:top w:val="dotted" w:sz="4" w:space="0" w:color="auto"/>
              <w:left w:val="nil"/>
              <w:bottom w:val="nil"/>
              <w:right w:val="nil"/>
            </w:tcBorders>
            <w:shd w:val="clear" w:color="auto" w:fill="auto"/>
            <w:vAlign w:val="center"/>
            <w:hideMark/>
          </w:tcPr>
          <w:p w14:paraId="697BA225" w14:textId="77777777" w:rsidR="003107B9" w:rsidRPr="00CB2BC4" w:rsidRDefault="003107B9" w:rsidP="003107B9">
            <w:pPr>
              <w:spacing w:after="0" w:line="240" w:lineRule="auto"/>
              <w:rPr>
                <w:ins w:id="379" w:author="Abhilasha Vaid" w:date="2016-06-17T16:21:00Z"/>
                <w:rFonts w:ascii="Calibri" w:eastAsia="Times New Roman" w:hAnsi="Calibri" w:cs="Times New Roman"/>
                <w:color w:val="000000"/>
                <w:sz w:val="20"/>
                <w:szCs w:val="20"/>
              </w:rPr>
            </w:pPr>
            <w:ins w:id="380" w:author="Abhilasha Vaid" w:date="2016-06-17T16:21:00Z">
              <w:r w:rsidRPr="00CB2BC4">
                <w:rPr>
                  <w:rFonts w:ascii="Calibri" w:eastAsia="Times New Roman" w:hAnsi="Calibri" w:cs="Times New Roman"/>
                  <w:color w:val="000000"/>
                  <w:sz w:val="20"/>
                  <w:szCs w:val="20"/>
                </w:rPr>
                <w:t>Plot (GPS and self-reported)</w:t>
              </w:r>
            </w:ins>
          </w:p>
          <w:p w14:paraId="47085289" w14:textId="77777777" w:rsidR="003107B9" w:rsidRPr="00CB2BC4" w:rsidRDefault="003107B9" w:rsidP="003107B9">
            <w:pPr>
              <w:spacing w:after="0" w:line="240" w:lineRule="auto"/>
              <w:rPr>
                <w:ins w:id="381" w:author="Abhilasha Vaid" w:date="2016-06-17T16:21:00Z"/>
                <w:rFonts w:ascii="Calibri" w:eastAsia="Times New Roman" w:hAnsi="Calibri" w:cs="Times New Roman"/>
                <w:color w:val="000000"/>
                <w:sz w:val="20"/>
                <w:szCs w:val="20"/>
              </w:rPr>
            </w:pPr>
            <w:ins w:id="382" w:author="Abhilasha Vaid" w:date="2016-06-17T16:21:00Z">
              <w:r w:rsidRPr="00CB2BC4">
                <w:rPr>
                  <w:rFonts w:ascii="Calibri" w:eastAsia="Times New Roman" w:hAnsi="Calibri" w:cs="Times New Roman"/>
                  <w:color w:val="000000"/>
                  <w:sz w:val="20"/>
                  <w:szCs w:val="20"/>
                </w:rPr>
                <w:t>and, separately, crop (self-reported)</w:t>
              </w:r>
            </w:ins>
          </w:p>
        </w:tc>
        <w:tc>
          <w:tcPr>
            <w:tcW w:w="1740" w:type="dxa"/>
            <w:tcBorders>
              <w:top w:val="dotted" w:sz="4" w:space="0" w:color="auto"/>
              <w:left w:val="nil"/>
              <w:bottom w:val="dotted" w:sz="4" w:space="0" w:color="auto"/>
              <w:right w:val="nil"/>
            </w:tcBorders>
            <w:shd w:val="clear" w:color="auto" w:fill="auto"/>
            <w:vAlign w:val="center"/>
            <w:hideMark/>
          </w:tcPr>
          <w:p w14:paraId="25533D98" w14:textId="77777777" w:rsidR="003107B9" w:rsidRPr="00CB2BC4" w:rsidRDefault="003107B9" w:rsidP="003107B9">
            <w:pPr>
              <w:spacing w:after="0" w:line="240" w:lineRule="auto"/>
              <w:jc w:val="center"/>
              <w:rPr>
                <w:ins w:id="383" w:author="Abhilasha Vaid" w:date="2016-06-17T16:21:00Z"/>
                <w:rFonts w:ascii="Calibri" w:eastAsia="Times New Roman" w:hAnsi="Calibri" w:cs="Times New Roman"/>
                <w:color w:val="000000"/>
                <w:sz w:val="20"/>
                <w:szCs w:val="20"/>
              </w:rPr>
            </w:pPr>
            <w:ins w:id="384" w:author="Abhilasha Vaid" w:date="2016-06-17T16:21:00Z">
              <w:r w:rsidRPr="00CB2BC4">
                <w:rPr>
                  <w:rFonts w:ascii="Calibri" w:eastAsia="Times New Roman" w:hAnsi="Calibri" w:cs="Times New Roman"/>
                  <w:color w:val="000000"/>
                  <w:sz w:val="20"/>
                  <w:szCs w:val="20"/>
                </w:rPr>
                <w:t>Plot (GPS and self-reported);</w:t>
              </w:r>
            </w:ins>
          </w:p>
        </w:tc>
        <w:tc>
          <w:tcPr>
            <w:tcW w:w="1760" w:type="dxa"/>
            <w:tcBorders>
              <w:top w:val="dotted" w:sz="4" w:space="0" w:color="auto"/>
              <w:left w:val="nil"/>
              <w:bottom w:val="dotted" w:sz="4" w:space="0" w:color="auto"/>
              <w:right w:val="nil"/>
            </w:tcBorders>
            <w:shd w:val="clear" w:color="auto" w:fill="auto"/>
            <w:vAlign w:val="center"/>
            <w:hideMark/>
          </w:tcPr>
          <w:p w14:paraId="056EB24F" w14:textId="77777777" w:rsidR="003107B9" w:rsidRPr="00CB2BC4" w:rsidRDefault="003107B9" w:rsidP="003107B9">
            <w:pPr>
              <w:spacing w:after="0" w:line="240" w:lineRule="auto"/>
              <w:jc w:val="center"/>
              <w:rPr>
                <w:ins w:id="385" w:author="Abhilasha Vaid" w:date="2016-06-17T16:21:00Z"/>
                <w:rFonts w:ascii="Calibri" w:eastAsia="Times New Roman" w:hAnsi="Calibri" w:cs="Times New Roman"/>
                <w:color w:val="000000"/>
                <w:sz w:val="20"/>
                <w:szCs w:val="20"/>
              </w:rPr>
            </w:pPr>
            <w:ins w:id="386" w:author="Abhilasha Vaid" w:date="2016-06-17T16:21:00Z">
              <w:r w:rsidRPr="00CB2BC4">
                <w:rPr>
                  <w:rFonts w:ascii="Calibri" w:eastAsia="Times New Roman" w:hAnsi="Calibri" w:cs="Times New Roman"/>
                  <w:color w:val="000000"/>
                  <w:sz w:val="20"/>
                  <w:szCs w:val="20"/>
                </w:rPr>
                <w:t>Parcel (GPS and self-reported) and separately, plot (area planted) (self-reported);</w:t>
              </w:r>
            </w:ins>
          </w:p>
        </w:tc>
      </w:tr>
      <w:tr w:rsidR="003107B9" w:rsidRPr="00CB2BC4" w14:paraId="5EA5541C" w14:textId="77777777" w:rsidTr="003107B9">
        <w:trPr>
          <w:trHeight w:val="525"/>
          <w:ins w:id="387" w:author="Abhilasha Vaid" w:date="2016-06-17T16:21:00Z"/>
        </w:trPr>
        <w:tc>
          <w:tcPr>
            <w:tcW w:w="2136" w:type="dxa"/>
            <w:vMerge/>
            <w:tcBorders>
              <w:top w:val="nil"/>
              <w:left w:val="nil"/>
              <w:bottom w:val="single" w:sz="8" w:space="0" w:color="000000"/>
              <w:right w:val="nil"/>
            </w:tcBorders>
            <w:vAlign w:val="center"/>
            <w:hideMark/>
          </w:tcPr>
          <w:p w14:paraId="63FE264F" w14:textId="77777777" w:rsidR="003107B9" w:rsidRPr="00CB2BC4" w:rsidRDefault="003107B9" w:rsidP="003107B9">
            <w:pPr>
              <w:spacing w:after="0" w:line="240" w:lineRule="auto"/>
              <w:rPr>
                <w:ins w:id="388" w:author="Abhilasha Vaid" w:date="2016-06-17T16:21:00Z"/>
                <w:rFonts w:ascii="Calibri" w:eastAsia="Times New Roman" w:hAnsi="Calibri" w:cs="Times New Roman"/>
                <w:b/>
                <w:bCs/>
                <w:color w:val="000000"/>
                <w:sz w:val="20"/>
                <w:szCs w:val="20"/>
              </w:rPr>
            </w:pPr>
          </w:p>
        </w:tc>
        <w:tc>
          <w:tcPr>
            <w:tcW w:w="1396" w:type="dxa"/>
            <w:vMerge/>
            <w:tcBorders>
              <w:top w:val="nil"/>
              <w:left w:val="nil"/>
              <w:bottom w:val="dotted" w:sz="4" w:space="0" w:color="auto"/>
              <w:right w:val="nil"/>
            </w:tcBorders>
            <w:vAlign w:val="center"/>
            <w:hideMark/>
          </w:tcPr>
          <w:p w14:paraId="2810959F" w14:textId="77777777" w:rsidR="003107B9" w:rsidRPr="00CB2BC4" w:rsidRDefault="003107B9" w:rsidP="003107B9">
            <w:pPr>
              <w:spacing w:after="0" w:line="240" w:lineRule="auto"/>
              <w:rPr>
                <w:ins w:id="389" w:author="Abhilasha Vaid" w:date="2016-06-17T16:21:00Z"/>
                <w:rFonts w:ascii="Calibri" w:eastAsia="Times New Roman" w:hAnsi="Calibri" w:cs="Times New Roman"/>
                <w:color w:val="000000"/>
                <w:sz w:val="20"/>
                <w:szCs w:val="20"/>
              </w:rPr>
            </w:pPr>
          </w:p>
        </w:tc>
        <w:tc>
          <w:tcPr>
            <w:tcW w:w="1760" w:type="dxa"/>
            <w:vMerge/>
            <w:tcBorders>
              <w:left w:val="nil"/>
              <w:bottom w:val="dotted" w:sz="4" w:space="0" w:color="auto"/>
              <w:right w:val="nil"/>
            </w:tcBorders>
            <w:shd w:val="clear" w:color="auto" w:fill="auto"/>
            <w:vAlign w:val="center"/>
            <w:hideMark/>
          </w:tcPr>
          <w:p w14:paraId="1F48B4FA" w14:textId="77777777" w:rsidR="003107B9" w:rsidRPr="00CB2BC4" w:rsidRDefault="003107B9" w:rsidP="003107B9">
            <w:pPr>
              <w:spacing w:after="0" w:line="240" w:lineRule="auto"/>
              <w:jc w:val="center"/>
              <w:rPr>
                <w:ins w:id="390" w:author="Abhilasha Vaid" w:date="2016-06-17T16:21:00Z"/>
                <w:rFonts w:ascii="Calibri" w:eastAsia="Times New Roman" w:hAnsi="Calibri" w:cs="Times New Roman"/>
                <w:color w:val="000000"/>
                <w:sz w:val="20"/>
                <w:szCs w:val="20"/>
              </w:rPr>
            </w:pPr>
          </w:p>
        </w:tc>
        <w:tc>
          <w:tcPr>
            <w:tcW w:w="1760" w:type="dxa"/>
            <w:vMerge/>
            <w:tcBorders>
              <w:left w:val="nil"/>
              <w:bottom w:val="dotted" w:sz="4" w:space="0" w:color="auto"/>
              <w:right w:val="nil"/>
            </w:tcBorders>
            <w:shd w:val="clear" w:color="auto" w:fill="auto"/>
            <w:vAlign w:val="center"/>
            <w:hideMark/>
          </w:tcPr>
          <w:p w14:paraId="4353A7D9" w14:textId="77777777" w:rsidR="003107B9" w:rsidRPr="00CB2BC4" w:rsidRDefault="003107B9" w:rsidP="003107B9">
            <w:pPr>
              <w:spacing w:after="0" w:line="240" w:lineRule="auto"/>
              <w:jc w:val="center"/>
              <w:rPr>
                <w:ins w:id="391" w:author="Abhilasha Vaid" w:date="2016-06-17T16:21:00Z"/>
                <w:rFonts w:ascii="Calibri" w:eastAsia="Times New Roman" w:hAnsi="Calibri" w:cs="Times New Roman"/>
                <w:color w:val="000000"/>
                <w:sz w:val="24"/>
                <w:szCs w:val="24"/>
              </w:rPr>
            </w:pPr>
          </w:p>
        </w:tc>
        <w:tc>
          <w:tcPr>
            <w:tcW w:w="1780" w:type="dxa"/>
            <w:vMerge/>
            <w:tcBorders>
              <w:top w:val="nil"/>
              <w:left w:val="nil"/>
              <w:bottom w:val="dotted" w:sz="4" w:space="0" w:color="auto"/>
              <w:right w:val="nil"/>
            </w:tcBorders>
            <w:vAlign w:val="center"/>
            <w:hideMark/>
          </w:tcPr>
          <w:p w14:paraId="7B5AFF2E" w14:textId="77777777" w:rsidR="003107B9" w:rsidRPr="00CB2BC4" w:rsidRDefault="003107B9" w:rsidP="003107B9">
            <w:pPr>
              <w:spacing w:after="0" w:line="240" w:lineRule="auto"/>
              <w:jc w:val="center"/>
              <w:rPr>
                <w:ins w:id="392" w:author="Abhilasha Vaid" w:date="2016-06-17T16:21:00Z"/>
                <w:rFonts w:ascii="Calibri" w:eastAsia="Times New Roman" w:hAnsi="Calibri" w:cs="Times New Roman"/>
                <w:color w:val="000000"/>
                <w:sz w:val="20"/>
                <w:szCs w:val="20"/>
              </w:rPr>
            </w:pPr>
          </w:p>
        </w:tc>
        <w:tc>
          <w:tcPr>
            <w:tcW w:w="1760" w:type="dxa"/>
            <w:vMerge/>
            <w:tcBorders>
              <w:left w:val="nil"/>
              <w:bottom w:val="dotted" w:sz="4" w:space="0" w:color="auto"/>
              <w:right w:val="nil"/>
            </w:tcBorders>
            <w:shd w:val="clear" w:color="auto" w:fill="auto"/>
            <w:vAlign w:val="center"/>
            <w:hideMark/>
          </w:tcPr>
          <w:p w14:paraId="6CFC6F42" w14:textId="77777777" w:rsidR="003107B9" w:rsidRPr="00CB2BC4" w:rsidRDefault="003107B9" w:rsidP="003107B9">
            <w:pPr>
              <w:spacing w:after="0" w:line="240" w:lineRule="auto"/>
              <w:jc w:val="center"/>
              <w:rPr>
                <w:ins w:id="393" w:author="Abhilasha Vaid" w:date="2016-06-17T16:21:00Z"/>
                <w:rFonts w:ascii="Calibri" w:eastAsia="Times New Roman" w:hAnsi="Calibri" w:cs="Times New Roman"/>
                <w:color w:val="000000"/>
                <w:sz w:val="24"/>
                <w:szCs w:val="24"/>
              </w:rPr>
            </w:pPr>
          </w:p>
        </w:tc>
        <w:tc>
          <w:tcPr>
            <w:tcW w:w="1740" w:type="dxa"/>
            <w:tcBorders>
              <w:top w:val="dotted" w:sz="4" w:space="0" w:color="auto"/>
              <w:left w:val="nil"/>
              <w:bottom w:val="dotted" w:sz="4" w:space="0" w:color="auto"/>
              <w:right w:val="nil"/>
            </w:tcBorders>
            <w:shd w:val="clear" w:color="auto" w:fill="auto"/>
            <w:vAlign w:val="center"/>
            <w:hideMark/>
          </w:tcPr>
          <w:p w14:paraId="2B453861" w14:textId="77777777" w:rsidR="003107B9" w:rsidRPr="00CB2BC4" w:rsidRDefault="003107B9" w:rsidP="003107B9">
            <w:pPr>
              <w:spacing w:after="0" w:line="240" w:lineRule="auto"/>
              <w:jc w:val="center"/>
              <w:rPr>
                <w:ins w:id="394" w:author="Abhilasha Vaid" w:date="2016-06-17T16:21:00Z"/>
                <w:rFonts w:ascii="Calibri" w:eastAsia="Times New Roman" w:hAnsi="Calibri" w:cs="Times New Roman"/>
                <w:color w:val="000000"/>
                <w:sz w:val="20"/>
                <w:szCs w:val="20"/>
              </w:rPr>
            </w:pPr>
            <w:ins w:id="395" w:author="Abhilasha Vaid" w:date="2016-06-17T16:21:00Z">
              <w:r w:rsidRPr="00CB2BC4">
                <w:rPr>
                  <w:rFonts w:ascii="Calibri" w:eastAsia="Times New Roman" w:hAnsi="Calibri" w:cs="Times New Roman"/>
                  <w:color w:val="000000"/>
                  <w:sz w:val="20"/>
                  <w:szCs w:val="20"/>
                </w:rPr>
                <w:t>Crop as fraction of plot</w:t>
              </w:r>
            </w:ins>
          </w:p>
        </w:tc>
        <w:tc>
          <w:tcPr>
            <w:tcW w:w="1760" w:type="dxa"/>
            <w:tcBorders>
              <w:top w:val="dotted" w:sz="4" w:space="0" w:color="auto"/>
              <w:left w:val="nil"/>
              <w:bottom w:val="dotted" w:sz="4" w:space="0" w:color="auto"/>
              <w:right w:val="nil"/>
            </w:tcBorders>
            <w:shd w:val="clear" w:color="auto" w:fill="auto"/>
            <w:vAlign w:val="center"/>
            <w:hideMark/>
          </w:tcPr>
          <w:p w14:paraId="1990AF64" w14:textId="77777777" w:rsidR="003107B9" w:rsidRPr="00CB2BC4" w:rsidRDefault="003107B9" w:rsidP="003107B9">
            <w:pPr>
              <w:spacing w:after="0" w:line="240" w:lineRule="auto"/>
              <w:jc w:val="center"/>
              <w:rPr>
                <w:ins w:id="396" w:author="Abhilasha Vaid" w:date="2016-06-17T16:21:00Z"/>
                <w:rFonts w:ascii="Calibri" w:eastAsia="Times New Roman" w:hAnsi="Calibri" w:cs="Times New Roman"/>
                <w:color w:val="000000"/>
                <w:sz w:val="20"/>
                <w:szCs w:val="20"/>
              </w:rPr>
            </w:pPr>
            <w:ins w:id="397" w:author="Abhilasha Vaid" w:date="2016-06-17T16:21:00Z">
              <w:r w:rsidRPr="00CB2BC4">
                <w:rPr>
                  <w:rFonts w:ascii="Calibri" w:eastAsia="Times New Roman" w:hAnsi="Calibri" w:cs="Times New Roman"/>
                  <w:color w:val="000000"/>
                  <w:sz w:val="20"/>
                  <w:szCs w:val="20"/>
                </w:rPr>
                <w:t>Crop as fraction of plot if intercropped</w:t>
              </w:r>
            </w:ins>
          </w:p>
        </w:tc>
      </w:tr>
      <w:tr w:rsidR="003107B9" w:rsidRPr="00CB2BC4" w14:paraId="47B7C406" w14:textId="77777777" w:rsidTr="003107B9">
        <w:trPr>
          <w:trHeight w:val="525"/>
          <w:ins w:id="398" w:author="Abhilasha Vaid" w:date="2016-06-17T16:21:00Z"/>
        </w:trPr>
        <w:tc>
          <w:tcPr>
            <w:tcW w:w="2136" w:type="dxa"/>
            <w:vMerge/>
            <w:tcBorders>
              <w:top w:val="nil"/>
              <w:left w:val="nil"/>
              <w:bottom w:val="dotted" w:sz="4" w:space="0" w:color="auto"/>
              <w:right w:val="nil"/>
            </w:tcBorders>
            <w:vAlign w:val="center"/>
            <w:hideMark/>
          </w:tcPr>
          <w:p w14:paraId="0798ACA3" w14:textId="77777777" w:rsidR="003107B9" w:rsidRPr="00CB2BC4" w:rsidRDefault="003107B9" w:rsidP="003107B9">
            <w:pPr>
              <w:spacing w:after="0" w:line="240" w:lineRule="auto"/>
              <w:rPr>
                <w:ins w:id="399" w:author="Abhilasha Vaid" w:date="2016-06-17T16:21:00Z"/>
                <w:rFonts w:ascii="Calibri" w:eastAsia="Times New Roman" w:hAnsi="Calibri" w:cs="Times New Roman"/>
                <w:b/>
                <w:bCs/>
                <w:color w:val="000000"/>
                <w:sz w:val="20"/>
                <w:szCs w:val="20"/>
              </w:rPr>
            </w:pPr>
          </w:p>
        </w:tc>
        <w:tc>
          <w:tcPr>
            <w:tcW w:w="1396" w:type="dxa"/>
            <w:tcBorders>
              <w:top w:val="dotted" w:sz="4" w:space="0" w:color="auto"/>
              <w:left w:val="nil"/>
              <w:bottom w:val="dotted" w:sz="4" w:space="0" w:color="auto"/>
              <w:right w:val="nil"/>
            </w:tcBorders>
            <w:shd w:val="clear" w:color="auto" w:fill="auto"/>
            <w:vAlign w:val="center"/>
            <w:hideMark/>
          </w:tcPr>
          <w:p w14:paraId="0723A35D" w14:textId="77777777" w:rsidR="003107B9" w:rsidRPr="00CB2BC4" w:rsidRDefault="003107B9" w:rsidP="003107B9">
            <w:pPr>
              <w:spacing w:after="0" w:line="240" w:lineRule="auto"/>
              <w:jc w:val="center"/>
              <w:rPr>
                <w:ins w:id="400" w:author="Abhilasha Vaid" w:date="2016-06-17T16:21:00Z"/>
                <w:rFonts w:ascii="Calibri" w:eastAsia="Times New Roman" w:hAnsi="Calibri" w:cs="Times New Roman"/>
                <w:color w:val="000000"/>
                <w:sz w:val="20"/>
                <w:szCs w:val="20"/>
              </w:rPr>
            </w:pPr>
            <w:ins w:id="401" w:author="Abhilasha Vaid" w:date="2016-06-17T16:21:00Z">
              <w:r w:rsidRPr="00CB2BC4">
                <w:rPr>
                  <w:rFonts w:ascii="Calibri" w:eastAsia="Times New Roman" w:hAnsi="Calibri" w:cs="Times New Roman"/>
                  <w:color w:val="000000"/>
                  <w:sz w:val="20"/>
                  <w:szCs w:val="20"/>
                </w:rPr>
                <w:t>Acquisition method</w:t>
              </w:r>
            </w:ins>
          </w:p>
        </w:tc>
        <w:tc>
          <w:tcPr>
            <w:tcW w:w="1760" w:type="dxa"/>
            <w:tcBorders>
              <w:top w:val="dotted" w:sz="4" w:space="0" w:color="auto"/>
              <w:left w:val="nil"/>
              <w:bottom w:val="dotted" w:sz="4" w:space="0" w:color="auto"/>
              <w:right w:val="nil"/>
            </w:tcBorders>
            <w:shd w:val="clear" w:color="auto" w:fill="auto"/>
            <w:vAlign w:val="center"/>
            <w:hideMark/>
          </w:tcPr>
          <w:p w14:paraId="7D3ED876" w14:textId="77777777" w:rsidR="003107B9" w:rsidRPr="00CB2BC4" w:rsidRDefault="003107B9" w:rsidP="003107B9">
            <w:pPr>
              <w:spacing w:after="0" w:line="240" w:lineRule="auto"/>
              <w:jc w:val="center"/>
              <w:rPr>
                <w:ins w:id="402" w:author="Abhilasha Vaid" w:date="2016-06-17T16:21:00Z"/>
                <w:rFonts w:ascii="Calibri" w:eastAsia="Times New Roman" w:hAnsi="Calibri" w:cs="Times New Roman"/>
                <w:color w:val="000000"/>
                <w:sz w:val="20"/>
                <w:szCs w:val="20"/>
              </w:rPr>
            </w:pPr>
            <w:ins w:id="403" w:author="Abhilasha Vaid" w:date="2016-06-17T16:21:00Z">
              <w:r w:rsidRPr="00CB2BC4">
                <w:rPr>
                  <w:rFonts w:ascii="Calibri" w:eastAsia="Times New Roman" w:hAnsi="Calibri" w:cs="Times New Roman"/>
                  <w:color w:val="000000"/>
                  <w:sz w:val="20"/>
                  <w:szCs w:val="20"/>
                </w:rPr>
                <w:t>Parcel</w:t>
              </w:r>
            </w:ins>
          </w:p>
        </w:tc>
        <w:tc>
          <w:tcPr>
            <w:tcW w:w="1760" w:type="dxa"/>
            <w:tcBorders>
              <w:top w:val="dotted" w:sz="4" w:space="0" w:color="auto"/>
              <w:left w:val="nil"/>
              <w:bottom w:val="dotted" w:sz="4" w:space="0" w:color="auto"/>
              <w:right w:val="nil"/>
            </w:tcBorders>
            <w:shd w:val="clear" w:color="auto" w:fill="auto"/>
            <w:vAlign w:val="center"/>
            <w:hideMark/>
          </w:tcPr>
          <w:p w14:paraId="6F03111D" w14:textId="77777777" w:rsidR="003107B9" w:rsidRPr="00CB2BC4" w:rsidRDefault="003107B9" w:rsidP="003107B9">
            <w:pPr>
              <w:spacing w:after="0" w:line="240" w:lineRule="auto"/>
              <w:jc w:val="center"/>
              <w:rPr>
                <w:ins w:id="404" w:author="Abhilasha Vaid" w:date="2016-06-17T16:21:00Z"/>
                <w:rFonts w:ascii="Calibri" w:eastAsia="Times New Roman" w:hAnsi="Calibri" w:cs="Times New Roman"/>
                <w:color w:val="000000"/>
                <w:sz w:val="20"/>
                <w:szCs w:val="20"/>
              </w:rPr>
            </w:pPr>
            <w:ins w:id="405" w:author="Abhilasha Vaid" w:date="2016-06-17T16:21:00Z">
              <w:r w:rsidRPr="00CB2BC4">
                <w:rPr>
                  <w:rFonts w:ascii="Calibri" w:eastAsia="Times New Roman" w:hAnsi="Calibri" w:cs="Times New Roman"/>
                  <w:color w:val="000000"/>
                  <w:sz w:val="20"/>
                  <w:szCs w:val="20"/>
                </w:rPr>
                <w:t>Plot</w:t>
              </w:r>
            </w:ins>
          </w:p>
        </w:tc>
        <w:tc>
          <w:tcPr>
            <w:tcW w:w="1780" w:type="dxa"/>
            <w:tcBorders>
              <w:top w:val="dotted" w:sz="4" w:space="0" w:color="auto"/>
              <w:left w:val="nil"/>
              <w:bottom w:val="dotted" w:sz="4" w:space="0" w:color="auto"/>
              <w:right w:val="nil"/>
            </w:tcBorders>
            <w:shd w:val="clear" w:color="auto" w:fill="auto"/>
            <w:vAlign w:val="center"/>
            <w:hideMark/>
          </w:tcPr>
          <w:p w14:paraId="63B47540" w14:textId="77777777" w:rsidR="003107B9" w:rsidRPr="00CB2BC4" w:rsidRDefault="003107B9" w:rsidP="003107B9">
            <w:pPr>
              <w:spacing w:after="0" w:line="240" w:lineRule="auto"/>
              <w:jc w:val="center"/>
              <w:rPr>
                <w:ins w:id="406" w:author="Abhilasha Vaid" w:date="2016-06-17T16:21:00Z"/>
                <w:rFonts w:ascii="Calibri" w:eastAsia="Times New Roman" w:hAnsi="Calibri" w:cs="Times New Roman"/>
                <w:color w:val="000000"/>
                <w:sz w:val="20"/>
                <w:szCs w:val="20"/>
              </w:rPr>
            </w:pPr>
            <w:ins w:id="407" w:author="Abhilasha Vaid" w:date="2016-06-17T16:21:00Z">
              <w:r w:rsidRPr="00CB2BC4">
                <w:rPr>
                  <w:rFonts w:ascii="Calibri" w:eastAsia="Times New Roman" w:hAnsi="Calibri" w:cs="Times New Roman"/>
                  <w:color w:val="000000"/>
                  <w:sz w:val="20"/>
                  <w:szCs w:val="20"/>
                </w:rPr>
                <w:t>Plot</w:t>
              </w:r>
            </w:ins>
          </w:p>
        </w:tc>
        <w:tc>
          <w:tcPr>
            <w:tcW w:w="1760" w:type="dxa"/>
            <w:tcBorders>
              <w:top w:val="dotted" w:sz="4" w:space="0" w:color="auto"/>
              <w:left w:val="nil"/>
              <w:bottom w:val="dotted" w:sz="4" w:space="0" w:color="auto"/>
              <w:right w:val="nil"/>
            </w:tcBorders>
            <w:shd w:val="clear" w:color="auto" w:fill="auto"/>
            <w:vAlign w:val="center"/>
            <w:hideMark/>
          </w:tcPr>
          <w:p w14:paraId="1D0311DC" w14:textId="77777777" w:rsidR="003107B9" w:rsidRPr="00CB2BC4" w:rsidRDefault="003107B9" w:rsidP="003107B9">
            <w:pPr>
              <w:spacing w:after="0" w:line="240" w:lineRule="auto"/>
              <w:jc w:val="center"/>
              <w:rPr>
                <w:ins w:id="408" w:author="Abhilasha Vaid" w:date="2016-06-17T16:21:00Z"/>
                <w:rFonts w:ascii="Calibri" w:eastAsia="Times New Roman" w:hAnsi="Calibri" w:cs="Times New Roman"/>
                <w:color w:val="000000"/>
                <w:sz w:val="20"/>
                <w:szCs w:val="20"/>
              </w:rPr>
            </w:pPr>
            <w:ins w:id="409" w:author="Abhilasha Vaid" w:date="2016-06-17T16:21:00Z">
              <w:r w:rsidRPr="00CB2BC4">
                <w:rPr>
                  <w:rFonts w:ascii="Calibri" w:eastAsia="Times New Roman" w:hAnsi="Calibri" w:cs="Times New Roman"/>
                  <w:color w:val="000000"/>
                  <w:sz w:val="20"/>
                  <w:szCs w:val="20"/>
                </w:rPr>
                <w:t>Plot</w:t>
              </w:r>
            </w:ins>
          </w:p>
        </w:tc>
        <w:tc>
          <w:tcPr>
            <w:tcW w:w="1740" w:type="dxa"/>
            <w:tcBorders>
              <w:top w:val="dotted" w:sz="4" w:space="0" w:color="auto"/>
              <w:left w:val="nil"/>
              <w:bottom w:val="dotted" w:sz="4" w:space="0" w:color="auto"/>
              <w:right w:val="nil"/>
            </w:tcBorders>
            <w:shd w:val="clear" w:color="auto" w:fill="auto"/>
            <w:vAlign w:val="center"/>
            <w:hideMark/>
          </w:tcPr>
          <w:p w14:paraId="19D0F732" w14:textId="77777777" w:rsidR="003107B9" w:rsidRPr="00CB2BC4" w:rsidRDefault="003107B9" w:rsidP="003107B9">
            <w:pPr>
              <w:spacing w:after="0" w:line="240" w:lineRule="auto"/>
              <w:jc w:val="center"/>
              <w:rPr>
                <w:ins w:id="410" w:author="Abhilasha Vaid" w:date="2016-06-17T16:21:00Z"/>
                <w:rFonts w:ascii="Calibri" w:eastAsia="Times New Roman" w:hAnsi="Calibri" w:cs="Times New Roman"/>
                <w:color w:val="000000"/>
                <w:sz w:val="20"/>
                <w:szCs w:val="20"/>
              </w:rPr>
            </w:pPr>
            <w:ins w:id="411" w:author="Abhilasha Vaid" w:date="2016-06-17T16:21:00Z">
              <w:r w:rsidRPr="00CB2BC4">
                <w:rPr>
                  <w:rFonts w:ascii="Calibri" w:eastAsia="Times New Roman" w:hAnsi="Calibri" w:cs="Times New Roman"/>
                  <w:color w:val="000000"/>
                  <w:sz w:val="20"/>
                  <w:szCs w:val="20"/>
                </w:rPr>
                <w:t>Plot</w:t>
              </w:r>
            </w:ins>
          </w:p>
        </w:tc>
        <w:tc>
          <w:tcPr>
            <w:tcW w:w="1760" w:type="dxa"/>
            <w:tcBorders>
              <w:top w:val="dotted" w:sz="4" w:space="0" w:color="auto"/>
              <w:left w:val="nil"/>
              <w:bottom w:val="dotted" w:sz="4" w:space="0" w:color="auto"/>
              <w:right w:val="nil"/>
            </w:tcBorders>
            <w:shd w:val="clear" w:color="auto" w:fill="auto"/>
            <w:vAlign w:val="center"/>
            <w:hideMark/>
          </w:tcPr>
          <w:p w14:paraId="00A7FD94" w14:textId="77777777" w:rsidR="003107B9" w:rsidRPr="00CB2BC4" w:rsidRDefault="003107B9" w:rsidP="003107B9">
            <w:pPr>
              <w:spacing w:after="0" w:line="240" w:lineRule="auto"/>
              <w:jc w:val="center"/>
              <w:rPr>
                <w:ins w:id="412" w:author="Abhilasha Vaid" w:date="2016-06-17T16:21:00Z"/>
                <w:rFonts w:ascii="Calibri" w:eastAsia="Times New Roman" w:hAnsi="Calibri" w:cs="Times New Roman"/>
                <w:color w:val="000000"/>
                <w:sz w:val="20"/>
                <w:szCs w:val="20"/>
              </w:rPr>
            </w:pPr>
            <w:ins w:id="413" w:author="Abhilasha Vaid" w:date="2016-06-17T16:21:00Z">
              <w:r w:rsidRPr="00CB2BC4">
                <w:rPr>
                  <w:rFonts w:ascii="Calibri" w:eastAsia="Times New Roman" w:hAnsi="Calibri" w:cs="Times New Roman"/>
                  <w:color w:val="000000"/>
                  <w:sz w:val="20"/>
                  <w:szCs w:val="20"/>
                </w:rPr>
                <w:t>Parcel</w:t>
              </w:r>
            </w:ins>
          </w:p>
        </w:tc>
      </w:tr>
      <w:tr w:rsidR="003107B9" w:rsidRPr="00CB2BC4" w14:paraId="374AB308" w14:textId="77777777" w:rsidTr="003107B9">
        <w:trPr>
          <w:trHeight w:val="525"/>
          <w:ins w:id="414" w:author="Abhilasha Vaid" w:date="2016-06-17T16:21:00Z"/>
        </w:trPr>
        <w:tc>
          <w:tcPr>
            <w:tcW w:w="2136" w:type="dxa"/>
            <w:vMerge/>
            <w:tcBorders>
              <w:top w:val="dotted" w:sz="4" w:space="0" w:color="auto"/>
              <w:left w:val="nil"/>
              <w:bottom w:val="single" w:sz="8" w:space="0" w:color="000000"/>
              <w:right w:val="nil"/>
            </w:tcBorders>
            <w:vAlign w:val="center"/>
            <w:hideMark/>
          </w:tcPr>
          <w:p w14:paraId="6FE7E8EE" w14:textId="77777777" w:rsidR="003107B9" w:rsidRPr="00CB2BC4" w:rsidRDefault="003107B9" w:rsidP="003107B9">
            <w:pPr>
              <w:spacing w:after="0" w:line="240" w:lineRule="auto"/>
              <w:rPr>
                <w:ins w:id="415" w:author="Abhilasha Vaid" w:date="2016-06-17T16:21:00Z"/>
                <w:rFonts w:ascii="Calibri" w:eastAsia="Times New Roman" w:hAnsi="Calibri" w:cs="Times New Roman"/>
                <w:b/>
                <w:bCs/>
                <w:color w:val="000000"/>
                <w:sz w:val="20"/>
                <w:szCs w:val="20"/>
              </w:rPr>
            </w:pPr>
          </w:p>
        </w:tc>
        <w:tc>
          <w:tcPr>
            <w:tcW w:w="1396" w:type="dxa"/>
            <w:tcBorders>
              <w:top w:val="dotted" w:sz="4" w:space="0" w:color="auto"/>
              <w:left w:val="nil"/>
              <w:bottom w:val="dotted" w:sz="4" w:space="0" w:color="auto"/>
              <w:right w:val="nil"/>
            </w:tcBorders>
            <w:shd w:val="clear" w:color="auto" w:fill="auto"/>
            <w:vAlign w:val="center"/>
            <w:hideMark/>
          </w:tcPr>
          <w:p w14:paraId="2EDFD418" w14:textId="77777777" w:rsidR="003107B9" w:rsidRPr="00CB2BC4" w:rsidRDefault="003107B9" w:rsidP="003107B9">
            <w:pPr>
              <w:spacing w:after="0" w:line="240" w:lineRule="auto"/>
              <w:jc w:val="center"/>
              <w:rPr>
                <w:ins w:id="416" w:author="Abhilasha Vaid" w:date="2016-06-17T16:21:00Z"/>
                <w:rFonts w:ascii="Calibri" w:eastAsia="Times New Roman" w:hAnsi="Calibri" w:cs="Times New Roman"/>
                <w:color w:val="000000"/>
                <w:sz w:val="20"/>
                <w:szCs w:val="20"/>
              </w:rPr>
            </w:pPr>
            <w:ins w:id="417" w:author="Abhilasha Vaid" w:date="2016-06-17T16:21:00Z">
              <w:r w:rsidRPr="00CB2BC4">
                <w:rPr>
                  <w:rFonts w:ascii="Calibri" w:eastAsia="Times New Roman" w:hAnsi="Calibri" w:cs="Times New Roman"/>
                  <w:color w:val="000000"/>
                  <w:sz w:val="20"/>
                  <w:szCs w:val="20"/>
                </w:rPr>
                <w:t>Tenure status</w:t>
              </w:r>
            </w:ins>
          </w:p>
        </w:tc>
        <w:tc>
          <w:tcPr>
            <w:tcW w:w="1760" w:type="dxa"/>
            <w:tcBorders>
              <w:top w:val="dotted" w:sz="4" w:space="0" w:color="auto"/>
              <w:left w:val="nil"/>
              <w:bottom w:val="dotted" w:sz="4" w:space="0" w:color="auto"/>
              <w:right w:val="nil"/>
            </w:tcBorders>
            <w:shd w:val="clear" w:color="auto" w:fill="auto"/>
            <w:vAlign w:val="center"/>
            <w:hideMark/>
          </w:tcPr>
          <w:p w14:paraId="5BD86A45" w14:textId="77777777" w:rsidR="003107B9" w:rsidRPr="00CB2BC4" w:rsidRDefault="003107B9" w:rsidP="003107B9">
            <w:pPr>
              <w:spacing w:after="0" w:line="240" w:lineRule="auto"/>
              <w:jc w:val="center"/>
              <w:rPr>
                <w:ins w:id="418" w:author="Abhilasha Vaid" w:date="2016-06-17T16:21:00Z"/>
                <w:rFonts w:ascii="Calibri" w:eastAsia="Times New Roman" w:hAnsi="Calibri" w:cs="Times New Roman"/>
                <w:color w:val="000000"/>
                <w:sz w:val="20"/>
                <w:szCs w:val="20"/>
              </w:rPr>
            </w:pPr>
            <w:ins w:id="419" w:author="Abhilasha Vaid" w:date="2016-06-17T16:21:00Z">
              <w:r w:rsidRPr="00CB2BC4">
                <w:rPr>
                  <w:rFonts w:ascii="Calibri" w:eastAsia="Times New Roman" w:hAnsi="Calibri" w:cs="Times New Roman"/>
                  <w:color w:val="000000"/>
                  <w:sz w:val="20"/>
                  <w:szCs w:val="20"/>
                </w:rPr>
                <w:t>Parcel</w:t>
              </w:r>
            </w:ins>
          </w:p>
        </w:tc>
        <w:tc>
          <w:tcPr>
            <w:tcW w:w="1760" w:type="dxa"/>
            <w:tcBorders>
              <w:top w:val="dotted" w:sz="4" w:space="0" w:color="auto"/>
              <w:left w:val="nil"/>
              <w:bottom w:val="dotted" w:sz="4" w:space="0" w:color="auto"/>
              <w:right w:val="nil"/>
            </w:tcBorders>
            <w:shd w:val="clear" w:color="auto" w:fill="auto"/>
            <w:vAlign w:val="center"/>
            <w:hideMark/>
          </w:tcPr>
          <w:p w14:paraId="1871B2D5" w14:textId="77777777" w:rsidR="003107B9" w:rsidRPr="00CB2BC4" w:rsidRDefault="003107B9" w:rsidP="003107B9">
            <w:pPr>
              <w:spacing w:after="0" w:line="240" w:lineRule="auto"/>
              <w:jc w:val="center"/>
              <w:rPr>
                <w:ins w:id="420" w:author="Abhilasha Vaid" w:date="2016-06-17T16:21:00Z"/>
                <w:rFonts w:ascii="Calibri" w:eastAsia="Times New Roman" w:hAnsi="Calibri" w:cs="Times New Roman"/>
                <w:color w:val="000000"/>
                <w:sz w:val="20"/>
                <w:szCs w:val="20"/>
              </w:rPr>
            </w:pPr>
            <w:ins w:id="421" w:author="Abhilasha Vaid" w:date="2016-06-17T16:21:00Z">
              <w:r w:rsidRPr="00CB2BC4">
                <w:rPr>
                  <w:rFonts w:ascii="Calibri" w:eastAsia="Times New Roman" w:hAnsi="Calibri" w:cs="Times New Roman"/>
                  <w:color w:val="000000"/>
                  <w:sz w:val="20"/>
                  <w:szCs w:val="20"/>
                </w:rPr>
                <w:t>Plot</w:t>
              </w:r>
            </w:ins>
          </w:p>
        </w:tc>
        <w:tc>
          <w:tcPr>
            <w:tcW w:w="1780" w:type="dxa"/>
            <w:tcBorders>
              <w:top w:val="dotted" w:sz="4" w:space="0" w:color="auto"/>
              <w:left w:val="nil"/>
              <w:bottom w:val="dotted" w:sz="4" w:space="0" w:color="auto"/>
              <w:right w:val="nil"/>
            </w:tcBorders>
            <w:shd w:val="clear" w:color="auto" w:fill="auto"/>
            <w:vAlign w:val="center"/>
            <w:hideMark/>
          </w:tcPr>
          <w:p w14:paraId="5CE66015" w14:textId="77777777" w:rsidR="003107B9" w:rsidRPr="00CB2BC4" w:rsidRDefault="003107B9" w:rsidP="003107B9">
            <w:pPr>
              <w:spacing w:after="0" w:line="240" w:lineRule="auto"/>
              <w:jc w:val="center"/>
              <w:rPr>
                <w:ins w:id="422" w:author="Abhilasha Vaid" w:date="2016-06-17T16:21:00Z"/>
                <w:rFonts w:ascii="Calibri" w:eastAsia="Times New Roman" w:hAnsi="Calibri" w:cs="Times New Roman"/>
                <w:color w:val="000000"/>
                <w:sz w:val="20"/>
                <w:szCs w:val="20"/>
              </w:rPr>
            </w:pPr>
            <w:ins w:id="423" w:author="Abhilasha Vaid" w:date="2016-06-17T16:21:00Z">
              <w:r w:rsidRPr="00CB2BC4">
                <w:rPr>
                  <w:rFonts w:ascii="Calibri" w:eastAsia="Times New Roman" w:hAnsi="Calibri" w:cs="Times New Roman"/>
                  <w:color w:val="000000"/>
                  <w:sz w:val="20"/>
                  <w:szCs w:val="20"/>
                </w:rPr>
                <w:t>Plot</w:t>
              </w:r>
            </w:ins>
          </w:p>
        </w:tc>
        <w:tc>
          <w:tcPr>
            <w:tcW w:w="1760" w:type="dxa"/>
            <w:tcBorders>
              <w:top w:val="dotted" w:sz="4" w:space="0" w:color="auto"/>
              <w:left w:val="nil"/>
              <w:bottom w:val="dotted" w:sz="4" w:space="0" w:color="auto"/>
              <w:right w:val="nil"/>
            </w:tcBorders>
            <w:shd w:val="clear" w:color="auto" w:fill="auto"/>
            <w:vAlign w:val="center"/>
            <w:hideMark/>
          </w:tcPr>
          <w:p w14:paraId="0D00E325" w14:textId="77777777" w:rsidR="003107B9" w:rsidRPr="00CB2BC4" w:rsidRDefault="003107B9" w:rsidP="003107B9">
            <w:pPr>
              <w:spacing w:after="0" w:line="240" w:lineRule="auto"/>
              <w:jc w:val="center"/>
              <w:rPr>
                <w:ins w:id="424" w:author="Abhilasha Vaid" w:date="2016-06-17T16:21:00Z"/>
                <w:rFonts w:ascii="Calibri" w:eastAsia="Times New Roman" w:hAnsi="Calibri" w:cs="Times New Roman"/>
                <w:color w:val="000000"/>
                <w:sz w:val="20"/>
                <w:szCs w:val="20"/>
              </w:rPr>
            </w:pPr>
            <w:ins w:id="425" w:author="Abhilasha Vaid" w:date="2016-06-17T16:21:00Z">
              <w:r w:rsidRPr="00CB2BC4">
                <w:rPr>
                  <w:rFonts w:ascii="Calibri" w:eastAsia="Times New Roman" w:hAnsi="Calibri" w:cs="Times New Roman"/>
                  <w:color w:val="000000"/>
                  <w:sz w:val="20"/>
                  <w:szCs w:val="20"/>
                </w:rPr>
                <w:t>Plot</w:t>
              </w:r>
            </w:ins>
          </w:p>
        </w:tc>
        <w:tc>
          <w:tcPr>
            <w:tcW w:w="1740" w:type="dxa"/>
            <w:tcBorders>
              <w:top w:val="dotted" w:sz="4" w:space="0" w:color="auto"/>
              <w:left w:val="nil"/>
              <w:bottom w:val="dotted" w:sz="4" w:space="0" w:color="auto"/>
              <w:right w:val="nil"/>
            </w:tcBorders>
            <w:shd w:val="clear" w:color="auto" w:fill="auto"/>
            <w:vAlign w:val="center"/>
            <w:hideMark/>
          </w:tcPr>
          <w:p w14:paraId="7616A9ED" w14:textId="77777777" w:rsidR="003107B9" w:rsidRPr="00CB2BC4" w:rsidRDefault="003107B9" w:rsidP="003107B9">
            <w:pPr>
              <w:spacing w:after="0" w:line="240" w:lineRule="auto"/>
              <w:jc w:val="center"/>
              <w:rPr>
                <w:ins w:id="426" w:author="Abhilasha Vaid" w:date="2016-06-17T16:21:00Z"/>
                <w:rFonts w:ascii="Calibri" w:eastAsia="Times New Roman" w:hAnsi="Calibri" w:cs="Times New Roman"/>
                <w:color w:val="000000"/>
                <w:sz w:val="20"/>
                <w:szCs w:val="20"/>
              </w:rPr>
            </w:pPr>
            <w:ins w:id="427" w:author="Abhilasha Vaid" w:date="2016-06-17T16:21:00Z">
              <w:r w:rsidRPr="00CB2BC4">
                <w:rPr>
                  <w:rFonts w:ascii="Calibri" w:eastAsia="Times New Roman" w:hAnsi="Calibri" w:cs="Times New Roman"/>
                  <w:color w:val="000000"/>
                  <w:sz w:val="20"/>
                  <w:szCs w:val="20"/>
                </w:rPr>
                <w:t>Plot</w:t>
              </w:r>
            </w:ins>
          </w:p>
        </w:tc>
        <w:tc>
          <w:tcPr>
            <w:tcW w:w="1760" w:type="dxa"/>
            <w:tcBorders>
              <w:top w:val="dotted" w:sz="4" w:space="0" w:color="auto"/>
              <w:left w:val="nil"/>
              <w:bottom w:val="dotted" w:sz="4" w:space="0" w:color="auto"/>
              <w:right w:val="nil"/>
            </w:tcBorders>
            <w:shd w:val="clear" w:color="auto" w:fill="auto"/>
            <w:vAlign w:val="center"/>
            <w:hideMark/>
          </w:tcPr>
          <w:p w14:paraId="5E81DEBC" w14:textId="77777777" w:rsidR="003107B9" w:rsidRPr="00CB2BC4" w:rsidRDefault="003107B9" w:rsidP="003107B9">
            <w:pPr>
              <w:spacing w:after="0" w:line="240" w:lineRule="auto"/>
              <w:jc w:val="center"/>
              <w:rPr>
                <w:ins w:id="428" w:author="Abhilasha Vaid" w:date="2016-06-17T16:21:00Z"/>
                <w:rFonts w:ascii="Calibri" w:eastAsia="Times New Roman" w:hAnsi="Calibri" w:cs="Times New Roman"/>
                <w:color w:val="000000"/>
                <w:sz w:val="20"/>
                <w:szCs w:val="20"/>
              </w:rPr>
            </w:pPr>
            <w:ins w:id="429" w:author="Abhilasha Vaid" w:date="2016-06-17T16:21:00Z">
              <w:r w:rsidRPr="00CB2BC4">
                <w:rPr>
                  <w:rFonts w:ascii="Calibri" w:eastAsia="Times New Roman" w:hAnsi="Calibri" w:cs="Times New Roman"/>
                  <w:color w:val="000000"/>
                  <w:sz w:val="20"/>
                  <w:szCs w:val="20"/>
                </w:rPr>
                <w:t>Parcel</w:t>
              </w:r>
            </w:ins>
          </w:p>
        </w:tc>
      </w:tr>
      <w:tr w:rsidR="003107B9" w:rsidRPr="00CB2BC4" w14:paraId="38287CE0" w14:textId="77777777" w:rsidTr="003107B9">
        <w:trPr>
          <w:trHeight w:val="330"/>
          <w:ins w:id="430" w:author="Abhilasha Vaid" w:date="2016-06-17T16:21:00Z"/>
        </w:trPr>
        <w:tc>
          <w:tcPr>
            <w:tcW w:w="2136" w:type="dxa"/>
            <w:vMerge/>
            <w:tcBorders>
              <w:top w:val="nil"/>
              <w:left w:val="nil"/>
              <w:bottom w:val="single" w:sz="8" w:space="0" w:color="000000"/>
              <w:right w:val="nil"/>
            </w:tcBorders>
            <w:vAlign w:val="center"/>
            <w:hideMark/>
          </w:tcPr>
          <w:p w14:paraId="47C3007D" w14:textId="77777777" w:rsidR="003107B9" w:rsidRPr="00CB2BC4" w:rsidRDefault="003107B9" w:rsidP="003107B9">
            <w:pPr>
              <w:spacing w:after="0" w:line="240" w:lineRule="auto"/>
              <w:rPr>
                <w:ins w:id="431" w:author="Abhilasha Vaid" w:date="2016-06-17T16:21:00Z"/>
                <w:rFonts w:ascii="Calibri" w:eastAsia="Times New Roman" w:hAnsi="Calibri" w:cs="Times New Roman"/>
                <w:b/>
                <w:bCs/>
                <w:color w:val="000000"/>
                <w:sz w:val="20"/>
                <w:szCs w:val="20"/>
              </w:rPr>
            </w:pPr>
          </w:p>
        </w:tc>
        <w:tc>
          <w:tcPr>
            <w:tcW w:w="1396" w:type="dxa"/>
            <w:tcBorders>
              <w:top w:val="dotted" w:sz="4" w:space="0" w:color="auto"/>
              <w:left w:val="nil"/>
              <w:bottom w:val="dotted" w:sz="4" w:space="0" w:color="auto"/>
              <w:right w:val="nil"/>
            </w:tcBorders>
            <w:shd w:val="clear" w:color="auto" w:fill="auto"/>
            <w:vAlign w:val="center"/>
            <w:hideMark/>
          </w:tcPr>
          <w:p w14:paraId="1EF6994C" w14:textId="77777777" w:rsidR="003107B9" w:rsidRPr="00CB2BC4" w:rsidRDefault="003107B9" w:rsidP="003107B9">
            <w:pPr>
              <w:spacing w:after="0" w:line="240" w:lineRule="auto"/>
              <w:jc w:val="center"/>
              <w:rPr>
                <w:ins w:id="432" w:author="Abhilasha Vaid" w:date="2016-06-17T16:21:00Z"/>
                <w:rFonts w:ascii="Calibri" w:eastAsia="Times New Roman" w:hAnsi="Calibri" w:cs="Times New Roman"/>
                <w:color w:val="000000"/>
                <w:sz w:val="20"/>
                <w:szCs w:val="20"/>
              </w:rPr>
            </w:pPr>
            <w:ins w:id="433" w:author="Abhilasha Vaid" w:date="2016-06-17T16:21:00Z">
              <w:r w:rsidRPr="00CB2BC4">
                <w:rPr>
                  <w:rFonts w:ascii="Calibri" w:eastAsia="Times New Roman" w:hAnsi="Calibri" w:cs="Times New Roman"/>
                  <w:color w:val="000000"/>
                  <w:sz w:val="20"/>
                  <w:szCs w:val="20"/>
                </w:rPr>
                <w:t>Current use</w:t>
              </w:r>
            </w:ins>
          </w:p>
        </w:tc>
        <w:tc>
          <w:tcPr>
            <w:tcW w:w="1760" w:type="dxa"/>
            <w:tcBorders>
              <w:top w:val="dotted" w:sz="4" w:space="0" w:color="auto"/>
              <w:left w:val="nil"/>
              <w:bottom w:val="dotted" w:sz="4" w:space="0" w:color="auto"/>
              <w:right w:val="nil"/>
            </w:tcBorders>
            <w:shd w:val="clear" w:color="auto" w:fill="auto"/>
            <w:vAlign w:val="center"/>
            <w:hideMark/>
          </w:tcPr>
          <w:p w14:paraId="7563C2EF" w14:textId="77777777" w:rsidR="003107B9" w:rsidRPr="00CB2BC4" w:rsidRDefault="003107B9" w:rsidP="003107B9">
            <w:pPr>
              <w:spacing w:after="0" w:line="240" w:lineRule="auto"/>
              <w:jc w:val="center"/>
              <w:rPr>
                <w:ins w:id="434" w:author="Abhilasha Vaid" w:date="2016-06-17T16:21:00Z"/>
                <w:rFonts w:ascii="Calibri" w:eastAsia="Times New Roman" w:hAnsi="Calibri" w:cs="Times New Roman"/>
                <w:color w:val="000000"/>
                <w:sz w:val="20"/>
                <w:szCs w:val="20"/>
              </w:rPr>
            </w:pPr>
            <w:ins w:id="435" w:author="Abhilasha Vaid" w:date="2016-06-17T16:21:00Z">
              <w:r w:rsidRPr="00CB2BC4">
                <w:rPr>
                  <w:rFonts w:ascii="Calibri" w:eastAsia="Times New Roman" w:hAnsi="Calibri" w:cs="Times New Roman"/>
                  <w:color w:val="000000"/>
                  <w:sz w:val="20"/>
                  <w:szCs w:val="20"/>
                </w:rPr>
                <w:t>Field</w:t>
              </w:r>
            </w:ins>
          </w:p>
        </w:tc>
        <w:tc>
          <w:tcPr>
            <w:tcW w:w="1760" w:type="dxa"/>
            <w:tcBorders>
              <w:top w:val="dotted" w:sz="4" w:space="0" w:color="auto"/>
              <w:left w:val="nil"/>
              <w:bottom w:val="dotted" w:sz="4" w:space="0" w:color="auto"/>
              <w:right w:val="nil"/>
            </w:tcBorders>
            <w:shd w:val="clear" w:color="auto" w:fill="auto"/>
            <w:vAlign w:val="center"/>
            <w:hideMark/>
          </w:tcPr>
          <w:p w14:paraId="0F3A5239" w14:textId="77777777" w:rsidR="003107B9" w:rsidRPr="00CB2BC4" w:rsidRDefault="003107B9" w:rsidP="003107B9">
            <w:pPr>
              <w:spacing w:after="0" w:line="240" w:lineRule="auto"/>
              <w:jc w:val="center"/>
              <w:rPr>
                <w:ins w:id="436" w:author="Abhilasha Vaid" w:date="2016-06-17T16:21:00Z"/>
                <w:rFonts w:ascii="Calibri" w:eastAsia="Times New Roman" w:hAnsi="Calibri" w:cs="Times New Roman"/>
                <w:color w:val="000000"/>
                <w:sz w:val="20"/>
                <w:szCs w:val="20"/>
              </w:rPr>
            </w:pPr>
            <w:ins w:id="437" w:author="Abhilasha Vaid" w:date="2016-06-17T16:21:00Z">
              <w:r w:rsidRPr="00CB2BC4">
                <w:rPr>
                  <w:rFonts w:ascii="Calibri" w:eastAsia="Times New Roman" w:hAnsi="Calibri" w:cs="Times New Roman"/>
                  <w:color w:val="000000"/>
                  <w:sz w:val="20"/>
                  <w:szCs w:val="20"/>
                </w:rPr>
                <w:t>Plot</w:t>
              </w:r>
            </w:ins>
          </w:p>
        </w:tc>
        <w:tc>
          <w:tcPr>
            <w:tcW w:w="1780" w:type="dxa"/>
            <w:tcBorders>
              <w:top w:val="dotted" w:sz="4" w:space="0" w:color="auto"/>
              <w:left w:val="nil"/>
              <w:bottom w:val="dotted" w:sz="4" w:space="0" w:color="auto"/>
              <w:right w:val="nil"/>
            </w:tcBorders>
            <w:shd w:val="clear" w:color="auto" w:fill="auto"/>
            <w:vAlign w:val="center"/>
            <w:hideMark/>
          </w:tcPr>
          <w:p w14:paraId="4B7110E0" w14:textId="77777777" w:rsidR="003107B9" w:rsidRPr="00CB2BC4" w:rsidRDefault="003107B9" w:rsidP="003107B9">
            <w:pPr>
              <w:spacing w:after="0" w:line="240" w:lineRule="auto"/>
              <w:jc w:val="center"/>
              <w:rPr>
                <w:ins w:id="438" w:author="Abhilasha Vaid" w:date="2016-06-17T16:21:00Z"/>
                <w:rFonts w:ascii="Calibri" w:eastAsia="Times New Roman" w:hAnsi="Calibri" w:cs="Times New Roman"/>
                <w:color w:val="000000"/>
                <w:sz w:val="20"/>
                <w:szCs w:val="20"/>
              </w:rPr>
            </w:pPr>
            <w:ins w:id="439" w:author="Abhilasha Vaid" w:date="2016-06-17T16:21:00Z">
              <w:r w:rsidRPr="00CB2BC4">
                <w:rPr>
                  <w:rFonts w:ascii="Calibri" w:eastAsia="Times New Roman" w:hAnsi="Calibri" w:cs="Times New Roman"/>
                  <w:color w:val="000000"/>
                  <w:sz w:val="20"/>
                  <w:szCs w:val="20"/>
                </w:rPr>
                <w:t>Plot</w:t>
              </w:r>
            </w:ins>
          </w:p>
        </w:tc>
        <w:tc>
          <w:tcPr>
            <w:tcW w:w="1760" w:type="dxa"/>
            <w:tcBorders>
              <w:top w:val="dotted" w:sz="4" w:space="0" w:color="auto"/>
              <w:left w:val="nil"/>
              <w:bottom w:val="dotted" w:sz="4" w:space="0" w:color="auto"/>
              <w:right w:val="nil"/>
            </w:tcBorders>
            <w:shd w:val="clear" w:color="auto" w:fill="auto"/>
            <w:vAlign w:val="center"/>
            <w:hideMark/>
          </w:tcPr>
          <w:p w14:paraId="4BA135BE" w14:textId="77777777" w:rsidR="003107B9" w:rsidRPr="00CB2BC4" w:rsidRDefault="003107B9" w:rsidP="003107B9">
            <w:pPr>
              <w:spacing w:after="0" w:line="240" w:lineRule="auto"/>
              <w:jc w:val="center"/>
              <w:rPr>
                <w:ins w:id="440" w:author="Abhilasha Vaid" w:date="2016-06-17T16:21:00Z"/>
                <w:rFonts w:ascii="Calibri" w:eastAsia="Times New Roman" w:hAnsi="Calibri" w:cs="Times New Roman"/>
                <w:color w:val="000000"/>
                <w:sz w:val="20"/>
                <w:szCs w:val="20"/>
              </w:rPr>
            </w:pPr>
            <w:ins w:id="441" w:author="Abhilasha Vaid" w:date="2016-06-17T16:21:00Z">
              <w:r w:rsidRPr="00CB2BC4">
                <w:rPr>
                  <w:rFonts w:ascii="Calibri" w:eastAsia="Times New Roman" w:hAnsi="Calibri" w:cs="Times New Roman"/>
                  <w:color w:val="000000"/>
                  <w:sz w:val="20"/>
                  <w:szCs w:val="20"/>
                </w:rPr>
                <w:t>Plot</w:t>
              </w:r>
            </w:ins>
          </w:p>
        </w:tc>
        <w:tc>
          <w:tcPr>
            <w:tcW w:w="1740" w:type="dxa"/>
            <w:tcBorders>
              <w:top w:val="dotted" w:sz="4" w:space="0" w:color="auto"/>
              <w:left w:val="nil"/>
              <w:bottom w:val="dotted" w:sz="4" w:space="0" w:color="auto"/>
              <w:right w:val="nil"/>
            </w:tcBorders>
            <w:shd w:val="clear" w:color="auto" w:fill="auto"/>
            <w:vAlign w:val="center"/>
            <w:hideMark/>
          </w:tcPr>
          <w:p w14:paraId="0297A819" w14:textId="77777777" w:rsidR="003107B9" w:rsidRPr="00CB2BC4" w:rsidRDefault="003107B9" w:rsidP="003107B9">
            <w:pPr>
              <w:spacing w:after="0" w:line="240" w:lineRule="auto"/>
              <w:jc w:val="center"/>
              <w:rPr>
                <w:ins w:id="442" w:author="Abhilasha Vaid" w:date="2016-06-17T16:21:00Z"/>
                <w:rFonts w:ascii="Calibri" w:eastAsia="Times New Roman" w:hAnsi="Calibri" w:cs="Times New Roman"/>
                <w:color w:val="000000"/>
                <w:sz w:val="20"/>
                <w:szCs w:val="20"/>
              </w:rPr>
            </w:pPr>
            <w:ins w:id="443" w:author="Abhilasha Vaid" w:date="2016-06-17T16:21:00Z">
              <w:r w:rsidRPr="00CB2BC4">
                <w:rPr>
                  <w:rFonts w:ascii="Calibri" w:eastAsia="Times New Roman" w:hAnsi="Calibri" w:cs="Times New Roman"/>
                  <w:color w:val="000000"/>
                  <w:sz w:val="20"/>
                  <w:szCs w:val="20"/>
                </w:rPr>
                <w:t>Plot</w:t>
              </w:r>
            </w:ins>
          </w:p>
        </w:tc>
        <w:tc>
          <w:tcPr>
            <w:tcW w:w="1760" w:type="dxa"/>
            <w:tcBorders>
              <w:top w:val="dotted" w:sz="4" w:space="0" w:color="auto"/>
              <w:left w:val="nil"/>
              <w:bottom w:val="dotted" w:sz="4" w:space="0" w:color="auto"/>
              <w:right w:val="nil"/>
            </w:tcBorders>
            <w:shd w:val="clear" w:color="auto" w:fill="auto"/>
            <w:vAlign w:val="center"/>
            <w:hideMark/>
          </w:tcPr>
          <w:p w14:paraId="0F18740B" w14:textId="77777777" w:rsidR="003107B9" w:rsidRPr="00CB2BC4" w:rsidRDefault="003107B9" w:rsidP="003107B9">
            <w:pPr>
              <w:spacing w:after="0" w:line="240" w:lineRule="auto"/>
              <w:jc w:val="center"/>
              <w:rPr>
                <w:ins w:id="444" w:author="Abhilasha Vaid" w:date="2016-06-17T16:21:00Z"/>
                <w:rFonts w:ascii="Calibri" w:eastAsia="Times New Roman" w:hAnsi="Calibri" w:cs="Times New Roman"/>
                <w:color w:val="000000"/>
                <w:sz w:val="20"/>
                <w:szCs w:val="20"/>
              </w:rPr>
            </w:pPr>
            <w:ins w:id="445" w:author="Abhilasha Vaid" w:date="2016-06-17T16:21:00Z">
              <w:r w:rsidRPr="00CB2BC4">
                <w:rPr>
                  <w:rFonts w:ascii="Calibri" w:eastAsia="Times New Roman" w:hAnsi="Calibri" w:cs="Times New Roman"/>
                  <w:color w:val="000000"/>
                  <w:sz w:val="20"/>
                  <w:szCs w:val="20"/>
                </w:rPr>
                <w:t>Parcel</w:t>
              </w:r>
            </w:ins>
          </w:p>
        </w:tc>
      </w:tr>
      <w:tr w:rsidR="003107B9" w:rsidRPr="00CB2BC4" w14:paraId="2CDFA0E4" w14:textId="77777777" w:rsidTr="003107B9">
        <w:trPr>
          <w:trHeight w:val="525"/>
          <w:ins w:id="446" w:author="Abhilasha Vaid" w:date="2016-06-17T16:21:00Z"/>
        </w:trPr>
        <w:tc>
          <w:tcPr>
            <w:tcW w:w="2136" w:type="dxa"/>
            <w:vMerge/>
            <w:tcBorders>
              <w:top w:val="nil"/>
              <w:left w:val="nil"/>
              <w:bottom w:val="single" w:sz="8" w:space="0" w:color="000000"/>
              <w:right w:val="nil"/>
            </w:tcBorders>
            <w:vAlign w:val="center"/>
            <w:hideMark/>
          </w:tcPr>
          <w:p w14:paraId="044B74AC" w14:textId="77777777" w:rsidR="003107B9" w:rsidRPr="00CB2BC4" w:rsidRDefault="003107B9" w:rsidP="003107B9">
            <w:pPr>
              <w:spacing w:after="0" w:line="240" w:lineRule="auto"/>
              <w:rPr>
                <w:ins w:id="447" w:author="Abhilasha Vaid" w:date="2016-06-17T16:21:00Z"/>
                <w:rFonts w:ascii="Calibri" w:eastAsia="Times New Roman" w:hAnsi="Calibri" w:cs="Times New Roman"/>
                <w:b/>
                <w:bCs/>
                <w:color w:val="000000"/>
                <w:sz w:val="20"/>
                <w:szCs w:val="20"/>
              </w:rPr>
            </w:pPr>
          </w:p>
        </w:tc>
        <w:tc>
          <w:tcPr>
            <w:tcW w:w="1396" w:type="dxa"/>
            <w:tcBorders>
              <w:top w:val="dotted" w:sz="4" w:space="0" w:color="auto"/>
              <w:left w:val="nil"/>
              <w:bottom w:val="single" w:sz="8" w:space="0" w:color="auto"/>
              <w:right w:val="nil"/>
            </w:tcBorders>
            <w:shd w:val="clear" w:color="auto" w:fill="auto"/>
            <w:vAlign w:val="center"/>
            <w:hideMark/>
          </w:tcPr>
          <w:p w14:paraId="5DC78F0C" w14:textId="77777777" w:rsidR="003107B9" w:rsidRPr="00CB2BC4" w:rsidRDefault="003107B9" w:rsidP="003107B9">
            <w:pPr>
              <w:spacing w:after="0" w:line="240" w:lineRule="auto"/>
              <w:jc w:val="center"/>
              <w:rPr>
                <w:ins w:id="448" w:author="Abhilasha Vaid" w:date="2016-06-17T16:21:00Z"/>
                <w:rFonts w:ascii="Calibri" w:eastAsia="Times New Roman" w:hAnsi="Calibri" w:cs="Times New Roman"/>
                <w:color w:val="000000"/>
                <w:sz w:val="20"/>
                <w:szCs w:val="20"/>
              </w:rPr>
            </w:pPr>
            <w:ins w:id="449" w:author="Abhilasha Vaid" w:date="2016-06-17T16:21:00Z">
              <w:r w:rsidRPr="00CB2BC4">
                <w:rPr>
                  <w:rFonts w:ascii="Calibri" w:eastAsia="Times New Roman" w:hAnsi="Calibri" w:cs="Times New Roman"/>
                  <w:color w:val="000000"/>
                  <w:sz w:val="20"/>
                  <w:szCs w:val="20"/>
                </w:rPr>
                <w:t>Crops cultivated</w:t>
              </w:r>
            </w:ins>
          </w:p>
        </w:tc>
        <w:tc>
          <w:tcPr>
            <w:tcW w:w="1760" w:type="dxa"/>
            <w:tcBorders>
              <w:top w:val="dotted" w:sz="4" w:space="0" w:color="auto"/>
              <w:left w:val="nil"/>
              <w:bottom w:val="single" w:sz="8" w:space="0" w:color="auto"/>
              <w:right w:val="nil"/>
            </w:tcBorders>
            <w:shd w:val="clear" w:color="auto" w:fill="auto"/>
            <w:vAlign w:val="center"/>
            <w:hideMark/>
          </w:tcPr>
          <w:p w14:paraId="4BC7B1C6" w14:textId="77777777" w:rsidR="003107B9" w:rsidRPr="00CB2BC4" w:rsidRDefault="003107B9" w:rsidP="003107B9">
            <w:pPr>
              <w:spacing w:after="0" w:line="240" w:lineRule="auto"/>
              <w:jc w:val="center"/>
              <w:rPr>
                <w:ins w:id="450" w:author="Abhilasha Vaid" w:date="2016-06-17T16:21:00Z"/>
                <w:rFonts w:ascii="Calibri" w:eastAsia="Times New Roman" w:hAnsi="Calibri" w:cs="Times New Roman"/>
                <w:color w:val="000000"/>
                <w:sz w:val="20"/>
                <w:szCs w:val="20"/>
              </w:rPr>
            </w:pPr>
            <w:ins w:id="451" w:author="Abhilasha Vaid" w:date="2016-06-17T16:21:00Z">
              <w:r w:rsidRPr="00CB2BC4">
                <w:rPr>
                  <w:rFonts w:ascii="Calibri" w:eastAsia="Times New Roman" w:hAnsi="Calibri" w:cs="Times New Roman"/>
                  <w:color w:val="000000"/>
                  <w:sz w:val="20"/>
                  <w:szCs w:val="20"/>
                </w:rPr>
                <w:t>Field</w:t>
              </w:r>
            </w:ins>
          </w:p>
        </w:tc>
        <w:tc>
          <w:tcPr>
            <w:tcW w:w="1760" w:type="dxa"/>
            <w:tcBorders>
              <w:top w:val="dotted" w:sz="4" w:space="0" w:color="auto"/>
              <w:left w:val="nil"/>
              <w:bottom w:val="single" w:sz="8" w:space="0" w:color="auto"/>
              <w:right w:val="nil"/>
            </w:tcBorders>
            <w:shd w:val="clear" w:color="auto" w:fill="auto"/>
            <w:vAlign w:val="center"/>
            <w:hideMark/>
          </w:tcPr>
          <w:p w14:paraId="46FBE0C8" w14:textId="77777777" w:rsidR="003107B9" w:rsidRPr="00CB2BC4" w:rsidRDefault="003107B9" w:rsidP="003107B9">
            <w:pPr>
              <w:spacing w:after="0" w:line="240" w:lineRule="auto"/>
              <w:jc w:val="center"/>
              <w:rPr>
                <w:ins w:id="452" w:author="Abhilasha Vaid" w:date="2016-06-17T16:21:00Z"/>
                <w:rFonts w:ascii="Calibri" w:eastAsia="Times New Roman" w:hAnsi="Calibri" w:cs="Times New Roman"/>
                <w:color w:val="000000"/>
                <w:sz w:val="20"/>
                <w:szCs w:val="20"/>
              </w:rPr>
            </w:pPr>
            <w:ins w:id="453" w:author="Abhilasha Vaid" w:date="2016-06-17T16:21:00Z">
              <w:r w:rsidRPr="00CB2BC4">
                <w:rPr>
                  <w:rFonts w:ascii="Calibri" w:eastAsia="Times New Roman" w:hAnsi="Calibri" w:cs="Times New Roman"/>
                  <w:color w:val="000000"/>
                  <w:sz w:val="20"/>
                  <w:szCs w:val="20"/>
                </w:rPr>
                <w:t>Plot</w:t>
              </w:r>
            </w:ins>
          </w:p>
        </w:tc>
        <w:tc>
          <w:tcPr>
            <w:tcW w:w="1780" w:type="dxa"/>
            <w:tcBorders>
              <w:top w:val="dotted" w:sz="4" w:space="0" w:color="auto"/>
              <w:left w:val="nil"/>
              <w:bottom w:val="single" w:sz="8" w:space="0" w:color="auto"/>
              <w:right w:val="nil"/>
            </w:tcBorders>
            <w:shd w:val="clear" w:color="auto" w:fill="auto"/>
            <w:vAlign w:val="center"/>
            <w:hideMark/>
          </w:tcPr>
          <w:p w14:paraId="47EB290E" w14:textId="77777777" w:rsidR="003107B9" w:rsidRPr="00CB2BC4" w:rsidRDefault="003107B9" w:rsidP="003107B9">
            <w:pPr>
              <w:spacing w:after="0" w:line="240" w:lineRule="auto"/>
              <w:jc w:val="center"/>
              <w:rPr>
                <w:ins w:id="454" w:author="Abhilasha Vaid" w:date="2016-06-17T16:21:00Z"/>
                <w:rFonts w:ascii="Calibri" w:eastAsia="Times New Roman" w:hAnsi="Calibri" w:cs="Times New Roman"/>
                <w:color w:val="000000"/>
                <w:sz w:val="20"/>
                <w:szCs w:val="20"/>
              </w:rPr>
            </w:pPr>
            <w:ins w:id="455" w:author="Abhilasha Vaid" w:date="2016-06-17T16:21:00Z">
              <w:r w:rsidRPr="00CB2BC4">
                <w:rPr>
                  <w:rFonts w:ascii="Calibri" w:eastAsia="Times New Roman" w:hAnsi="Calibri" w:cs="Times New Roman"/>
                  <w:color w:val="000000"/>
                  <w:sz w:val="20"/>
                  <w:szCs w:val="20"/>
                </w:rPr>
                <w:t>Plot</w:t>
              </w:r>
            </w:ins>
          </w:p>
        </w:tc>
        <w:tc>
          <w:tcPr>
            <w:tcW w:w="1760" w:type="dxa"/>
            <w:tcBorders>
              <w:top w:val="dotted" w:sz="4" w:space="0" w:color="auto"/>
              <w:left w:val="nil"/>
              <w:bottom w:val="single" w:sz="8" w:space="0" w:color="auto"/>
              <w:right w:val="nil"/>
            </w:tcBorders>
            <w:shd w:val="clear" w:color="auto" w:fill="auto"/>
            <w:vAlign w:val="center"/>
            <w:hideMark/>
          </w:tcPr>
          <w:p w14:paraId="2392D41B" w14:textId="77777777" w:rsidR="003107B9" w:rsidRPr="00CB2BC4" w:rsidRDefault="003107B9" w:rsidP="003107B9">
            <w:pPr>
              <w:spacing w:after="0" w:line="240" w:lineRule="auto"/>
              <w:jc w:val="center"/>
              <w:rPr>
                <w:ins w:id="456" w:author="Abhilasha Vaid" w:date="2016-06-17T16:21:00Z"/>
                <w:rFonts w:ascii="Calibri" w:eastAsia="Times New Roman" w:hAnsi="Calibri" w:cs="Times New Roman"/>
                <w:color w:val="000000"/>
                <w:sz w:val="20"/>
                <w:szCs w:val="20"/>
              </w:rPr>
            </w:pPr>
            <w:ins w:id="457" w:author="Abhilasha Vaid" w:date="2016-06-17T16:21:00Z">
              <w:r w:rsidRPr="00CB2BC4">
                <w:rPr>
                  <w:rFonts w:ascii="Calibri" w:eastAsia="Times New Roman" w:hAnsi="Calibri" w:cs="Times New Roman"/>
                  <w:color w:val="000000"/>
                  <w:sz w:val="20"/>
                  <w:szCs w:val="20"/>
                </w:rPr>
                <w:t>Plot</w:t>
              </w:r>
            </w:ins>
          </w:p>
        </w:tc>
        <w:tc>
          <w:tcPr>
            <w:tcW w:w="1740" w:type="dxa"/>
            <w:tcBorders>
              <w:top w:val="dotted" w:sz="4" w:space="0" w:color="auto"/>
              <w:left w:val="nil"/>
              <w:bottom w:val="single" w:sz="8" w:space="0" w:color="auto"/>
              <w:right w:val="nil"/>
            </w:tcBorders>
            <w:shd w:val="clear" w:color="auto" w:fill="auto"/>
            <w:vAlign w:val="center"/>
            <w:hideMark/>
          </w:tcPr>
          <w:p w14:paraId="52DFD75D" w14:textId="77777777" w:rsidR="003107B9" w:rsidRPr="00CB2BC4" w:rsidRDefault="003107B9" w:rsidP="003107B9">
            <w:pPr>
              <w:spacing w:after="0" w:line="240" w:lineRule="auto"/>
              <w:jc w:val="center"/>
              <w:rPr>
                <w:ins w:id="458" w:author="Abhilasha Vaid" w:date="2016-06-17T16:21:00Z"/>
                <w:rFonts w:ascii="Calibri" w:eastAsia="Times New Roman" w:hAnsi="Calibri" w:cs="Times New Roman"/>
                <w:color w:val="000000"/>
                <w:sz w:val="20"/>
                <w:szCs w:val="20"/>
              </w:rPr>
            </w:pPr>
            <w:ins w:id="459" w:author="Abhilasha Vaid" w:date="2016-06-17T16:21:00Z">
              <w:r w:rsidRPr="00CB2BC4">
                <w:rPr>
                  <w:rFonts w:ascii="Calibri" w:eastAsia="Times New Roman" w:hAnsi="Calibri" w:cs="Times New Roman"/>
                  <w:color w:val="000000"/>
                  <w:sz w:val="20"/>
                  <w:szCs w:val="20"/>
                </w:rPr>
                <w:t>Plot</w:t>
              </w:r>
            </w:ins>
          </w:p>
        </w:tc>
        <w:tc>
          <w:tcPr>
            <w:tcW w:w="1760" w:type="dxa"/>
            <w:tcBorders>
              <w:top w:val="dotted" w:sz="4" w:space="0" w:color="auto"/>
              <w:left w:val="nil"/>
              <w:bottom w:val="single" w:sz="8" w:space="0" w:color="auto"/>
              <w:right w:val="nil"/>
            </w:tcBorders>
            <w:shd w:val="clear" w:color="auto" w:fill="auto"/>
            <w:vAlign w:val="center"/>
            <w:hideMark/>
          </w:tcPr>
          <w:p w14:paraId="7055F688" w14:textId="77777777" w:rsidR="003107B9" w:rsidRPr="00CB2BC4" w:rsidRDefault="003107B9" w:rsidP="003107B9">
            <w:pPr>
              <w:spacing w:after="0" w:line="240" w:lineRule="auto"/>
              <w:jc w:val="center"/>
              <w:rPr>
                <w:ins w:id="460" w:author="Abhilasha Vaid" w:date="2016-06-17T16:21:00Z"/>
                <w:rFonts w:ascii="Calibri" w:eastAsia="Times New Roman" w:hAnsi="Calibri" w:cs="Times New Roman"/>
                <w:color w:val="000000"/>
                <w:sz w:val="20"/>
                <w:szCs w:val="20"/>
              </w:rPr>
            </w:pPr>
            <w:ins w:id="461" w:author="Abhilasha Vaid" w:date="2016-06-17T16:21:00Z">
              <w:r w:rsidRPr="00CB2BC4">
                <w:rPr>
                  <w:rFonts w:ascii="Calibri" w:eastAsia="Times New Roman" w:hAnsi="Calibri" w:cs="Times New Roman"/>
                  <w:color w:val="000000"/>
                  <w:sz w:val="20"/>
                  <w:szCs w:val="20"/>
                </w:rPr>
                <w:t>Plot</w:t>
              </w:r>
            </w:ins>
          </w:p>
        </w:tc>
      </w:tr>
    </w:tbl>
    <w:p w14:paraId="3250DEBC" w14:textId="5A11F5AF" w:rsidR="00306080" w:rsidRDefault="00461753">
      <w:pPr>
        <w:spacing w:line="360" w:lineRule="auto"/>
        <w:ind w:left="-567"/>
        <w:sectPr w:rsidR="00306080" w:rsidSect="00106042">
          <w:pgSz w:w="15840" w:h="12240" w:orient="landscape"/>
          <w:pgMar w:top="1080" w:right="1440" w:bottom="1080" w:left="1440" w:header="720" w:footer="720" w:gutter="0"/>
          <w:cols w:space="720"/>
          <w:docGrid w:linePitch="360"/>
        </w:sectPr>
        <w:pPrChange w:id="462" w:author="Abhilasha Vaid" w:date="2016-06-17T13:41:00Z">
          <w:pPr>
            <w:spacing w:line="360" w:lineRule="auto"/>
            <w:ind w:left="-567"/>
            <w:jc w:val="both"/>
          </w:pPr>
        </w:pPrChange>
      </w:pPr>
      <w:r w:rsidRPr="00106042">
        <w:rPr>
          <w:i/>
          <w:sz w:val="20"/>
          <w:szCs w:val="20"/>
        </w:rPr>
        <w:t>Source: World Bank, LSMS Team.</w:t>
      </w:r>
    </w:p>
    <w:p w14:paraId="41AD463C" w14:textId="6EBFE766" w:rsidR="0043369C" w:rsidRPr="00106042" w:rsidRDefault="009248FF" w:rsidP="00106042">
      <w:pPr>
        <w:spacing w:line="360" w:lineRule="auto"/>
        <w:jc w:val="both"/>
      </w:pPr>
      <w:r w:rsidRPr="00106042">
        <w:lastRenderedPageBreak/>
        <w:t>The decision of what to measure</w:t>
      </w:r>
      <w:r w:rsidR="00B509CD" w:rsidRPr="00106042">
        <w:t xml:space="preserve"> </w:t>
      </w:r>
      <w:r w:rsidR="008C4865" w:rsidRPr="00106042">
        <w:t>bears important consequences for both fieldwork organization</w:t>
      </w:r>
      <w:r w:rsidR="00954029" w:rsidRPr="00106042">
        <w:t xml:space="preserve"> and the analysis of data. M</w:t>
      </w:r>
      <w:r w:rsidR="008C4865" w:rsidRPr="00106042">
        <w:t xml:space="preserve">easuring the plots implies taking </w:t>
      </w:r>
      <w:r w:rsidRPr="00106042">
        <w:t xml:space="preserve">a larger number of </w:t>
      </w:r>
      <w:r w:rsidR="008C4865" w:rsidRPr="00106042">
        <w:t xml:space="preserve">measurements than </w:t>
      </w:r>
      <w:r w:rsidRPr="00106042">
        <w:t xml:space="preserve">if </w:t>
      </w:r>
      <w:r w:rsidR="008C4865" w:rsidRPr="00106042">
        <w:t>parcels</w:t>
      </w:r>
      <w:r w:rsidRPr="00106042">
        <w:t xml:space="preserve"> are measured</w:t>
      </w:r>
      <w:r w:rsidR="008C4865" w:rsidRPr="00106042">
        <w:t>,</w:t>
      </w:r>
      <w:r w:rsidR="00954029" w:rsidRPr="00106042">
        <w:t xml:space="preserve"> and on tracts of land with more uncertain boundaries. </w:t>
      </w:r>
      <w:r w:rsidR="0023336B" w:rsidRPr="00106042">
        <w:t>On the other hand, if one goal of the analysis is to compute the area cultivated or yields associated with different crops, m</w:t>
      </w:r>
      <w:r w:rsidR="00954029" w:rsidRPr="00106042">
        <w:t>easuring parcels will</w:t>
      </w:r>
      <w:r w:rsidR="0023336B" w:rsidRPr="00106042">
        <w:t xml:space="preserve"> </w:t>
      </w:r>
      <w:r w:rsidR="00954029" w:rsidRPr="00106042">
        <w:t xml:space="preserve">require collecting auxiliary information </w:t>
      </w:r>
      <w:r w:rsidR="0023336B" w:rsidRPr="00106042">
        <w:t>(</w:t>
      </w:r>
      <w:r w:rsidR="00954029" w:rsidRPr="00106042">
        <w:t xml:space="preserve">which are bound to be very </w:t>
      </w:r>
      <w:r w:rsidR="00D35627" w:rsidRPr="00106042">
        <w:t>inaccurate</w:t>
      </w:r>
      <w:r w:rsidR="0023336B" w:rsidRPr="00106042">
        <w:t>)</w:t>
      </w:r>
      <w:r w:rsidR="00954029" w:rsidRPr="00106042">
        <w:t xml:space="preserve"> on the portion of the parcel culti</w:t>
      </w:r>
      <w:r w:rsidRPr="00106042">
        <w:t>vated to each plot</w:t>
      </w:r>
      <w:r w:rsidR="00954029" w:rsidRPr="00106042">
        <w:t xml:space="preserve">. </w:t>
      </w:r>
    </w:p>
    <w:p w14:paraId="21F9F1A5" w14:textId="749B926A" w:rsidR="00F0757C" w:rsidRPr="00106042" w:rsidRDefault="00B509CD" w:rsidP="00106042">
      <w:pPr>
        <w:spacing w:line="360" w:lineRule="auto"/>
        <w:jc w:val="both"/>
      </w:pPr>
      <w:r w:rsidRPr="00106042">
        <w:t>The decision to measure parcels, plots, or fields cannot be made in a blanket recommendatio</w:t>
      </w:r>
      <w:r w:rsidR="001A723E" w:rsidRPr="00106042">
        <w:t>n;</w:t>
      </w:r>
      <w:r w:rsidRPr="00106042">
        <w:t xml:space="preserve"> the balance of trade-offs between each approach will depend on the survey objectives</w:t>
      </w:r>
      <w:r w:rsidR="0050117E" w:rsidRPr="00106042">
        <w:rPr>
          <w:rStyle w:val="FootnoteReference"/>
        </w:rPr>
        <w:footnoteReference w:id="5"/>
      </w:r>
      <w:r w:rsidRPr="00106042">
        <w:t xml:space="preserve">. </w:t>
      </w:r>
      <w:r w:rsidR="00F0757C" w:rsidRPr="00106042">
        <w:t>D</w:t>
      </w:r>
      <w:r w:rsidR="003652DC" w:rsidRPr="00106042">
        <w:t xml:space="preserve">ifferences in </w:t>
      </w:r>
      <w:r w:rsidR="00F0757C" w:rsidRPr="00106042">
        <w:t>approaches</w:t>
      </w:r>
      <w:r w:rsidR="00D32218" w:rsidRPr="00106042">
        <w:t>,</w:t>
      </w:r>
      <w:r w:rsidR="00F0757C" w:rsidRPr="00106042">
        <w:t xml:space="preserve"> such as those</w:t>
      </w:r>
      <w:r w:rsidR="003652DC" w:rsidRPr="00106042">
        <w:t xml:space="preserve"> observed in Table </w:t>
      </w:r>
      <w:r w:rsidR="00344FB4" w:rsidRPr="00106042">
        <w:t>3</w:t>
      </w:r>
      <w:r w:rsidR="00D32218" w:rsidRPr="00106042">
        <w:t>,</w:t>
      </w:r>
      <w:r w:rsidR="003652DC" w:rsidRPr="00106042">
        <w:t xml:space="preserve"> </w:t>
      </w:r>
      <w:r w:rsidR="00F0757C" w:rsidRPr="00106042">
        <w:t xml:space="preserve">may be related to the fact that countries tend to stick to one approach over time (often for the sake of preserving inter-temporal comparability), but may also stem from broader differences in survey design across countries. </w:t>
      </w:r>
      <w:r w:rsidR="0043369C" w:rsidRPr="00106042">
        <w:t>For example, s</w:t>
      </w:r>
      <w:r w:rsidR="00F0757C" w:rsidRPr="00106042">
        <w:t xml:space="preserve">ome countries </w:t>
      </w:r>
      <w:r w:rsidR="003652DC" w:rsidRPr="00106042">
        <w:t xml:space="preserve">visit households only once and collect data on all agricultural seasons, </w:t>
      </w:r>
      <w:r w:rsidR="00F0757C" w:rsidRPr="00106042">
        <w:t xml:space="preserve">while </w:t>
      </w:r>
      <w:r w:rsidR="003652DC" w:rsidRPr="00106042">
        <w:t>other countries us</w:t>
      </w:r>
      <w:r w:rsidR="00F0757C" w:rsidRPr="00106042">
        <w:t>e</w:t>
      </w:r>
      <w:r w:rsidR="003652DC" w:rsidRPr="00106042">
        <w:t xml:space="preserve"> multiple visits. </w:t>
      </w:r>
    </w:p>
    <w:p w14:paraId="2D09F45A" w14:textId="7E0B21E6" w:rsidR="00371916" w:rsidRDefault="003652DC" w:rsidP="00106042">
      <w:pPr>
        <w:spacing w:line="360" w:lineRule="auto"/>
        <w:jc w:val="both"/>
      </w:pPr>
      <w:r w:rsidRPr="00106042">
        <w:t>One proposal for structuring the data collection on land area and its uses is to introduce a parcel roster to collect data on the characteristics of land area that do not change with the season (and can therefore be collected only in one visit), and a plot roster to be filled in separately for each agricultural season, to capture the land features (such as plot area) that may vary with the season</w:t>
      </w:r>
      <w:r w:rsidR="008F5917" w:rsidRPr="00106042">
        <w:rPr>
          <w:rStyle w:val="FootnoteReference"/>
        </w:rPr>
        <w:footnoteReference w:id="6"/>
      </w:r>
      <w:r w:rsidRPr="00106042">
        <w:t xml:space="preserve">. </w:t>
      </w:r>
      <w:r w:rsidR="006A6D8F" w:rsidRPr="00106042">
        <w:t xml:space="preserve">This approach </w:t>
      </w:r>
      <w:r w:rsidRPr="00106042">
        <w:t>can help respond to the analytical needs of those interested in understanding land use and productivity at the plot level. While this is not the only way to address this concern, it is desirable that data are collected so that it is possible to identify plots across agricultural seasons,</w:t>
      </w:r>
      <w:r w:rsidRPr="00106042">
        <w:rPr>
          <w:b/>
        </w:rPr>
        <w:t xml:space="preserve"> </w:t>
      </w:r>
      <w:r w:rsidRPr="00106042">
        <w:t xml:space="preserve">irrespective of whether the data are collected in one or multiple visits. </w:t>
      </w:r>
    </w:p>
    <w:p w14:paraId="71EFE0AE" w14:textId="77777777" w:rsidR="00371916" w:rsidRDefault="00371916" w:rsidP="00106042">
      <w:pPr>
        <w:spacing w:line="360" w:lineRule="auto"/>
        <w:jc w:val="both"/>
      </w:pPr>
    </w:p>
    <w:p w14:paraId="1A8B7810" w14:textId="77777777" w:rsidR="00371916" w:rsidRDefault="00371916" w:rsidP="00106042">
      <w:pPr>
        <w:spacing w:line="360" w:lineRule="auto"/>
        <w:jc w:val="both"/>
      </w:pPr>
    </w:p>
    <w:p w14:paraId="7389B33C" w14:textId="77777777" w:rsidR="00371916" w:rsidRDefault="00371916" w:rsidP="00106042">
      <w:pPr>
        <w:spacing w:line="360" w:lineRule="auto"/>
        <w:jc w:val="both"/>
      </w:pPr>
    </w:p>
    <w:p w14:paraId="04ADF232" w14:textId="77777777" w:rsidR="00371916" w:rsidRPr="00106042" w:rsidRDefault="00371916" w:rsidP="00106042">
      <w:pPr>
        <w:spacing w:line="360" w:lineRule="auto"/>
        <w:jc w:val="both"/>
      </w:pPr>
    </w:p>
    <w:p w14:paraId="24EDA200" w14:textId="77777777" w:rsidR="00CF50F2" w:rsidRDefault="00CF50F2" w:rsidP="0066125A">
      <w:pPr>
        <w:spacing w:line="360" w:lineRule="auto"/>
        <w:jc w:val="both"/>
      </w:pPr>
    </w:p>
    <w:p w14:paraId="7307619B" w14:textId="77777777" w:rsidR="00921D46" w:rsidRPr="00106042" w:rsidRDefault="00921D46" w:rsidP="0066125A">
      <w:pPr>
        <w:spacing w:line="360" w:lineRule="auto"/>
        <w:jc w:val="both"/>
      </w:pPr>
    </w:p>
    <w:p w14:paraId="45AF54D8" w14:textId="0C2060E8" w:rsidR="003652DC" w:rsidRPr="00106042" w:rsidRDefault="003652DC" w:rsidP="0066125A">
      <w:pPr>
        <w:pStyle w:val="Heading1"/>
      </w:pPr>
      <w:bookmarkStart w:id="463" w:name="_Toc414628985"/>
      <w:bookmarkStart w:id="464" w:name="_Toc414628986"/>
      <w:bookmarkStart w:id="465" w:name="_Toc414628987"/>
      <w:bookmarkStart w:id="466" w:name="_Toc414628988"/>
      <w:bookmarkStart w:id="467" w:name="_Toc409670503"/>
      <w:bookmarkStart w:id="468" w:name="_Toc448919860"/>
      <w:bookmarkEnd w:id="463"/>
      <w:bookmarkEnd w:id="464"/>
      <w:bookmarkEnd w:id="465"/>
      <w:bookmarkEnd w:id="466"/>
      <w:r w:rsidRPr="00372827">
        <w:lastRenderedPageBreak/>
        <w:t>Part II – Methods for land area measurement in surveys</w:t>
      </w:r>
      <w:bookmarkEnd w:id="467"/>
      <w:bookmarkEnd w:id="468"/>
    </w:p>
    <w:p w14:paraId="7256CA18" w14:textId="11CA0412" w:rsidR="003652DC" w:rsidRPr="00106042" w:rsidRDefault="003652DC" w:rsidP="003652DC">
      <w:pPr>
        <w:pStyle w:val="Default"/>
        <w:spacing w:after="200" w:line="360" w:lineRule="auto"/>
        <w:jc w:val="both"/>
        <w:rPr>
          <w:rFonts w:asciiTheme="majorHAnsi" w:hAnsiTheme="majorHAnsi"/>
          <w:sz w:val="22"/>
          <w:szCs w:val="22"/>
        </w:rPr>
      </w:pPr>
      <w:r w:rsidRPr="00106042">
        <w:rPr>
          <w:rFonts w:asciiTheme="majorHAnsi" w:hAnsiTheme="majorHAnsi"/>
          <w:sz w:val="22"/>
          <w:szCs w:val="22"/>
        </w:rPr>
        <w:t xml:space="preserve">Three main methods are used in the context of agricultural data collection for the measurement of land area: </w:t>
      </w:r>
      <w:r w:rsidR="00A16DE4" w:rsidRPr="00106042">
        <w:rPr>
          <w:rFonts w:asciiTheme="majorHAnsi" w:hAnsiTheme="majorHAnsi"/>
          <w:sz w:val="22"/>
          <w:szCs w:val="22"/>
        </w:rPr>
        <w:t xml:space="preserve">1) </w:t>
      </w:r>
      <w:r w:rsidRPr="00106042">
        <w:rPr>
          <w:rFonts w:asciiTheme="majorHAnsi" w:hAnsiTheme="majorHAnsi"/>
          <w:sz w:val="22"/>
          <w:szCs w:val="22"/>
        </w:rPr>
        <w:t>compass and rope</w:t>
      </w:r>
      <w:r w:rsidR="00251883" w:rsidRPr="00106042">
        <w:rPr>
          <w:rFonts w:asciiTheme="majorHAnsi" w:hAnsiTheme="majorHAnsi"/>
          <w:sz w:val="22"/>
          <w:szCs w:val="22"/>
        </w:rPr>
        <w:t xml:space="preserve"> (also known as compass and tape, or traversing)</w:t>
      </w:r>
      <w:r w:rsidRPr="00106042">
        <w:rPr>
          <w:rFonts w:asciiTheme="majorHAnsi" w:hAnsiTheme="majorHAnsi"/>
          <w:sz w:val="22"/>
          <w:szCs w:val="22"/>
        </w:rPr>
        <w:t>, traditionally held as the ‘gold standard’</w:t>
      </w:r>
      <w:r w:rsidR="00A16DE4" w:rsidRPr="00106042">
        <w:rPr>
          <w:rFonts w:asciiTheme="majorHAnsi" w:hAnsiTheme="majorHAnsi"/>
          <w:sz w:val="22"/>
          <w:szCs w:val="22"/>
        </w:rPr>
        <w:t>,</w:t>
      </w:r>
      <w:r w:rsidRPr="00106042">
        <w:rPr>
          <w:rFonts w:asciiTheme="majorHAnsi" w:hAnsiTheme="majorHAnsi"/>
          <w:sz w:val="22"/>
          <w:szCs w:val="22"/>
        </w:rPr>
        <w:t xml:space="preserve"> </w:t>
      </w:r>
      <w:r w:rsidR="00A16DE4" w:rsidRPr="00106042">
        <w:rPr>
          <w:rFonts w:asciiTheme="majorHAnsi" w:hAnsiTheme="majorHAnsi"/>
          <w:sz w:val="22"/>
          <w:szCs w:val="22"/>
        </w:rPr>
        <w:t xml:space="preserve">2) </w:t>
      </w:r>
      <w:r w:rsidRPr="00106042">
        <w:rPr>
          <w:rFonts w:asciiTheme="majorHAnsi" w:hAnsiTheme="majorHAnsi"/>
          <w:sz w:val="22"/>
          <w:szCs w:val="22"/>
        </w:rPr>
        <w:t>respondent self-reported land area</w:t>
      </w:r>
      <w:r w:rsidR="00A16DE4" w:rsidRPr="00106042">
        <w:rPr>
          <w:rFonts w:asciiTheme="majorHAnsi" w:hAnsiTheme="majorHAnsi"/>
          <w:sz w:val="22"/>
          <w:szCs w:val="22"/>
        </w:rPr>
        <w:t>,</w:t>
      </w:r>
      <w:r w:rsidRPr="00106042">
        <w:rPr>
          <w:rFonts w:asciiTheme="majorHAnsi" w:hAnsiTheme="majorHAnsi"/>
          <w:sz w:val="22"/>
          <w:szCs w:val="22"/>
        </w:rPr>
        <w:t xml:space="preserve"> and</w:t>
      </w:r>
      <w:r w:rsidR="00A16DE4" w:rsidRPr="00106042">
        <w:rPr>
          <w:rFonts w:asciiTheme="majorHAnsi" w:hAnsiTheme="majorHAnsi"/>
          <w:sz w:val="22"/>
          <w:szCs w:val="22"/>
        </w:rPr>
        <w:t xml:space="preserve"> 3)</w:t>
      </w:r>
      <w:r w:rsidRPr="00106042">
        <w:rPr>
          <w:rFonts w:asciiTheme="majorHAnsi" w:hAnsiTheme="majorHAnsi"/>
          <w:sz w:val="22"/>
          <w:szCs w:val="22"/>
        </w:rPr>
        <w:t xml:space="preserve"> GPS-based measurement.</w:t>
      </w:r>
      <w:r w:rsidRPr="00106042">
        <w:rPr>
          <w:rFonts w:asciiTheme="majorHAnsi" w:hAnsiTheme="majorHAnsi"/>
          <w:b/>
          <w:sz w:val="22"/>
          <w:szCs w:val="22"/>
        </w:rPr>
        <w:t xml:space="preserve"> </w:t>
      </w:r>
      <w:r w:rsidRPr="00106042">
        <w:rPr>
          <w:rFonts w:asciiTheme="majorHAnsi" w:hAnsiTheme="majorHAnsi"/>
          <w:sz w:val="22"/>
          <w:szCs w:val="22"/>
        </w:rPr>
        <w:t>The use of satellite or remote sensing imagery as</w:t>
      </w:r>
      <w:r w:rsidR="00931B30" w:rsidRPr="00106042">
        <w:rPr>
          <w:rFonts w:asciiTheme="majorHAnsi" w:hAnsiTheme="majorHAnsi"/>
          <w:sz w:val="22"/>
          <w:szCs w:val="22"/>
        </w:rPr>
        <w:t xml:space="preserve"> a</w:t>
      </w:r>
      <w:r w:rsidRPr="00106042">
        <w:rPr>
          <w:rFonts w:asciiTheme="majorHAnsi" w:hAnsiTheme="majorHAnsi"/>
          <w:sz w:val="22"/>
          <w:szCs w:val="22"/>
        </w:rPr>
        <w:t xml:space="preserve"> tool for land area measurement is another option, although less widespread, especially in the developing country context.</w:t>
      </w:r>
    </w:p>
    <w:p w14:paraId="2F305957" w14:textId="7D4E39D5" w:rsidR="002D7348" w:rsidRPr="00106042" w:rsidRDefault="003652DC" w:rsidP="003652DC">
      <w:pPr>
        <w:pStyle w:val="Default"/>
        <w:spacing w:after="200" w:line="360" w:lineRule="auto"/>
        <w:jc w:val="both"/>
        <w:rPr>
          <w:rFonts w:asciiTheme="majorHAnsi" w:hAnsiTheme="majorHAnsi"/>
          <w:sz w:val="22"/>
          <w:szCs w:val="22"/>
        </w:rPr>
      </w:pPr>
      <w:r w:rsidRPr="00106042">
        <w:rPr>
          <w:rFonts w:asciiTheme="majorHAnsi" w:hAnsiTheme="majorHAnsi"/>
          <w:sz w:val="22"/>
          <w:szCs w:val="22"/>
        </w:rPr>
        <w:t xml:space="preserve">Each area measurement option has unique costs and benefits that need to be carefully assessed in view of the scale of the data collection of which they are a part, the intended use of the data, and the characteristics of both the plots to be measured and the respondents to the survey. Different methods also present different challenges in terms of their implementation: a potentially </w:t>
      </w:r>
      <w:r w:rsidR="00D35627" w:rsidRPr="00106042">
        <w:rPr>
          <w:rFonts w:asciiTheme="majorHAnsi" w:hAnsiTheme="majorHAnsi"/>
          <w:sz w:val="22"/>
          <w:szCs w:val="22"/>
        </w:rPr>
        <w:t xml:space="preserve">accurate </w:t>
      </w:r>
      <w:r w:rsidRPr="00106042">
        <w:rPr>
          <w:rFonts w:asciiTheme="majorHAnsi" w:hAnsiTheme="majorHAnsi"/>
          <w:sz w:val="22"/>
          <w:szCs w:val="22"/>
        </w:rPr>
        <w:t xml:space="preserve">method can become highly </w:t>
      </w:r>
      <w:r w:rsidR="00D35627" w:rsidRPr="00106042">
        <w:rPr>
          <w:rFonts w:asciiTheme="majorHAnsi" w:hAnsiTheme="majorHAnsi"/>
          <w:sz w:val="22"/>
          <w:szCs w:val="22"/>
        </w:rPr>
        <w:t xml:space="preserve">inaccurate </w:t>
      </w:r>
      <w:r w:rsidRPr="00106042">
        <w:rPr>
          <w:rFonts w:asciiTheme="majorHAnsi" w:hAnsiTheme="majorHAnsi"/>
          <w:sz w:val="22"/>
          <w:szCs w:val="22"/>
        </w:rPr>
        <w:t>if poorly implemented in the field, or it may simply not be feasible on a larger scale. The specific limitations, challenges, and benefits of each of the abovementioned measurement methods are addressed in detail below, in addition to practical considerations for implementation.</w:t>
      </w:r>
    </w:p>
    <w:p w14:paraId="04187B19" w14:textId="2236A6B7" w:rsidR="000944F5" w:rsidRDefault="0050117E" w:rsidP="003652DC">
      <w:pPr>
        <w:pStyle w:val="Default"/>
        <w:spacing w:after="200" w:line="360" w:lineRule="auto"/>
        <w:jc w:val="both"/>
        <w:rPr>
          <w:rFonts w:asciiTheme="majorHAnsi" w:hAnsiTheme="majorHAnsi"/>
          <w:sz w:val="22"/>
          <w:szCs w:val="22"/>
        </w:rPr>
      </w:pPr>
      <w:r w:rsidRPr="00106042">
        <w:rPr>
          <w:rFonts w:asciiTheme="majorHAnsi" w:hAnsiTheme="majorHAnsi"/>
          <w:sz w:val="22"/>
          <w:szCs w:val="22"/>
        </w:rPr>
        <w:t xml:space="preserve">This paper does not discuss rapid approximation approaches to area measurement, which have traditionally been popular, but the use of which is in decline with the introduction of GPS devices, such as </w:t>
      </w:r>
      <w:proofErr w:type="spellStart"/>
      <w:r w:rsidRPr="00106042">
        <w:rPr>
          <w:rFonts w:asciiTheme="majorHAnsi" w:hAnsiTheme="majorHAnsi"/>
          <w:sz w:val="22"/>
          <w:szCs w:val="22"/>
        </w:rPr>
        <w:t>rectangulation</w:t>
      </w:r>
      <w:proofErr w:type="spellEnd"/>
      <w:r w:rsidRPr="00106042">
        <w:rPr>
          <w:rFonts w:asciiTheme="majorHAnsi" w:hAnsiTheme="majorHAnsi"/>
          <w:sz w:val="22"/>
          <w:szCs w:val="22"/>
        </w:rPr>
        <w:t xml:space="preserve">, triangulation, perimeter square (P2/A), or pacing. A discussion of these methods can be found in FAO (1982), </w:t>
      </w:r>
      <w:proofErr w:type="spellStart"/>
      <w:r w:rsidRPr="00106042">
        <w:rPr>
          <w:rFonts w:asciiTheme="majorHAnsi" w:hAnsiTheme="majorHAnsi"/>
          <w:sz w:val="22"/>
          <w:szCs w:val="22"/>
        </w:rPr>
        <w:t>Casley</w:t>
      </w:r>
      <w:proofErr w:type="spellEnd"/>
      <w:r w:rsidRPr="00106042">
        <w:rPr>
          <w:rFonts w:asciiTheme="majorHAnsi" w:hAnsiTheme="majorHAnsi"/>
          <w:sz w:val="22"/>
          <w:szCs w:val="22"/>
        </w:rPr>
        <w:t xml:space="preserve"> and Kumar (1998), </w:t>
      </w:r>
      <w:proofErr w:type="spellStart"/>
      <w:r w:rsidRPr="00106042">
        <w:rPr>
          <w:rFonts w:asciiTheme="majorHAnsi" w:hAnsiTheme="majorHAnsi"/>
          <w:sz w:val="22"/>
          <w:szCs w:val="22"/>
        </w:rPr>
        <w:t>Fermont</w:t>
      </w:r>
      <w:proofErr w:type="spellEnd"/>
      <w:r w:rsidRPr="00106042">
        <w:rPr>
          <w:rFonts w:asciiTheme="majorHAnsi" w:hAnsiTheme="majorHAnsi"/>
          <w:sz w:val="22"/>
          <w:szCs w:val="22"/>
        </w:rPr>
        <w:t xml:space="preserve"> and Benson (2011).</w:t>
      </w:r>
    </w:p>
    <w:p w14:paraId="13F2D07A" w14:textId="77777777" w:rsidR="000944F5" w:rsidRDefault="000944F5" w:rsidP="003652DC">
      <w:pPr>
        <w:pStyle w:val="Default"/>
        <w:spacing w:after="200" w:line="360" w:lineRule="auto"/>
        <w:jc w:val="both"/>
        <w:rPr>
          <w:rFonts w:asciiTheme="majorHAnsi" w:hAnsiTheme="majorHAnsi"/>
          <w:sz w:val="22"/>
          <w:szCs w:val="22"/>
        </w:rPr>
      </w:pPr>
    </w:p>
    <w:p w14:paraId="181DA752" w14:textId="77777777" w:rsidR="00371916" w:rsidRDefault="00371916" w:rsidP="003652DC">
      <w:pPr>
        <w:pStyle w:val="Default"/>
        <w:spacing w:after="200" w:line="360" w:lineRule="auto"/>
        <w:jc w:val="both"/>
        <w:rPr>
          <w:rFonts w:asciiTheme="majorHAnsi" w:hAnsiTheme="majorHAnsi"/>
          <w:sz w:val="22"/>
          <w:szCs w:val="22"/>
        </w:rPr>
      </w:pPr>
    </w:p>
    <w:p w14:paraId="67DEFC7C" w14:textId="77777777" w:rsidR="00371916" w:rsidRDefault="00371916" w:rsidP="003652DC">
      <w:pPr>
        <w:pStyle w:val="Default"/>
        <w:spacing w:after="200" w:line="360" w:lineRule="auto"/>
        <w:jc w:val="both"/>
        <w:rPr>
          <w:rFonts w:asciiTheme="majorHAnsi" w:hAnsiTheme="majorHAnsi"/>
          <w:sz w:val="22"/>
          <w:szCs w:val="22"/>
        </w:rPr>
      </w:pPr>
    </w:p>
    <w:p w14:paraId="70891E79" w14:textId="77777777" w:rsidR="00371916" w:rsidRDefault="00371916" w:rsidP="003652DC">
      <w:pPr>
        <w:pStyle w:val="Default"/>
        <w:spacing w:after="200" w:line="360" w:lineRule="auto"/>
        <w:jc w:val="both"/>
        <w:rPr>
          <w:rFonts w:asciiTheme="majorHAnsi" w:hAnsiTheme="majorHAnsi"/>
          <w:sz w:val="22"/>
          <w:szCs w:val="22"/>
        </w:rPr>
      </w:pPr>
    </w:p>
    <w:p w14:paraId="57630AB5" w14:textId="77777777" w:rsidR="00371916" w:rsidRDefault="00371916" w:rsidP="003652DC">
      <w:pPr>
        <w:pStyle w:val="Default"/>
        <w:spacing w:after="200" w:line="360" w:lineRule="auto"/>
        <w:jc w:val="both"/>
        <w:rPr>
          <w:rFonts w:asciiTheme="majorHAnsi" w:hAnsiTheme="majorHAnsi"/>
          <w:sz w:val="22"/>
          <w:szCs w:val="22"/>
        </w:rPr>
      </w:pPr>
    </w:p>
    <w:p w14:paraId="0D9E9A3F" w14:textId="77777777" w:rsidR="00371916" w:rsidRDefault="00371916" w:rsidP="003652DC">
      <w:pPr>
        <w:pStyle w:val="Default"/>
        <w:spacing w:after="200" w:line="360" w:lineRule="auto"/>
        <w:jc w:val="both"/>
        <w:rPr>
          <w:rFonts w:asciiTheme="majorHAnsi" w:hAnsiTheme="majorHAnsi"/>
          <w:sz w:val="22"/>
          <w:szCs w:val="22"/>
        </w:rPr>
      </w:pPr>
    </w:p>
    <w:p w14:paraId="18902A39" w14:textId="77777777" w:rsidR="00371916" w:rsidRDefault="00371916" w:rsidP="003652DC">
      <w:pPr>
        <w:pStyle w:val="Default"/>
        <w:spacing w:after="200" w:line="360" w:lineRule="auto"/>
        <w:jc w:val="both"/>
        <w:rPr>
          <w:rFonts w:asciiTheme="majorHAnsi" w:hAnsiTheme="majorHAnsi"/>
          <w:sz w:val="22"/>
          <w:szCs w:val="22"/>
        </w:rPr>
      </w:pPr>
    </w:p>
    <w:p w14:paraId="6DB07D2F" w14:textId="77777777" w:rsidR="00371916" w:rsidRDefault="00371916" w:rsidP="003652DC">
      <w:pPr>
        <w:pStyle w:val="Default"/>
        <w:spacing w:after="200" w:line="360" w:lineRule="auto"/>
        <w:jc w:val="both"/>
        <w:rPr>
          <w:rFonts w:asciiTheme="majorHAnsi" w:hAnsiTheme="majorHAnsi"/>
          <w:sz w:val="22"/>
          <w:szCs w:val="22"/>
        </w:rPr>
      </w:pPr>
    </w:p>
    <w:bookmarkStart w:id="469" w:name="_Toc448872143"/>
    <w:bookmarkStart w:id="470" w:name="_Toc409670505"/>
    <w:bookmarkStart w:id="471" w:name="_Toc448919861"/>
    <w:bookmarkEnd w:id="469"/>
    <w:p w14:paraId="790F3AE6" w14:textId="786C9D85" w:rsidR="003652DC" w:rsidRPr="00372827" w:rsidRDefault="00206C38" w:rsidP="0066125A">
      <w:pPr>
        <w:pStyle w:val="Heading2"/>
        <w:numPr>
          <w:ilvl w:val="0"/>
          <w:numId w:val="56"/>
        </w:numPr>
      </w:pPr>
      <w:r w:rsidRPr="00106042">
        <w:rPr>
          <w:noProof/>
        </w:rPr>
        <w:lastRenderedPageBreak/>
        <mc:AlternateContent>
          <mc:Choice Requires="wps">
            <w:drawing>
              <wp:anchor distT="0" distB="0" distL="114300" distR="114300" simplePos="0" relativeHeight="251766784" behindDoc="0" locked="0" layoutInCell="1" allowOverlap="1" wp14:anchorId="5BA6205F" wp14:editId="2776D4BF">
                <wp:simplePos x="0" y="0"/>
                <wp:positionH relativeFrom="column">
                  <wp:posOffset>254635</wp:posOffset>
                </wp:positionH>
                <wp:positionV relativeFrom="paragraph">
                  <wp:posOffset>347345</wp:posOffset>
                </wp:positionV>
                <wp:extent cx="6098540" cy="1311275"/>
                <wp:effectExtent l="0" t="0" r="22860" b="34925"/>
                <wp:wrapTight wrapText="bothSides">
                  <wp:wrapPolygon edited="0">
                    <wp:start x="0" y="0"/>
                    <wp:lineTo x="0" y="21757"/>
                    <wp:lineTo x="21591" y="21757"/>
                    <wp:lineTo x="2159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6098540" cy="1311275"/>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15FE30B" w14:textId="0441D54A" w:rsidR="005870A9" w:rsidRPr="00931B30" w:rsidRDefault="005870A9">
                            <w:pPr>
                              <w:spacing w:before="240"/>
                              <w:jc w:val="both"/>
                              <w:rPr>
                                <w:i/>
                              </w:rPr>
                            </w:pPr>
                            <w:r>
                              <w:rPr>
                                <w:i/>
                              </w:rPr>
                              <w:t>Self-reporting of land area by the respondent is by far the most common means of collecting land data in household surveys. The method is inexpensive, quick, and does not require any particular equipment. However, concerns exist regarding the method’s precision and accuracy, as well as the likelihood that the resulting data include systematic biases. One crucial aspect in the design of the collection of self-reported land data is the handling of measurement units.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BA6205F" id="Text Box 21" o:spid="_x0000_s1032" type="#_x0000_t202" style="position:absolute;left:0;text-align:left;margin-left:20.05pt;margin-top:27.35pt;width:480.2pt;height:103.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" fillcolor="#a9d5e7 [1300]" strokecolor="#1a495c [1604]" strokeweight=".5pt">
                <v:textbox>
                  <w:txbxContent>
                    <w:p w14:paraId="215FE30B" w14:textId="0441D54A" w:rsidR="002F1E30" w:rsidRPr="00931B30" w:rsidRDefault="002F1E30">
                      <w:pPr>
                        <w:spacing w:before="240"/>
                        <w:jc w:val="both"/>
                        <w:rPr>
                          <w:i/>
                        </w:rPr>
                      </w:pPr>
                      <w:r>
                        <w:rPr>
                          <w:i/>
                        </w:rPr>
                        <w:t>Self-reporting of land area by the respondent is by far the most common means of collecting land data in household surveys. The method is inexpensive, quick, and does not require any particular equipment. However, concerns exist regarding the method’s precision and accuracy, as well as the likelihood that the resulting data include systematic biases. One crucial aspect in the design of the collection of self-reported land data is the handling of measurement units.</w:t>
                      </w:r>
                    </w:p>
                  </w:txbxContent>
                </v:textbox>
                <w10:wrap type="tight"/>
              </v:shape>
            </w:pict>
          </mc:Fallback>
        </mc:AlternateContent>
      </w:r>
      <w:r w:rsidR="003652DC" w:rsidRPr="00372827">
        <w:t>S</w:t>
      </w:r>
      <w:bookmarkEnd w:id="470"/>
      <w:r w:rsidR="003652DC" w:rsidRPr="00372827">
        <w:t>elf-Reported Area Estimation</w:t>
      </w:r>
      <w:bookmarkEnd w:id="471"/>
    </w:p>
    <w:p w14:paraId="70FED03F" w14:textId="223578EB" w:rsidR="006E65FD" w:rsidRPr="00106042" w:rsidRDefault="006E65FD" w:rsidP="003652DC"/>
    <w:p w14:paraId="0314E799" w14:textId="77777777" w:rsidR="001F5B94" w:rsidRDefault="005F1B33" w:rsidP="0066125A">
      <w:pPr>
        <w:pStyle w:val="Heading3"/>
        <w:rPr>
          <w:ins w:id="472" w:author="Abhilasha Vaid" w:date="2016-06-17T13:32:00Z"/>
        </w:rPr>
      </w:pPr>
      <w:bookmarkStart w:id="473" w:name="_Toc423686330"/>
      <w:bookmarkStart w:id="474" w:name="_Toc424034095"/>
      <w:bookmarkStart w:id="475" w:name="_Toc424034636"/>
      <w:bookmarkStart w:id="476" w:name="_Toc424042922"/>
      <w:bookmarkEnd w:id="473"/>
      <w:bookmarkEnd w:id="474"/>
      <w:bookmarkEnd w:id="475"/>
      <w:bookmarkEnd w:id="476"/>
      <w:r w:rsidRPr="00372827">
        <w:t xml:space="preserve"> </w:t>
      </w:r>
      <w:bookmarkStart w:id="477" w:name="_Toc448919862"/>
    </w:p>
    <w:p w14:paraId="03B08C2A" w14:textId="54058743" w:rsidR="0099261A" w:rsidRPr="00106042" w:rsidRDefault="000F2AEF" w:rsidP="0066125A">
      <w:pPr>
        <w:pStyle w:val="Heading3"/>
      </w:pPr>
      <w:r>
        <w:t xml:space="preserve">4.1 </w:t>
      </w:r>
      <w:r w:rsidR="0099261A" w:rsidRPr="00372827">
        <w:t>Self-Reported Area Estimation: Practical Considerations</w:t>
      </w:r>
      <w:bookmarkEnd w:id="477"/>
    </w:p>
    <w:p w14:paraId="5E06F432" w14:textId="2C2E3719" w:rsidR="000944F5" w:rsidRDefault="0099261A" w:rsidP="0099261A">
      <w:pPr>
        <w:pStyle w:val="Default"/>
        <w:spacing w:after="200" w:line="360" w:lineRule="auto"/>
        <w:jc w:val="both"/>
        <w:rPr>
          <w:rFonts w:asciiTheme="majorHAnsi" w:hAnsiTheme="majorHAnsi"/>
          <w:iCs/>
          <w:sz w:val="22"/>
          <w:szCs w:val="22"/>
        </w:rPr>
      </w:pPr>
      <w:r w:rsidRPr="00106042">
        <w:rPr>
          <w:rFonts w:asciiTheme="majorHAnsi" w:hAnsiTheme="majorHAnsi"/>
          <w:iCs/>
          <w:sz w:val="22"/>
          <w:szCs w:val="22"/>
        </w:rPr>
        <w:t xml:space="preserve">To collect farmer self-reported data on land area, </w:t>
      </w:r>
      <w:r w:rsidR="000A08D6" w:rsidRPr="00106042">
        <w:rPr>
          <w:rFonts w:asciiTheme="majorHAnsi" w:hAnsiTheme="majorHAnsi"/>
          <w:iCs/>
          <w:sz w:val="22"/>
          <w:szCs w:val="22"/>
        </w:rPr>
        <w:t xml:space="preserve">surveys include a direct question to the farmer asking her to report on the area of a given plot, field or farm. Examples of such questions are provided in </w:t>
      </w:r>
      <w:del w:id="478" w:author="Sydney Gourlay" w:date="2016-06-17T13:03:00Z">
        <w:r w:rsidR="00D57B82" w:rsidRPr="00106042" w:rsidDel="005607A9">
          <w:rPr>
            <w:rFonts w:asciiTheme="majorHAnsi" w:hAnsiTheme="majorHAnsi"/>
            <w:iCs/>
            <w:sz w:val="22"/>
            <w:szCs w:val="22"/>
          </w:rPr>
          <w:delText>Table 4</w:delText>
        </w:r>
      </w:del>
      <w:ins w:id="479" w:author="Sydney Gourlay" w:date="2016-06-17T13:03:00Z">
        <w:r w:rsidR="005607A9">
          <w:rPr>
            <w:rFonts w:asciiTheme="majorHAnsi" w:hAnsiTheme="majorHAnsi"/>
            <w:iCs/>
            <w:sz w:val="22"/>
            <w:szCs w:val="22"/>
          </w:rPr>
          <w:t>Figure 1</w:t>
        </w:r>
      </w:ins>
      <w:r w:rsidR="000A08D6" w:rsidRPr="00106042">
        <w:rPr>
          <w:rFonts w:asciiTheme="majorHAnsi" w:hAnsiTheme="majorHAnsi"/>
          <w:iCs/>
          <w:sz w:val="22"/>
          <w:szCs w:val="22"/>
        </w:rPr>
        <w:t xml:space="preserve">. The phrasing of the question is straightforward, but attention should be given to providing space for the desired number of decimal points, and to the choice of measurement units (more on this below) and related coding. </w:t>
      </w:r>
      <w:r w:rsidRPr="00106042">
        <w:rPr>
          <w:rFonts w:asciiTheme="majorHAnsi" w:hAnsiTheme="majorHAnsi"/>
          <w:iCs/>
          <w:sz w:val="22"/>
          <w:szCs w:val="22"/>
        </w:rPr>
        <w:t xml:space="preserve">Even though self-reporting is in principle a straightforward method for collecting data on land area, there are a number of decisions that need to be </w:t>
      </w:r>
      <w:r w:rsidR="004B131D" w:rsidRPr="00106042">
        <w:rPr>
          <w:rFonts w:asciiTheme="majorHAnsi" w:hAnsiTheme="majorHAnsi"/>
          <w:iCs/>
          <w:sz w:val="22"/>
          <w:szCs w:val="22"/>
        </w:rPr>
        <w:t xml:space="preserve">made </w:t>
      </w:r>
      <w:r w:rsidRPr="00106042">
        <w:rPr>
          <w:rFonts w:asciiTheme="majorHAnsi" w:hAnsiTheme="majorHAnsi"/>
          <w:iCs/>
          <w:sz w:val="22"/>
          <w:szCs w:val="22"/>
        </w:rPr>
        <w:t>during survey design and implementation, and when documenting the data for dissemination, tha</w:t>
      </w:r>
      <w:r w:rsidR="004B131D" w:rsidRPr="00106042">
        <w:rPr>
          <w:rFonts w:asciiTheme="majorHAnsi" w:hAnsiTheme="majorHAnsi"/>
          <w:iCs/>
          <w:sz w:val="22"/>
          <w:szCs w:val="22"/>
        </w:rPr>
        <w:t>t</w:t>
      </w:r>
      <w:r w:rsidRPr="00106042">
        <w:rPr>
          <w:rFonts w:asciiTheme="majorHAnsi" w:hAnsiTheme="majorHAnsi"/>
          <w:iCs/>
          <w:sz w:val="22"/>
          <w:szCs w:val="22"/>
        </w:rPr>
        <w:t xml:space="preserve"> can help reduce measurement error an</w:t>
      </w:r>
      <w:r w:rsidR="004B131D" w:rsidRPr="00106042">
        <w:rPr>
          <w:rFonts w:asciiTheme="majorHAnsi" w:hAnsiTheme="majorHAnsi"/>
          <w:iCs/>
          <w:sz w:val="22"/>
          <w:szCs w:val="22"/>
        </w:rPr>
        <w:t>d</w:t>
      </w:r>
      <w:r w:rsidRPr="00106042">
        <w:rPr>
          <w:rFonts w:asciiTheme="majorHAnsi" w:hAnsiTheme="majorHAnsi"/>
          <w:iCs/>
          <w:sz w:val="22"/>
          <w:szCs w:val="22"/>
        </w:rPr>
        <w:t xml:space="preserve"> increase the value of the data for the users.  </w:t>
      </w:r>
    </w:p>
    <w:p w14:paraId="4C3BDE18" w14:textId="4CDF3B06" w:rsidR="000944F5" w:rsidRDefault="000C7197" w:rsidP="005B6EA1">
      <w:pPr>
        <w:pStyle w:val="Default"/>
        <w:spacing w:line="360" w:lineRule="auto"/>
        <w:jc w:val="both"/>
      </w:pPr>
      <w:r w:rsidRPr="00106042">
        <w:rPr>
          <w:rFonts w:asciiTheme="majorHAnsi" w:hAnsiTheme="majorHAnsi"/>
          <w:sz w:val="22"/>
          <w:szCs w:val="22"/>
        </w:rPr>
        <w:t>A survey can collect measures of land area in standard units, non-standard units, or a combination of both. The country context will, to a large extent, determine the most appropriate choice. In a country where non-standard or traditional units are most appropriate, care should be exercised to ensure that high quality conversion factors exist. It is not unusual for non-standard units with the same name to correspond to different measures even within the same country: in such cases, conversion factors will need to be location-specific. If a satisfactory set of unit conversion factors is not available, they should be collected as part of the survey</w:t>
      </w:r>
      <w:r w:rsidRPr="00106042">
        <w:rPr>
          <w:rStyle w:val="FootnoteReference"/>
          <w:rFonts w:asciiTheme="majorHAnsi" w:hAnsiTheme="majorHAnsi"/>
          <w:sz w:val="22"/>
          <w:szCs w:val="22"/>
        </w:rPr>
        <w:footnoteReference w:id="7"/>
      </w:r>
      <w:r w:rsidRPr="00106042">
        <w:rPr>
          <w:rFonts w:asciiTheme="majorHAnsi" w:hAnsiTheme="majorHAnsi"/>
          <w:sz w:val="22"/>
          <w:szCs w:val="22"/>
        </w:rPr>
        <w:t>. The Ministry of Agriculture or National Statistics Office often maintain libraries of conversion factors, even though these may not always be complete or available in electronic format. The importance of certain conversion factors cannot be overemphasized, as area data may be unusable if they cannot be converted to a common metric. When designing a panel of repeated survey rounds or when planning to compare self-reported data with other household survey data, attention should be paid to the units used in the other instruments to ensure comparability.</w:t>
      </w:r>
    </w:p>
    <w:p w14:paraId="63FD77F0" w14:textId="77777777" w:rsidR="000C7197" w:rsidRDefault="000C7197" w:rsidP="00D72F49"/>
    <w:p w14:paraId="48BF4F62" w14:textId="681CE55A" w:rsidR="000C7197" w:rsidRPr="00106042" w:rsidRDefault="005607A9" w:rsidP="000C7197">
      <w:pPr>
        <w:pStyle w:val="Default"/>
        <w:spacing w:after="200" w:line="360" w:lineRule="auto"/>
        <w:jc w:val="both"/>
        <w:rPr>
          <w:rFonts w:asciiTheme="majorHAnsi" w:hAnsiTheme="majorHAnsi"/>
          <w:b/>
          <w:iCs/>
          <w:sz w:val="22"/>
          <w:szCs w:val="22"/>
        </w:rPr>
      </w:pPr>
      <w:ins w:id="480" w:author="Sydney Gourlay" w:date="2016-06-17T13:02:00Z">
        <w:r>
          <w:rPr>
            <w:rFonts w:asciiTheme="majorHAnsi" w:hAnsiTheme="majorHAnsi"/>
            <w:b/>
            <w:iCs/>
            <w:sz w:val="22"/>
            <w:szCs w:val="22"/>
          </w:rPr>
          <w:t xml:space="preserve">Figure </w:t>
        </w:r>
      </w:ins>
      <w:commentRangeStart w:id="481"/>
      <w:del w:id="482" w:author="Sydney Gourlay" w:date="2016-06-17T13:02:00Z">
        <w:r w:rsidR="000C7197" w:rsidDel="005607A9">
          <w:rPr>
            <w:rFonts w:asciiTheme="majorHAnsi" w:hAnsiTheme="majorHAnsi"/>
            <w:b/>
            <w:iCs/>
            <w:sz w:val="22"/>
            <w:szCs w:val="22"/>
          </w:rPr>
          <w:delText>Table</w:delText>
        </w:r>
      </w:del>
      <w:del w:id="483" w:author="Sydney Gourlay" w:date="2016-06-17T13:03:00Z">
        <w:r w:rsidR="000C7197" w:rsidDel="005607A9">
          <w:rPr>
            <w:rFonts w:asciiTheme="majorHAnsi" w:hAnsiTheme="majorHAnsi"/>
            <w:b/>
            <w:iCs/>
            <w:sz w:val="22"/>
            <w:szCs w:val="22"/>
          </w:rPr>
          <w:delText xml:space="preserve"> </w:delText>
        </w:r>
      </w:del>
      <w:ins w:id="484" w:author="Sydney Gourlay" w:date="2016-06-17T13:03:00Z">
        <w:r>
          <w:rPr>
            <w:rFonts w:asciiTheme="majorHAnsi" w:hAnsiTheme="majorHAnsi"/>
            <w:b/>
            <w:iCs/>
            <w:sz w:val="22"/>
            <w:szCs w:val="22"/>
          </w:rPr>
          <w:t>1</w:t>
        </w:r>
      </w:ins>
      <w:del w:id="485" w:author="Sydney Gourlay" w:date="2016-06-17T13:03:00Z">
        <w:r w:rsidR="000C7197" w:rsidDel="005607A9">
          <w:rPr>
            <w:rFonts w:asciiTheme="majorHAnsi" w:hAnsiTheme="majorHAnsi"/>
            <w:b/>
            <w:iCs/>
            <w:sz w:val="22"/>
            <w:szCs w:val="22"/>
          </w:rPr>
          <w:delText>4</w:delText>
        </w:r>
      </w:del>
      <w:r w:rsidR="000C7197">
        <w:rPr>
          <w:rFonts w:asciiTheme="majorHAnsi" w:hAnsiTheme="majorHAnsi"/>
          <w:b/>
          <w:iCs/>
          <w:sz w:val="22"/>
          <w:szCs w:val="22"/>
        </w:rPr>
        <w:t xml:space="preserve"> – Examples of Self-Reported Land Area </w:t>
      </w:r>
      <w:commentRangeStart w:id="486"/>
      <w:r w:rsidR="000C7197">
        <w:rPr>
          <w:rFonts w:asciiTheme="majorHAnsi" w:hAnsiTheme="majorHAnsi"/>
          <w:b/>
          <w:iCs/>
          <w:sz w:val="22"/>
          <w:szCs w:val="22"/>
        </w:rPr>
        <w:t>Questions</w:t>
      </w:r>
      <w:commentRangeEnd w:id="481"/>
      <w:r w:rsidR="003107B9">
        <w:rPr>
          <w:rStyle w:val="CommentReference"/>
          <w:rFonts w:asciiTheme="majorHAnsi" w:hAnsiTheme="majorHAnsi" w:cstheme="majorBidi"/>
          <w:color w:val="auto"/>
          <w:lang w:eastAsia="ja-JP"/>
        </w:rPr>
        <w:commentReference w:id="481"/>
      </w:r>
      <w:commentRangeEnd w:id="486"/>
      <w:r w:rsidR="00F63185">
        <w:rPr>
          <w:rStyle w:val="CommentReference"/>
          <w:rFonts w:asciiTheme="majorHAnsi" w:hAnsiTheme="majorHAnsi" w:cstheme="majorBidi"/>
          <w:color w:val="auto"/>
          <w:lang w:eastAsia="ja-JP"/>
        </w:rPr>
        <w:commentReference w:id="486"/>
      </w:r>
    </w:p>
    <w:p w14:paraId="373A9EFF" w14:textId="24F1DD9B" w:rsidR="000944F5" w:rsidRDefault="000C7197" w:rsidP="005B6EA1">
      <w:pPr>
        <w:jc w:val="center"/>
      </w:pPr>
      <w:r>
        <w:rPr>
          <w:noProof/>
        </w:rPr>
        <w:lastRenderedPageBreak/>
        <w:drawing>
          <wp:inline distT="0" distB="0" distL="0" distR="0" wp14:anchorId="6DCF3D27" wp14:editId="79A4F643">
            <wp:extent cx="5927476" cy="591166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4-20 at 15.56.07.png"/>
                    <pic:cNvPicPr/>
                  </pic:nvPicPr>
                  <pic:blipFill>
                    <a:blip r:embed="rId22">
                      <a:extLst>
                        <a:ext uri="{28A0092B-C50C-407E-A947-70E740481C1C}">
                          <a14:useLocalDpi xmlns:a14="http://schemas.microsoft.com/office/drawing/2010/main" val="0"/>
                        </a:ext>
                      </a:extLst>
                    </a:blip>
                    <a:stretch>
                      <a:fillRect/>
                    </a:stretch>
                  </pic:blipFill>
                  <pic:spPr>
                    <a:xfrm>
                      <a:off x="0" y="0"/>
                      <a:ext cx="5933010" cy="5917188"/>
                    </a:xfrm>
                    <a:prstGeom prst="rect">
                      <a:avLst/>
                    </a:prstGeom>
                  </pic:spPr>
                </pic:pic>
              </a:graphicData>
            </a:graphic>
          </wp:inline>
        </w:drawing>
      </w:r>
    </w:p>
    <w:p w14:paraId="26BC0F92" w14:textId="3797A7FB" w:rsidR="0099261A" w:rsidRPr="00106042" w:rsidRDefault="0099261A" w:rsidP="0099261A">
      <w:pPr>
        <w:pStyle w:val="Default"/>
        <w:spacing w:after="200" w:line="360" w:lineRule="auto"/>
        <w:jc w:val="both"/>
        <w:rPr>
          <w:rFonts w:asciiTheme="majorHAnsi" w:hAnsiTheme="majorHAnsi"/>
          <w:sz w:val="22"/>
          <w:szCs w:val="22"/>
        </w:rPr>
      </w:pPr>
      <w:r w:rsidRPr="00106042">
        <w:rPr>
          <w:rFonts w:asciiTheme="majorHAnsi" w:hAnsiTheme="majorHAnsi"/>
          <w:sz w:val="22"/>
          <w:szCs w:val="22"/>
        </w:rPr>
        <w:t xml:space="preserve">The decision </w:t>
      </w:r>
      <w:r w:rsidR="004E7D8E" w:rsidRPr="00106042">
        <w:rPr>
          <w:rFonts w:asciiTheme="majorHAnsi" w:hAnsiTheme="majorHAnsi"/>
          <w:sz w:val="22"/>
          <w:szCs w:val="22"/>
        </w:rPr>
        <w:t xml:space="preserve">made regarding allowable </w:t>
      </w:r>
      <w:r w:rsidRPr="00106042">
        <w:rPr>
          <w:rFonts w:asciiTheme="majorHAnsi" w:hAnsiTheme="majorHAnsi"/>
          <w:sz w:val="22"/>
          <w:szCs w:val="22"/>
        </w:rPr>
        <w:t>measurement units will inform the design of the relevant sections in the questionnaire. The questionnaire clips in</w:t>
      </w:r>
      <w:r w:rsidR="0050117E" w:rsidRPr="00106042">
        <w:rPr>
          <w:rFonts w:asciiTheme="majorHAnsi" w:hAnsiTheme="majorHAnsi"/>
          <w:sz w:val="22"/>
          <w:szCs w:val="22"/>
        </w:rPr>
        <w:t xml:space="preserve"> </w:t>
      </w:r>
      <w:ins w:id="487" w:author="Sydney Gourlay" w:date="2016-06-17T13:03:00Z">
        <w:r w:rsidR="005607A9">
          <w:rPr>
            <w:rFonts w:asciiTheme="majorHAnsi" w:hAnsiTheme="majorHAnsi"/>
            <w:sz w:val="22"/>
            <w:szCs w:val="22"/>
          </w:rPr>
          <w:t>Figure 1</w:t>
        </w:r>
      </w:ins>
      <w:del w:id="488" w:author="Sydney Gourlay" w:date="2016-06-17T13:03:00Z">
        <w:r w:rsidR="0050117E" w:rsidRPr="00106042" w:rsidDel="005607A9">
          <w:rPr>
            <w:rFonts w:asciiTheme="majorHAnsi" w:hAnsiTheme="majorHAnsi"/>
            <w:sz w:val="22"/>
            <w:szCs w:val="22"/>
          </w:rPr>
          <w:delText>Table 4</w:delText>
        </w:r>
      </w:del>
      <w:r w:rsidRPr="00106042">
        <w:rPr>
          <w:rFonts w:asciiTheme="majorHAnsi" w:hAnsiTheme="majorHAnsi"/>
          <w:sz w:val="22"/>
          <w:szCs w:val="22"/>
        </w:rPr>
        <w:t xml:space="preserve"> are examples from LSMS-ISA surveys in Malawi, Ethiopia, and Nigeria. Note that any observations with an “other, specify” response will </w:t>
      </w:r>
      <w:r w:rsidR="004E7D8E" w:rsidRPr="00106042">
        <w:rPr>
          <w:rFonts w:asciiTheme="majorHAnsi" w:hAnsiTheme="majorHAnsi"/>
          <w:sz w:val="22"/>
          <w:szCs w:val="22"/>
        </w:rPr>
        <w:t xml:space="preserve">be </w:t>
      </w:r>
      <w:r w:rsidRPr="00106042">
        <w:rPr>
          <w:rFonts w:asciiTheme="majorHAnsi" w:hAnsiTheme="majorHAnsi"/>
          <w:sz w:val="22"/>
          <w:szCs w:val="22"/>
        </w:rPr>
        <w:t>very difficult to use, unless appropriate conversion factor</w:t>
      </w:r>
      <w:r w:rsidR="004E7D8E" w:rsidRPr="00106042">
        <w:rPr>
          <w:rFonts w:asciiTheme="majorHAnsi" w:hAnsiTheme="majorHAnsi"/>
          <w:sz w:val="22"/>
          <w:szCs w:val="22"/>
        </w:rPr>
        <w:t>s</w:t>
      </w:r>
      <w:r w:rsidRPr="00106042">
        <w:rPr>
          <w:rFonts w:asciiTheme="majorHAnsi" w:hAnsiTheme="majorHAnsi"/>
          <w:sz w:val="22"/>
          <w:szCs w:val="22"/>
        </w:rPr>
        <w:t xml:space="preserve"> can be recovered. The use of this category should be as limited as possible, but it can be useful during the initial phases of the fieldwork </w:t>
      </w:r>
      <w:r w:rsidR="004E7D8E" w:rsidRPr="00106042">
        <w:rPr>
          <w:rFonts w:asciiTheme="majorHAnsi" w:hAnsiTheme="majorHAnsi"/>
          <w:sz w:val="22"/>
          <w:szCs w:val="22"/>
        </w:rPr>
        <w:t xml:space="preserve">to capture key </w:t>
      </w:r>
      <w:r w:rsidRPr="00106042">
        <w:rPr>
          <w:rFonts w:asciiTheme="majorHAnsi" w:hAnsiTheme="majorHAnsi"/>
          <w:sz w:val="22"/>
          <w:szCs w:val="22"/>
        </w:rPr>
        <w:t>units of measurements that had not been listed in advance. To limit such occurrences</w:t>
      </w:r>
      <w:r w:rsidR="004E7D8E" w:rsidRPr="00106042">
        <w:rPr>
          <w:rFonts w:asciiTheme="majorHAnsi" w:hAnsiTheme="majorHAnsi"/>
          <w:sz w:val="22"/>
          <w:szCs w:val="22"/>
        </w:rPr>
        <w:t>,</w:t>
      </w:r>
      <w:r w:rsidRPr="00106042">
        <w:rPr>
          <w:rFonts w:asciiTheme="majorHAnsi" w:hAnsiTheme="majorHAnsi"/>
          <w:sz w:val="22"/>
          <w:szCs w:val="22"/>
        </w:rPr>
        <w:t xml:space="preserve"> it is necessary to run careful pilots of the questionnaires, and to discuss the matter with local experts (it is unlikely that a pilot will have the required geographical coverage to capture the diversity of units that may be found in one country). Note also that when collecting both self-</w:t>
      </w:r>
      <w:r w:rsidRPr="00106042">
        <w:rPr>
          <w:rFonts w:asciiTheme="majorHAnsi" w:hAnsiTheme="majorHAnsi"/>
          <w:sz w:val="22"/>
          <w:szCs w:val="22"/>
        </w:rPr>
        <w:lastRenderedPageBreak/>
        <w:t>reported farmer estimates of area and objective measurement</w:t>
      </w:r>
      <w:r w:rsidR="004A3820" w:rsidRPr="00106042">
        <w:rPr>
          <w:rFonts w:asciiTheme="majorHAnsi" w:hAnsiTheme="majorHAnsi"/>
          <w:sz w:val="22"/>
          <w:szCs w:val="22"/>
        </w:rPr>
        <w:t>s</w:t>
      </w:r>
      <w:r w:rsidRPr="00106042">
        <w:rPr>
          <w:rFonts w:asciiTheme="majorHAnsi" w:hAnsiTheme="majorHAnsi"/>
          <w:sz w:val="22"/>
          <w:szCs w:val="22"/>
        </w:rPr>
        <w:t xml:space="preserve"> of area (e.g. GPS), the self-reported measurement must be assessed first so as not to be </w:t>
      </w:r>
      <w:r w:rsidR="004A3820" w:rsidRPr="00106042">
        <w:rPr>
          <w:rFonts w:asciiTheme="majorHAnsi" w:hAnsiTheme="majorHAnsi"/>
          <w:sz w:val="22"/>
          <w:szCs w:val="22"/>
        </w:rPr>
        <w:t xml:space="preserve">affected </w:t>
      </w:r>
      <w:r w:rsidRPr="00106042">
        <w:rPr>
          <w:rFonts w:asciiTheme="majorHAnsi" w:hAnsiTheme="majorHAnsi"/>
          <w:sz w:val="22"/>
          <w:szCs w:val="22"/>
        </w:rPr>
        <w:t xml:space="preserve">by the objective area estimation. Care should also be exercised in training to instruct enumerators not to amend the self-reported land area measure to match the GPS measure. </w:t>
      </w:r>
    </w:p>
    <w:p w14:paraId="6CAF2F74" w14:textId="644DCB3F" w:rsidR="002D7348" w:rsidRPr="00106042" w:rsidRDefault="001F4577" w:rsidP="0099261A">
      <w:pPr>
        <w:pStyle w:val="Default"/>
        <w:spacing w:after="200" w:line="360" w:lineRule="auto"/>
        <w:jc w:val="both"/>
        <w:rPr>
          <w:rFonts w:asciiTheme="majorHAnsi" w:hAnsiTheme="majorHAnsi"/>
          <w:sz w:val="22"/>
          <w:szCs w:val="22"/>
        </w:rPr>
      </w:pPr>
      <w:r w:rsidRPr="00106042">
        <w:rPr>
          <w:rFonts w:asciiTheme="majorHAnsi" w:hAnsiTheme="majorHAnsi"/>
          <w:sz w:val="22"/>
          <w:szCs w:val="22"/>
        </w:rPr>
        <w:t>The time of the survey interview can also provide the opportunity to inquire about the existence of a land title. When available that would allow verifying the self-reported information</w:t>
      </w:r>
      <w:r w:rsidR="002D31C9" w:rsidRPr="00106042">
        <w:rPr>
          <w:rFonts w:asciiTheme="majorHAnsi" w:hAnsiTheme="majorHAnsi"/>
          <w:sz w:val="22"/>
          <w:szCs w:val="22"/>
        </w:rPr>
        <w:t xml:space="preserve"> on land area</w:t>
      </w:r>
      <w:r w:rsidRPr="00106042">
        <w:rPr>
          <w:rFonts w:asciiTheme="majorHAnsi" w:hAnsiTheme="majorHAnsi"/>
          <w:sz w:val="22"/>
          <w:szCs w:val="22"/>
        </w:rPr>
        <w:t>, as well as important ancillary data on tenure status. In many low income countries this will be a rare occurrence, but in those where land registration and titling is more advanced</w:t>
      </w:r>
      <w:r w:rsidR="002D31C9" w:rsidRPr="00106042">
        <w:rPr>
          <w:rFonts w:asciiTheme="majorHAnsi" w:hAnsiTheme="majorHAnsi"/>
          <w:sz w:val="22"/>
          <w:szCs w:val="22"/>
        </w:rPr>
        <w:t>,</w:t>
      </w:r>
      <w:r w:rsidRPr="00106042">
        <w:rPr>
          <w:rFonts w:asciiTheme="majorHAnsi" w:hAnsiTheme="majorHAnsi"/>
          <w:sz w:val="22"/>
          <w:szCs w:val="22"/>
        </w:rPr>
        <w:t xml:space="preserve"> official land records can be an extremely useful aid to survey data collection.</w:t>
      </w:r>
    </w:p>
    <w:p w14:paraId="06F9400C" w14:textId="766DF3E1" w:rsidR="0099261A" w:rsidRPr="00106042" w:rsidRDefault="0099261A" w:rsidP="0066125A">
      <w:pPr>
        <w:pStyle w:val="Heading3"/>
      </w:pPr>
      <w:r w:rsidRPr="00372827">
        <w:t xml:space="preserve"> </w:t>
      </w:r>
      <w:bookmarkStart w:id="489" w:name="_Toc448919863"/>
      <w:r w:rsidR="000F2AEF">
        <w:t xml:space="preserve">4.2 </w:t>
      </w:r>
      <w:r w:rsidRPr="00372827">
        <w:t>Self-Reported Area Estimation: Key Issues and Limitations</w:t>
      </w:r>
      <w:bookmarkEnd w:id="489"/>
    </w:p>
    <w:p w14:paraId="0374CCBE" w14:textId="4AB54D31" w:rsidR="00DD5494" w:rsidRPr="00106042" w:rsidRDefault="00DD5494" w:rsidP="00DD5494">
      <w:pPr>
        <w:pStyle w:val="Default"/>
        <w:tabs>
          <w:tab w:val="left" w:pos="1440"/>
        </w:tabs>
        <w:spacing w:after="200" w:line="360" w:lineRule="auto"/>
        <w:jc w:val="both"/>
        <w:rPr>
          <w:rFonts w:asciiTheme="majorHAnsi" w:hAnsiTheme="majorHAnsi"/>
          <w:color w:val="000000" w:themeColor="text1"/>
          <w:sz w:val="22"/>
          <w:szCs w:val="22"/>
        </w:rPr>
      </w:pPr>
      <w:r w:rsidRPr="00106042">
        <w:rPr>
          <w:rFonts w:asciiTheme="majorHAnsi" w:hAnsiTheme="majorHAnsi"/>
          <w:sz w:val="22"/>
          <w:szCs w:val="22"/>
        </w:rPr>
        <w:t>Simply asking the farmer, “What is the area of [</w:t>
      </w:r>
      <w:r w:rsidR="000E681E" w:rsidRPr="00106042">
        <w:rPr>
          <w:rFonts w:asciiTheme="majorHAnsi" w:hAnsiTheme="majorHAnsi"/>
          <w:sz w:val="22"/>
          <w:szCs w:val="22"/>
        </w:rPr>
        <w:t>PARCEL/</w:t>
      </w:r>
      <w:r w:rsidRPr="00106042">
        <w:rPr>
          <w:rFonts w:asciiTheme="majorHAnsi" w:hAnsiTheme="majorHAnsi"/>
          <w:sz w:val="22"/>
          <w:szCs w:val="22"/>
        </w:rPr>
        <w:t xml:space="preserve">PLOT NAME]?” is certainly the quickest, most cost-effective means of assessing plot area. The added cost of including area estimations in an existing household survey is negligible, and item non-response for this variable is usually negligible in existing surveys. </w:t>
      </w:r>
      <w:r w:rsidR="00CF5C34" w:rsidRPr="00106042">
        <w:rPr>
          <w:rFonts w:asciiTheme="majorHAnsi" w:hAnsiTheme="majorHAnsi"/>
          <w:sz w:val="22"/>
          <w:szCs w:val="22"/>
        </w:rPr>
        <w:t>However, t</w:t>
      </w:r>
      <w:r w:rsidRPr="00106042">
        <w:rPr>
          <w:rFonts w:asciiTheme="majorHAnsi" w:hAnsiTheme="majorHAnsi"/>
          <w:sz w:val="22"/>
          <w:szCs w:val="22"/>
        </w:rPr>
        <w:t xml:space="preserve">he minimal financial investment required by this method does not come without challenges, both in terms of implementation and data quality. Several factors influence the accuracy of subjective farmer self-reported estimates of area, including respondent characteristics, plot characteristics, and the land registration or titling system. The most worrying aspect of some of the measurement error associated with self-reporting is that it may be systematic, and associated with key variables of </w:t>
      </w:r>
      <w:r w:rsidRPr="00106042">
        <w:rPr>
          <w:rFonts w:asciiTheme="majorHAnsi" w:hAnsiTheme="majorHAnsi"/>
          <w:color w:val="000000" w:themeColor="text1"/>
          <w:sz w:val="22"/>
          <w:szCs w:val="22"/>
        </w:rPr>
        <w:t>interest.</w:t>
      </w:r>
    </w:p>
    <w:p w14:paraId="32A8C946" w14:textId="285F326F" w:rsidR="003652DC" w:rsidRPr="00106042" w:rsidRDefault="00CF5C34" w:rsidP="003652DC">
      <w:pPr>
        <w:pStyle w:val="Default"/>
        <w:spacing w:after="200" w:line="360" w:lineRule="auto"/>
        <w:jc w:val="both"/>
        <w:rPr>
          <w:rFonts w:asciiTheme="majorHAnsi" w:eastAsia="Times New Roman" w:hAnsiTheme="majorHAnsi" w:cs="Times New Roman"/>
          <w:sz w:val="22"/>
          <w:szCs w:val="22"/>
        </w:rPr>
      </w:pPr>
      <w:r w:rsidRPr="00106042">
        <w:rPr>
          <w:rFonts w:asciiTheme="majorHAnsi" w:hAnsiTheme="majorHAnsi"/>
          <w:color w:val="000000" w:themeColor="text1"/>
          <w:sz w:val="22"/>
          <w:szCs w:val="22"/>
        </w:rPr>
        <w:t>For one</w:t>
      </w:r>
      <w:r w:rsidR="003652DC" w:rsidRPr="00106042">
        <w:rPr>
          <w:rFonts w:asciiTheme="majorHAnsi" w:hAnsiTheme="majorHAnsi"/>
          <w:color w:val="000000" w:themeColor="text1"/>
          <w:sz w:val="22"/>
          <w:szCs w:val="22"/>
        </w:rPr>
        <w:t xml:space="preserve">, the </w:t>
      </w:r>
      <w:r w:rsidR="00271088" w:rsidRPr="00106042">
        <w:rPr>
          <w:rFonts w:asciiTheme="majorHAnsi" w:hAnsiTheme="majorHAnsi"/>
          <w:color w:val="000000" w:themeColor="text1"/>
          <w:sz w:val="22"/>
          <w:szCs w:val="22"/>
        </w:rPr>
        <w:t>accuracy</w:t>
      </w:r>
      <w:r w:rsidR="003652DC" w:rsidRPr="00106042">
        <w:rPr>
          <w:rFonts w:asciiTheme="majorHAnsi" w:hAnsiTheme="majorHAnsi"/>
          <w:color w:val="000000" w:themeColor="text1"/>
          <w:sz w:val="22"/>
          <w:szCs w:val="22"/>
        </w:rPr>
        <w:t xml:space="preserve"> of subjective </w:t>
      </w:r>
      <w:r w:rsidR="003652DC" w:rsidRPr="00106042">
        <w:rPr>
          <w:rFonts w:asciiTheme="majorHAnsi" w:hAnsiTheme="majorHAnsi"/>
          <w:sz w:val="22"/>
          <w:szCs w:val="22"/>
        </w:rPr>
        <w:t xml:space="preserve">estimates may be sensitive to respondent characteristics. </w:t>
      </w:r>
      <w:r w:rsidR="003F0181" w:rsidRPr="00106042">
        <w:rPr>
          <w:rFonts w:asciiTheme="majorHAnsi" w:hAnsiTheme="majorHAnsi"/>
          <w:sz w:val="22"/>
          <w:szCs w:val="22"/>
        </w:rPr>
        <w:t>M</w:t>
      </w:r>
      <w:r w:rsidR="003652DC" w:rsidRPr="00106042">
        <w:rPr>
          <w:rFonts w:asciiTheme="majorHAnsi" w:hAnsiTheme="majorHAnsi"/>
          <w:sz w:val="22"/>
          <w:szCs w:val="22"/>
        </w:rPr>
        <w:t xml:space="preserve">ore educated farmers </w:t>
      </w:r>
      <w:r w:rsidR="003F0181" w:rsidRPr="00106042">
        <w:rPr>
          <w:rFonts w:asciiTheme="majorHAnsi" w:hAnsiTheme="majorHAnsi"/>
          <w:sz w:val="22"/>
          <w:szCs w:val="22"/>
        </w:rPr>
        <w:t xml:space="preserve">might be more numerate and more at ease at quantifying </w:t>
      </w:r>
      <w:r w:rsidR="003652DC" w:rsidRPr="00106042">
        <w:rPr>
          <w:rFonts w:asciiTheme="majorHAnsi" w:hAnsiTheme="majorHAnsi"/>
          <w:sz w:val="22"/>
          <w:szCs w:val="22"/>
        </w:rPr>
        <w:t xml:space="preserve">their own land area, while absentee landlords, or respondents for which farming is only a secondary activity, may be less aware of the characteristics of their plots.  Using LSMS-ISA data from Uganda, </w:t>
      </w:r>
      <w:proofErr w:type="spellStart"/>
      <w:r w:rsidR="003652DC" w:rsidRPr="00106042">
        <w:rPr>
          <w:rFonts w:asciiTheme="majorHAnsi" w:hAnsiTheme="majorHAnsi"/>
          <w:sz w:val="22"/>
          <w:szCs w:val="22"/>
        </w:rPr>
        <w:t>Carletto</w:t>
      </w:r>
      <w:proofErr w:type="spellEnd"/>
      <w:r w:rsidR="003652DC" w:rsidRPr="00106042">
        <w:rPr>
          <w:rFonts w:asciiTheme="majorHAnsi" w:hAnsiTheme="majorHAnsi"/>
          <w:sz w:val="22"/>
          <w:szCs w:val="22"/>
        </w:rPr>
        <w:t xml:space="preserve"> et al. (2013) analyze the determinants of the difference between farmer self-reported plot area and GPS measurements. The age of the household head has a significant </w:t>
      </w:r>
      <w:r w:rsidR="004921E2" w:rsidRPr="00106042">
        <w:rPr>
          <w:rFonts w:asciiTheme="majorHAnsi" w:hAnsiTheme="majorHAnsi"/>
          <w:sz w:val="22"/>
          <w:szCs w:val="22"/>
        </w:rPr>
        <w:t xml:space="preserve">and positive relationship with measurement bias, which the study defines as GPS minus self-reported </w:t>
      </w:r>
      <w:r w:rsidR="003652DC" w:rsidRPr="00106042">
        <w:rPr>
          <w:rFonts w:asciiTheme="majorHAnsi" w:hAnsiTheme="majorHAnsi"/>
          <w:sz w:val="22"/>
          <w:szCs w:val="22"/>
        </w:rPr>
        <w:t xml:space="preserve">area. </w:t>
      </w:r>
    </w:p>
    <w:p w14:paraId="0DE90B9D" w14:textId="04049114" w:rsidR="006D40A4" w:rsidRPr="0066125A" w:rsidRDefault="003652DC" w:rsidP="003652DC">
      <w:pPr>
        <w:pStyle w:val="Default"/>
        <w:spacing w:after="200" w:line="360" w:lineRule="auto"/>
        <w:jc w:val="both"/>
        <w:rPr>
          <w:rFonts w:asciiTheme="majorHAnsi" w:hAnsiTheme="majorHAnsi"/>
          <w:sz w:val="22"/>
          <w:szCs w:val="22"/>
        </w:rPr>
      </w:pPr>
      <w:r w:rsidRPr="00106042">
        <w:rPr>
          <w:rFonts w:asciiTheme="majorHAnsi" w:hAnsiTheme="majorHAnsi"/>
          <w:sz w:val="22"/>
          <w:szCs w:val="22"/>
        </w:rPr>
        <w:t>The quality of data collected through farmer self-reporting is also significantly degraded by the natural inclination of respondents to round off numbers. Distributional analysis of GPS and self-reported areas of the 2010/2011 Malawi Integrated Household Survey shows clear evidence of heaping at whole numbers and common fractions, such as 0.5 acres (</w:t>
      </w:r>
      <w:r w:rsidR="000A409C" w:rsidRPr="00106042">
        <w:rPr>
          <w:rFonts w:asciiTheme="majorHAnsi" w:hAnsiTheme="majorHAnsi"/>
          <w:sz w:val="22"/>
          <w:szCs w:val="22"/>
        </w:rPr>
        <w:t xml:space="preserve">Figure </w:t>
      </w:r>
      <w:ins w:id="490" w:author="Sydney Gourlay" w:date="2016-06-17T13:03:00Z">
        <w:r w:rsidR="005607A9">
          <w:rPr>
            <w:rFonts w:asciiTheme="majorHAnsi" w:hAnsiTheme="majorHAnsi"/>
            <w:sz w:val="22"/>
            <w:szCs w:val="22"/>
          </w:rPr>
          <w:t>2</w:t>
        </w:r>
      </w:ins>
      <w:del w:id="491" w:author="Sydney Gourlay" w:date="2016-06-17T13:03:00Z">
        <w:r w:rsidR="000A409C" w:rsidRPr="00106042" w:rsidDel="005607A9">
          <w:rPr>
            <w:rFonts w:asciiTheme="majorHAnsi" w:hAnsiTheme="majorHAnsi"/>
            <w:sz w:val="22"/>
            <w:szCs w:val="22"/>
          </w:rPr>
          <w:delText>1</w:delText>
        </w:r>
      </w:del>
      <w:r w:rsidR="000A409C" w:rsidRPr="00106042">
        <w:rPr>
          <w:rFonts w:asciiTheme="majorHAnsi" w:hAnsiTheme="majorHAnsi"/>
          <w:sz w:val="22"/>
          <w:szCs w:val="22"/>
        </w:rPr>
        <w:t>).</w:t>
      </w:r>
      <w:r w:rsidRPr="00106042">
        <w:rPr>
          <w:rFonts w:asciiTheme="majorHAnsi" w:hAnsiTheme="majorHAnsi"/>
          <w:sz w:val="22"/>
          <w:szCs w:val="22"/>
        </w:rPr>
        <w:t xml:space="preserve"> </w:t>
      </w:r>
      <w:proofErr w:type="spellStart"/>
      <w:r w:rsidRPr="00106042">
        <w:rPr>
          <w:rFonts w:asciiTheme="majorHAnsi" w:hAnsiTheme="majorHAnsi"/>
          <w:sz w:val="22"/>
          <w:szCs w:val="22"/>
        </w:rPr>
        <w:t>Carletto</w:t>
      </w:r>
      <w:proofErr w:type="spellEnd"/>
      <w:r w:rsidRPr="00106042">
        <w:rPr>
          <w:rFonts w:asciiTheme="majorHAnsi" w:hAnsiTheme="majorHAnsi"/>
          <w:sz w:val="22"/>
          <w:szCs w:val="22"/>
        </w:rPr>
        <w:t xml:space="preserve"> et al. (2013 and </w:t>
      </w:r>
      <w:r w:rsidR="00951DAA" w:rsidRPr="00106042">
        <w:rPr>
          <w:rFonts w:asciiTheme="majorHAnsi" w:hAnsiTheme="majorHAnsi"/>
          <w:sz w:val="22"/>
          <w:szCs w:val="22"/>
        </w:rPr>
        <w:t>2015</w:t>
      </w:r>
      <w:r w:rsidRPr="00106042">
        <w:rPr>
          <w:rFonts w:asciiTheme="majorHAnsi" w:hAnsiTheme="majorHAnsi"/>
          <w:sz w:val="22"/>
          <w:szCs w:val="22"/>
        </w:rPr>
        <w:t xml:space="preserve">) </w:t>
      </w:r>
      <w:r w:rsidR="00817080" w:rsidRPr="00106042">
        <w:rPr>
          <w:rFonts w:asciiTheme="majorHAnsi" w:hAnsiTheme="majorHAnsi"/>
          <w:sz w:val="22"/>
          <w:szCs w:val="22"/>
        </w:rPr>
        <w:t xml:space="preserve">and </w:t>
      </w:r>
      <w:proofErr w:type="spellStart"/>
      <w:r w:rsidR="00817080" w:rsidRPr="00106042">
        <w:rPr>
          <w:rFonts w:asciiTheme="majorHAnsi" w:hAnsiTheme="majorHAnsi"/>
          <w:sz w:val="22"/>
          <w:szCs w:val="22"/>
        </w:rPr>
        <w:t>Desiere</w:t>
      </w:r>
      <w:proofErr w:type="spellEnd"/>
      <w:r w:rsidR="00817080" w:rsidRPr="00106042">
        <w:rPr>
          <w:rFonts w:asciiTheme="majorHAnsi" w:hAnsiTheme="majorHAnsi"/>
          <w:sz w:val="22"/>
          <w:szCs w:val="22"/>
        </w:rPr>
        <w:t xml:space="preserve"> and </w:t>
      </w:r>
      <w:proofErr w:type="spellStart"/>
      <w:r w:rsidR="00817080" w:rsidRPr="00106042">
        <w:rPr>
          <w:rFonts w:asciiTheme="majorHAnsi" w:hAnsiTheme="majorHAnsi"/>
          <w:sz w:val="22"/>
          <w:szCs w:val="22"/>
        </w:rPr>
        <w:t>D’Haese</w:t>
      </w:r>
      <w:proofErr w:type="spellEnd"/>
      <w:r w:rsidR="00817080" w:rsidRPr="00106042">
        <w:rPr>
          <w:rFonts w:asciiTheme="majorHAnsi" w:hAnsiTheme="majorHAnsi"/>
          <w:sz w:val="22"/>
          <w:szCs w:val="22"/>
        </w:rPr>
        <w:t xml:space="preserve"> (2015)</w:t>
      </w:r>
      <w:r w:rsidR="00CF5C34" w:rsidRPr="00106042">
        <w:rPr>
          <w:rFonts w:asciiTheme="majorHAnsi" w:hAnsiTheme="majorHAnsi"/>
          <w:sz w:val="22"/>
          <w:szCs w:val="22"/>
        </w:rPr>
        <w:t xml:space="preserve"> </w:t>
      </w:r>
      <w:r w:rsidRPr="00106042">
        <w:rPr>
          <w:rFonts w:asciiTheme="majorHAnsi" w:hAnsiTheme="majorHAnsi"/>
          <w:sz w:val="22"/>
          <w:szCs w:val="22"/>
        </w:rPr>
        <w:t xml:space="preserve">find rounding to be a significant factor in the discrepancy between GPS area and farmer self-reported estimates. </w:t>
      </w:r>
    </w:p>
    <w:p w14:paraId="2F2293F4" w14:textId="3E3E5B52" w:rsidR="006D40A4" w:rsidRDefault="0023411D" w:rsidP="003652DC">
      <w:pPr>
        <w:pStyle w:val="Default"/>
        <w:spacing w:after="200" w:line="360" w:lineRule="auto"/>
        <w:jc w:val="both"/>
        <w:rPr>
          <w:rFonts w:asciiTheme="majorHAnsi" w:hAnsiTheme="majorHAnsi"/>
          <w:b/>
          <w:sz w:val="22"/>
          <w:szCs w:val="22"/>
        </w:rPr>
      </w:pPr>
      <w:r w:rsidRPr="00A237B8">
        <w:rPr>
          <w:rFonts w:asciiTheme="majorHAnsi" w:hAnsiTheme="majorHAnsi"/>
          <w:b/>
          <w:sz w:val="22"/>
          <w:szCs w:val="22"/>
        </w:rPr>
        <w:lastRenderedPageBreak/>
        <w:t xml:space="preserve">Figure </w:t>
      </w:r>
      <w:ins w:id="492" w:author="Sydney Gourlay" w:date="2016-06-17T13:03:00Z">
        <w:r w:rsidR="005607A9">
          <w:rPr>
            <w:rFonts w:asciiTheme="majorHAnsi" w:hAnsiTheme="majorHAnsi"/>
            <w:b/>
            <w:sz w:val="22"/>
            <w:szCs w:val="22"/>
          </w:rPr>
          <w:t>2</w:t>
        </w:r>
      </w:ins>
      <w:del w:id="493" w:author="Sydney Gourlay" w:date="2016-06-17T13:03:00Z">
        <w:r w:rsidRPr="00A237B8" w:rsidDel="005607A9">
          <w:rPr>
            <w:rFonts w:asciiTheme="majorHAnsi" w:hAnsiTheme="majorHAnsi"/>
            <w:b/>
            <w:sz w:val="22"/>
            <w:szCs w:val="22"/>
          </w:rPr>
          <w:delText>1</w:delText>
        </w:r>
      </w:del>
      <w:r w:rsidRPr="00A237B8">
        <w:rPr>
          <w:rFonts w:asciiTheme="majorHAnsi" w:hAnsiTheme="majorHAnsi"/>
          <w:b/>
          <w:sz w:val="22"/>
          <w:szCs w:val="22"/>
        </w:rPr>
        <w:t xml:space="preserve"> </w:t>
      </w:r>
      <w:r>
        <w:rPr>
          <w:b/>
          <w:sz w:val="22"/>
          <w:szCs w:val="22"/>
        </w:rPr>
        <w:t>–</w:t>
      </w:r>
      <w:r>
        <w:rPr>
          <w:rFonts w:asciiTheme="majorHAnsi" w:hAnsiTheme="majorHAnsi"/>
          <w:b/>
          <w:sz w:val="22"/>
          <w:szCs w:val="22"/>
        </w:rPr>
        <w:t xml:space="preserve"> </w:t>
      </w:r>
      <w:r w:rsidRPr="0066125A">
        <w:rPr>
          <w:rFonts w:asciiTheme="majorHAnsi" w:hAnsiTheme="majorHAnsi"/>
          <w:b/>
          <w:sz w:val="22"/>
          <w:szCs w:val="22"/>
        </w:rPr>
        <w:t>Plot Size Distribution</w:t>
      </w:r>
    </w:p>
    <w:p w14:paraId="2747F736" w14:textId="5C92C4D1" w:rsidR="0023411D" w:rsidRPr="0066125A" w:rsidRDefault="006D40A4" w:rsidP="0066125A">
      <w:pPr>
        <w:pStyle w:val="Default"/>
        <w:spacing w:after="200" w:line="360" w:lineRule="auto"/>
        <w:jc w:val="center"/>
        <w:rPr>
          <w:rFonts w:asciiTheme="majorHAnsi" w:hAnsiTheme="majorHAnsi"/>
          <w:b/>
          <w:sz w:val="22"/>
          <w:szCs w:val="22"/>
        </w:rPr>
      </w:pPr>
      <w:r>
        <w:rPr>
          <w:noProof/>
        </w:rPr>
        <w:drawing>
          <wp:inline distT="0" distB="0" distL="0" distR="0" wp14:anchorId="6FD41B0D" wp14:editId="0C3548BB">
            <wp:extent cx="3445903" cy="3397069"/>
            <wp:effectExtent l="0" t="0" r="8890" b="6985"/>
            <wp:docPr id="6"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23">
                      <a:extLst>
                        <a:ext uri="{28A0092B-C50C-407E-A947-70E740481C1C}">
                          <a14:useLocalDpi xmlns:a14="http://schemas.microsoft.com/office/drawing/2010/main" val="0"/>
                        </a:ext>
                      </a:extLst>
                    </a:blip>
                    <a:srcRect l="1362" t="640" r="2477" b="2543"/>
                    <a:stretch/>
                  </pic:blipFill>
                  <pic:spPr bwMode="auto">
                    <a:xfrm>
                      <a:off x="0" y="0"/>
                      <a:ext cx="3594418" cy="3543480"/>
                    </a:xfrm>
                    <a:prstGeom prst="rect">
                      <a:avLst/>
                    </a:prstGeom>
                    <a:noFill/>
                    <a:ln>
                      <a:noFill/>
                    </a:ln>
                    <a:extLst>
                      <a:ext uri="{53640926-AAD7-44d8-BBD7-CCE9431645EC}">
                        <a14:shadowObscured xmlns:a14="http://schemas.microsoft.com/office/drawing/2010/main"/>
                      </a:ext>
                    </a:extLst>
                  </pic:spPr>
                </pic:pic>
              </a:graphicData>
            </a:graphic>
          </wp:inline>
        </w:drawing>
      </w:r>
    </w:p>
    <w:p w14:paraId="103E5CF2" w14:textId="2585C5E5" w:rsidR="003652DC" w:rsidRPr="00106042" w:rsidRDefault="003652DC" w:rsidP="003652DC">
      <w:pPr>
        <w:pStyle w:val="Default"/>
        <w:spacing w:after="200" w:line="360" w:lineRule="auto"/>
        <w:jc w:val="both"/>
        <w:rPr>
          <w:rFonts w:asciiTheme="majorHAnsi" w:eastAsia="Times New Roman" w:hAnsiTheme="majorHAnsi" w:cs="Times New Roman"/>
          <w:sz w:val="22"/>
          <w:szCs w:val="22"/>
        </w:rPr>
      </w:pPr>
      <w:r w:rsidRPr="00106042">
        <w:rPr>
          <w:rFonts w:asciiTheme="majorHAnsi" w:hAnsiTheme="majorHAnsi"/>
          <w:sz w:val="22"/>
          <w:szCs w:val="22"/>
        </w:rPr>
        <w:t>Plot characteristics, such as boundary delineation and the existence of property rights, are known to significantly influence the measurement bias (</w:t>
      </w:r>
      <w:proofErr w:type="spellStart"/>
      <w:r w:rsidRPr="00106042">
        <w:rPr>
          <w:rFonts w:asciiTheme="majorHAnsi" w:hAnsiTheme="majorHAnsi"/>
          <w:sz w:val="22"/>
          <w:szCs w:val="22"/>
        </w:rPr>
        <w:t>Carletto</w:t>
      </w:r>
      <w:proofErr w:type="spellEnd"/>
      <w:r w:rsidRPr="00106042">
        <w:rPr>
          <w:rFonts w:asciiTheme="majorHAnsi" w:hAnsiTheme="majorHAnsi"/>
          <w:sz w:val="22"/>
          <w:szCs w:val="22"/>
        </w:rPr>
        <w:t xml:space="preserve"> et al. 2013, </w:t>
      </w:r>
      <w:r w:rsidR="00951DAA" w:rsidRPr="00106042">
        <w:rPr>
          <w:rFonts w:asciiTheme="majorHAnsi" w:hAnsiTheme="majorHAnsi"/>
          <w:sz w:val="22"/>
          <w:szCs w:val="22"/>
        </w:rPr>
        <w:t>2015</w:t>
      </w:r>
      <w:r w:rsidRPr="00106042">
        <w:rPr>
          <w:rFonts w:asciiTheme="majorHAnsi" w:hAnsiTheme="majorHAnsi"/>
          <w:sz w:val="22"/>
          <w:szCs w:val="22"/>
        </w:rPr>
        <w:t xml:space="preserve">). Plot slope or crop-type may also play a role in the ability of a farmer to estimate plot size. De Groote and </w:t>
      </w:r>
      <w:proofErr w:type="spellStart"/>
      <w:r w:rsidRPr="00106042">
        <w:rPr>
          <w:rFonts w:asciiTheme="majorHAnsi" w:hAnsiTheme="majorHAnsi"/>
          <w:sz w:val="22"/>
          <w:szCs w:val="22"/>
        </w:rPr>
        <w:t>Traoré</w:t>
      </w:r>
      <w:proofErr w:type="spellEnd"/>
      <w:r w:rsidRPr="00106042">
        <w:rPr>
          <w:rFonts w:asciiTheme="majorHAnsi" w:hAnsiTheme="majorHAnsi"/>
          <w:sz w:val="22"/>
          <w:szCs w:val="22"/>
        </w:rPr>
        <w:t xml:space="preserve"> (2005) assessed the accuracy of a method in which farmer self-report</w:t>
      </w:r>
      <w:r w:rsidR="00BE611D" w:rsidRPr="00106042">
        <w:rPr>
          <w:rFonts w:asciiTheme="majorHAnsi" w:hAnsiTheme="majorHAnsi"/>
          <w:sz w:val="22"/>
          <w:szCs w:val="22"/>
        </w:rPr>
        <w:t>ing</w:t>
      </w:r>
      <w:r w:rsidRPr="00106042">
        <w:rPr>
          <w:rFonts w:asciiTheme="majorHAnsi" w:hAnsiTheme="majorHAnsi"/>
          <w:sz w:val="22"/>
          <w:szCs w:val="22"/>
        </w:rPr>
        <w:t xml:space="preserve"> is elicited during a visit to the plot and a discussion with a trained enumerator. Comparing this method to rope and compass in southern Mali they find that</w:t>
      </w:r>
      <w:r w:rsidR="000E681E" w:rsidRPr="00106042">
        <w:rPr>
          <w:rFonts w:asciiTheme="majorHAnsi" w:hAnsiTheme="majorHAnsi"/>
          <w:sz w:val="22"/>
          <w:szCs w:val="22"/>
        </w:rPr>
        <w:t>,</w:t>
      </w:r>
      <w:r w:rsidRPr="00106042">
        <w:rPr>
          <w:rFonts w:asciiTheme="majorHAnsi" w:hAnsiTheme="majorHAnsi"/>
          <w:sz w:val="22"/>
          <w:szCs w:val="22"/>
        </w:rPr>
        <w:t xml:space="preserve"> on average</w:t>
      </w:r>
      <w:r w:rsidR="000E681E" w:rsidRPr="00106042">
        <w:rPr>
          <w:rFonts w:asciiTheme="majorHAnsi" w:hAnsiTheme="majorHAnsi"/>
          <w:sz w:val="22"/>
          <w:szCs w:val="22"/>
        </w:rPr>
        <w:t>,</w:t>
      </w:r>
      <w:r w:rsidRPr="00106042">
        <w:rPr>
          <w:rFonts w:asciiTheme="majorHAnsi" w:hAnsiTheme="majorHAnsi"/>
          <w:sz w:val="22"/>
          <w:szCs w:val="22"/>
        </w:rPr>
        <w:t xml:space="preserve"> plots areas were underestimated by 11</w:t>
      </w:r>
      <w:r w:rsidR="00AA0C8C" w:rsidRPr="00106042">
        <w:rPr>
          <w:rFonts w:asciiTheme="majorHAnsi" w:hAnsiTheme="majorHAnsi"/>
          <w:sz w:val="22"/>
          <w:szCs w:val="22"/>
        </w:rPr>
        <w:t xml:space="preserve"> percent</w:t>
      </w:r>
      <w:r w:rsidRPr="00106042">
        <w:rPr>
          <w:rFonts w:asciiTheme="majorHAnsi" w:hAnsiTheme="majorHAnsi"/>
          <w:sz w:val="22"/>
          <w:szCs w:val="22"/>
        </w:rPr>
        <w:t xml:space="preserve">. The observational error was strongly related to plot size, with smaller plots being overestimated and larger plots underestimated. The observational error also varied with the crop planted, being smaller for cotton fields than for cereals. The analysis was repeated at the farm level, where the bias in estimating the total area per farm was </w:t>
      </w:r>
      <w:r w:rsidR="000E681E" w:rsidRPr="00106042">
        <w:rPr>
          <w:rFonts w:asciiTheme="majorHAnsi" w:hAnsiTheme="majorHAnsi"/>
          <w:sz w:val="22"/>
          <w:szCs w:val="22"/>
        </w:rPr>
        <w:t xml:space="preserve">an </w:t>
      </w:r>
      <w:r w:rsidRPr="00106042">
        <w:rPr>
          <w:rFonts w:asciiTheme="majorHAnsi" w:hAnsiTheme="majorHAnsi"/>
          <w:sz w:val="22"/>
          <w:szCs w:val="22"/>
        </w:rPr>
        <w:t>8</w:t>
      </w:r>
      <w:r w:rsidR="00AA0C8C" w:rsidRPr="00106042">
        <w:rPr>
          <w:rFonts w:asciiTheme="majorHAnsi" w:hAnsiTheme="majorHAnsi"/>
          <w:sz w:val="22"/>
          <w:szCs w:val="22"/>
        </w:rPr>
        <w:t xml:space="preserve"> percent</w:t>
      </w:r>
      <w:r w:rsidRPr="00106042">
        <w:rPr>
          <w:rFonts w:asciiTheme="majorHAnsi" w:hAnsiTheme="majorHAnsi"/>
          <w:sz w:val="22"/>
          <w:szCs w:val="22"/>
        </w:rPr>
        <w:t xml:space="preserve"> underestimation. </w:t>
      </w:r>
    </w:p>
    <w:p w14:paraId="43807393" w14:textId="12E4B6AB" w:rsidR="003652DC" w:rsidRPr="00106042" w:rsidRDefault="003652DC" w:rsidP="003652DC">
      <w:pPr>
        <w:pStyle w:val="Default"/>
        <w:spacing w:after="200" w:line="360" w:lineRule="auto"/>
        <w:jc w:val="both"/>
        <w:rPr>
          <w:rFonts w:asciiTheme="majorHAnsi" w:eastAsia="Times New Roman" w:hAnsiTheme="majorHAnsi" w:cs="Times New Roman"/>
          <w:sz w:val="22"/>
          <w:szCs w:val="22"/>
        </w:rPr>
      </w:pPr>
      <w:r w:rsidRPr="00106042">
        <w:rPr>
          <w:rFonts w:asciiTheme="majorHAnsi" w:hAnsiTheme="majorHAnsi"/>
          <w:sz w:val="22"/>
          <w:szCs w:val="22"/>
        </w:rPr>
        <w:t>Subjective estimates can also change significantly over time and/or based on enumerator interactions.</w:t>
      </w:r>
      <w:r w:rsidRPr="00106042">
        <w:rPr>
          <w:rFonts w:asciiTheme="majorHAnsi" w:hAnsiTheme="majorHAnsi"/>
          <w:b/>
          <w:sz w:val="22"/>
          <w:szCs w:val="22"/>
        </w:rPr>
        <w:t xml:space="preserve"> </w:t>
      </w:r>
      <w:r w:rsidRPr="00106042">
        <w:rPr>
          <w:rFonts w:asciiTheme="majorHAnsi" w:hAnsiTheme="majorHAnsi"/>
          <w:sz w:val="22"/>
          <w:szCs w:val="22"/>
        </w:rPr>
        <w:t>In panel surveys</w:t>
      </w:r>
      <w:r w:rsidR="00BE611D" w:rsidRPr="00106042">
        <w:rPr>
          <w:rFonts w:asciiTheme="majorHAnsi" w:hAnsiTheme="majorHAnsi"/>
          <w:sz w:val="22"/>
          <w:szCs w:val="22"/>
        </w:rPr>
        <w:t>,</w:t>
      </w:r>
      <w:r w:rsidRPr="00106042">
        <w:rPr>
          <w:rFonts w:asciiTheme="majorHAnsi" w:hAnsiTheme="majorHAnsi"/>
          <w:sz w:val="22"/>
          <w:szCs w:val="22"/>
        </w:rPr>
        <w:t xml:space="preserve"> one may observe improvements in the subjective measurements over time if, for example, a GPS measurement is also conducted as part of the survey and the respondents are informed </w:t>
      </w:r>
      <w:r w:rsidR="000E681E" w:rsidRPr="00106042">
        <w:rPr>
          <w:rFonts w:asciiTheme="majorHAnsi" w:hAnsiTheme="majorHAnsi"/>
          <w:sz w:val="22"/>
          <w:szCs w:val="22"/>
        </w:rPr>
        <w:t xml:space="preserve">afterwards </w:t>
      </w:r>
      <w:r w:rsidRPr="00106042">
        <w:rPr>
          <w:rFonts w:asciiTheme="majorHAnsi" w:hAnsiTheme="majorHAnsi"/>
          <w:sz w:val="22"/>
          <w:szCs w:val="22"/>
        </w:rPr>
        <w:t>of the GPS-measured area.</w:t>
      </w:r>
    </w:p>
    <w:p w14:paraId="31DEA911" w14:textId="257EDE4F" w:rsidR="003652DC" w:rsidRPr="00106042" w:rsidRDefault="003652DC" w:rsidP="003652DC">
      <w:pPr>
        <w:pStyle w:val="Default"/>
        <w:spacing w:after="200" w:line="360" w:lineRule="auto"/>
        <w:jc w:val="both"/>
        <w:rPr>
          <w:rFonts w:asciiTheme="majorHAnsi" w:eastAsia="Times New Roman" w:hAnsiTheme="majorHAnsi" w:cs="Times New Roman"/>
          <w:color w:val="000000" w:themeColor="text1"/>
          <w:sz w:val="22"/>
          <w:szCs w:val="22"/>
        </w:rPr>
      </w:pPr>
      <w:r w:rsidRPr="00106042">
        <w:rPr>
          <w:rFonts w:asciiTheme="majorHAnsi" w:hAnsiTheme="majorHAnsi"/>
          <w:color w:val="000000" w:themeColor="text1"/>
          <w:sz w:val="22"/>
          <w:szCs w:val="22"/>
        </w:rPr>
        <w:t xml:space="preserve">Farmer self-reported area estimates can also be influenced by a variety of cultural considerations and logistics of survey implementation. Not least of the factors complicating these estimates is the prevalence of traditional or </w:t>
      </w:r>
      <w:r w:rsidRPr="00106042">
        <w:rPr>
          <w:rFonts w:asciiTheme="majorHAnsi" w:hAnsiTheme="majorHAnsi"/>
          <w:color w:val="000000" w:themeColor="text1"/>
          <w:sz w:val="22"/>
          <w:szCs w:val="22"/>
        </w:rPr>
        <w:lastRenderedPageBreak/>
        <w:t xml:space="preserve">non-standard units. Respondents are often not familiar with standard measurement units such as acres, square meters, or hectares. Depending on the country context, one is more likely to encounter a variety of traditional units, and often those units vary in size by region, or even across villages or farms. In Ethiopia, for example, one of the most common non-standards units is the </w:t>
      </w:r>
      <w:proofErr w:type="spellStart"/>
      <w:r w:rsidRPr="00106042">
        <w:rPr>
          <w:rFonts w:asciiTheme="majorHAnsi" w:hAnsiTheme="majorHAnsi"/>
          <w:i/>
          <w:iCs/>
          <w:color w:val="000000" w:themeColor="text1"/>
          <w:sz w:val="22"/>
          <w:szCs w:val="22"/>
          <w:lang w:val="pt-PT"/>
        </w:rPr>
        <w:t>timad</w:t>
      </w:r>
      <w:proofErr w:type="spellEnd"/>
      <w:r w:rsidRPr="00106042">
        <w:rPr>
          <w:rFonts w:asciiTheme="majorHAnsi" w:hAnsiTheme="majorHAnsi"/>
          <w:color w:val="000000" w:themeColor="text1"/>
          <w:sz w:val="22"/>
          <w:szCs w:val="22"/>
        </w:rPr>
        <w:t xml:space="preserve">, traditionally defined as the amount of land a pair of oxen can plough in one day. This measure will vary significantly by region, even by farmer. For Eastern Ghana, Goldstein and </w:t>
      </w:r>
      <w:proofErr w:type="spellStart"/>
      <w:r w:rsidRPr="00106042">
        <w:rPr>
          <w:rFonts w:asciiTheme="majorHAnsi" w:hAnsiTheme="majorHAnsi"/>
          <w:color w:val="000000" w:themeColor="text1"/>
          <w:sz w:val="22"/>
          <w:szCs w:val="22"/>
        </w:rPr>
        <w:t>Udry</w:t>
      </w:r>
      <w:proofErr w:type="spellEnd"/>
      <w:r w:rsidRPr="00106042">
        <w:rPr>
          <w:rFonts w:asciiTheme="majorHAnsi" w:hAnsiTheme="majorHAnsi"/>
          <w:color w:val="000000" w:themeColor="text1"/>
          <w:sz w:val="22"/>
          <w:szCs w:val="22"/>
        </w:rPr>
        <w:t xml:space="preserve"> (1999) report a correlation between self-reported and GPS measured plot size of just 0.15, which they attribute to the agricultural history of the region where local field measurements are traditionally based on length rather than area, and respondents are not accustomed to converting them to two dimensional area measures.  </w:t>
      </w:r>
    </w:p>
    <w:p w14:paraId="4608C2C6" w14:textId="1C4588DD" w:rsidR="003652DC" w:rsidRPr="00106042" w:rsidRDefault="001E18CD" w:rsidP="003652DC">
      <w:pPr>
        <w:pStyle w:val="Default"/>
        <w:spacing w:after="200" w:line="360" w:lineRule="auto"/>
        <w:jc w:val="both"/>
        <w:rPr>
          <w:rFonts w:asciiTheme="majorHAnsi" w:eastAsia="Times New Roman" w:hAnsiTheme="majorHAnsi" w:cs="Times New Roman"/>
          <w:color w:val="000000" w:themeColor="text1"/>
          <w:sz w:val="22"/>
          <w:szCs w:val="22"/>
        </w:rPr>
      </w:pPr>
      <w:r w:rsidRPr="00106042">
        <w:rPr>
          <w:rFonts w:asciiTheme="majorHAnsi" w:hAnsiTheme="majorHAnsi"/>
          <w:color w:val="000000" w:themeColor="text1"/>
          <w:sz w:val="22"/>
          <w:szCs w:val="22"/>
        </w:rPr>
        <w:t>Forcing the use of standard units is a tempting shortcut for survey designers in the presence of</w:t>
      </w:r>
      <w:r w:rsidR="003652DC" w:rsidRPr="00106042">
        <w:rPr>
          <w:rFonts w:asciiTheme="majorHAnsi" w:hAnsiTheme="majorHAnsi"/>
          <w:color w:val="000000" w:themeColor="text1"/>
          <w:sz w:val="22"/>
          <w:szCs w:val="22"/>
        </w:rPr>
        <w:t xml:space="preserve"> </w:t>
      </w:r>
      <w:r w:rsidR="004F4968" w:rsidRPr="00106042">
        <w:rPr>
          <w:rFonts w:asciiTheme="majorHAnsi" w:hAnsiTheme="majorHAnsi"/>
          <w:color w:val="000000" w:themeColor="text1"/>
          <w:sz w:val="22"/>
          <w:szCs w:val="22"/>
        </w:rPr>
        <w:t>numerous, highly variable and site-specific</w:t>
      </w:r>
      <w:r w:rsidR="003652DC" w:rsidRPr="00106042">
        <w:rPr>
          <w:rFonts w:asciiTheme="majorHAnsi" w:hAnsiTheme="majorHAnsi"/>
          <w:color w:val="000000" w:themeColor="text1"/>
          <w:sz w:val="22"/>
          <w:szCs w:val="22"/>
        </w:rPr>
        <w:t xml:space="preserve"> traditional or non-standard units</w:t>
      </w:r>
      <w:r w:rsidR="004F4968" w:rsidRPr="00106042">
        <w:rPr>
          <w:rFonts w:asciiTheme="majorHAnsi" w:hAnsiTheme="majorHAnsi"/>
          <w:color w:val="000000" w:themeColor="text1"/>
          <w:sz w:val="22"/>
          <w:szCs w:val="22"/>
        </w:rPr>
        <w:t>, particularly</w:t>
      </w:r>
      <w:r w:rsidR="003652DC" w:rsidRPr="00106042">
        <w:rPr>
          <w:rFonts w:asciiTheme="majorHAnsi" w:hAnsiTheme="majorHAnsi"/>
          <w:color w:val="000000" w:themeColor="text1"/>
          <w:sz w:val="22"/>
          <w:szCs w:val="22"/>
        </w:rPr>
        <w:t xml:space="preserve"> where </w:t>
      </w:r>
      <w:r w:rsidRPr="00106042">
        <w:rPr>
          <w:rFonts w:asciiTheme="majorHAnsi" w:hAnsiTheme="majorHAnsi"/>
          <w:color w:val="000000" w:themeColor="text1"/>
          <w:sz w:val="22"/>
          <w:szCs w:val="22"/>
        </w:rPr>
        <w:t xml:space="preserve">conversion factors </w:t>
      </w:r>
      <w:r w:rsidR="003652DC" w:rsidRPr="00106042">
        <w:rPr>
          <w:rFonts w:asciiTheme="majorHAnsi" w:hAnsiTheme="majorHAnsi"/>
          <w:color w:val="000000" w:themeColor="text1"/>
          <w:sz w:val="22"/>
          <w:szCs w:val="22"/>
        </w:rPr>
        <w:t>do not already exist</w:t>
      </w:r>
      <w:r w:rsidR="004F4968" w:rsidRPr="00106042">
        <w:rPr>
          <w:rFonts w:asciiTheme="majorHAnsi" w:hAnsiTheme="majorHAnsi"/>
          <w:color w:val="000000" w:themeColor="text1"/>
          <w:sz w:val="22"/>
          <w:szCs w:val="22"/>
        </w:rPr>
        <w:t xml:space="preserve"> or are deemed to be incomplete or unreliable</w:t>
      </w:r>
      <w:r w:rsidR="003652DC" w:rsidRPr="00106042">
        <w:rPr>
          <w:rFonts w:asciiTheme="majorHAnsi" w:hAnsiTheme="majorHAnsi"/>
          <w:color w:val="000000" w:themeColor="text1"/>
          <w:sz w:val="22"/>
          <w:szCs w:val="22"/>
        </w:rPr>
        <w:t xml:space="preserve">. </w:t>
      </w:r>
      <w:r w:rsidR="004F4968" w:rsidRPr="00106042">
        <w:rPr>
          <w:rFonts w:asciiTheme="majorHAnsi" w:hAnsiTheme="majorHAnsi"/>
          <w:color w:val="000000" w:themeColor="text1"/>
          <w:sz w:val="22"/>
          <w:szCs w:val="22"/>
        </w:rPr>
        <w:t>Experience shows that</w:t>
      </w:r>
      <w:r w:rsidR="003652DC" w:rsidRPr="00106042">
        <w:rPr>
          <w:rFonts w:asciiTheme="majorHAnsi" w:hAnsiTheme="majorHAnsi"/>
          <w:color w:val="000000" w:themeColor="text1"/>
          <w:sz w:val="22"/>
          <w:szCs w:val="22"/>
        </w:rPr>
        <w:t xml:space="preserve"> forcing respondents to estimate plot area in a unit unfamiliar to them </w:t>
      </w:r>
      <w:r w:rsidRPr="00106042">
        <w:rPr>
          <w:rFonts w:asciiTheme="majorHAnsi" w:hAnsiTheme="majorHAnsi"/>
          <w:color w:val="000000" w:themeColor="text1"/>
          <w:sz w:val="22"/>
          <w:szCs w:val="22"/>
        </w:rPr>
        <w:t xml:space="preserve">is likely to </w:t>
      </w:r>
      <w:r w:rsidR="003652DC" w:rsidRPr="00106042">
        <w:rPr>
          <w:rFonts w:asciiTheme="majorHAnsi" w:hAnsiTheme="majorHAnsi"/>
          <w:color w:val="000000" w:themeColor="text1"/>
          <w:sz w:val="22"/>
          <w:szCs w:val="22"/>
        </w:rPr>
        <w:t>result in increased measurement error</w:t>
      </w:r>
      <w:r w:rsidRPr="00106042">
        <w:rPr>
          <w:rFonts w:asciiTheme="majorHAnsi" w:hAnsiTheme="majorHAnsi"/>
          <w:color w:val="000000" w:themeColor="text1"/>
          <w:sz w:val="22"/>
          <w:szCs w:val="22"/>
        </w:rPr>
        <w:t>, and should be avoided</w:t>
      </w:r>
      <w:r w:rsidR="003652DC" w:rsidRPr="00106042">
        <w:rPr>
          <w:rFonts w:asciiTheme="majorHAnsi" w:hAnsiTheme="majorHAnsi"/>
          <w:color w:val="000000" w:themeColor="text1"/>
          <w:sz w:val="22"/>
          <w:szCs w:val="22"/>
        </w:rPr>
        <w:t>.</w:t>
      </w:r>
      <w:r w:rsidR="000A08D6" w:rsidRPr="00106042">
        <w:rPr>
          <w:rFonts w:asciiTheme="majorHAnsi" w:hAnsiTheme="majorHAnsi"/>
          <w:color w:val="000000" w:themeColor="text1"/>
          <w:sz w:val="22"/>
          <w:szCs w:val="22"/>
        </w:rPr>
        <w:t xml:space="preserve"> </w:t>
      </w:r>
      <w:r w:rsidRPr="00106042">
        <w:rPr>
          <w:rFonts w:asciiTheme="majorHAnsi" w:hAnsiTheme="majorHAnsi"/>
          <w:color w:val="000000" w:themeColor="text1"/>
          <w:sz w:val="22"/>
          <w:szCs w:val="22"/>
        </w:rPr>
        <w:t xml:space="preserve">The evidence from the methodological work summarized in Part III of this paper provides a strong case against forcing the use of standard units on enumerators and respondents. </w:t>
      </w:r>
      <w:r w:rsidR="000A08D6" w:rsidRPr="00106042">
        <w:rPr>
          <w:rFonts w:asciiTheme="majorHAnsi" w:hAnsiTheme="majorHAnsi"/>
          <w:color w:val="000000" w:themeColor="text1"/>
          <w:sz w:val="22"/>
          <w:szCs w:val="22"/>
        </w:rPr>
        <w:t>Survey designers should be extremely mindful of the handling of land measurement unit</w:t>
      </w:r>
      <w:r w:rsidR="00DD5494" w:rsidRPr="00106042">
        <w:rPr>
          <w:rFonts w:asciiTheme="majorHAnsi" w:hAnsiTheme="majorHAnsi"/>
          <w:color w:val="000000" w:themeColor="text1"/>
          <w:sz w:val="22"/>
          <w:szCs w:val="22"/>
        </w:rPr>
        <w:t>s</w:t>
      </w:r>
      <w:r w:rsidR="005904B9" w:rsidRPr="00106042">
        <w:rPr>
          <w:rFonts w:asciiTheme="majorHAnsi" w:hAnsiTheme="majorHAnsi"/>
          <w:color w:val="000000" w:themeColor="text1"/>
          <w:sz w:val="22"/>
          <w:szCs w:val="22"/>
        </w:rPr>
        <w:t>,</w:t>
      </w:r>
      <w:r w:rsidR="000A08D6" w:rsidRPr="00106042">
        <w:rPr>
          <w:rFonts w:asciiTheme="majorHAnsi" w:hAnsiTheme="majorHAnsi"/>
          <w:color w:val="000000" w:themeColor="text1"/>
          <w:sz w:val="22"/>
          <w:szCs w:val="22"/>
        </w:rPr>
        <w:t xml:space="preserve"> </w:t>
      </w:r>
      <w:r w:rsidR="005904B9" w:rsidRPr="00106042">
        <w:rPr>
          <w:rFonts w:asciiTheme="majorHAnsi" w:hAnsiTheme="majorHAnsi"/>
          <w:color w:val="000000" w:themeColor="text1"/>
          <w:sz w:val="22"/>
          <w:szCs w:val="22"/>
        </w:rPr>
        <w:t xml:space="preserve">as </w:t>
      </w:r>
      <w:r w:rsidR="00DD5494" w:rsidRPr="00106042">
        <w:rPr>
          <w:rFonts w:asciiTheme="majorHAnsi" w:hAnsiTheme="majorHAnsi"/>
          <w:color w:val="000000" w:themeColor="text1"/>
          <w:sz w:val="22"/>
          <w:szCs w:val="22"/>
        </w:rPr>
        <w:t xml:space="preserve">in some instances these can create issues large enough to </w:t>
      </w:r>
      <w:r w:rsidR="005904B9" w:rsidRPr="00106042">
        <w:rPr>
          <w:rFonts w:asciiTheme="majorHAnsi" w:hAnsiTheme="majorHAnsi"/>
          <w:color w:val="000000" w:themeColor="text1"/>
          <w:sz w:val="22"/>
          <w:szCs w:val="22"/>
        </w:rPr>
        <w:t xml:space="preserve">render </w:t>
      </w:r>
      <w:r w:rsidR="00DD5494" w:rsidRPr="00106042">
        <w:rPr>
          <w:rFonts w:asciiTheme="majorHAnsi" w:hAnsiTheme="majorHAnsi"/>
          <w:color w:val="000000" w:themeColor="text1"/>
          <w:sz w:val="22"/>
          <w:szCs w:val="22"/>
        </w:rPr>
        <w:t xml:space="preserve">the collected data unusable. </w:t>
      </w:r>
      <w:r w:rsidR="000A08D6" w:rsidRPr="00106042">
        <w:rPr>
          <w:rFonts w:asciiTheme="majorHAnsi" w:hAnsiTheme="majorHAnsi"/>
          <w:color w:val="000000" w:themeColor="text1"/>
          <w:sz w:val="22"/>
          <w:szCs w:val="22"/>
        </w:rPr>
        <w:t xml:space="preserve">  </w:t>
      </w:r>
    </w:p>
    <w:p w14:paraId="5924F859" w14:textId="15A7829B" w:rsidR="003652DC" w:rsidRPr="00106042" w:rsidRDefault="003652DC" w:rsidP="003652DC">
      <w:pPr>
        <w:pStyle w:val="Default"/>
        <w:spacing w:after="200" w:line="360" w:lineRule="auto"/>
        <w:jc w:val="both"/>
        <w:rPr>
          <w:rFonts w:asciiTheme="majorHAnsi" w:eastAsia="Times New Roman" w:hAnsiTheme="majorHAnsi" w:cs="Times New Roman"/>
          <w:sz w:val="22"/>
          <w:szCs w:val="22"/>
        </w:rPr>
      </w:pPr>
      <w:r w:rsidRPr="00106042">
        <w:rPr>
          <w:rFonts w:asciiTheme="majorHAnsi" w:hAnsiTheme="majorHAnsi"/>
          <w:sz w:val="22"/>
          <w:szCs w:val="22"/>
        </w:rPr>
        <w:t>The existing literature confirm</w:t>
      </w:r>
      <w:r w:rsidR="003E003F" w:rsidRPr="00106042">
        <w:rPr>
          <w:rFonts w:asciiTheme="majorHAnsi" w:hAnsiTheme="majorHAnsi"/>
          <w:sz w:val="22"/>
          <w:szCs w:val="22"/>
        </w:rPr>
        <w:t>s</w:t>
      </w:r>
      <w:r w:rsidRPr="00106042">
        <w:rPr>
          <w:rFonts w:asciiTheme="majorHAnsi" w:hAnsiTheme="majorHAnsi"/>
          <w:sz w:val="22"/>
          <w:szCs w:val="22"/>
        </w:rPr>
        <w:t xml:space="preserve"> the presence of a systematic bias in self-reported area measures. The inclusion of both farmer self-reported estimation and GPS measurement in LSMS-ISA national panel surveys allows for analysis of the accuracy of self-reported (SR) areas, if one assumes GPS to be the </w:t>
      </w:r>
      <w:r w:rsidR="004F4968" w:rsidRPr="00106042">
        <w:rPr>
          <w:rFonts w:asciiTheme="majorHAnsi" w:hAnsiTheme="majorHAnsi"/>
          <w:sz w:val="22"/>
          <w:szCs w:val="22"/>
        </w:rPr>
        <w:t xml:space="preserve">more accurate </w:t>
      </w:r>
      <w:r w:rsidRPr="00106042">
        <w:rPr>
          <w:rFonts w:asciiTheme="majorHAnsi" w:hAnsiTheme="majorHAnsi"/>
          <w:sz w:val="22"/>
          <w:szCs w:val="22"/>
        </w:rPr>
        <w:t xml:space="preserve">of the two measurements. </w:t>
      </w:r>
      <w:proofErr w:type="spellStart"/>
      <w:r w:rsidRPr="00106042">
        <w:rPr>
          <w:rFonts w:asciiTheme="majorHAnsi" w:hAnsiTheme="majorHAnsi"/>
          <w:sz w:val="22"/>
          <w:szCs w:val="22"/>
        </w:rPr>
        <w:t>Carletto</w:t>
      </w:r>
      <w:proofErr w:type="spellEnd"/>
      <w:r w:rsidRPr="00106042">
        <w:rPr>
          <w:rFonts w:asciiTheme="majorHAnsi" w:hAnsiTheme="majorHAnsi"/>
          <w:sz w:val="22"/>
          <w:szCs w:val="22"/>
        </w:rPr>
        <w:t xml:space="preserve"> et al (</w:t>
      </w:r>
      <w:r w:rsidR="00951DAA" w:rsidRPr="00106042">
        <w:rPr>
          <w:rFonts w:asciiTheme="majorHAnsi" w:hAnsiTheme="majorHAnsi"/>
          <w:sz w:val="22"/>
          <w:szCs w:val="22"/>
        </w:rPr>
        <w:t>2015</w:t>
      </w:r>
      <w:r w:rsidRPr="00106042">
        <w:rPr>
          <w:rFonts w:asciiTheme="majorHAnsi" w:hAnsiTheme="majorHAnsi"/>
          <w:sz w:val="22"/>
          <w:szCs w:val="22"/>
        </w:rPr>
        <w:t>), using LSMS-ISA data from Malawi (2010/11), Tanzania (2010/11), Niger (2011) and Uganda (2009/10), identify a common trend in the magnitude of measurement bias, defined as self-reported minus GPS area</w:t>
      </w:r>
      <w:r w:rsidR="003E003F" w:rsidRPr="00106042">
        <w:rPr>
          <w:rFonts w:asciiTheme="majorHAnsi" w:hAnsiTheme="majorHAnsi"/>
          <w:sz w:val="22"/>
          <w:szCs w:val="22"/>
        </w:rPr>
        <w:t>: t</w:t>
      </w:r>
      <w:r w:rsidRPr="00106042">
        <w:rPr>
          <w:rFonts w:asciiTheme="majorHAnsi" w:hAnsiTheme="majorHAnsi"/>
          <w:sz w:val="22"/>
          <w:szCs w:val="22"/>
        </w:rPr>
        <w:t>he smallest of plots (less than 0.5 acres) are systematically over-reported. The degree to which these are over-reported varies</w:t>
      </w:r>
      <w:r w:rsidR="003E003F" w:rsidRPr="00106042">
        <w:rPr>
          <w:rFonts w:asciiTheme="majorHAnsi" w:hAnsiTheme="majorHAnsi"/>
          <w:sz w:val="22"/>
          <w:szCs w:val="22"/>
        </w:rPr>
        <w:t>,</w:t>
      </w:r>
      <w:r w:rsidRPr="00106042">
        <w:rPr>
          <w:rFonts w:asciiTheme="majorHAnsi" w:hAnsiTheme="majorHAnsi"/>
          <w:sz w:val="22"/>
          <w:szCs w:val="22"/>
        </w:rPr>
        <w:t xml:space="preserve"> but in all countries the mean self-reported area is overestimated by at least 90</w:t>
      </w:r>
      <w:r w:rsidR="00AA0C8C" w:rsidRPr="00106042">
        <w:rPr>
          <w:rFonts w:asciiTheme="majorHAnsi" w:hAnsiTheme="majorHAnsi"/>
          <w:sz w:val="22"/>
          <w:szCs w:val="22"/>
        </w:rPr>
        <w:t xml:space="preserve"> percent</w:t>
      </w:r>
      <w:r w:rsidRPr="00106042">
        <w:rPr>
          <w:rFonts w:asciiTheme="majorHAnsi" w:hAnsiTheme="majorHAnsi"/>
          <w:sz w:val="22"/>
          <w:szCs w:val="22"/>
        </w:rPr>
        <w:t xml:space="preserve"> of the mean GPS area of plots in that particular class of plots. With increasing plot size</w:t>
      </w:r>
      <w:r w:rsidR="003E003F" w:rsidRPr="00106042">
        <w:rPr>
          <w:rFonts w:asciiTheme="majorHAnsi" w:hAnsiTheme="majorHAnsi"/>
          <w:sz w:val="22"/>
          <w:szCs w:val="22"/>
        </w:rPr>
        <w:t>,</w:t>
      </w:r>
      <w:r w:rsidRPr="00106042">
        <w:rPr>
          <w:rFonts w:asciiTheme="majorHAnsi" w:hAnsiTheme="majorHAnsi"/>
          <w:sz w:val="22"/>
          <w:szCs w:val="22"/>
        </w:rPr>
        <w:t xml:space="preserve"> the degree of overestimation decreases and eventually </w:t>
      </w:r>
      <w:r w:rsidR="004F4968" w:rsidRPr="00106042">
        <w:rPr>
          <w:rFonts w:asciiTheme="majorHAnsi" w:hAnsiTheme="majorHAnsi"/>
          <w:sz w:val="22"/>
          <w:szCs w:val="22"/>
        </w:rPr>
        <w:t xml:space="preserve">reverses </w:t>
      </w:r>
      <w:r w:rsidRPr="00106042">
        <w:rPr>
          <w:rFonts w:asciiTheme="majorHAnsi" w:hAnsiTheme="majorHAnsi"/>
          <w:sz w:val="22"/>
          <w:szCs w:val="22"/>
        </w:rPr>
        <w:t xml:space="preserve">to underestimation for the largest plots. </w:t>
      </w:r>
      <w:proofErr w:type="spellStart"/>
      <w:r w:rsidRPr="00106042">
        <w:rPr>
          <w:rFonts w:asciiTheme="majorHAnsi" w:hAnsiTheme="majorHAnsi"/>
          <w:sz w:val="22"/>
          <w:szCs w:val="22"/>
        </w:rPr>
        <w:t>Carletto</w:t>
      </w:r>
      <w:proofErr w:type="spellEnd"/>
      <w:r w:rsidRPr="00106042">
        <w:rPr>
          <w:rFonts w:asciiTheme="majorHAnsi" w:hAnsiTheme="majorHAnsi"/>
          <w:sz w:val="22"/>
          <w:szCs w:val="22"/>
        </w:rPr>
        <w:t xml:space="preserve"> et al (2013) find the same trend holds in 2005/6 data from Uganda. </w:t>
      </w:r>
    </w:p>
    <w:p w14:paraId="7A58670A" w14:textId="74F0C6AE" w:rsidR="003652DC" w:rsidRPr="00106042" w:rsidRDefault="003652DC" w:rsidP="003652DC">
      <w:pPr>
        <w:pStyle w:val="Default"/>
        <w:spacing w:after="200" w:line="360" w:lineRule="auto"/>
        <w:jc w:val="both"/>
        <w:rPr>
          <w:rFonts w:asciiTheme="majorHAnsi" w:hAnsiTheme="majorHAnsi"/>
          <w:sz w:val="22"/>
          <w:szCs w:val="22"/>
        </w:rPr>
      </w:pPr>
      <w:r w:rsidRPr="00106042">
        <w:rPr>
          <w:rFonts w:asciiTheme="majorHAnsi" w:hAnsiTheme="majorHAnsi"/>
          <w:sz w:val="22"/>
          <w:szCs w:val="22"/>
        </w:rPr>
        <w:t xml:space="preserve">De Groote and </w:t>
      </w:r>
      <w:proofErr w:type="spellStart"/>
      <w:r w:rsidRPr="00106042">
        <w:rPr>
          <w:rFonts w:asciiTheme="majorHAnsi" w:hAnsiTheme="majorHAnsi"/>
          <w:sz w:val="22"/>
          <w:szCs w:val="22"/>
        </w:rPr>
        <w:t>Traore</w:t>
      </w:r>
      <w:proofErr w:type="spellEnd"/>
      <w:r w:rsidRPr="00106042">
        <w:rPr>
          <w:rFonts w:asciiTheme="majorHAnsi" w:hAnsiTheme="majorHAnsi"/>
          <w:sz w:val="22"/>
          <w:szCs w:val="22"/>
        </w:rPr>
        <w:t xml:space="preserve"> (2005) find that the same is true in Southern Mali, comparing self-reported area estimates with compass and rope measurements. Farmers (aided by expert observers in this case) are inclined to overestimate the area of plots smaller than one hectare, while increasingly underestimating large plots as plot size increases.  </w:t>
      </w:r>
    </w:p>
    <w:p w14:paraId="613B3746" w14:textId="77777777" w:rsidR="00F07AD8" w:rsidRDefault="003652DC" w:rsidP="0066125A">
      <w:pPr>
        <w:pStyle w:val="Default"/>
        <w:spacing w:after="200" w:line="360" w:lineRule="auto"/>
        <w:jc w:val="both"/>
      </w:pPr>
      <w:r w:rsidRPr="00106042">
        <w:rPr>
          <w:rFonts w:asciiTheme="majorHAnsi" w:hAnsiTheme="majorHAnsi"/>
          <w:sz w:val="22"/>
          <w:szCs w:val="22"/>
        </w:rPr>
        <w:lastRenderedPageBreak/>
        <w:t xml:space="preserve">The absolute difference in measurement between farmer self-reported estimates and GPS measurements is large enough to translate into significant biases when the measures are employed for agricultural economics or policy analysis. </w:t>
      </w:r>
      <w:proofErr w:type="spellStart"/>
      <w:r w:rsidRPr="00106042">
        <w:rPr>
          <w:rFonts w:asciiTheme="majorHAnsi" w:hAnsiTheme="majorHAnsi"/>
          <w:sz w:val="22"/>
          <w:szCs w:val="22"/>
        </w:rPr>
        <w:t>Carletto</w:t>
      </w:r>
      <w:proofErr w:type="spellEnd"/>
      <w:r w:rsidRPr="00106042">
        <w:rPr>
          <w:rFonts w:asciiTheme="majorHAnsi" w:hAnsiTheme="majorHAnsi"/>
          <w:sz w:val="22"/>
          <w:szCs w:val="22"/>
        </w:rPr>
        <w:t xml:space="preserve"> et al (</w:t>
      </w:r>
      <w:r w:rsidR="00951DAA" w:rsidRPr="00106042">
        <w:rPr>
          <w:rFonts w:asciiTheme="majorHAnsi" w:hAnsiTheme="majorHAnsi"/>
          <w:sz w:val="22"/>
          <w:szCs w:val="22"/>
        </w:rPr>
        <w:t>2015</w:t>
      </w:r>
      <w:r w:rsidRPr="00106042">
        <w:rPr>
          <w:rFonts w:asciiTheme="majorHAnsi" w:hAnsiTheme="majorHAnsi"/>
          <w:sz w:val="22"/>
          <w:szCs w:val="22"/>
        </w:rPr>
        <w:t xml:space="preserve">), for example, conclude that the use of self-reported estimates results in underestimated land inequality, an indicator with non-trivial outcomes, while </w:t>
      </w:r>
      <w:proofErr w:type="spellStart"/>
      <w:r w:rsidRPr="00106042">
        <w:rPr>
          <w:rFonts w:asciiTheme="majorHAnsi" w:hAnsiTheme="majorHAnsi"/>
          <w:sz w:val="22"/>
          <w:szCs w:val="22"/>
        </w:rPr>
        <w:t>Carletto</w:t>
      </w:r>
      <w:proofErr w:type="spellEnd"/>
      <w:r w:rsidRPr="00106042">
        <w:rPr>
          <w:rFonts w:asciiTheme="majorHAnsi" w:hAnsiTheme="majorHAnsi"/>
          <w:sz w:val="22"/>
          <w:szCs w:val="22"/>
        </w:rPr>
        <w:t xml:space="preserve"> et al (2013) show that the use of self-reported as opposed to GPS area measures affect estimates of the magnitude of the inverse relationship between farm size and productivity.</w:t>
      </w:r>
    </w:p>
    <w:p w14:paraId="02330BA1" w14:textId="77777777" w:rsidR="00F07AD8" w:rsidRDefault="00F07AD8" w:rsidP="0066125A">
      <w:pPr>
        <w:pStyle w:val="Default"/>
        <w:spacing w:after="200" w:line="360" w:lineRule="auto"/>
        <w:jc w:val="both"/>
      </w:pPr>
    </w:p>
    <w:p w14:paraId="7B51D608" w14:textId="77777777" w:rsidR="00F07AD8" w:rsidRDefault="00F07AD8" w:rsidP="0066125A">
      <w:pPr>
        <w:pStyle w:val="Default"/>
        <w:spacing w:after="200" w:line="360" w:lineRule="auto"/>
        <w:jc w:val="both"/>
      </w:pPr>
    </w:p>
    <w:p w14:paraId="0D8CFA1B" w14:textId="77777777" w:rsidR="00F07AD8" w:rsidRDefault="00F07AD8" w:rsidP="0066125A">
      <w:pPr>
        <w:pStyle w:val="Default"/>
        <w:spacing w:after="200" w:line="360" w:lineRule="auto"/>
        <w:jc w:val="both"/>
      </w:pPr>
    </w:p>
    <w:p w14:paraId="74639853" w14:textId="77777777" w:rsidR="00F07AD8" w:rsidRDefault="00F07AD8" w:rsidP="0066125A">
      <w:pPr>
        <w:pStyle w:val="Default"/>
        <w:spacing w:after="200" w:line="360" w:lineRule="auto"/>
        <w:jc w:val="both"/>
      </w:pPr>
    </w:p>
    <w:p w14:paraId="2BD7A309" w14:textId="77777777" w:rsidR="00F07AD8" w:rsidRDefault="00F07AD8" w:rsidP="0066125A">
      <w:pPr>
        <w:pStyle w:val="Default"/>
        <w:spacing w:after="200" w:line="360" w:lineRule="auto"/>
        <w:jc w:val="both"/>
      </w:pPr>
    </w:p>
    <w:p w14:paraId="0A9665EB" w14:textId="77777777" w:rsidR="00F07AD8" w:rsidRDefault="00F07AD8" w:rsidP="0066125A">
      <w:pPr>
        <w:pStyle w:val="Default"/>
        <w:spacing w:after="200" w:line="360" w:lineRule="auto"/>
        <w:jc w:val="both"/>
      </w:pPr>
    </w:p>
    <w:p w14:paraId="0F2DD859" w14:textId="77777777" w:rsidR="00D32218" w:rsidRDefault="00D32218" w:rsidP="0066125A">
      <w:pPr>
        <w:pStyle w:val="Default"/>
        <w:spacing w:after="200" w:line="360" w:lineRule="auto"/>
        <w:jc w:val="both"/>
      </w:pPr>
    </w:p>
    <w:p w14:paraId="7333D87D" w14:textId="77777777" w:rsidR="000C7197" w:rsidRDefault="000C7197" w:rsidP="0066125A">
      <w:pPr>
        <w:pStyle w:val="Default"/>
        <w:spacing w:after="200" w:line="360" w:lineRule="auto"/>
        <w:jc w:val="both"/>
      </w:pPr>
    </w:p>
    <w:p w14:paraId="2082E167" w14:textId="77777777" w:rsidR="000C7197" w:rsidRDefault="000C7197" w:rsidP="0066125A">
      <w:pPr>
        <w:pStyle w:val="Default"/>
        <w:spacing w:after="200" w:line="360" w:lineRule="auto"/>
        <w:jc w:val="both"/>
      </w:pPr>
    </w:p>
    <w:p w14:paraId="580DF58C" w14:textId="77777777" w:rsidR="000C7197" w:rsidRDefault="000C7197" w:rsidP="0066125A">
      <w:pPr>
        <w:pStyle w:val="Default"/>
        <w:spacing w:after="200" w:line="360" w:lineRule="auto"/>
        <w:jc w:val="both"/>
      </w:pPr>
    </w:p>
    <w:p w14:paraId="2A91E07D" w14:textId="77777777" w:rsidR="000C7197" w:rsidRDefault="000C7197" w:rsidP="0066125A">
      <w:pPr>
        <w:pStyle w:val="Default"/>
        <w:spacing w:after="200" w:line="360" w:lineRule="auto"/>
        <w:jc w:val="both"/>
      </w:pPr>
    </w:p>
    <w:p w14:paraId="395DF314" w14:textId="77777777" w:rsidR="000C7197" w:rsidRDefault="000C7197" w:rsidP="0066125A">
      <w:pPr>
        <w:pStyle w:val="Default"/>
        <w:spacing w:after="200" w:line="360" w:lineRule="auto"/>
        <w:jc w:val="both"/>
      </w:pPr>
    </w:p>
    <w:p w14:paraId="64430DAC" w14:textId="77777777" w:rsidR="000C7197" w:rsidRDefault="000C7197" w:rsidP="0066125A">
      <w:pPr>
        <w:pStyle w:val="Default"/>
        <w:spacing w:after="200" w:line="360" w:lineRule="auto"/>
        <w:jc w:val="both"/>
      </w:pPr>
    </w:p>
    <w:p w14:paraId="7B705D4B" w14:textId="77777777" w:rsidR="000C7197" w:rsidRDefault="000C7197" w:rsidP="0066125A">
      <w:pPr>
        <w:pStyle w:val="Default"/>
        <w:spacing w:after="200" w:line="360" w:lineRule="auto"/>
        <w:jc w:val="both"/>
      </w:pPr>
    </w:p>
    <w:p w14:paraId="20B7EFF9" w14:textId="77777777" w:rsidR="000C7197" w:rsidRDefault="000C7197" w:rsidP="0066125A">
      <w:pPr>
        <w:pStyle w:val="Default"/>
        <w:spacing w:after="200" w:line="360" w:lineRule="auto"/>
        <w:jc w:val="both"/>
      </w:pPr>
    </w:p>
    <w:p w14:paraId="4B7DE252" w14:textId="77777777" w:rsidR="000C7197" w:rsidRPr="00106042" w:rsidRDefault="000C7197" w:rsidP="0066125A">
      <w:pPr>
        <w:pStyle w:val="Default"/>
        <w:spacing w:after="200" w:line="360" w:lineRule="auto"/>
        <w:jc w:val="both"/>
      </w:pPr>
    </w:p>
    <w:bookmarkStart w:id="494" w:name="_Toc423686333"/>
    <w:bookmarkStart w:id="495" w:name="_Toc424034098"/>
    <w:bookmarkStart w:id="496" w:name="_Toc424034639"/>
    <w:bookmarkStart w:id="497" w:name="_Toc424042925"/>
    <w:bookmarkStart w:id="498" w:name="_Toc415756414"/>
    <w:bookmarkStart w:id="499" w:name="_Toc415756415"/>
    <w:bookmarkStart w:id="500" w:name="_Toc415756416"/>
    <w:bookmarkStart w:id="501" w:name="_Toc415756417"/>
    <w:bookmarkStart w:id="502" w:name="_Toc415756418"/>
    <w:bookmarkStart w:id="503" w:name="_Toc409670510"/>
    <w:bookmarkStart w:id="504" w:name="_Toc448919864"/>
    <w:bookmarkEnd w:id="494"/>
    <w:bookmarkEnd w:id="495"/>
    <w:bookmarkEnd w:id="496"/>
    <w:bookmarkEnd w:id="497"/>
    <w:bookmarkEnd w:id="498"/>
    <w:bookmarkEnd w:id="499"/>
    <w:bookmarkEnd w:id="500"/>
    <w:bookmarkEnd w:id="501"/>
    <w:bookmarkEnd w:id="502"/>
    <w:p w14:paraId="15FA3170" w14:textId="6FAADD12" w:rsidR="005B649A" w:rsidRPr="00106042" w:rsidRDefault="00206C38" w:rsidP="005B6EA1">
      <w:pPr>
        <w:pStyle w:val="Heading2"/>
        <w:numPr>
          <w:ilvl w:val="0"/>
          <w:numId w:val="56"/>
        </w:numPr>
      </w:pPr>
      <w:r w:rsidRPr="00106042">
        <w:rPr>
          <w:caps w:val="0"/>
          <w:noProof/>
        </w:rPr>
        <w:lastRenderedPageBreak/>
        <mc:AlternateContent>
          <mc:Choice Requires="wps">
            <w:drawing>
              <wp:anchor distT="0" distB="0" distL="114300" distR="114300" simplePos="0" relativeHeight="251768832" behindDoc="0" locked="0" layoutInCell="1" allowOverlap="1" wp14:anchorId="6DB85AB1" wp14:editId="132B55AE">
                <wp:simplePos x="0" y="0"/>
                <wp:positionH relativeFrom="column">
                  <wp:posOffset>184150</wp:posOffset>
                </wp:positionH>
                <wp:positionV relativeFrom="paragraph">
                  <wp:posOffset>345440</wp:posOffset>
                </wp:positionV>
                <wp:extent cx="6191250" cy="1140460"/>
                <wp:effectExtent l="0" t="0" r="31750" b="27940"/>
                <wp:wrapTight wrapText="bothSides">
                  <wp:wrapPolygon edited="0">
                    <wp:start x="0" y="0"/>
                    <wp:lineTo x="0" y="21648"/>
                    <wp:lineTo x="21622" y="21648"/>
                    <wp:lineTo x="21622"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191250" cy="1140460"/>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680703F" w14:textId="3BFEE5BE" w:rsidR="005870A9" w:rsidRPr="005B649A" w:rsidRDefault="005870A9" w:rsidP="0066125A">
                            <w:pPr>
                              <w:spacing w:before="240"/>
                              <w:jc w:val="both"/>
                              <w:rPr>
                                <w:i/>
                              </w:rPr>
                            </w:pPr>
                            <w:r>
                              <w:rPr>
                                <w:i/>
                              </w:rPr>
                              <w:t>Measuring land area with portable GPS devices is becoming increasingly popular among survey practitioners around the world. The method is relatively cheap, accurate and precise, if careful measuring protocols are devised and implemented. The main concerns with the method relate to the measurement of plots that cannot be visited by survey staff (resulting in missing data), and the accuracy of the measurement on very small plots.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DB85AB1" id="Text Box 27" o:spid="_x0000_s1033" type="#_x0000_t202" style="position:absolute;left:0;text-align:left;margin-left:14.5pt;margin-top:27.2pt;width:487.5pt;height:89.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" fillcolor="#a9d5e7 [1300]" strokecolor="#1a495c [1604]" strokeweight=".5pt">
                <v:textbox>
                  <w:txbxContent>
                    <w:p w14:paraId="4680703F" w14:textId="3BFEE5BE" w:rsidR="002F1E30" w:rsidRPr="005B649A" w:rsidRDefault="002F1E30" w:rsidP="0066125A">
                      <w:pPr>
                        <w:spacing w:before="240"/>
                        <w:jc w:val="both"/>
                        <w:rPr>
                          <w:i/>
                        </w:rPr>
                      </w:pPr>
                      <w:r>
                        <w:rPr>
                          <w:i/>
                        </w:rPr>
                        <w:t>Measuring land area with portable GPS devices is becoming increasingly popular among survey practitioners around the world. The method is relatively cheap, accurate and precise, if careful measuring protocols are devised and implemented. The main concerns with the method relate to the measurement of plots that cannot be visited by survey staff (resulting in missing data), and the accuracy of the measurement on very small plots.</w:t>
                      </w:r>
                    </w:p>
                  </w:txbxContent>
                </v:textbox>
                <w10:wrap type="tight"/>
              </v:shape>
            </w:pict>
          </mc:Fallback>
        </mc:AlternateContent>
      </w:r>
      <w:r w:rsidR="003652DC" w:rsidRPr="00372827">
        <w:t>Measurement with hand-held GPS</w:t>
      </w:r>
      <w:bookmarkEnd w:id="503"/>
      <w:r w:rsidR="003652DC" w:rsidRPr="00372827">
        <w:t xml:space="preserve"> devices</w:t>
      </w:r>
      <w:bookmarkEnd w:id="504"/>
    </w:p>
    <w:p w14:paraId="517D3B74" w14:textId="3362214A" w:rsidR="005B649A" w:rsidRPr="00106042" w:rsidRDefault="00162720" w:rsidP="00A54F82">
      <w:pPr>
        <w:pStyle w:val="Heading3"/>
        <w:spacing w:before="480"/>
        <w:rPr>
          <w:lang w:eastAsia="ja-JP"/>
        </w:rPr>
      </w:pPr>
      <w:bookmarkStart w:id="505" w:name="_Toc423686335"/>
      <w:bookmarkStart w:id="506" w:name="_Toc424034100"/>
      <w:bookmarkStart w:id="507" w:name="_Toc424034641"/>
      <w:bookmarkStart w:id="508" w:name="_Toc424042927"/>
      <w:bookmarkStart w:id="509" w:name="_Toc423686336"/>
      <w:bookmarkStart w:id="510" w:name="_Toc424034101"/>
      <w:bookmarkStart w:id="511" w:name="_Toc424034642"/>
      <w:bookmarkStart w:id="512" w:name="_Toc424042928"/>
      <w:bookmarkStart w:id="513" w:name="_Toc423686337"/>
      <w:bookmarkStart w:id="514" w:name="_Toc424034102"/>
      <w:bookmarkStart w:id="515" w:name="_Toc424034643"/>
      <w:bookmarkStart w:id="516" w:name="_Toc424042929"/>
      <w:bookmarkEnd w:id="505"/>
      <w:bookmarkEnd w:id="506"/>
      <w:bookmarkEnd w:id="507"/>
      <w:bookmarkEnd w:id="508"/>
      <w:bookmarkEnd w:id="509"/>
      <w:bookmarkEnd w:id="510"/>
      <w:bookmarkEnd w:id="511"/>
      <w:bookmarkEnd w:id="512"/>
      <w:bookmarkEnd w:id="513"/>
      <w:bookmarkEnd w:id="514"/>
      <w:bookmarkEnd w:id="515"/>
      <w:bookmarkEnd w:id="516"/>
      <w:r w:rsidRPr="00372827">
        <w:t xml:space="preserve"> </w:t>
      </w:r>
      <w:bookmarkStart w:id="517" w:name="_Toc448919865"/>
      <w:r w:rsidR="000F2AEF">
        <w:t xml:space="preserve">5.1 </w:t>
      </w:r>
      <w:r w:rsidRPr="00372827">
        <w:t>GPS Area Measurement: Practical Considerations</w:t>
      </w:r>
      <w:bookmarkEnd w:id="517"/>
    </w:p>
    <w:p w14:paraId="2EB59B8D" w14:textId="0F6122C9" w:rsidR="00DD5494" w:rsidRPr="00106042" w:rsidRDefault="00DD5494" w:rsidP="00DD5494">
      <w:pPr>
        <w:pStyle w:val="Default"/>
        <w:spacing w:after="200" w:line="360" w:lineRule="auto"/>
        <w:jc w:val="both"/>
        <w:rPr>
          <w:rFonts w:asciiTheme="majorHAnsi" w:hAnsiTheme="majorHAnsi"/>
          <w:sz w:val="22"/>
          <w:szCs w:val="22"/>
        </w:rPr>
      </w:pPr>
      <w:r w:rsidRPr="00106042">
        <w:rPr>
          <w:rFonts w:asciiTheme="majorHAnsi" w:hAnsiTheme="majorHAnsi"/>
          <w:sz w:val="22"/>
          <w:szCs w:val="22"/>
        </w:rPr>
        <w:t xml:space="preserve">Employing GPS devices for area measurement in household surveys requires attention to detail and </w:t>
      </w:r>
      <w:r w:rsidR="00D6644A" w:rsidRPr="00106042">
        <w:rPr>
          <w:rFonts w:asciiTheme="majorHAnsi" w:hAnsiTheme="majorHAnsi"/>
          <w:sz w:val="22"/>
          <w:szCs w:val="22"/>
        </w:rPr>
        <w:t xml:space="preserve">involves </w:t>
      </w:r>
      <w:r w:rsidRPr="00106042">
        <w:rPr>
          <w:rFonts w:asciiTheme="majorHAnsi" w:hAnsiTheme="majorHAnsi"/>
          <w:sz w:val="22"/>
          <w:szCs w:val="22"/>
        </w:rPr>
        <w:t xml:space="preserve">incurring costs that are not relevant when only self-reported measures are collected. Potential trade-offs implied by dealing with these concerns should be evaluated with care at the survey planning stage. Once the choice </w:t>
      </w:r>
      <w:r w:rsidR="00D6644A" w:rsidRPr="00106042">
        <w:rPr>
          <w:rFonts w:asciiTheme="majorHAnsi" w:hAnsiTheme="majorHAnsi"/>
          <w:sz w:val="22"/>
          <w:szCs w:val="22"/>
        </w:rPr>
        <w:t>is made to</w:t>
      </w:r>
      <w:r w:rsidRPr="00106042">
        <w:rPr>
          <w:rFonts w:asciiTheme="majorHAnsi" w:hAnsiTheme="majorHAnsi"/>
          <w:sz w:val="22"/>
          <w:szCs w:val="22"/>
        </w:rPr>
        <w:t xml:space="preserve"> us</w:t>
      </w:r>
      <w:r w:rsidR="00D6644A" w:rsidRPr="00106042">
        <w:rPr>
          <w:rFonts w:asciiTheme="majorHAnsi" w:hAnsiTheme="majorHAnsi"/>
          <w:sz w:val="22"/>
          <w:szCs w:val="22"/>
        </w:rPr>
        <w:t>e</w:t>
      </w:r>
      <w:r w:rsidRPr="00106042">
        <w:rPr>
          <w:rFonts w:asciiTheme="majorHAnsi" w:hAnsiTheme="majorHAnsi"/>
          <w:sz w:val="22"/>
          <w:szCs w:val="22"/>
        </w:rPr>
        <w:t xml:space="preserve"> GPS devices, the following aspects should be carefully considered in survey design and implementation.</w:t>
      </w:r>
    </w:p>
    <w:p w14:paraId="02E3389E" w14:textId="7EEF7682" w:rsidR="00475AF5" w:rsidRPr="00106042" w:rsidRDefault="00DD5494" w:rsidP="00DD5494">
      <w:pPr>
        <w:pStyle w:val="Default"/>
        <w:spacing w:after="200" w:line="360" w:lineRule="auto"/>
        <w:jc w:val="both"/>
        <w:rPr>
          <w:rFonts w:asciiTheme="majorHAnsi" w:hAnsiTheme="majorHAnsi" w:cs="Times New Roman"/>
          <w:sz w:val="22"/>
          <w:szCs w:val="22"/>
        </w:rPr>
      </w:pPr>
      <w:r w:rsidRPr="00106042">
        <w:rPr>
          <w:rFonts w:asciiTheme="majorHAnsi" w:hAnsiTheme="majorHAnsi" w:cs="Times New Roman"/>
          <w:b/>
          <w:i/>
          <w:iCs/>
          <w:sz w:val="22"/>
          <w:szCs w:val="22"/>
        </w:rPr>
        <w:t>Protocols for selecting plots for GPS measurement:</w:t>
      </w:r>
      <w:r w:rsidRPr="00106042">
        <w:rPr>
          <w:rFonts w:asciiTheme="majorHAnsi" w:hAnsiTheme="majorHAnsi" w:cs="Times New Roman"/>
          <w:sz w:val="22"/>
          <w:szCs w:val="22"/>
        </w:rPr>
        <w:t xml:space="preserve"> </w:t>
      </w:r>
      <w:r w:rsidR="00D9660E" w:rsidRPr="00106042">
        <w:rPr>
          <w:rFonts w:asciiTheme="majorHAnsi" w:hAnsiTheme="majorHAnsi"/>
          <w:sz w:val="22"/>
          <w:szCs w:val="22"/>
        </w:rPr>
        <w:t xml:space="preserve">GPS measurement requires that the enumerator first traverse and clear the plot boundary with the farmer. After clearing the boundary so that it is clearly visible and can be paced without obstruction, the enumerator then begins at a designated corner of the plot, </w:t>
      </w:r>
      <w:r w:rsidR="00FD0788" w:rsidRPr="00106042">
        <w:rPr>
          <w:rFonts w:asciiTheme="majorHAnsi" w:hAnsiTheme="majorHAnsi"/>
          <w:sz w:val="22"/>
          <w:szCs w:val="22"/>
        </w:rPr>
        <w:t xml:space="preserve">commences </w:t>
      </w:r>
      <w:r w:rsidR="00D9660E" w:rsidRPr="00106042">
        <w:rPr>
          <w:rFonts w:asciiTheme="majorHAnsi" w:hAnsiTheme="majorHAnsi"/>
          <w:sz w:val="22"/>
          <w:szCs w:val="22"/>
        </w:rPr>
        <w:t>the area measurement function</w:t>
      </w:r>
      <w:r w:rsidR="00FD0788" w:rsidRPr="00106042">
        <w:rPr>
          <w:rFonts w:asciiTheme="majorHAnsi" w:hAnsiTheme="majorHAnsi"/>
          <w:sz w:val="22"/>
          <w:szCs w:val="22"/>
        </w:rPr>
        <w:t xml:space="preserve"> on the GPS unit</w:t>
      </w:r>
      <w:r w:rsidR="00D9660E" w:rsidRPr="00106042">
        <w:rPr>
          <w:rFonts w:asciiTheme="majorHAnsi" w:hAnsiTheme="majorHAnsi"/>
          <w:sz w:val="22"/>
          <w:szCs w:val="22"/>
        </w:rPr>
        <w:t xml:space="preserve">, paces the perimeter (pausing at all corners to allow for point capture) and completes the area measurement upon returning to the initial corner (instructions may vary by GPS unit). </w:t>
      </w:r>
      <w:r w:rsidR="00D9660E" w:rsidRPr="00106042">
        <w:rPr>
          <w:rFonts w:asciiTheme="majorHAnsi" w:hAnsiTheme="majorHAnsi"/>
          <w:color w:val="auto"/>
          <w:sz w:val="22"/>
          <w:szCs w:val="22"/>
        </w:rPr>
        <w:t xml:space="preserve">An example protocol for GPS measurement can be found in </w:t>
      </w:r>
      <w:hyperlink w:anchor="_Annex_2:_Example" w:history="1">
        <w:r w:rsidR="00D9660E" w:rsidRPr="0066125A">
          <w:rPr>
            <w:rStyle w:val="Hyperlink"/>
            <w:rFonts w:asciiTheme="majorHAnsi" w:hAnsiTheme="majorHAnsi"/>
            <w:color w:val="000000" w:themeColor="text1"/>
            <w:sz w:val="22"/>
            <w:szCs w:val="22"/>
            <w:u w:val="none"/>
          </w:rPr>
          <w:t xml:space="preserve">Annex </w:t>
        </w:r>
        <w:r w:rsidR="00D52A46" w:rsidRPr="0066125A">
          <w:rPr>
            <w:rStyle w:val="Hyperlink"/>
            <w:rFonts w:asciiTheme="majorHAnsi" w:hAnsiTheme="majorHAnsi"/>
            <w:color w:val="000000" w:themeColor="text1"/>
            <w:sz w:val="22"/>
            <w:szCs w:val="22"/>
            <w:u w:val="none"/>
          </w:rPr>
          <w:t>2</w:t>
        </w:r>
      </w:hyperlink>
      <w:r w:rsidR="00D9660E" w:rsidRPr="00106042">
        <w:rPr>
          <w:rFonts w:asciiTheme="majorHAnsi" w:hAnsiTheme="majorHAnsi"/>
          <w:color w:val="auto"/>
          <w:sz w:val="22"/>
          <w:szCs w:val="22"/>
        </w:rPr>
        <w:t xml:space="preserve">. </w:t>
      </w:r>
    </w:p>
    <w:p w14:paraId="4517A50E" w14:textId="3B5DB539" w:rsidR="00627C3B" w:rsidRPr="00106042" w:rsidRDefault="009421E1" w:rsidP="00DD5494">
      <w:pPr>
        <w:pStyle w:val="Default"/>
        <w:spacing w:after="200" w:line="360" w:lineRule="auto"/>
        <w:jc w:val="both"/>
        <w:rPr>
          <w:rFonts w:asciiTheme="majorHAnsi" w:hAnsiTheme="majorHAnsi" w:cs="Times New Roman"/>
          <w:sz w:val="22"/>
          <w:szCs w:val="22"/>
        </w:rPr>
      </w:pPr>
      <w:ins w:id="518" w:author="Sydney Gourlay" w:date="2016-06-15T12:22:00Z">
        <w:r w:rsidRPr="005B649A">
          <w:rPr>
            <w:noProof/>
          </w:rPr>
          <w:lastRenderedPageBreak/>
          <mc:AlternateContent>
            <mc:Choice Requires="wps">
              <w:drawing>
                <wp:anchor distT="0" distB="0" distL="114300" distR="114300" simplePos="0" relativeHeight="251771904" behindDoc="0" locked="0" layoutInCell="1" allowOverlap="1" wp14:anchorId="79BBF5E2" wp14:editId="42A262BA">
                  <wp:simplePos x="0" y="0"/>
                  <wp:positionH relativeFrom="margin">
                    <wp:posOffset>0</wp:posOffset>
                  </wp:positionH>
                  <wp:positionV relativeFrom="paragraph">
                    <wp:posOffset>114300</wp:posOffset>
                  </wp:positionV>
                  <wp:extent cx="6436360" cy="3858895"/>
                  <wp:effectExtent l="0" t="0" r="21590" b="27305"/>
                  <wp:wrapTopAndBottom/>
                  <wp:docPr id="48" name="Text Box 48"/>
                  <wp:cNvGraphicFramePr/>
                  <a:graphic xmlns:a="http://schemas.openxmlformats.org/drawingml/2006/main">
                    <a:graphicData uri="http://schemas.microsoft.com/office/word/2010/wordprocessingShape">
                      <wps:wsp>
                        <wps:cNvSpPr txBox="1"/>
                        <wps:spPr>
                          <a:xfrm>
                            <a:off x="0" y="0"/>
                            <a:ext cx="6436360" cy="3858895"/>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C3AB61" w14:textId="51BBAFA1" w:rsidR="005870A9" w:rsidRPr="001D26EF" w:rsidRDefault="005870A9" w:rsidP="009421E1">
                              <w:pPr>
                                <w:pStyle w:val="Default"/>
                                <w:spacing w:after="200" w:line="360" w:lineRule="auto"/>
                                <w:jc w:val="both"/>
                                <w:rPr>
                                  <w:rFonts w:asciiTheme="majorHAnsi" w:hAnsiTheme="majorHAnsi" w:cs="Times New Roman"/>
                                  <w:b/>
                                  <w:sz w:val="22"/>
                                  <w:szCs w:val="22"/>
                                  <w:rPrChange w:id="519" w:author="Abhilasha Vaid" w:date="2016-06-17T15:18:00Z">
                                    <w:rPr>
                                      <w:rFonts w:ascii="Times New Roman" w:hAnsi="Times New Roman" w:cs="Times New Roman"/>
                                      <w:b/>
                                      <w:sz w:val="22"/>
                                      <w:szCs w:val="22"/>
                                    </w:rPr>
                                  </w:rPrChange>
                                </w:rPr>
                              </w:pPr>
                              <w:r w:rsidRPr="001D26EF">
                                <w:rPr>
                                  <w:rFonts w:asciiTheme="majorHAnsi" w:hAnsiTheme="majorHAnsi" w:cs="Times New Roman"/>
                                  <w:b/>
                                  <w:sz w:val="22"/>
                                  <w:szCs w:val="22"/>
                                  <w:rPrChange w:id="520" w:author="Abhilasha Vaid" w:date="2016-06-17T15:18:00Z">
                                    <w:rPr>
                                      <w:rFonts w:ascii="Times New Roman" w:hAnsi="Times New Roman" w:cs="Times New Roman"/>
                                      <w:b/>
                                      <w:sz w:val="22"/>
                                      <w:szCs w:val="22"/>
                                    </w:rPr>
                                  </w:rPrChange>
                                </w:rPr>
                                <w:t>Box 1</w:t>
                              </w:r>
                              <w:ins w:id="521" w:author="Office 2004 Test Drive User" w:date="2016-04-05T21:42:00Z">
                                <w:r w:rsidRPr="001D26EF">
                                  <w:rPr>
                                    <w:rFonts w:asciiTheme="majorHAnsi" w:hAnsiTheme="majorHAnsi" w:cs="Times New Roman"/>
                                    <w:b/>
                                    <w:sz w:val="22"/>
                                    <w:szCs w:val="22"/>
                                    <w:rPrChange w:id="522" w:author="Abhilasha Vaid" w:date="2016-06-17T15:18:00Z">
                                      <w:rPr>
                                        <w:rFonts w:ascii="Times New Roman" w:hAnsi="Times New Roman" w:cs="Times New Roman"/>
                                        <w:b/>
                                        <w:sz w:val="22"/>
                                        <w:szCs w:val="22"/>
                                      </w:rPr>
                                    </w:rPrChange>
                                  </w:rPr>
                                  <w:t>:</w:t>
                                </w:r>
                              </w:ins>
                              <w:del w:id="523" w:author="Office 2004 Test Drive User" w:date="2016-04-05T21:43:00Z">
                                <w:r w:rsidRPr="001D26EF" w:rsidDel="00FD0788">
                                  <w:rPr>
                                    <w:rFonts w:asciiTheme="majorHAnsi" w:hAnsiTheme="majorHAnsi" w:cs="Times New Roman"/>
                                    <w:b/>
                                    <w:sz w:val="22"/>
                                    <w:szCs w:val="22"/>
                                    <w:rPrChange w:id="524" w:author="Abhilasha Vaid" w:date="2016-06-17T15:18:00Z">
                                      <w:rPr>
                                        <w:rFonts w:ascii="Times New Roman" w:hAnsi="Times New Roman" w:cs="Times New Roman"/>
                                        <w:b/>
                                        <w:sz w:val="22"/>
                                        <w:szCs w:val="22"/>
                                      </w:rPr>
                                    </w:rPrChange>
                                  </w:rPr>
                                  <w:delText>–</w:delText>
                                </w:r>
                              </w:del>
                              <w:r w:rsidRPr="001D26EF">
                                <w:rPr>
                                  <w:rFonts w:asciiTheme="majorHAnsi" w:hAnsiTheme="majorHAnsi" w:cs="Times New Roman"/>
                                  <w:b/>
                                  <w:sz w:val="22"/>
                                  <w:szCs w:val="22"/>
                                  <w:rPrChange w:id="525" w:author="Abhilasha Vaid" w:date="2016-06-17T15:18:00Z">
                                    <w:rPr>
                                      <w:rFonts w:ascii="Times New Roman" w:hAnsi="Times New Roman" w:cs="Times New Roman"/>
                                      <w:b/>
                                      <w:sz w:val="22"/>
                                      <w:szCs w:val="22"/>
                                    </w:rPr>
                                  </w:rPrChange>
                                </w:rPr>
                                <w:t xml:space="preserve"> Examples </w:t>
                              </w:r>
                              <w:del w:id="526" w:author="Abhilasha Vaid" w:date="2016-06-17T15:17:00Z">
                                <w:r w:rsidRPr="001D26EF" w:rsidDel="001D26EF">
                                  <w:rPr>
                                    <w:rFonts w:asciiTheme="majorHAnsi" w:hAnsiTheme="majorHAnsi" w:cs="Times New Roman"/>
                                    <w:b/>
                                    <w:sz w:val="22"/>
                                    <w:szCs w:val="22"/>
                                    <w:rPrChange w:id="527" w:author="Abhilasha Vaid" w:date="2016-06-17T15:18:00Z">
                                      <w:rPr>
                                        <w:rFonts w:asciiTheme="majorHAnsi" w:hAnsiTheme="majorHAnsi" w:cs="Times New Roman"/>
                                        <w:b/>
                                        <w:sz w:val="22"/>
                                        <w:szCs w:val="22"/>
                                        <w:u w:val="single"/>
                                      </w:rPr>
                                    </w:rPrChange>
                                  </w:rPr>
                                  <w:delText>Of</w:delText>
                                </w:r>
                              </w:del>
                              <w:ins w:id="528" w:author="Abhilasha Vaid" w:date="2016-06-17T15:17:00Z">
                                <w:r w:rsidRPr="001D26EF">
                                  <w:rPr>
                                    <w:rFonts w:asciiTheme="majorHAnsi" w:hAnsiTheme="majorHAnsi" w:cs="Times New Roman"/>
                                    <w:b/>
                                    <w:sz w:val="22"/>
                                    <w:szCs w:val="22"/>
                                    <w:rPrChange w:id="529" w:author="Abhilasha Vaid" w:date="2016-06-17T15:18:00Z">
                                      <w:rPr>
                                        <w:rFonts w:asciiTheme="majorHAnsi" w:hAnsiTheme="majorHAnsi" w:cs="Times New Roman"/>
                                        <w:b/>
                                        <w:sz w:val="22"/>
                                        <w:szCs w:val="22"/>
                                        <w:u w:val="single"/>
                                      </w:rPr>
                                    </w:rPrChange>
                                  </w:rPr>
                                  <w:t>of</w:t>
                                </w:r>
                              </w:ins>
                              <w:r w:rsidRPr="001D26EF">
                                <w:rPr>
                                  <w:rFonts w:asciiTheme="majorHAnsi" w:hAnsiTheme="majorHAnsi" w:cs="Times New Roman"/>
                                  <w:b/>
                                  <w:sz w:val="22"/>
                                  <w:szCs w:val="22"/>
                                  <w:rPrChange w:id="530" w:author="Abhilasha Vaid" w:date="2016-06-17T15:18:00Z">
                                    <w:rPr>
                                      <w:rFonts w:asciiTheme="majorHAnsi" w:hAnsiTheme="majorHAnsi" w:cs="Times New Roman"/>
                                      <w:b/>
                                      <w:sz w:val="22"/>
                                      <w:szCs w:val="22"/>
                                      <w:u w:val="single"/>
                                    </w:rPr>
                                  </w:rPrChange>
                                </w:rPr>
                                <w:t xml:space="preserve"> Guidelines </w:t>
                              </w:r>
                              <w:del w:id="531" w:author="Abhilasha Vaid" w:date="2016-06-17T15:17:00Z">
                                <w:r w:rsidRPr="001D26EF" w:rsidDel="001D26EF">
                                  <w:rPr>
                                    <w:rFonts w:asciiTheme="majorHAnsi" w:hAnsiTheme="majorHAnsi" w:cs="Times New Roman"/>
                                    <w:b/>
                                    <w:sz w:val="22"/>
                                    <w:szCs w:val="22"/>
                                    <w:rPrChange w:id="532" w:author="Abhilasha Vaid" w:date="2016-06-17T15:18:00Z">
                                      <w:rPr>
                                        <w:rFonts w:asciiTheme="majorHAnsi" w:hAnsiTheme="majorHAnsi" w:cs="Times New Roman"/>
                                        <w:b/>
                                        <w:sz w:val="22"/>
                                        <w:szCs w:val="22"/>
                                        <w:u w:val="single"/>
                                      </w:rPr>
                                    </w:rPrChange>
                                  </w:rPr>
                                  <w:delText>For</w:delText>
                                </w:r>
                              </w:del>
                              <w:ins w:id="533" w:author="Abhilasha Vaid" w:date="2016-06-17T15:17:00Z">
                                <w:r w:rsidRPr="001D26EF">
                                  <w:rPr>
                                    <w:rFonts w:asciiTheme="majorHAnsi" w:hAnsiTheme="majorHAnsi" w:cs="Times New Roman"/>
                                    <w:b/>
                                    <w:sz w:val="22"/>
                                    <w:szCs w:val="22"/>
                                    <w:rPrChange w:id="534" w:author="Abhilasha Vaid" w:date="2016-06-17T15:18:00Z">
                                      <w:rPr>
                                        <w:rFonts w:asciiTheme="majorHAnsi" w:hAnsiTheme="majorHAnsi" w:cs="Times New Roman"/>
                                        <w:b/>
                                        <w:sz w:val="22"/>
                                        <w:szCs w:val="22"/>
                                        <w:u w:val="single"/>
                                      </w:rPr>
                                    </w:rPrChange>
                                  </w:rPr>
                                  <w:t>for</w:t>
                                </w:r>
                              </w:ins>
                              <w:r w:rsidRPr="001D26EF">
                                <w:rPr>
                                  <w:rFonts w:asciiTheme="majorHAnsi" w:hAnsiTheme="majorHAnsi" w:cs="Times New Roman"/>
                                  <w:b/>
                                  <w:sz w:val="22"/>
                                  <w:szCs w:val="22"/>
                                  <w:rPrChange w:id="535" w:author="Abhilasha Vaid" w:date="2016-06-17T15:18:00Z">
                                    <w:rPr>
                                      <w:rFonts w:asciiTheme="majorHAnsi" w:hAnsiTheme="majorHAnsi" w:cs="Times New Roman"/>
                                      <w:b/>
                                      <w:sz w:val="22"/>
                                      <w:szCs w:val="22"/>
                                      <w:u w:val="single"/>
                                    </w:rPr>
                                  </w:rPrChange>
                                </w:rPr>
                                <w:t xml:space="preserve"> </w:t>
                              </w:r>
                              <w:del w:id="536" w:author="Abhilasha Vaid" w:date="2016-06-17T15:17:00Z">
                                <w:r w:rsidRPr="001D26EF" w:rsidDel="001D26EF">
                                  <w:rPr>
                                    <w:rFonts w:asciiTheme="majorHAnsi" w:hAnsiTheme="majorHAnsi" w:cs="Times New Roman"/>
                                    <w:b/>
                                    <w:sz w:val="22"/>
                                    <w:szCs w:val="22"/>
                                    <w:rPrChange w:id="537" w:author="Abhilasha Vaid" w:date="2016-06-17T15:18:00Z">
                                      <w:rPr>
                                        <w:rFonts w:asciiTheme="majorHAnsi" w:hAnsiTheme="majorHAnsi" w:cs="Times New Roman"/>
                                        <w:b/>
                                        <w:sz w:val="22"/>
                                        <w:szCs w:val="22"/>
                                        <w:u w:val="single"/>
                                      </w:rPr>
                                    </w:rPrChange>
                                  </w:rPr>
                                  <w:delText>The</w:delText>
                                </w:r>
                              </w:del>
                              <w:ins w:id="538" w:author="Abhilasha Vaid" w:date="2016-06-17T15:17:00Z">
                                <w:r w:rsidRPr="001D26EF">
                                  <w:rPr>
                                    <w:rFonts w:asciiTheme="majorHAnsi" w:hAnsiTheme="majorHAnsi" w:cs="Times New Roman"/>
                                    <w:b/>
                                    <w:sz w:val="22"/>
                                    <w:szCs w:val="22"/>
                                    <w:rPrChange w:id="539" w:author="Abhilasha Vaid" w:date="2016-06-17T15:18:00Z">
                                      <w:rPr>
                                        <w:rFonts w:asciiTheme="majorHAnsi" w:hAnsiTheme="majorHAnsi" w:cs="Times New Roman"/>
                                        <w:b/>
                                        <w:sz w:val="22"/>
                                        <w:szCs w:val="22"/>
                                        <w:u w:val="single"/>
                                      </w:rPr>
                                    </w:rPrChange>
                                  </w:rPr>
                                  <w:t>the</w:t>
                                </w:r>
                              </w:ins>
                              <w:r w:rsidRPr="001D26EF">
                                <w:rPr>
                                  <w:rFonts w:asciiTheme="majorHAnsi" w:hAnsiTheme="majorHAnsi" w:cs="Times New Roman"/>
                                  <w:b/>
                                  <w:sz w:val="22"/>
                                  <w:szCs w:val="22"/>
                                  <w:rPrChange w:id="540" w:author="Abhilasha Vaid" w:date="2016-06-17T15:18:00Z">
                                    <w:rPr>
                                      <w:rFonts w:asciiTheme="majorHAnsi" w:hAnsiTheme="majorHAnsi" w:cs="Times New Roman"/>
                                      <w:b/>
                                      <w:sz w:val="22"/>
                                      <w:szCs w:val="22"/>
                                      <w:u w:val="single"/>
                                    </w:rPr>
                                  </w:rPrChange>
                                </w:rPr>
                                <w:t xml:space="preserve"> Inclusion </w:t>
                              </w:r>
                              <w:del w:id="541" w:author="Abhilasha Vaid" w:date="2016-06-17T15:17:00Z">
                                <w:r w:rsidRPr="001D26EF" w:rsidDel="001D26EF">
                                  <w:rPr>
                                    <w:rFonts w:asciiTheme="majorHAnsi" w:hAnsiTheme="majorHAnsi" w:cs="Times New Roman"/>
                                    <w:b/>
                                    <w:sz w:val="22"/>
                                    <w:szCs w:val="22"/>
                                    <w:rPrChange w:id="542" w:author="Abhilasha Vaid" w:date="2016-06-17T15:18:00Z">
                                      <w:rPr>
                                        <w:rFonts w:asciiTheme="majorHAnsi" w:hAnsiTheme="majorHAnsi" w:cs="Times New Roman"/>
                                        <w:b/>
                                        <w:sz w:val="22"/>
                                        <w:szCs w:val="22"/>
                                        <w:u w:val="single"/>
                                      </w:rPr>
                                    </w:rPrChange>
                                  </w:rPr>
                                  <w:delText>Of</w:delText>
                                </w:r>
                              </w:del>
                              <w:ins w:id="543" w:author="Abhilasha Vaid" w:date="2016-06-17T15:17:00Z">
                                <w:r w:rsidRPr="001D26EF">
                                  <w:rPr>
                                    <w:rFonts w:asciiTheme="majorHAnsi" w:hAnsiTheme="majorHAnsi" w:cs="Times New Roman"/>
                                    <w:b/>
                                    <w:sz w:val="22"/>
                                    <w:szCs w:val="22"/>
                                    <w:rPrChange w:id="544" w:author="Abhilasha Vaid" w:date="2016-06-17T15:18:00Z">
                                      <w:rPr>
                                        <w:rFonts w:asciiTheme="majorHAnsi" w:hAnsiTheme="majorHAnsi" w:cs="Times New Roman"/>
                                        <w:b/>
                                        <w:sz w:val="22"/>
                                        <w:szCs w:val="22"/>
                                        <w:u w:val="single"/>
                                      </w:rPr>
                                    </w:rPrChange>
                                  </w:rPr>
                                  <w:t>of</w:t>
                                </w:r>
                              </w:ins>
                              <w:r w:rsidRPr="001D26EF">
                                <w:rPr>
                                  <w:rFonts w:asciiTheme="majorHAnsi" w:hAnsiTheme="majorHAnsi" w:cs="Times New Roman"/>
                                  <w:b/>
                                  <w:sz w:val="22"/>
                                  <w:szCs w:val="22"/>
                                  <w:rPrChange w:id="545" w:author="Abhilasha Vaid" w:date="2016-06-17T15:18:00Z">
                                    <w:rPr>
                                      <w:rFonts w:asciiTheme="majorHAnsi" w:hAnsiTheme="majorHAnsi" w:cs="Times New Roman"/>
                                      <w:b/>
                                      <w:sz w:val="22"/>
                                      <w:szCs w:val="22"/>
                                      <w:u w:val="single"/>
                                    </w:rPr>
                                  </w:rPrChange>
                                </w:rPr>
                                <w:t xml:space="preserve"> Plots </w:t>
                              </w:r>
                              <w:del w:id="546" w:author="Abhilasha Vaid" w:date="2016-06-17T15:17:00Z">
                                <w:r w:rsidRPr="001D26EF" w:rsidDel="001D26EF">
                                  <w:rPr>
                                    <w:rFonts w:asciiTheme="majorHAnsi" w:hAnsiTheme="majorHAnsi" w:cs="Times New Roman"/>
                                    <w:b/>
                                    <w:sz w:val="22"/>
                                    <w:szCs w:val="22"/>
                                    <w:rPrChange w:id="547" w:author="Abhilasha Vaid" w:date="2016-06-17T15:18:00Z">
                                      <w:rPr>
                                        <w:rFonts w:asciiTheme="majorHAnsi" w:hAnsiTheme="majorHAnsi" w:cs="Times New Roman"/>
                                        <w:b/>
                                        <w:sz w:val="22"/>
                                        <w:szCs w:val="22"/>
                                        <w:u w:val="single"/>
                                      </w:rPr>
                                    </w:rPrChange>
                                  </w:rPr>
                                  <w:delText>For</w:delText>
                                </w:r>
                              </w:del>
                              <w:ins w:id="548" w:author="Abhilasha Vaid" w:date="2016-06-17T15:17:00Z">
                                <w:r w:rsidRPr="001D26EF">
                                  <w:rPr>
                                    <w:rFonts w:asciiTheme="majorHAnsi" w:hAnsiTheme="majorHAnsi" w:cs="Times New Roman"/>
                                    <w:b/>
                                    <w:sz w:val="22"/>
                                    <w:szCs w:val="22"/>
                                    <w:rPrChange w:id="549" w:author="Abhilasha Vaid" w:date="2016-06-17T15:18:00Z">
                                      <w:rPr>
                                        <w:rFonts w:asciiTheme="majorHAnsi" w:hAnsiTheme="majorHAnsi" w:cs="Times New Roman"/>
                                        <w:b/>
                                        <w:sz w:val="22"/>
                                        <w:szCs w:val="22"/>
                                        <w:u w:val="single"/>
                                      </w:rPr>
                                    </w:rPrChange>
                                  </w:rPr>
                                  <w:t>for</w:t>
                                </w:r>
                              </w:ins>
                              <w:r w:rsidRPr="001D26EF">
                                <w:rPr>
                                  <w:rFonts w:asciiTheme="majorHAnsi" w:hAnsiTheme="majorHAnsi" w:cs="Times New Roman"/>
                                  <w:b/>
                                  <w:sz w:val="22"/>
                                  <w:szCs w:val="22"/>
                                  <w:rPrChange w:id="550" w:author="Abhilasha Vaid" w:date="2016-06-17T15:18:00Z">
                                    <w:rPr>
                                      <w:rFonts w:asciiTheme="majorHAnsi" w:hAnsiTheme="majorHAnsi" w:cs="Times New Roman"/>
                                      <w:b/>
                                      <w:sz w:val="22"/>
                                      <w:szCs w:val="22"/>
                                      <w:u w:val="single"/>
                                    </w:rPr>
                                  </w:rPrChange>
                                </w:rPr>
                                <w:t xml:space="preserve"> GPS Measurement </w:t>
                              </w:r>
                              <w:del w:id="551" w:author="Abhilasha Vaid" w:date="2016-06-17T15:17:00Z">
                                <w:r w:rsidRPr="001D26EF" w:rsidDel="001D26EF">
                                  <w:rPr>
                                    <w:rFonts w:asciiTheme="majorHAnsi" w:hAnsiTheme="majorHAnsi" w:cs="Times New Roman"/>
                                    <w:b/>
                                    <w:sz w:val="22"/>
                                    <w:szCs w:val="22"/>
                                    <w:rPrChange w:id="552" w:author="Abhilasha Vaid" w:date="2016-06-17T15:18:00Z">
                                      <w:rPr>
                                        <w:rFonts w:asciiTheme="majorHAnsi" w:hAnsiTheme="majorHAnsi" w:cs="Times New Roman"/>
                                        <w:b/>
                                        <w:sz w:val="22"/>
                                        <w:szCs w:val="22"/>
                                        <w:u w:val="single"/>
                                      </w:rPr>
                                    </w:rPrChange>
                                  </w:rPr>
                                  <w:delText>In</w:delText>
                                </w:r>
                              </w:del>
                              <w:ins w:id="553" w:author="Abhilasha Vaid" w:date="2016-06-17T15:17:00Z">
                                <w:r w:rsidRPr="001D26EF">
                                  <w:rPr>
                                    <w:rFonts w:asciiTheme="majorHAnsi" w:hAnsiTheme="majorHAnsi" w:cs="Times New Roman"/>
                                    <w:b/>
                                    <w:sz w:val="22"/>
                                    <w:szCs w:val="22"/>
                                    <w:rPrChange w:id="554" w:author="Abhilasha Vaid" w:date="2016-06-17T15:18:00Z">
                                      <w:rPr>
                                        <w:rFonts w:asciiTheme="majorHAnsi" w:hAnsiTheme="majorHAnsi" w:cs="Times New Roman"/>
                                        <w:b/>
                                        <w:sz w:val="22"/>
                                        <w:szCs w:val="22"/>
                                        <w:u w:val="single"/>
                                      </w:rPr>
                                    </w:rPrChange>
                                  </w:rPr>
                                  <w:t>in</w:t>
                                </w:r>
                              </w:ins>
                              <w:r w:rsidRPr="001D26EF">
                                <w:rPr>
                                  <w:rFonts w:asciiTheme="majorHAnsi" w:hAnsiTheme="majorHAnsi" w:cs="Times New Roman"/>
                                  <w:b/>
                                  <w:sz w:val="22"/>
                                  <w:szCs w:val="22"/>
                                  <w:rPrChange w:id="555" w:author="Abhilasha Vaid" w:date="2016-06-17T15:18:00Z">
                                    <w:rPr>
                                      <w:rFonts w:asciiTheme="majorHAnsi" w:hAnsiTheme="majorHAnsi" w:cs="Times New Roman"/>
                                      <w:b/>
                                      <w:sz w:val="22"/>
                                      <w:szCs w:val="22"/>
                                      <w:u w:val="single"/>
                                    </w:rPr>
                                  </w:rPrChange>
                                </w:rPr>
                                <w:t xml:space="preserve"> LSMS-ISA Surveys</w:t>
                              </w:r>
                            </w:p>
                            <w:p w14:paraId="00928275" w14:textId="77777777" w:rsidR="005870A9" w:rsidRPr="001D26EF" w:rsidRDefault="005870A9" w:rsidP="009421E1">
                              <w:pPr>
                                <w:pStyle w:val="Default"/>
                                <w:pBdr>
                                  <w:top w:val="nil"/>
                                  <w:left w:val="nil"/>
                                  <w:bottom w:val="nil"/>
                                  <w:right w:val="nil"/>
                                  <w:between w:val="nil"/>
                                  <w:bar w:val="nil"/>
                                </w:pBdr>
                                <w:autoSpaceDE/>
                                <w:autoSpaceDN/>
                                <w:adjustRightInd/>
                                <w:spacing w:before="100" w:after="100" w:line="360" w:lineRule="auto"/>
                                <w:jc w:val="both"/>
                                <w:rPr>
                                  <w:rFonts w:asciiTheme="majorHAnsi" w:eastAsia="Times New Roman" w:hAnsiTheme="majorHAnsi" w:cs="Times New Roman"/>
                                  <w:b/>
                                  <w:sz w:val="22"/>
                                  <w:szCs w:val="22"/>
                                  <w:rPrChange w:id="556" w:author="Abhilasha Vaid" w:date="2016-06-17T15:17:00Z">
                                    <w:rPr>
                                      <w:rFonts w:ascii="Times New Roman" w:eastAsia="Times New Roman" w:hAnsi="Times New Roman" w:cs="Times New Roman"/>
                                      <w:b/>
                                      <w:sz w:val="22"/>
                                      <w:szCs w:val="22"/>
                                    </w:rPr>
                                  </w:rPrChange>
                                </w:rPr>
                              </w:pPr>
                              <w:r w:rsidRPr="001D26EF">
                                <w:rPr>
                                  <w:rFonts w:asciiTheme="majorHAnsi" w:hAnsiTheme="majorHAnsi" w:cs="Times New Roman"/>
                                  <w:b/>
                                  <w:sz w:val="22"/>
                                  <w:szCs w:val="22"/>
                                  <w:rPrChange w:id="557" w:author="Abhilasha Vaid" w:date="2016-06-17T15:17:00Z">
                                    <w:rPr>
                                      <w:rFonts w:ascii="Times New Roman" w:hAnsi="Times New Roman" w:cs="Times New Roman"/>
                                      <w:b/>
                                      <w:sz w:val="22"/>
                                      <w:szCs w:val="22"/>
                                    </w:rPr>
                                  </w:rPrChange>
                                </w:rPr>
                                <w:t>Malawi Integrated Household Panel Survey 2013, Enumerator Manual</w:t>
                              </w:r>
                            </w:p>
                            <w:p w14:paraId="0FA36A4B" w14:textId="77777777" w:rsidR="005870A9" w:rsidRPr="001D26EF" w:rsidDel="001D26EF" w:rsidRDefault="005870A9" w:rsidP="009421E1">
                              <w:pPr>
                                <w:pStyle w:val="Default"/>
                                <w:pBdr>
                                  <w:top w:val="nil"/>
                                  <w:left w:val="nil"/>
                                  <w:bottom w:val="nil"/>
                                  <w:right w:val="nil"/>
                                  <w:between w:val="nil"/>
                                  <w:bar w:val="nil"/>
                                </w:pBdr>
                                <w:autoSpaceDE/>
                                <w:autoSpaceDN/>
                                <w:adjustRightInd/>
                                <w:spacing w:before="100" w:after="100" w:line="360" w:lineRule="auto"/>
                                <w:jc w:val="both"/>
                                <w:rPr>
                                  <w:del w:id="558" w:author="Abhilasha Vaid" w:date="2016-06-17T15:18:00Z"/>
                                  <w:rFonts w:asciiTheme="majorHAnsi" w:eastAsia="Times New Roman" w:hAnsiTheme="majorHAnsi" w:cs="Times New Roman"/>
                                  <w:sz w:val="22"/>
                                  <w:szCs w:val="22"/>
                                  <w:rPrChange w:id="559" w:author="Abhilasha Vaid" w:date="2016-06-17T15:17:00Z">
                                    <w:rPr>
                                      <w:del w:id="560" w:author="Abhilasha Vaid" w:date="2016-06-17T15:18:00Z"/>
                                      <w:rFonts w:ascii="Times New Roman" w:eastAsia="Times New Roman" w:hAnsi="Times New Roman" w:cs="Times New Roman"/>
                                      <w:sz w:val="22"/>
                                      <w:szCs w:val="22"/>
                                    </w:rPr>
                                  </w:rPrChange>
                                </w:rPr>
                              </w:pPr>
                              <w:r w:rsidRPr="001D26EF">
                                <w:rPr>
                                  <w:rFonts w:asciiTheme="majorHAnsi" w:hAnsiTheme="majorHAnsi" w:cs="Times New Roman"/>
                                  <w:rPrChange w:id="561" w:author="Abhilasha Vaid" w:date="2016-06-17T15:17:00Z">
                                    <w:rPr>
                                      <w:rFonts w:ascii="Times New Roman" w:hAnsi="Times New Roman" w:cs="Times New Roman"/>
                                    </w:rPr>
                                  </w:rPrChange>
                                </w:rPr>
                                <w:t xml:space="preserve"> “For a GARDEN [parcel] that lies more than </w:t>
                              </w:r>
                              <w:r w:rsidRPr="001D26EF">
                                <w:rPr>
                                  <w:rFonts w:asciiTheme="majorHAnsi" w:hAnsiTheme="majorHAnsi" w:cs="Times New Roman"/>
                                  <w:b/>
                                  <w:bCs/>
                                  <w:rPrChange w:id="562" w:author="Abhilasha Vaid" w:date="2016-06-17T15:17:00Z">
                                    <w:rPr>
                                      <w:rFonts w:ascii="Times New Roman" w:hAnsi="Times New Roman" w:cs="Times New Roman"/>
                                      <w:b/>
                                      <w:bCs/>
                                    </w:rPr>
                                  </w:rPrChange>
                                </w:rPr>
                                <w:t xml:space="preserve">2 hours of walking distance </w:t>
                              </w:r>
                              <w:r w:rsidRPr="001D26EF">
                                <w:rPr>
                                  <w:rFonts w:asciiTheme="majorHAnsi" w:hAnsiTheme="majorHAnsi" w:cs="Times New Roman"/>
                                  <w:rPrChange w:id="563" w:author="Abhilasha Vaid" w:date="2016-06-17T15:17:00Z">
                                    <w:rPr>
                                      <w:rFonts w:ascii="Times New Roman" w:hAnsi="Times New Roman" w:cs="Times New Roman"/>
                                    </w:rPr>
                                  </w:rPrChange>
                                </w:rPr>
                                <w:t>from the dwelling (regardless of being in a rural or urban EA), the enumerator MUST</w:t>
                              </w:r>
                              <w:r w:rsidRPr="001D26EF">
                                <w:rPr>
                                  <w:rFonts w:asciiTheme="majorHAnsi" w:hAnsiTheme="majorHAnsi" w:cs="Times New Roman"/>
                                  <w:b/>
                                  <w:bCs/>
                                  <w:rPrChange w:id="564" w:author="Abhilasha Vaid" w:date="2016-06-17T15:17:00Z">
                                    <w:rPr>
                                      <w:rFonts w:ascii="Times New Roman" w:hAnsi="Times New Roman" w:cs="Times New Roman"/>
                                      <w:b/>
                                      <w:bCs/>
                                    </w:rPr>
                                  </w:rPrChange>
                                </w:rPr>
                                <w:t xml:space="preserve"> </w:t>
                              </w:r>
                              <w:r w:rsidRPr="001D26EF">
                                <w:rPr>
                                  <w:rFonts w:asciiTheme="majorHAnsi" w:hAnsiTheme="majorHAnsi" w:cs="Times New Roman"/>
                                  <w:rPrChange w:id="565" w:author="Abhilasha Vaid" w:date="2016-06-17T15:17:00Z">
                                    <w:rPr>
                                      <w:rFonts w:ascii="Times New Roman" w:hAnsi="Times New Roman" w:cs="Times New Roman"/>
                                    </w:rPr>
                                  </w:rPrChange>
                                </w:rPr>
                                <w:t xml:space="preserve">consult their supervisor concerning the decision about measuring the GARDEN. You are expected to capture as many GARDENS as possible by possibly grouping together measurements of distant gardens that are close to one another.” </w:t>
                              </w:r>
                            </w:p>
                            <w:p w14:paraId="0B318409" w14:textId="77777777" w:rsidR="005870A9" w:rsidRPr="001D26EF" w:rsidRDefault="005870A9" w:rsidP="009421E1">
                              <w:pPr>
                                <w:pStyle w:val="Default"/>
                                <w:pBdr>
                                  <w:top w:val="nil"/>
                                  <w:left w:val="nil"/>
                                  <w:bottom w:val="nil"/>
                                  <w:right w:val="nil"/>
                                  <w:between w:val="nil"/>
                                  <w:bar w:val="nil"/>
                                </w:pBdr>
                                <w:autoSpaceDE/>
                                <w:autoSpaceDN/>
                                <w:adjustRightInd/>
                                <w:spacing w:before="100" w:after="100" w:line="360" w:lineRule="auto"/>
                                <w:jc w:val="both"/>
                                <w:rPr>
                                  <w:rFonts w:asciiTheme="majorHAnsi" w:hAnsiTheme="majorHAnsi" w:cs="Times New Roman"/>
                                  <w:sz w:val="22"/>
                                  <w:szCs w:val="22"/>
                                  <w:rPrChange w:id="566" w:author="Abhilasha Vaid" w:date="2016-06-17T15:17:00Z">
                                    <w:rPr>
                                      <w:rFonts w:ascii="Times New Roman" w:hAnsi="Times New Roman" w:cs="Times New Roman"/>
                                      <w:sz w:val="8"/>
                                      <w:szCs w:val="16"/>
                                    </w:rPr>
                                  </w:rPrChange>
                                </w:rPr>
                              </w:pPr>
                            </w:p>
                            <w:p w14:paraId="05A30283" w14:textId="77777777" w:rsidR="005870A9" w:rsidRPr="001D26EF" w:rsidRDefault="005870A9" w:rsidP="009421E1">
                              <w:pPr>
                                <w:pStyle w:val="Default"/>
                                <w:pBdr>
                                  <w:top w:val="nil"/>
                                  <w:left w:val="nil"/>
                                  <w:bottom w:val="nil"/>
                                  <w:right w:val="nil"/>
                                  <w:between w:val="nil"/>
                                  <w:bar w:val="nil"/>
                                </w:pBdr>
                                <w:autoSpaceDE/>
                                <w:autoSpaceDN/>
                                <w:adjustRightInd/>
                                <w:spacing w:before="100" w:after="100" w:line="360" w:lineRule="auto"/>
                                <w:jc w:val="both"/>
                                <w:rPr>
                                  <w:rFonts w:asciiTheme="majorHAnsi" w:hAnsiTheme="majorHAnsi" w:cs="Times New Roman"/>
                                  <w:b/>
                                  <w:sz w:val="22"/>
                                  <w:szCs w:val="22"/>
                                  <w:rPrChange w:id="567" w:author="Abhilasha Vaid" w:date="2016-06-17T15:17:00Z">
                                    <w:rPr>
                                      <w:rFonts w:ascii="Times New Roman" w:hAnsi="Times New Roman" w:cs="Times New Roman"/>
                                      <w:b/>
                                      <w:sz w:val="22"/>
                                      <w:szCs w:val="22"/>
                                    </w:rPr>
                                  </w:rPrChange>
                                </w:rPr>
                              </w:pPr>
                              <w:r w:rsidRPr="001D26EF">
                                <w:rPr>
                                  <w:rFonts w:asciiTheme="majorHAnsi" w:hAnsiTheme="majorHAnsi" w:cs="Times New Roman"/>
                                  <w:b/>
                                  <w:sz w:val="22"/>
                                  <w:szCs w:val="22"/>
                                  <w:rPrChange w:id="568" w:author="Abhilasha Vaid" w:date="2016-06-17T15:17:00Z">
                                    <w:rPr>
                                      <w:rFonts w:ascii="Times New Roman" w:hAnsi="Times New Roman" w:cs="Times New Roman"/>
                                      <w:b/>
                                      <w:sz w:val="22"/>
                                      <w:szCs w:val="22"/>
                                    </w:rPr>
                                  </w:rPrChange>
                                </w:rPr>
                                <w:t>Tanzania National Panel Survey 2012-2013, Interviewer Manual</w:t>
                              </w:r>
                            </w:p>
                            <w:p w14:paraId="59A3FE05" w14:textId="77777777" w:rsidR="005870A9" w:rsidRPr="001D26EF" w:rsidDel="001D26EF" w:rsidRDefault="005870A9" w:rsidP="009421E1">
                              <w:pPr>
                                <w:pStyle w:val="Default"/>
                                <w:pBdr>
                                  <w:top w:val="nil"/>
                                  <w:left w:val="nil"/>
                                  <w:bottom w:val="nil"/>
                                  <w:right w:val="nil"/>
                                  <w:between w:val="nil"/>
                                  <w:bar w:val="nil"/>
                                </w:pBdr>
                                <w:autoSpaceDE/>
                                <w:autoSpaceDN/>
                                <w:adjustRightInd/>
                                <w:spacing w:before="100" w:after="100" w:line="360" w:lineRule="auto"/>
                                <w:jc w:val="both"/>
                                <w:rPr>
                                  <w:del w:id="569" w:author="Abhilasha Vaid" w:date="2016-06-17T15:18:00Z"/>
                                  <w:rFonts w:asciiTheme="majorHAnsi" w:hAnsiTheme="majorHAnsi" w:cs="Times New Roman"/>
                                  <w:sz w:val="22"/>
                                  <w:szCs w:val="22"/>
                                  <w:rPrChange w:id="570" w:author="Abhilasha Vaid" w:date="2016-06-17T15:17:00Z">
                                    <w:rPr>
                                      <w:del w:id="571" w:author="Abhilasha Vaid" w:date="2016-06-17T15:18:00Z"/>
                                      <w:rFonts w:ascii="Times New Roman" w:hAnsi="Times New Roman" w:cs="Times New Roman"/>
                                      <w:sz w:val="22"/>
                                      <w:szCs w:val="22"/>
                                    </w:rPr>
                                  </w:rPrChange>
                                </w:rPr>
                              </w:pPr>
                              <w:r w:rsidRPr="001D26EF">
                                <w:rPr>
                                  <w:rFonts w:asciiTheme="majorHAnsi" w:hAnsiTheme="majorHAnsi" w:cs="Times New Roman"/>
                                  <w:rPrChange w:id="572" w:author="Abhilasha Vaid" w:date="2016-06-17T15:17:00Z">
                                    <w:rPr>
                                      <w:rFonts w:ascii="Times New Roman" w:hAnsi="Times New Roman" w:cs="Times New Roman"/>
                                    </w:rPr>
                                  </w:rPrChange>
                                </w:rPr>
                                <w:t xml:space="preserve">“All plots must be measured that are within </w:t>
                              </w:r>
                              <w:r w:rsidRPr="001D26EF">
                                <w:rPr>
                                  <w:rFonts w:asciiTheme="majorHAnsi" w:hAnsiTheme="majorHAnsi" w:cs="Times New Roman"/>
                                  <w:b/>
                                  <w:bCs/>
                                  <w:rPrChange w:id="573" w:author="Abhilasha Vaid" w:date="2016-06-17T15:17:00Z">
                                    <w:rPr>
                                      <w:rFonts w:ascii="Times New Roman" w:hAnsi="Times New Roman" w:cs="Times New Roman"/>
                                      <w:b/>
                                      <w:bCs/>
                                    </w:rPr>
                                  </w:rPrChange>
                                </w:rPr>
                                <w:t>one hour</w:t>
                              </w:r>
                              <w:r w:rsidRPr="001D26EF">
                                <w:rPr>
                                  <w:rFonts w:asciiTheme="majorHAnsi" w:hAnsiTheme="majorHAnsi" w:cs="Times New Roman"/>
                                  <w:b/>
                                  <w:bCs/>
                                  <w:lang w:val="fr-FR"/>
                                  <w:rPrChange w:id="574" w:author="Abhilasha Vaid" w:date="2016-06-17T15:17:00Z">
                                    <w:rPr>
                                      <w:rFonts w:ascii="Times New Roman" w:hAnsi="Times New Roman" w:cs="Times New Roman"/>
                                      <w:b/>
                                      <w:bCs/>
                                      <w:lang w:val="fr-FR"/>
                                    </w:rPr>
                                  </w:rPrChange>
                                </w:rPr>
                                <w:t>’</w:t>
                              </w:r>
                              <w:r w:rsidRPr="001D26EF">
                                <w:rPr>
                                  <w:rFonts w:asciiTheme="majorHAnsi" w:hAnsiTheme="majorHAnsi" w:cs="Times New Roman"/>
                                  <w:b/>
                                  <w:bCs/>
                                  <w:rPrChange w:id="575" w:author="Abhilasha Vaid" w:date="2016-06-17T15:17:00Z">
                                    <w:rPr>
                                      <w:rFonts w:ascii="Times New Roman" w:hAnsi="Times New Roman" w:cs="Times New Roman"/>
                                      <w:b/>
                                      <w:bCs/>
                                    </w:rPr>
                                  </w:rPrChange>
                                </w:rPr>
                                <w:t>s travel of the household (either on foot, bicycle, motorbike, etc.</w:t>
                              </w:r>
                              <w:r w:rsidRPr="001D26EF">
                                <w:rPr>
                                  <w:rFonts w:asciiTheme="majorHAnsi" w:hAnsiTheme="majorHAnsi" w:cs="Times New Roman"/>
                                  <w:rPrChange w:id="576" w:author="Abhilasha Vaid" w:date="2016-06-17T15:17:00Z">
                                    <w:rPr>
                                      <w:rFonts w:ascii="Times New Roman" w:hAnsi="Times New Roman" w:cs="Times New Roman"/>
                                    </w:rPr>
                                  </w:rPrChange>
                                </w:rPr>
                                <w:t>)</w:t>
                              </w:r>
                              <w:ins w:id="577" w:author="Office 2004 Test Drive User" w:date="2016-04-05T21:43:00Z">
                                <w:r w:rsidRPr="001D26EF">
                                  <w:rPr>
                                    <w:rFonts w:asciiTheme="majorHAnsi" w:hAnsiTheme="majorHAnsi" w:cs="Times New Roman"/>
                                    <w:rPrChange w:id="578" w:author="Abhilasha Vaid" w:date="2016-06-17T15:17:00Z">
                                      <w:rPr>
                                        <w:rFonts w:ascii="Times New Roman" w:hAnsi="Times New Roman" w:cs="Times New Roman"/>
                                      </w:rPr>
                                    </w:rPrChange>
                                  </w:rPr>
                                  <w:t>.</w:t>
                                </w:r>
                              </w:ins>
                              <w:r w:rsidRPr="001D26EF">
                                <w:rPr>
                                  <w:rFonts w:asciiTheme="majorHAnsi" w:hAnsiTheme="majorHAnsi" w:cs="Times New Roman"/>
                                  <w:rPrChange w:id="579" w:author="Abhilasha Vaid" w:date="2016-06-17T15:17:00Z">
                                    <w:rPr>
                                      <w:rFonts w:ascii="Times New Roman" w:hAnsi="Times New Roman" w:cs="Times New Roman"/>
                                    </w:rPr>
                                  </w:rPrChange>
                                </w:rPr>
                                <w:t xml:space="preserve"> If you think a plot is too far to measure, you must receive permission from your supervisor not to measure it.” </w:t>
                              </w:r>
                            </w:p>
                            <w:p w14:paraId="0354DE46" w14:textId="77777777" w:rsidR="005870A9" w:rsidRPr="001D26EF" w:rsidRDefault="005870A9" w:rsidP="009421E1">
                              <w:pPr>
                                <w:pStyle w:val="Default"/>
                                <w:pBdr>
                                  <w:top w:val="nil"/>
                                  <w:left w:val="nil"/>
                                  <w:bottom w:val="nil"/>
                                  <w:right w:val="nil"/>
                                  <w:between w:val="nil"/>
                                  <w:bar w:val="nil"/>
                                </w:pBdr>
                                <w:autoSpaceDE/>
                                <w:autoSpaceDN/>
                                <w:adjustRightInd/>
                                <w:spacing w:before="100" w:after="100" w:line="360" w:lineRule="auto"/>
                                <w:jc w:val="both"/>
                                <w:rPr>
                                  <w:rFonts w:asciiTheme="majorHAnsi" w:hAnsiTheme="majorHAnsi" w:cs="Times New Roman"/>
                                  <w:b/>
                                  <w:sz w:val="22"/>
                                  <w:szCs w:val="22"/>
                                  <w:lang w:val="en-GB"/>
                                  <w:rPrChange w:id="580" w:author="Abhilasha Vaid" w:date="2016-06-17T15:17:00Z">
                                    <w:rPr>
                                      <w:rFonts w:ascii="Times New Roman" w:hAnsi="Times New Roman" w:cs="Times New Roman"/>
                                      <w:b/>
                                      <w:sz w:val="8"/>
                                      <w:szCs w:val="22"/>
                                      <w:lang w:val="en-GB"/>
                                    </w:rPr>
                                  </w:rPrChange>
                                </w:rPr>
                              </w:pPr>
                            </w:p>
                            <w:p w14:paraId="69DFD421" w14:textId="77777777" w:rsidR="005870A9" w:rsidRPr="001D26EF" w:rsidRDefault="005870A9" w:rsidP="009421E1">
                              <w:pPr>
                                <w:pStyle w:val="Default"/>
                                <w:pBdr>
                                  <w:top w:val="nil"/>
                                  <w:left w:val="nil"/>
                                  <w:bottom w:val="nil"/>
                                  <w:right w:val="nil"/>
                                  <w:between w:val="nil"/>
                                  <w:bar w:val="nil"/>
                                </w:pBdr>
                                <w:autoSpaceDE/>
                                <w:autoSpaceDN/>
                                <w:adjustRightInd/>
                                <w:spacing w:before="100" w:after="100" w:line="360" w:lineRule="auto"/>
                                <w:jc w:val="both"/>
                                <w:rPr>
                                  <w:rFonts w:asciiTheme="majorHAnsi" w:eastAsia="Times New Roman" w:hAnsiTheme="majorHAnsi" w:cs="Times New Roman"/>
                                  <w:b/>
                                  <w:sz w:val="22"/>
                                  <w:szCs w:val="22"/>
                                  <w:rPrChange w:id="581" w:author="Abhilasha Vaid" w:date="2016-06-17T15:17:00Z">
                                    <w:rPr>
                                      <w:rFonts w:ascii="Times New Roman" w:eastAsia="Times New Roman" w:hAnsi="Times New Roman" w:cs="Times New Roman"/>
                                      <w:b/>
                                      <w:sz w:val="22"/>
                                      <w:szCs w:val="22"/>
                                    </w:rPr>
                                  </w:rPrChange>
                                </w:rPr>
                              </w:pPr>
                              <w:r w:rsidRPr="001D26EF">
                                <w:rPr>
                                  <w:rFonts w:asciiTheme="majorHAnsi" w:hAnsiTheme="majorHAnsi" w:cs="Times New Roman"/>
                                  <w:b/>
                                  <w:sz w:val="22"/>
                                  <w:szCs w:val="22"/>
                                  <w:lang w:val="en-GB"/>
                                  <w:rPrChange w:id="582" w:author="Abhilasha Vaid" w:date="2016-06-17T15:17:00Z">
                                    <w:rPr>
                                      <w:rFonts w:ascii="Times New Roman" w:hAnsi="Times New Roman" w:cs="Times New Roman"/>
                                      <w:b/>
                                      <w:sz w:val="22"/>
                                      <w:szCs w:val="22"/>
                                      <w:lang w:val="en-GB"/>
                                    </w:rPr>
                                  </w:rPrChange>
                                </w:rPr>
                                <w:t xml:space="preserve">Uganda National Panel Survey 2011-2012, Enumerator Manual </w:t>
                              </w:r>
                            </w:p>
                            <w:p w14:paraId="4AD9F8BD" w14:textId="77777777" w:rsidR="005870A9" w:rsidRPr="001D26EF" w:rsidRDefault="005870A9" w:rsidP="009421E1">
                              <w:pPr>
                                <w:pStyle w:val="Default"/>
                                <w:pBdr>
                                  <w:top w:val="nil"/>
                                  <w:left w:val="nil"/>
                                  <w:bottom w:val="nil"/>
                                  <w:right w:val="nil"/>
                                  <w:between w:val="nil"/>
                                  <w:bar w:val="nil"/>
                                </w:pBdr>
                                <w:autoSpaceDE/>
                                <w:autoSpaceDN/>
                                <w:adjustRightInd/>
                                <w:spacing w:before="100" w:after="100" w:line="360" w:lineRule="auto"/>
                                <w:jc w:val="both"/>
                                <w:rPr>
                                  <w:rFonts w:asciiTheme="majorHAnsi" w:eastAsia="Times New Roman" w:hAnsiTheme="majorHAnsi" w:cs="Times New Roman"/>
                                  <w:sz w:val="22"/>
                                  <w:szCs w:val="22"/>
                                  <w:rPrChange w:id="583" w:author="Abhilasha Vaid" w:date="2016-06-17T15:17:00Z">
                                    <w:rPr>
                                      <w:rFonts w:ascii="Times New Roman" w:eastAsia="Times New Roman" w:hAnsi="Times New Roman" w:cs="Times New Roman"/>
                                      <w:sz w:val="22"/>
                                      <w:szCs w:val="22"/>
                                    </w:rPr>
                                  </w:rPrChange>
                                </w:rPr>
                              </w:pPr>
                              <w:r w:rsidRPr="001D26EF">
                                <w:rPr>
                                  <w:rFonts w:asciiTheme="majorHAnsi" w:hAnsiTheme="majorHAnsi" w:cs="Times New Roman"/>
                                  <w:sz w:val="22"/>
                                  <w:szCs w:val="22"/>
                                  <w:rPrChange w:id="584" w:author="Abhilasha Vaid" w:date="2016-06-17T15:17:00Z">
                                    <w:rPr>
                                      <w:rFonts w:ascii="Times New Roman" w:hAnsi="Times New Roman" w:cs="Times New Roman"/>
                                      <w:sz w:val="22"/>
                                      <w:szCs w:val="22"/>
                                    </w:rPr>
                                  </w:rPrChange>
                                </w:rPr>
                                <w:t xml:space="preserve">“…measurement should be conducted only on those parcels </w:t>
                              </w:r>
                              <w:r w:rsidRPr="001D26EF">
                                <w:rPr>
                                  <w:rFonts w:asciiTheme="majorHAnsi" w:hAnsiTheme="majorHAnsi" w:cs="Times New Roman"/>
                                  <w:b/>
                                  <w:bCs/>
                                  <w:sz w:val="22"/>
                                  <w:szCs w:val="22"/>
                                  <w:rPrChange w:id="585" w:author="Abhilasha Vaid" w:date="2016-06-17T15:17:00Z">
                                    <w:rPr>
                                      <w:rFonts w:ascii="Times New Roman" w:hAnsi="Times New Roman" w:cs="Times New Roman"/>
                                      <w:b/>
                                      <w:bCs/>
                                      <w:sz w:val="22"/>
                                      <w:szCs w:val="22"/>
                                    </w:rPr>
                                  </w:rPrChange>
                                </w:rPr>
                                <w:t>located within the EA</w:t>
                              </w:r>
                              <w:r w:rsidRPr="001D26EF">
                                <w:rPr>
                                  <w:rFonts w:asciiTheme="majorHAnsi" w:hAnsiTheme="majorHAnsi" w:cs="Times New Roman"/>
                                  <w:sz w:val="22"/>
                                  <w:szCs w:val="22"/>
                                  <w:rPrChange w:id="586" w:author="Abhilasha Vaid" w:date="2016-06-17T15:17:00Z">
                                    <w:rPr>
                                      <w:rFonts w:ascii="Times New Roman" w:hAnsi="Times New Roman" w:cs="Times New Roman"/>
                                      <w:sz w:val="22"/>
                                      <w:szCs w:val="22"/>
                                    </w:rPr>
                                  </w:rPrChange>
                                </w:rPr>
                                <w:t xml:space="preserve"> [enumeration area].” </w:t>
                              </w:r>
                            </w:p>
                            <w:p w14:paraId="27285A15" w14:textId="77777777" w:rsidR="005870A9" w:rsidRPr="005B649A" w:rsidRDefault="005870A9" w:rsidP="009421E1">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9BBF5E2" id="Text Box 48" o:spid="_x0000_s1034" type="#_x0000_t202" style="position:absolute;left:0;text-align:left;margin-left:0;margin-top:9pt;width:506.8pt;height:303.85pt;z-index:251771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" fillcolor="#a9d5e7 [1300]" strokecolor="#1a495c [1604]" strokeweight=".5pt">
                  <v:textbox>
                    <w:txbxContent>
                      <w:p w14:paraId="2FC3AB61" w14:textId="51BBAFA1" w:rsidR="002F1E30" w:rsidRPr="001D26EF" w:rsidRDefault="002F1E30" w:rsidP="009421E1">
                        <w:pPr>
                          <w:pStyle w:val="Default"/>
                          <w:spacing w:after="200" w:line="360" w:lineRule="auto"/>
                          <w:jc w:val="both"/>
                          <w:rPr>
                            <w:rFonts w:asciiTheme="majorHAnsi" w:hAnsiTheme="majorHAnsi" w:cs="Times New Roman"/>
                            <w:b/>
                            <w:sz w:val="22"/>
                            <w:szCs w:val="22"/>
                            <w:rPrChange w:id="575" w:author="Abhilasha Vaid" w:date="2016-06-17T15:18:00Z">
                              <w:rPr>
                                <w:rFonts w:ascii="Times New Roman" w:hAnsi="Times New Roman" w:cs="Times New Roman"/>
                                <w:b/>
                                <w:sz w:val="22"/>
                                <w:szCs w:val="22"/>
                              </w:rPr>
                            </w:rPrChange>
                          </w:rPr>
                        </w:pPr>
                        <w:r w:rsidRPr="001D26EF">
                          <w:rPr>
                            <w:rFonts w:asciiTheme="majorHAnsi" w:hAnsiTheme="majorHAnsi" w:cs="Times New Roman"/>
                            <w:b/>
                            <w:sz w:val="22"/>
                            <w:szCs w:val="22"/>
                            <w:rPrChange w:id="576" w:author="Abhilasha Vaid" w:date="2016-06-17T15:18:00Z">
                              <w:rPr>
                                <w:rFonts w:ascii="Times New Roman" w:hAnsi="Times New Roman" w:cs="Times New Roman"/>
                                <w:b/>
                                <w:sz w:val="22"/>
                                <w:szCs w:val="22"/>
                              </w:rPr>
                            </w:rPrChange>
                          </w:rPr>
                          <w:t>Box 1</w:t>
                        </w:r>
                        <w:ins w:id="577" w:author="Office 2004 Test Drive User" w:date="2016-04-05T21:42:00Z">
                          <w:r w:rsidRPr="001D26EF">
                            <w:rPr>
                              <w:rFonts w:asciiTheme="majorHAnsi" w:hAnsiTheme="majorHAnsi" w:cs="Times New Roman"/>
                              <w:b/>
                              <w:sz w:val="22"/>
                              <w:szCs w:val="22"/>
                              <w:rPrChange w:id="578" w:author="Abhilasha Vaid" w:date="2016-06-17T15:18:00Z">
                                <w:rPr>
                                  <w:rFonts w:ascii="Times New Roman" w:hAnsi="Times New Roman" w:cs="Times New Roman"/>
                                  <w:b/>
                                  <w:sz w:val="22"/>
                                  <w:szCs w:val="22"/>
                                </w:rPr>
                              </w:rPrChange>
                            </w:rPr>
                            <w:t>:</w:t>
                          </w:r>
                        </w:ins>
                        <w:del w:id="579" w:author="Office 2004 Test Drive User" w:date="2016-04-05T21:43:00Z">
                          <w:r w:rsidRPr="001D26EF" w:rsidDel="00FD0788">
                            <w:rPr>
                              <w:rFonts w:asciiTheme="majorHAnsi" w:hAnsiTheme="majorHAnsi" w:cs="Times New Roman"/>
                              <w:b/>
                              <w:sz w:val="22"/>
                              <w:szCs w:val="22"/>
                              <w:rPrChange w:id="580" w:author="Abhilasha Vaid" w:date="2016-06-17T15:18:00Z">
                                <w:rPr>
                                  <w:rFonts w:ascii="Times New Roman" w:hAnsi="Times New Roman" w:cs="Times New Roman"/>
                                  <w:b/>
                                  <w:sz w:val="22"/>
                                  <w:szCs w:val="22"/>
                                </w:rPr>
                              </w:rPrChange>
                            </w:rPr>
                            <w:delText>–</w:delText>
                          </w:r>
                        </w:del>
                        <w:r w:rsidRPr="001D26EF">
                          <w:rPr>
                            <w:rFonts w:asciiTheme="majorHAnsi" w:hAnsiTheme="majorHAnsi" w:cs="Times New Roman"/>
                            <w:b/>
                            <w:sz w:val="22"/>
                            <w:szCs w:val="22"/>
                            <w:rPrChange w:id="581" w:author="Abhilasha Vaid" w:date="2016-06-17T15:18:00Z">
                              <w:rPr>
                                <w:rFonts w:ascii="Times New Roman" w:hAnsi="Times New Roman" w:cs="Times New Roman"/>
                                <w:b/>
                                <w:sz w:val="22"/>
                                <w:szCs w:val="22"/>
                              </w:rPr>
                            </w:rPrChange>
                          </w:rPr>
                          <w:t xml:space="preserve"> Examples </w:t>
                        </w:r>
                        <w:del w:id="582" w:author="Abhilasha Vaid" w:date="2016-06-17T15:17:00Z">
                          <w:r w:rsidR="001D26EF" w:rsidRPr="001D26EF" w:rsidDel="001D26EF">
                            <w:rPr>
                              <w:rFonts w:asciiTheme="majorHAnsi" w:hAnsiTheme="majorHAnsi" w:cs="Times New Roman"/>
                              <w:b/>
                              <w:sz w:val="22"/>
                              <w:szCs w:val="22"/>
                              <w:rPrChange w:id="583" w:author="Abhilasha Vaid" w:date="2016-06-17T15:18:00Z">
                                <w:rPr>
                                  <w:rFonts w:asciiTheme="majorHAnsi" w:hAnsiTheme="majorHAnsi" w:cs="Times New Roman"/>
                                  <w:b/>
                                  <w:sz w:val="22"/>
                                  <w:szCs w:val="22"/>
                                  <w:u w:val="single"/>
                                </w:rPr>
                              </w:rPrChange>
                            </w:rPr>
                            <w:delText>Of</w:delText>
                          </w:r>
                        </w:del>
                        <w:ins w:id="584" w:author="Abhilasha Vaid" w:date="2016-06-17T15:17:00Z">
                          <w:r w:rsidR="001D26EF" w:rsidRPr="001D26EF">
                            <w:rPr>
                              <w:rFonts w:asciiTheme="majorHAnsi" w:hAnsiTheme="majorHAnsi" w:cs="Times New Roman"/>
                              <w:b/>
                              <w:sz w:val="22"/>
                              <w:szCs w:val="22"/>
                              <w:rPrChange w:id="585" w:author="Abhilasha Vaid" w:date="2016-06-17T15:18:00Z">
                                <w:rPr>
                                  <w:rFonts w:asciiTheme="majorHAnsi" w:hAnsiTheme="majorHAnsi" w:cs="Times New Roman"/>
                                  <w:b/>
                                  <w:sz w:val="22"/>
                                  <w:szCs w:val="22"/>
                                  <w:u w:val="single"/>
                                </w:rPr>
                              </w:rPrChange>
                            </w:rPr>
                            <w:t>of</w:t>
                          </w:r>
                        </w:ins>
                        <w:r w:rsidR="001D26EF" w:rsidRPr="001D26EF">
                          <w:rPr>
                            <w:rFonts w:asciiTheme="majorHAnsi" w:hAnsiTheme="majorHAnsi" w:cs="Times New Roman"/>
                            <w:b/>
                            <w:sz w:val="22"/>
                            <w:szCs w:val="22"/>
                            <w:rPrChange w:id="586" w:author="Abhilasha Vaid" w:date="2016-06-17T15:18:00Z">
                              <w:rPr>
                                <w:rFonts w:asciiTheme="majorHAnsi" w:hAnsiTheme="majorHAnsi" w:cs="Times New Roman"/>
                                <w:b/>
                                <w:sz w:val="22"/>
                                <w:szCs w:val="22"/>
                                <w:u w:val="single"/>
                              </w:rPr>
                            </w:rPrChange>
                          </w:rPr>
                          <w:t xml:space="preserve"> Guidelines </w:t>
                        </w:r>
                        <w:del w:id="587" w:author="Abhilasha Vaid" w:date="2016-06-17T15:17:00Z">
                          <w:r w:rsidR="001D26EF" w:rsidRPr="001D26EF" w:rsidDel="001D26EF">
                            <w:rPr>
                              <w:rFonts w:asciiTheme="majorHAnsi" w:hAnsiTheme="majorHAnsi" w:cs="Times New Roman"/>
                              <w:b/>
                              <w:sz w:val="22"/>
                              <w:szCs w:val="22"/>
                              <w:rPrChange w:id="588" w:author="Abhilasha Vaid" w:date="2016-06-17T15:18:00Z">
                                <w:rPr>
                                  <w:rFonts w:asciiTheme="majorHAnsi" w:hAnsiTheme="majorHAnsi" w:cs="Times New Roman"/>
                                  <w:b/>
                                  <w:sz w:val="22"/>
                                  <w:szCs w:val="22"/>
                                  <w:u w:val="single"/>
                                </w:rPr>
                              </w:rPrChange>
                            </w:rPr>
                            <w:delText>For</w:delText>
                          </w:r>
                        </w:del>
                        <w:ins w:id="589" w:author="Abhilasha Vaid" w:date="2016-06-17T15:17:00Z">
                          <w:r w:rsidR="001D26EF" w:rsidRPr="001D26EF">
                            <w:rPr>
                              <w:rFonts w:asciiTheme="majorHAnsi" w:hAnsiTheme="majorHAnsi" w:cs="Times New Roman"/>
                              <w:b/>
                              <w:sz w:val="22"/>
                              <w:szCs w:val="22"/>
                              <w:rPrChange w:id="590" w:author="Abhilasha Vaid" w:date="2016-06-17T15:18:00Z">
                                <w:rPr>
                                  <w:rFonts w:asciiTheme="majorHAnsi" w:hAnsiTheme="majorHAnsi" w:cs="Times New Roman"/>
                                  <w:b/>
                                  <w:sz w:val="22"/>
                                  <w:szCs w:val="22"/>
                                  <w:u w:val="single"/>
                                </w:rPr>
                              </w:rPrChange>
                            </w:rPr>
                            <w:t>for</w:t>
                          </w:r>
                        </w:ins>
                        <w:r w:rsidR="001D26EF" w:rsidRPr="001D26EF">
                          <w:rPr>
                            <w:rFonts w:asciiTheme="majorHAnsi" w:hAnsiTheme="majorHAnsi" w:cs="Times New Roman"/>
                            <w:b/>
                            <w:sz w:val="22"/>
                            <w:szCs w:val="22"/>
                            <w:rPrChange w:id="591" w:author="Abhilasha Vaid" w:date="2016-06-17T15:18:00Z">
                              <w:rPr>
                                <w:rFonts w:asciiTheme="majorHAnsi" w:hAnsiTheme="majorHAnsi" w:cs="Times New Roman"/>
                                <w:b/>
                                <w:sz w:val="22"/>
                                <w:szCs w:val="22"/>
                                <w:u w:val="single"/>
                              </w:rPr>
                            </w:rPrChange>
                          </w:rPr>
                          <w:t xml:space="preserve"> </w:t>
                        </w:r>
                        <w:del w:id="592" w:author="Abhilasha Vaid" w:date="2016-06-17T15:17:00Z">
                          <w:r w:rsidR="001D26EF" w:rsidRPr="001D26EF" w:rsidDel="001D26EF">
                            <w:rPr>
                              <w:rFonts w:asciiTheme="majorHAnsi" w:hAnsiTheme="majorHAnsi" w:cs="Times New Roman"/>
                              <w:b/>
                              <w:sz w:val="22"/>
                              <w:szCs w:val="22"/>
                              <w:rPrChange w:id="593" w:author="Abhilasha Vaid" w:date="2016-06-17T15:18:00Z">
                                <w:rPr>
                                  <w:rFonts w:asciiTheme="majorHAnsi" w:hAnsiTheme="majorHAnsi" w:cs="Times New Roman"/>
                                  <w:b/>
                                  <w:sz w:val="22"/>
                                  <w:szCs w:val="22"/>
                                  <w:u w:val="single"/>
                                </w:rPr>
                              </w:rPrChange>
                            </w:rPr>
                            <w:delText>The</w:delText>
                          </w:r>
                        </w:del>
                        <w:ins w:id="594" w:author="Abhilasha Vaid" w:date="2016-06-17T15:17:00Z">
                          <w:r w:rsidR="001D26EF" w:rsidRPr="001D26EF">
                            <w:rPr>
                              <w:rFonts w:asciiTheme="majorHAnsi" w:hAnsiTheme="majorHAnsi" w:cs="Times New Roman"/>
                              <w:b/>
                              <w:sz w:val="22"/>
                              <w:szCs w:val="22"/>
                              <w:rPrChange w:id="595" w:author="Abhilasha Vaid" w:date="2016-06-17T15:18:00Z">
                                <w:rPr>
                                  <w:rFonts w:asciiTheme="majorHAnsi" w:hAnsiTheme="majorHAnsi" w:cs="Times New Roman"/>
                                  <w:b/>
                                  <w:sz w:val="22"/>
                                  <w:szCs w:val="22"/>
                                  <w:u w:val="single"/>
                                </w:rPr>
                              </w:rPrChange>
                            </w:rPr>
                            <w:t>the</w:t>
                          </w:r>
                        </w:ins>
                        <w:r w:rsidR="001D26EF" w:rsidRPr="001D26EF">
                          <w:rPr>
                            <w:rFonts w:asciiTheme="majorHAnsi" w:hAnsiTheme="majorHAnsi" w:cs="Times New Roman"/>
                            <w:b/>
                            <w:sz w:val="22"/>
                            <w:szCs w:val="22"/>
                            <w:rPrChange w:id="596" w:author="Abhilasha Vaid" w:date="2016-06-17T15:18:00Z">
                              <w:rPr>
                                <w:rFonts w:asciiTheme="majorHAnsi" w:hAnsiTheme="majorHAnsi" w:cs="Times New Roman"/>
                                <w:b/>
                                <w:sz w:val="22"/>
                                <w:szCs w:val="22"/>
                                <w:u w:val="single"/>
                              </w:rPr>
                            </w:rPrChange>
                          </w:rPr>
                          <w:t xml:space="preserve"> Inclusion </w:t>
                        </w:r>
                        <w:del w:id="597" w:author="Abhilasha Vaid" w:date="2016-06-17T15:17:00Z">
                          <w:r w:rsidR="001D26EF" w:rsidRPr="001D26EF" w:rsidDel="001D26EF">
                            <w:rPr>
                              <w:rFonts w:asciiTheme="majorHAnsi" w:hAnsiTheme="majorHAnsi" w:cs="Times New Roman"/>
                              <w:b/>
                              <w:sz w:val="22"/>
                              <w:szCs w:val="22"/>
                              <w:rPrChange w:id="598" w:author="Abhilasha Vaid" w:date="2016-06-17T15:18:00Z">
                                <w:rPr>
                                  <w:rFonts w:asciiTheme="majorHAnsi" w:hAnsiTheme="majorHAnsi" w:cs="Times New Roman"/>
                                  <w:b/>
                                  <w:sz w:val="22"/>
                                  <w:szCs w:val="22"/>
                                  <w:u w:val="single"/>
                                </w:rPr>
                              </w:rPrChange>
                            </w:rPr>
                            <w:delText>Of</w:delText>
                          </w:r>
                        </w:del>
                        <w:ins w:id="599" w:author="Abhilasha Vaid" w:date="2016-06-17T15:17:00Z">
                          <w:r w:rsidR="001D26EF" w:rsidRPr="001D26EF">
                            <w:rPr>
                              <w:rFonts w:asciiTheme="majorHAnsi" w:hAnsiTheme="majorHAnsi" w:cs="Times New Roman"/>
                              <w:b/>
                              <w:sz w:val="22"/>
                              <w:szCs w:val="22"/>
                              <w:rPrChange w:id="600" w:author="Abhilasha Vaid" w:date="2016-06-17T15:18:00Z">
                                <w:rPr>
                                  <w:rFonts w:asciiTheme="majorHAnsi" w:hAnsiTheme="majorHAnsi" w:cs="Times New Roman"/>
                                  <w:b/>
                                  <w:sz w:val="22"/>
                                  <w:szCs w:val="22"/>
                                  <w:u w:val="single"/>
                                </w:rPr>
                              </w:rPrChange>
                            </w:rPr>
                            <w:t>of</w:t>
                          </w:r>
                        </w:ins>
                        <w:r w:rsidR="001D26EF" w:rsidRPr="001D26EF">
                          <w:rPr>
                            <w:rFonts w:asciiTheme="majorHAnsi" w:hAnsiTheme="majorHAnsi" w:cs="Times New Roman"/>
                            <w:b/>
                            <w:sz w:val="22"/>
                            <w:szCs w:val="22"/>
                            <w:rPrChange w:id="601" w:author="Abhilasha Vaid" w:date="2016-06-17T15:18:00Z">
                              <w:rPr>
                                <w:rFonts w:asciiTheme="majorHAnsi" w:hAnsiTheme="majorHAnsi" w:cs="Times New Roman"/>
                                <w:b/>
                                <w:sz w:val="22"/>
                                <w:szCs w:val="22"/>
                                <w:u w:val="single"/>
                              </w:rPr>
                            </w:rPrChange>
                          </w:rPr>
                          <w:t xml:space="preserve"> Plots </w:t>
                        </w:r>
                        <w:del w:id="602" w:author="Abhilasha Vaid" w:date="2016-06-17T15:17:00Z">
                          <w:r w:rsidR="001D26EF" w:rsidRPr="001D26EF" w:rsidDel="001D26EF">
                            <w:rPr>
                              <w:rFonts w:asciiTheme="majorHAnsi" w:hAnsiTheme="majorHAnsi" w:cs="Times New Roman"/>
                              <w:b/>
                              <w:sz w:val="22"/>
                              <w:szCs w:val="22"/>
                              <w:rPrChange w:id="603" w:author="Abhilasha Vaid" w:date="2016-06-17T15:18:00Z">
                                <w:rPr>
                                  <w:rFonts w:asciiTheme="majorHAnsi" w:hAnsiTheme="majorHAnsi" w:cs="Times New Roman"/>
                                  <w:b/>
                                  <w:sz w:val="22"/>
                                  <w:szCs w:val="22"/>
                                  <w:u w:val="single"/>
                                </w:rPr>
                              </w:rPrChange>
                            </w:rPr>
                            <w:delText>For</w:delText>
                          </w:r>
                        </w:del>
                        <w:ins w:id="604" w:author="Abhilasha Vaid" w:date="2016-06-17T15:17:00Z">
                          <w:r w:rsidR="001D26EF" w:rsidRPr="001D26EF">
                            <w:rPr>
                              <w:rFonts w:asciiTheme="majorHAnsi" w:hAnsiTheme="majorHAnsi" w:cs="Times New Roman"/>
                              <w:b/>
                              <w:sz w:val="22"/>
                              <w:szCs w:val="22"/>
                              <w:rPrChange w:id="605" w:author="Abhilasha Vaid" w:date="2016-06-17T15:18:00Z">
                                <w:rPr>
                                  <w:rFonts w:asciiTheme="majorHAnsi" w:hAnsiTheme="majorHAnsi" w:cs="Times New Roman"/>
                                  <w:b/>
                                  <w:sz w:val="22"/>
                                  <w:szCs w:val="22"/>
                                  <w:u w:val="single"/>
                                </w:rPr>
                              </w:rPrChange>
                            </w:rPr>
                            <w:t>for</w:t>
                          </w:r>
                        </w:ins>
                        <w:r w:rsidR="001D26EF" w:rsidRPr="001D26EF">
                          <w:rPr>
                            <w:rFonts w:asciiTheme="majorHAnsi" w:hAnsiTheme="majorHAnsi" w:cs="Times New Roman"/>
                            <w:b/>
                            <w:sz w:val="22"/>
                            <w:szCs w:val="22"/>
                            <w:rPrChange w:id="606" w:author="Abhilasha Vaid" w:date="2016-06-17T15:18:00Z">
                              <w:rPr>
                                <w:rFonts w:asciiTheme="majorHAnsi" w:hAnsiTheme="majorHAnsi" w:cs="Times New Roman"/>
                                <w:b/>
                                <w:sz w:val="22"/>
                                <w:szCs w:val="22"/>
                                <w:u w:val="single"/>
                              </w:rPr>
                            </w:rPrChange>
                          </w:rPr>
                          <w:t xml:space="preserve"> </w:t>
                        </w:r>
                        <w:r w:rsidRPr="001D26EF">
                          <w:rPr>
                            <w:rFonts w:asciiTheme="majorHAnsi" w:hAnsiTheme="majorHAnsi" w:cs="Times New Roman"/>
                            <w:b/>
                            <w:sz w:val="22"/>
                            <w:szCs w:val="22"/>
                            <w:rPrChange w:id="607" w:author="Abhilasha Vaid" w:date="2016-06-17T15:18:00Z">
                              <w:rPr>
                                <w:rFonts w:ascii="Times New Roman" w:hAnsi="Times New Roman" w:cs="Times New Roman"/>
                                <w:b/>
                                <w:sz w:val="22"/>
                                <w:szCs w:val="22"/>
                              </w:rPr>
                            </w:rPrChange>
                          </w:rPr>
                          <w:t xml:space="preserve">GPS </w:t>
                        </w:r>
                        <w:r w:rsidR="001D26EF" w:rsidRPr="001D26EF">
                          <w:rPr>
                            <w:rFonts w:asciiTheme="majorHAnsi" w:hAnsiTheme="majorHAnsi" w:cs="Times New Roman"/>
                            <w:b/>
                            <w:sz w:val="22"/>
                            <w:szCs w:val="22"/>
                            <w:rPrChange w:id="608" w:author="Abhilasha Vaid" w:date="2016-06-17T15:18:00Z">
                              <w:rPr>
                                <w:rFonts w:asciiTheme="majorHAnsi" w:hAnsiTheme="majorHAnsi" w:cs="Times New Roman"/>
                                <w:b/>
                                <w:sz w:val="22"/>
                                <w:szCs w:val="22"/>
                                <w:u w:val="single"/>
                              </w:rPr>
                            </w:rPrChange>
                          </w:rPr>
                          <w:t xml:space="preserve">Measurement </w:t>
                        </w:r>
                        <w:del w:id="609" w:author="Abhilasha Vaid" w:date="2016-06-17T15:17:00Z">
                          <w:r w:rsidR="001D26EF" w:rsidRPr="001D26EF" w:rsidDel="001D26EF">
                            <w:rPr>
                              <w:rFonts w:asciiTheme="majorHAnsi" w:hAnsiTheme="majorHAnsi" w:cs="Times New Roman"/>
                              <w:b/>
                              <w:sz w:val="22"/>
                              <w:szCs w:val="22"/>
                              <w:rPrChange w:id="610" w:author="Abhilasha Vaid" w:date="2016-06-17T15:18:00Z">
                                <w:rPr>
                                  <w:rFonts w:asciiTheme="majorHAnsi" w:hAnsiTheme="majorHAnsi" w:cs="Times New Roman"/>
                                  <w:b/>
                                  <w:sz w:val="22"/>
                                  <w:szCs w:val="22"/>
                                  <w:u w:val="single"/>
                                </w:rPr>
                              </w:rPrChange>
                            </w:rPr>
                            <w:delText>In</w:delText>
                          </w:r>
                        </w:del>
                        <w:ins w:id="611" w:author="Abhilasha Vaid" w:date="2016-06-17T15:17:00Z">
                          <w:r w:rsidR="001D26EF" w:rsidRPr="001D26EF">
                            <w:rPr>
                              <w:rFonts w:asciiTheme="majorHAnsi" w:hAnsiTheme="majorHAnsi" w:cs="Times New Roman"/>
                              <w:b/>
                              <w:sz w:val="22"/>
                              <w:szCs w:val="22"/>
                              <w:rPrChange w:id="612" w:author="Abhilasha Vaid" w:date="2016-06-17T15:18:00Z">
                                <w:rPr>
                                  <w:rFonts w:asciiTheme="majorHAnsi" w:hAnsiTheme="majorHAnsi" w:cs="Times New Roman"/>
                                  <w:b/>
                                  <w:sz w:val="22"/>
                                  <w:szCs w:val="22"/>
                                  <w:u w:val="single"/>
                                </w:rPr>
                              </w:rPrChange>
                            </w:rPr>
                            <w:t>in</w:t>
                          </w:r>
                        </w:ins>
                        <w:r w:rsidR="001D26EF" w:rsidRPr="001D26EF">
                          <w:rPr>
                            <w:rFonts w:asciiTheme="majorHAnsi" w:hAnsiTheme="majorHAnsi" w:cs="Times New Roman"/>
                            <w:b/>
                            <w:sz w:val="22"/>
                            <w:szCs w:val="22"/>
                            <w:rPrChange w:id="613" w:author="Abhilasha Vaid" w:date="2016-06-17T15:18:00Z">
                              <w:rPr>
                                <w:rFonts w:asciiTheme="majorHAnsi" w:hAnsiTheme="majorHAnsi" w:cs="Times New Roman"/>
                                <w:b/>
                                <w:sz w:val="22"/>
                                <w:szCs w:val="22"/>
                                <w:u w:val="single"/>
                              </w:rPr>
                            </w:rPrChange>
                          </w:rPr>
                          <w:t xml:space="preserve"> </w:t>
                        </w:r>
                        <w:r w:rsidRPr="001D26EF">
                          <w:rPr>
                            <w:rFonts w:asciiTheme="majorHAnsi" w:hAnsiTheme="majorHAnsi" w:cs="Times New Roman"/>
                            <w:b/>
                            <w:sz w:val="22"/>
                            <w:szCs w:val="22"/>
                            <w:rPrChange w:id="614" w:author="Abhilasha Vaid" w:date="2016-06-17T15:18:00Z">
                              <w:rPr>
                                <w:rFonts w:ascii="Times New Roman" w:hAnsi="Times New Roman" w:cs="Times New Roman"/>
                                <w:b/>
                                <w:sz w:val="22"/>
                                <w:szCs w:val="22"/>
                              </w:rPr>
                            </w:rPrChange>
                          </w:rPr>
                          <w:t>LSMS</w:t>
                        </w:r>
                        <w:r w:rsidR="001D26EF" w:rsidRPr="001D26EF">
                          <w:rPr>
                            <w:rFonts w:asciiTheme="majorHAnsi" w:hAnsiTheme="majorHAnsi" w:cs="Times New Roman"/>
                            <w:b/>
                            <w:sz w:val="22"/>
                            <w:szCs w:val="22"/>
                            <w:rPrChange w:id="615" w:author="Abhilasha Vaid" w:date="2016-06-17T15:18:00Z">
                              <w:rPr>
                                <w:rFonts w:asciiTheme="majorHAnsi" w:hAnsiTheme="majorHAnsi" w:cs="Times New Roman"/>
                                <w:b/>
                                <w:sz w:val="22"/>
                                <w:szCs w:val="22"/>
                                <w:u w:val="single"/>
                              </w:rPr>
                            </w:rPrChange>
                          </w:rPr>
                          <w:t>-</w:t>
                        </w:r>
                        <w:r w:rsidRPr="001D26EF">
                          <w:rPr>
                            <w:rFonts w:asciiTheme="majorHAnsi" w:hAnsiTheme="majorHAnsi" w:cs="Times New Roman"/>
                            <w:b/>
                            <w:sz w:val="22"/>
                            <w:szCs w:val="22"/>
                            <w:rPrChange w:id="616" w:author="Abhilasha Vaid" w:date="2016-06-17T15:18:00Z">
                              <w:rPr>
                                <w:rFonts w:ascii="Times New Roman" w:hAnsi="Times New Roman" w:cs="Times New Roman"/>
                                <w:b/>
                                <w:sz w:val="22"/>
                                <w:szCs w:val="22"/>
                              </w:rPr>
                            </w:rPrChange>
                          </w:rPr>
                          <w:t xml:space="preserve">ISA </w:t>
                        </w:r>
                        <w:r w:rsidR="001D26EF" w:rsidRPr="001D26EF">
                          <w:rPr>
                            <w:rFonts w:asciiTheme="majorHAnsi" w:hAnsiTheme="majorHAnsi" w:cs="Times New Roman"/>
                            <w:b/>
                            <w:sz w:val="22"/>
                            <w:szCs w:val="22"/>
                            <w:rPrChange w:id="617" w:author="Abhilasha Vaid" w:date="2016-06-17T15:18:00Z">
                              <w:rPr>
                                <w:rFonts w:asciiTheme="majorHAnsi" w:hAnsiTheme="majorHAnsi" w:cs="Times New Roman"/>
                                <w:b/>
                                <w:sz w:val="22"/>
                                <w:szCs w:val="22"/>
                                <w:u w:val="single"/>
                              </w:rPr>
                            </w:rPrChange>
                          </w:rPr>
                          <w:t>Surveys</w:t>
                        </w:r>
                      </w:p>
                      <w:p w14:paraId="00928275" w14:textId="77777777" w:rsidR="002F1E30" w:rsidRPr="001D26EF" w:rsidRDefault="002F1E30" w:rsidP="009421E1">
                        <w:pPr>
                          <w:pStyle w:val="Default"/>
                          <w:pBdr>
                            <w:top w:val="nil"/>
                            <w:left w:val="nil"/>
                            <w:bottom w:val="nil"/>
                            <w:right w:val="nil"/>
                            <w:between w:val="nil"/>
                            <w:bar w:val="nil"/>
                          </w:pBdr>
                          <w:autoSpaceDE/>
                          <w:autoSpaceDN/>
                          <w:adjustRightInd/>
                          <w:spacing w:before="100" w:after="100" w:line="360" w:lineRule="auto"/>
                          <w:jc w:val="both"/>
                          <w:rPr>
                            <w:rFonts w:asciiTheme="majorHAnsi" w:eastAsia="Times New Roman" w:hAnsiTheme="majorHAnsi" w:cs="Times New Roman"/>
                            <w:b/>
                            <w:sz w:val="22"/>
                            <w:szCs w:val="22"/>
                            <w:rPrChange w:id="618" w:author="Abhilasha Vaid" w:date="2016-06-17T15:17:00Z">
                              <w:rPr>
                                <w:rFonts w:ascii="Times New Roman" w:eastAsia="Times New Roman" w:hAnsi="Times New Roman" w:cs="Times New Roman"/>
                                <w:b/>
                                <w:sz w:val="22"/>
                                <w:szCs w:val="22"/>
                              </w:rPr>
                            </w:rPrChange>
                          </w:rPr>
                        </w:pPr>
                        <w:r w:rsidRPr="001D26EF">
                          <w:rPr>
                            <w:rFonts w:asciiTheme="majorHAnsi" w:hAnsiTheme="majorHAnsi" w:cs="Times New Roman"/>
                            <w:b/>
                            <w:sz w:val="22"/>
                            <w:szCs w:val="22"/>
                            <w:rPrChange w:id="619" w:author="Abhilasha Vaid" w:date="2016-06-17T15:17:00Z">
                              <w:rPr>
                                <w:rFonts w:ascii="Times New Roman" w:hAnsi="Times New Roman" w:cs="Times New Roman"/>
                                <w:b/>
                                <w:sz w:val="22"/>
                                <w:szCs w:val="22"/>
                              </w:rPr>
                            </w:rPrChange>
                          </w:rPr>
                          <w:t>Malawi Integrated Household Panel Survey 2013, Enumerator Manual</w:t>
                        </w:r>
                      </w:p>
                      <w:p w14:paraId="0FA36A4B" w14:textId="77777777" w:rsidR="002F1E30" w:rsidRPr="001D26EF" w:rsidDel="001D26EF" w:rsidRDefault="002F1E30" w:rsidP="009421E1">
                        <w:pPr>
                          <w:pStyle w:val="Default"/>
                          <w:pBdr>
                            <w:top w:val="nil"/>
                            <w:left w:val="nil"/>
                            <w:bottom w:val="nil"/>
                            <w:right w:val="nil"/>
                            <w:between w:val="nil"/>
                            <w:bar w:val="nil"/>
                          </w:pBdr>
                          <w:autoSpaceDE/>
                          <w:autoSpaceDN/>
                          <w:adjustRightInd/>
                          <w:spacing w:before="100" w:after="100" w:line="360" w:lineRule="auto"/>
                          <w:jc w:val="both"/>
                          <w:rPr>
                            <w:del w:id="620" w:author="Abhilasha Vaid" w:date="2016-06-17T15:18:00Z"/>
                            <w:rFonts w:asciiTheme="majorHAnsi" w:eastAsia="Times New Roman" w:hAnsiTheme="majorHAnsi" w:cs="Times New Roman"/>
                            <w:sz w:val="22"/>
                            <w:szCs w:val="22"/>
                            <w:rPrChange w:id="621" w:author="Abhilasha Vaid" w:date="2016-06-17T15:17:00Z">
                              <w:rPr>
                                <w:del w:id="622" w:author="Abhilasha Vaid" w:date="2016-06-17T15:18:00Z"/>
                                <w:rFonts w:ascii="Times New Roman" w:eastAsia="Times New Roman" w:hAnsi="Times New Roman" w:cs="Times New Roman"/>
                                <w:sz w:val="22"/>
                                <w:szCs w:val="22"/>
                              </w:rPr>
                            </w:rPrChange>
                          </w:rPr>
                        </w:pPr>
                        <w:r w:rsidRPr="001D26EF">
                          <w:rPr>
                            <w:rFonts w:asciiTheme="majorHAnsi" w:hAnsiTheme="majorHAnsi" w:cs="Times New Roman"/>
                            <w:sz w:val="22"/>
                            <w:szCs w:val="22"/>
                            <w:rPrChange w:id="623" w:author="Abhilasha Vaid" w:date="2016-06-17T15:17:00Z">
                              <w:rPr>
                                <w:rFonts w:ascii="Times New Roman" w:hAnsi="Times New Roman" w:cs="Times New Roman"/>
                                <w:sz w:val="22"/>
                                <w:szCs w:val="22"/>
                              </w:rPr>
                            </w:rPrChange>
                          </w:rPr>
                          <w:t xml:space="preserve"> “For a GARDEN [parcel] that lies more than </w:t>
                        </w:r>
                        <w:r w:rsidRPr="001D26EF">
                          <w:rPr>
                            <w:rFonts w:asciiTheme="majorHAnsi" w:hAnsiTheme="majorHAnsi" w:cs="Times New Roman"/>
                            <w:b/>
                            <w:bCs/>
                            <w:sz w:val="22"/>
                            <w:szCs w:val="22"/>
                            <w:rPrChange w:id="624" w:author="Abhilasha Vaid" w:date="2016-06-17T15:17:00Z">
                              <w:rPr>
                                <w:rFonts w:ascii="Times New Roman" w:hAnsi="Times New Roman" w:cs="Times New Roman"/>
                                <w:b/>
                                <w:bCs/>
                                <w:sz w:val="22"/>
                                <w:szCs w:val="22"/>
                              </w:rPr>
                            </w:rPrChange>
                          </w:rPr>
                          <w:t xml:space="preserve">2 hours of walking distance </w:t>
                        </w:r>
                        <w:r w:rsidRPr="001D26EF">
                          <w:rPr>
                            <w:rFonts w:asciiTheme="majorHAnsi" w:hAnsiTheme="majorHAnsi" w:cs="Times New Roman"/>
                            <w:sz w:val="22"/>
                            <w:szCs w:val="22"/>
                            <w:rPrChange w:id="625" w:author="Abhilasha Vaid" w:date="2016-06-17T15:17:00Z">
                              <w:rPr>
                                <w:rFonts w:ascii="Times New Roman" w:hAnsi="Times New Roman" w:cs="Times New Roman"/>
                                <w:sz w:val="22"/>
                                <w:szCs w:val="22"/>
                              </w:rPr>
                            </w:rPrChange>
                          </w:rPr>
                          <w:t>from the dwelling (regardless of being in a rural or urban EA), the enumerator MUST</w:t>
                        </w:r>
                        <w:r w:rsidRPr="001D26EF">
                          <w:rPr>
                            <w:rFonts w:asciiTheme="majorHAnsi" w:hAnsiTheme="majorHAnsi" w:cs="Times New Roman"/>
                            <w:b/>
                            <w:bCs/>
                            <w:sz w:val="22"/>
                            <w:szCs w:val="22"/>
                            <w:rPrChange w:id="626" w:author="Abhilasha Vaid" w:date="2016-06-17T15:17:00Z">
                              <w:rPr>
                                <w:rFonts w:ascii="Times New Roman" w:hAnsi="Times New Roman" w:cs="Times New Roman"/>
                                <w:b/>
                                <w:bCs/>
                                <w:sz w:val="22"/>
                                <w:szCs w:val="22"/>
                              </w:rPr>
                            </w:rPrChange>
                          </w:rPr>
                          <w:t xml:space="preserve"> </w:t>
                        </w:r>
                        <w:r w:rsidRPr="001D26EF">
                          <w:rPr>
                            <w:rFonts w:asciiTheme="majorHAnsi" w:hAnsiTheme="majorHAnsi" w:cs="Times New Roman"/>
                            <w:sz w:val="22"/>
                            <w:szCs w:val="22"/>
                            <w:rPrChange w:id="627" w:author="Abhilasha Vaid" w:date="2016-06-17T15:17:00Z">
                              <w:rPr>
                                <w:rFonts w:ascii="Times New Roman" w:hAnsi="Times New Roman" w:cs="Times New Roman"/>
                                <w:sz w:val="22"/>
                                <w:szCs w:val="22"/>
                              </w:rPr>
                            </w:rPrChange>
                          </w:rPr>
                          <w:t xml:space="preserve">consult their supervisor concerning the decision about measuring the GARDEN. You are expected to capture as many GARDENS as possible by possibly grouping together measurements of distant gardens that are close to one another.” </w:t>
                        </w:r>
                      </w:p>
                      <w:p w14:paraId="0B318409" w14:textId="77777777" w:rsidR="002F1E30" w:rsidRPr="001D26EF" w:rsidRDefault="002F1E30" w:rsidP="009421E1">
                        <w:pPr>
                          <w:pStyle w:val="Default"/>
                          <w:pBdr>
                            <w:top w:val="nil"/>
                            <w:left w:val="nil"/>
                            <w:bottom w:val="nil"/>
                            <w:right w:val="nil"/>
                            <w:between w:val="nil"/>
                            <w:bar w:val="nil"/>
                          </w:pBdr>
                          <w:autoSpaceDE/>
                          <w:autoSpaceDN/>
                          <w:adjustRightInd/>
                          <w:spacing w:before="100" w:after="100" w:line="360" w:lineRule="auto"/>
                          <w:jc w:val="both"/>
                          <w:rPr>
                            <w:rFonts w:asciiTheme="majorHAnsi" w:hAnsiTheme="majorHAnsi" w:cs="Times New Roman"/>
                            <w:sz w:val="22"/>
                            <w:szCs w:val="22"/>
                            <w:rPrChange w:id="628" w:author="Abhilasha Vaid" w:date="2016-06-17T15:17:00Z">
                              <w:rPr>
                                <w:rFonts w:ascii="Times New Roman" w:hAnsi="Times New Roman" w:cs="Times New Roman"/>
                                <w:sz w:val="8"/>
                                <w:szCs w:val="16"/>
                              </w:rPr>
                            </w:rPrChange>
                          </w:rPr>
                        </w:pPr>
                      </w:p>
                      <w:p w14:paraId="05A30283" w14:textId="77777777" w:rsidR="002F1E30" w:rsidRPr="001D26EF" w:rsidRDefault="002F1E30" w:rsidP="009421E1">
                        <w:pPr>
                          <w:pStyle w:val="Default"/>
                          <w:pBdr>
                            <w:top w:val="nil"/>
                            <w:left w:val="nil"/>
                            <w:bottom w:val="nil"/>
                            <w:right w:val="nil"/>
                            <w:between w:val="nil"/>
                            <w:bar w:val="nil"/>
                          </w:pBdr>
                          <w:autoSpaceDE/>
                          <w:autoSpaceDN/>
                          <w:adjustRightInd/>
                          <w:spacing w:before="100" w:after="100" w:line="360" w:lineRule="auto"/>
                          <w:jc w:val="both"/>
                          <w:rPr>
                            <w:rFonts w:asciiTheme="majorHAnsi" w:hAnsiTheme="majorHAnsi" w:cs="Times New Roman"/>
                            <w:b/>
                            <w:sz w:val="22"/>
                            <w:szCs w:val="22"/>
                            <w:rPrChange w:id="629" w:author="Abhilasha Vaid" w:date="2016-06-17T15:17:00Z">
                              <w:rPr>
                                <w:rFonts w:ascii="Times New Roman" w:hAnsi="Times New Roman" w:cs="Times New Roman"/>
                                <w:b/>
                                <w:sz w:val="22"/>
                                <w:szCs w:val="22"/>
                              </w:rPr>
                            </w:rPrChange>
                          </w:rPr>
                        </w:pPr>
                        <w:r w:rsidRPr="001D26EF">
                          <w:rPr>
                            <w:rFonts w:asciiTheme="majorHAnsi" w:hAnsiTheme="majorHAnsi" w:cs="Times New Roman"/>
                            <w:b/>
                            <w:sz w:val="22"/>
                            <w:szCs w:val="22"/>
                            <w:rPrChange w:id="630" w:author="Abhilasha Vaid" w:date="2016-06-17T15:17:00Z">
                              <w:rPr>
                                <w:rFonts w:ascii="Times New Roman" w:hAnsi="Times New Roman" w:cs="Times New Roman"/>
                                <w:b/>
                                <w:sz w:val="22"/>
                                <w:szCs w:val="22"/>
                              </w:rPr>
                            </w:rPrChange>
                          </w:rPr>
                          <w:t>Tanzania National Panel Survey 2012-2013, Interviewer Manual</w:t>
                        </w:r>
                      </w:p>
                      <w:p w14:paraId="59A3FE05" w14:textId="77777777" w:rsidR="002F1E30" w:rsidRPr="001D26EF" w:rsidDel="001D26EF" w:rsidRDefault="002F1E30" w:rsidP="009421E1">
                        <w:pPr>
                          <w:pStyle w:val="Default"/>
                          <w:pBdr>
                            <w:top w:val="nil"/>
                            <w:left w:val="nil"/>
                            <w:bottom w:val="nil"/>
                            <w:right w:val="nil"/>
                            <w:between w:val="nil"/>
                            <w:bar w:val="nil"/>
                          </w:pBdr>
                          <w:autoSpaceDE/>
                          <w:autoSpaceDN/>
                          <w:adjustRightInd/>
                          <w:spacing w:before="100" w:after="100" w:line="360" w:lineRule="auto"/>
                          <w:jc w:val="both"/>
                          <w:rPr>
                            <w:del w:id="631" w:author="Abhilasha Vaid" w:date="2016-06-17T15:18:00Z"/>
                            <w:rFonts w:asciiTheme="majorHAnsi" w:hAnsiTheme="majorHAnsi" w:cs="Times New Roman"/>
                            <w:sz w:val="22"/>
                            <w:szCs w:val="22"/>
                            <w:rPrChange w:id="632" w:author="Abhilasha Vaid" w:date="2016-06-17T15:17:00Z">
                              <w:rPr>
                                <w:del w:id="633" w:author="Abhilasha Vaid" w:date="2016-06-17T15:18:00Z"/>
                                <w:rFonts w:ascii="Times New Roman" w:hAnsi="Times New Roman" w:cs="Times New Roman"/>
                                <w:sz w:val="22"/>
                                <w:szCs w:val="22"/>
                              </w:rPr>
                            </w:rPrChange>
                          </w:rPr>
                        </w:pPr>
                        <w:r w:rsidRPr="001D26EF">
                          <w:rPr>
                            <w:rFonts w:asciiTheme="majorHAnsi" w:hAnsiTheme="majorHAnsi" w:cs="Times New Roman"/>
                            <w:sz w:val="22"/>
                            <w:szCs w:val="22"/>
                            <w:rPrChange w:id="634" w:author="Abhilasha Vaid" w:date="2016-06-17T15:17:00Z">
                              <w:rPr>
                                <w:rFonts w:ascii="Times New Roman" w:hAnsi="Times New Roman" w:cs="Times New Roman"/>
                                <w:sz w:val="22"/>
                                <w:szCs w:val="22"/>
                              </w:rPr>
                            </w:rPrChange>
                          </w:rPr>
                          <w:t xml:space="preserve">“All plots must be measured that are within </w:t>
                        </w:r>
                        <w:r w:rsidRPr="001D26EF">
                          <w:rPr>
                            <w:rFonts w:asciiTheme="majorHAnsi" w:hAnsiTheme="majorHAnsi" w:cs="Times New Roman"/>
                            <w:b/>
                            <w:bCs/>
                            <w:sz w:val="22"/>
                            <w:szCs w:val="22"/>
                            <w:rPrChange w:id="635" w:author="Abhilasha Vaid" w:date="2016-06-17T15:17:00Z">
                              <w:rPr>
                                <w:rFonts w:ascii="Times New Roman" w:hAnsi="Times New Roman" w:cs="Times New Roman"/>
                                <w:b/>
                                <w:bCs/>
                                <w:sz w:val="22"/>
                                <w:szCs w:val="22"/>
                              </w:rPr>
                            </w:rPrChange>
                          </w:rPr>
                          <w:t>one hour</w:t>
                        </w:r>
                        <w:r w:rsidRPr="001D26EF">
                          <w:rPr>
                            <w:rFonts w:asciiTheme="majorHAnsi" w:hAnsiTheme="majorHAnsi" w:cs="Times New Roman"/>
                            <w:b/>
                            <w:bCs/>
                            <w:sz w:val="22"/>
                            <w:szCs w:val="22"/>
                            <w:lang w:val="fr-FR"/>
                            <w:rPrChange w:id="636" w:author="Abhilasha Vaid" w:date="2016-06-17T15:17:00Z">
                              <w:rPr>
                                <w:rFonts w:ascii="Times New Roman" w:hAnsi="Times New Roman" w:cs="Times New Roman"/>
                                <w:b/>
                                <w:bCs/>
                                <w:sz w:val="22"/>
                                <w:szCs w:val="22"/>
                                <w:lang w:val="fr-FR"/>
                              </w:rPr>
                            </w:rPrChange>
                          </w:rPr>
                          <w:t>’</w:t>
                        </w:r>
                        <w:r w:rsidRPr="001D26EF">
                          <w:rPr>
                            <w:rFonts w:asciiTheme="majorHAnsi" w:hAnsiTheme="majorHAnsi" w:cs="Times New Roman"/>
                            <w:b/>
                            <w:bCs/>
                            <w:sz w:val="22"/>
                            <w:szCs w:val="22"/>
                            <w:rPrChange w:id="637" w:author="Abhilasha Vaid" w:date="2016-06-17T15:17:00Z">
                              <w:rPr>
                                <w:rFonts w:ascii="Times New Roman" w:hAnsi="Times New Roman" w:cs="Times New Roman"/>
                                <w:b/>
                                <w:bCs/>
                                <w:sz w:val="22"/>
                                <w:szCs w:val="22"/>
                              </w:rPr>
                            </w:rPrChange>
                          </w:rPr>
                          <w:t>s travel of the household (either on foot, bicycle, motorbike, etc.</w:t>
                        </w:r>
                        <w:r w:rsidRPr="001D26EF">
                          <w:rPr>
                            <w:rFonts w:asciiTheme="majorHAnsi" w:hAnsiTheme="majorHAnsi" w:cs="Times New Roman"/>
                            <w:sz w:val="22"/>
                            <w:szCs w:val="22"/>
                            <w:rPrChange w:id="638" w:author="Abhilasha Vaid" w:date="2016-06-17T15:17:00Z">
                              <w:rPr>
                                <w:rFonts w:ascii="Times New Roman" w:hAnsi="Times New Roman" w:cs="Times New Roman"/>
                                <w:sz w:val="22"/>
                                <w:szCs w:val="22"/>
                              </w:rPr>
                            </w:rPrChange>
                          </w:rPr>
                          <w:t>)</w:t>
                        </w:r>
                        <w:ins w:id="639" w:author="Office 2004 Test Drive User" w:date="2016-04-05T21:43:00Z">
                          <w:r w:rsidRPr="001D26EF">
                            <w:rPr>
                              <w:rFonts w:asciiTheme="majorHAnsi" w:hAnsiTheme="majorHAnsi" w:cs="Times New Roman"/>
                              <w:sz w:val="22"/>
                              <w:szCs w:val="22"/>
                              <w:rPrChange w:id="640" w:author="Abhilasha Vaid" w:date="2016-06-17T15:17:00Z">
                                <w:rPr>
                                  <w:rFonts w:ascii="Times New Roman" w:hAnsi="Times New Roman" w:cs="Times New Roman"/>
                                  <w:sz w:val="22"/>
                                  <w:szCs w:val="22"/>
                                </w:rPr>
                              </w:rPrChange>
                            </w:rPr>
                            <w:t>.</w:t>
                          </w:r>
                        </w:ins>
                        <w:r w:rsidRPr="001D26EF">
                          <w:rPr>
                            <w:rFonts w:asciiTheme="majorHAnsi" w:hAnsiTheme="majorHAnsi" w:cs="Times New Roman"/>
                            <w:sz w:val="22"/>
                            <w:szCs w:val="22"/>
                            <w:rPrChange w:id="641" w:author="Abhilasha Vaid" w:date="2016-06-17T15:17:00Z">
                              <w:rPr>
                                <w:rFonts w:ascii="Times New Roman" w:hAnsi="Times New Roman" w:cs="Times New Roman"/>
                                <w:sz w:val="22"/>
                                <w:szCs w:val="22"/>
                              </w:rPr>
                            </w:rPrChange>
                          </w:rPr>
                          <w:t xml:space="preserve"> If you think a plot is too far to measure, you must receive permission from your supervisor not to measure it.” </w:t>
                        </w:r>
                      </w:p>
                      <w:p w14:paraId="0354DE46" w14:textId="77777777" w:rsidR="002F1E30" w:rsidRPr="001D26EF" w:rsidRDefault="002F1E30" w:rsidP="009421E1">
                        <w:pPr>
                          <w:pStyle w:val="Default"/>
                          <w:pBdr>
                            <w:top w:val="nil"/>
                            <w:left w:val="nil"/>
                            <w:bottom w:val="nil"/>
                            <w:right w:val="nil"/>
                            <w:between w:val="nil"/>
                            <w:bar w:val="nil"/>
                          </w:pBdr>
                          <w:autoSpaceDE/>
                          <w:autoSpaceDN/>
                          <w:adjustRightInd/>
                          <w:spacing w:before="100" w:after="100" w:line="360" w:lineRule="auto"/>
                          <w:jc w:val="both"/>
                          <w:rPr>
                            <w:rFonts w:asciiTheme="majorHAnsi" w:hAnsiTheme="majorHAnsi" w:cs="Times New Roman"/>
                            <w:b/>
                            <w:sz w:val="22"/>
                            <w:szCs w:val="22"/>
                            <w:lang w:val="en-GB"/>
                            <w:rPrChange w:id="642" w:author="Abhilasha Vaid" w:date="2016-06-17T15:17:00Z">
                              <w:rPr>
                                <w:rFonts w:ascii="Times New Roman" w:hAnsi="Times New Roman" w:cs="Times New Roman"/>
                                <w:b/>
                                <w:sz w:val="8"/>
                                <w:szCs w:val="22"/>
                                <w:lang w:val="en-GB"/>
                              </w:rPr>
                            </w:rPrChange>
                          </w:rPr>
                        </w:pPr>
                      </w:p>
                      <w:p w14:paraId="69DFD421" w14:textId="77777777" w:rsidR="002F1E30" w:rsidRPr="001D26EF" w:rsidRDefault="002F1E30" w:rsidP="009421E1">
                        <w:pPr>
                          <w:pStyle w:val="Default"/>
                          <w:pBdr>
                            <w:top w:val="nil"/>
                            <w:left w:val="nil"/>
                            <w:bottom w:val="nil"/>
                            <w:right w:val="nil"/>
                            <w:between w:val="nil"/>
                            <w:bar w:val="nil"/>
                          </w:pBdr>
                          <w:autoSpaceDE/>
                          <w:autoSpaceDN/>
                          <w:adjustRightInd/>
                          <w:spacing w:before="100" w:after="100" w:line="360" w:lineRule="auto"/>
                          <w:jc w:val="both"/>
                          <w:rPr>
                            <w:rFonts w:asciiTheme="majorHAnsi" w:eastAsia="Times New Roman" w:hAnsiTheme="majorHAnsi" w:cs="Times New Roman"/>
                            <w:b/>
                            <w:sz w:val="22"/>
                            <w:szCs w:val="22"/>
                            <w:rPrChange w:id="643" w:author="Abhilasha Vaid" w:date="2016-06-17T15:17:00Z">
                              <w:rPr>
                                <w:rFonts w:ascii="Times New Roman" w:eastAsia="Times New Roman" w:hAnsi="Times New Roman" w:cs="Times New Roman"/>
                                <w:b/>
                                <w:sz w:val="22"/>
                                <w:szCs w:val="22"/>
                              </w:rPr>
                            </w:rPrChange>
                          </w:rPr>
                        </w:pPr>
                        <w:r w:rsidRPr="001D26EF">
                          <w:rPr>
                            <w:rFonts w:asciiTheme="majorHAnsi" w:hAnsiTheme="majorHAnsi" w:cs="Times New Roman"/>
                            <w:b/>
                            <w:sz w:val="22"/>
                            <w:szCs w:val="22"/>
                            <w:lang w:val="en-GB"/>
                            <w:rPrChange w:id="644" w:author="Abhilasha Vaid" w:date="2016-06-17T15:17:00Z">
                              <w:rPr>
                                <w:rFonts w:ascii="Times New Roman" w:hAnsi="Times New Roman" w:cs="Times New Roman"/>
                                <w:b/>
                                <w:sz w:val="22"/>
                                <w:szCs w:val="22"/>
                                <w:lang w:val="en-GB"/>
                              </w:rPr>
                            </w:rPrChange>
                          </w:rPr>
                          <w:t xml:space="preserve">Uganda National Panel Survey 2011-2012, Enumerator Manual </w:t>
                        </w:r>
                      </w:p>
                      <w:p w14:paraId="4AD9F8BD" w14:textId="77777777" w:rsidR="002F1E30" w:rsidRPr="001D26EF" w:rsidRDefault="002F1E30" w:rsidP="009421E1">
                        <w:pPr>
                          <w:pStyle w:val="Default"/>
                          <w:pBdr>
                            <w:top w:val="nil"/>
                            <w:left w:val="nil"/>
                            <w:bottom w:val="nil"/>
                            <w:right w:val="nil"/>
                            <w:between w:val="nil"/>
                            <w:bar w:val="nil"/>
                          </w:pBdr>
                          <w:autoSpaceDE/>
                          <w:autoSpaceDN/>
                          <w:adjustRightInd/>
                          <w:spacing w:before="100" w:after="100" w:line="360" w:lineRule="auto"/>
                          <w:jc w:val="both"/>
                          <w:rPr>
                            <w:rFonts w:asciiTheme="majorHAnsi" w:eastAsia="Times New Roman" w:hAnsiTheme="majorHAnsi" w:cs="Times New Roman"/>
                            <w:sz w:val="22"/>
                            <w:szCs w:val="22"/>
                            <w:rPrChange w:id="645" w:author="Abhilasha Vaid" w:date="2016-06-17T15:17:00Z">
                              <w:rPr>
                                <w:rFonts w:ascii="Times New Roman" w:eastAsia="Times New Roman" w:hAnsi="Times New Roman" w:cs="Times New Roman"/>
                                <w:sz w:val="22"/>
                                <w:szCs w:val="22"/>
                              </w:rPr>
                            </w:rPrChange>
                          </w:rPr>
                        </w:pPr>
                        <w:r w:rsidRPr="001D26EF">
                          <w:rPr>
                            <w:rFonts w:asciiTheme="majorHAnsi" w:hAnsiTheme="majorHAnsi" w:cs="Times New Roman"/>
                            <w:sz w:val="22"/>
                            <w:szCs w:val="22"/>
                            <w:rPrChange w:id="646" w:author="Abhilasha Vaid" w:date="2016-06-17T15:17:00Z">
                              <w:rPr>
                                <w:rFonts w:ascii="Times New Roman" w:hAnsi="Times New Roman" w:cs="Times New Roman"/>
                                <w:sz w:val="22"/>
                                <w:szCs w:val="22"/>
                              </w:rPr>
                            </w:rPrChange>
                          </w:rPr>
                          <w:t xml:space="preserve">“…measurement should be conducted only on those parcels </w:t>
                        </w:r>
                        <w:r w:rsidRPr="001D26EF">
                          <w:rPr>
                            <w:rFonts w:asciiTheme="majorHAnsi" w:hAnsiTheme="majorHAnsi" w:cs="Times New Roman"/>
                            <w:b/>
                            <w:bCs/>
                            <w:sz w:val="22"/>
                            <w:szCs w:val="22"/>
                            <w:rPrChange w:id="647" w:author="Abhilasha Vaid" w:date="2016-06-17T15:17:00Z">
                              <w:rPr>
                                <w:rFonts w:ascii="Times New Roman" w:hAnsi="Times New Roman" w:cs="Times New Roman"/>
                                <w:b/>
                                <w:bCs/>
                                <w:sz w:val="22"/>
                                <w:szCs w:val="22"/>
                              </w:rPr>
                            </w:rPrChange>
                          </w:rPr>
                          <w:t>located within the EA</w:t>
                        </w:r>
                        <w:r w:rsidRPr="001D26EF">
                          <w:rPr>
                            <w:rFonts w:asciiTheme="majorHAnsi" w:hAnsiTheme="majorHAnsi" w:cs="Times New Roman"/>
                            <w:sz w:val="22"/>
                            <w:szCs w:val="22"/>
                            <w:rPrChange w:id="648" w:author="Abhilasha Vaid" w:date="2016-06-17T15:17:00Z">
                              <w:rPr>
                                <w:rFonts w:ascii="Times New Roman" w:hAnsi="Times New Roman" w:cs="Times New Roman"/>
                                <w:sz w:val="22"/>
                                <w:szCs w:val="22"/>
                              </w:rPr>
                            </w:rPrChange>
                          </w:rPr>
                          <w:t xml:space="preserve"> [enumeration area].” </w:t>
                        </w:r>
                      </w:p>
                      <w:p w14:paraId="27285A15" w14:textId="77777777" w:rsidR="002F1E30" w:rsidRPr="005B649A" w:rsidRDefault="002F1E30" w:rsidP="009421E1">
                        <w:pPr>
                          <w:rPr>
                            <w:i/>
                          </w:rPr>
                        </w:pPr>
                      </w:p>
                    </w:txbxContent>
                  </v:textbox>
                  <w10:wrap type="topAndBottom" anchorx="margin"/>
                </v:shape>
              </w:pict>
            </mc:Fallback>
          </mc:AlternateContent>
        </w:r>
      </w:ins>
      <w:r w:rsidR="00475AF5" w:rsidRPr="00106042">
        <w:rPr>
          <w:rFonts w:asciiTheme="majorHAnsi" w:hAnsiTheme="majorHAnsi" w:cs="Times New Roman"/>
          <w:sz w:val="22"/>
          <w:szCs w:val="22"/>
        </w:rPr>
        <w:t>The plot will often be in a different location from where the main household interview takes place</w:t>
      </w:r>
      <w:r w:rsidR="00D9660E" w:rsidRPr="00106042">
        <w:rPr>
          <w:rFonts w:asciiTheme="majorHAnsi" w:hAnsiTheme="majorHAnsi" w:cs="Times New Roman"/>
          <w:sz w:val="22"/>
          <w:szCs w:val="22"/>
        </w:rPr>
        <w:t xml:space="preserve">. </w:t>
      </w:r>
      <w:r w:rsidR="00EB688D" w:rsidRPr="00106042">
        <w:rPr>
          <w:rFonts w:asciiTheme="majorHAnsi" w:hAnsiTheme="majorHAnsi" w:cs="Times New Roman"/>
          <w:sz w:val="22"/>
          <w:szCs w:val="22"/>
        </w:rPr>
        <w:t>To keep implementation time and survey cost in check</w:t>
      </w:r>
      <w:r w:rsidR="00FD0788" w:rsidRPr="00106042">
        <w:rPr>
          <w:rFonts w:asciiTheme="majorHAnsi" w:hAnsiTheme="majorHAnsi" w:cs="Times New Roman"/>
          <w:sz w:val="22"/>
          <w:szCs w:val="22"/>
        </w:rPr>
        <w:t>,</w:t>
      </w:r>
      <w:r w:rsidR="00EB688D" w:rsidRPr="00106042">
        <w:rPr>
          <w:rFonts w:asciiTheme="majorHAnsi" w:hAnsiTheme="majorHAnsi" w:cs="Times New Roman"/>
          <w:sz w:val="22"/>
          <w:szCs w:val="22"/>
        </w:rPr>
        <w:t xml:space="preserve"> rules are often formulated in advance on which plots should be measured, based mostly on distance/location. </w:t>
      </w:r>
      <w:r w:rsidR="00DD5494" w:rsidRPr="00106042">
        <w:rPr>
          <w:rFonts w:asciiTheme="majorHAnsi" w:hAnsiTheme="majorHAnsi" w:cs="Times New Roman"/>
          <w:sz w:val="22"/>
          <w:szCs w:val="22"/>
        </w:rPr>
        <w:t>Guidelines as to which plots require GPS measurement should be decided and documented in advance of fieldwork</w:t>
      </w:r>
      <w:r w:rsidR="00EB688D" w:rsidRPr="00106042">
        <w:rPr>
          <w:rFonts w:asciiTheme="majorHAnsi" w:hAnsiTheme="majorHAnsi" w:cs="Times New Roman"/>
          <w:sz w:val="22"/>
          <w:szCs w:val="22"/>
        </w:rPr>
        <w:t xml:space="preserve"> and clearly stated in the e</w:t>
      </w:r>
      <w:r w:rsidR="00DD5494" w:rsidRPr="00106042">
        <w:rPr>
          <w:rFonts w:asciiTheme="majorHAnsi" w:hAnsiTheme="majorHAnsi" w:cs="Times New Roman"/>
          <w:sz w:val="22"/>
          <w:szCs w:val="22"/>
        </w:rPr>
        <w:t>numerator manuals</w:t>
      </w:r>
      <w:r w:rsidR="00D9660E" w:rsidRPr="00106042">
        <w:rPr>
          <w:rFonts w:asciiTheme="majorHAnsi" w:hAnsiTheme="majorHAnsi" w:cs="Times New Roman"/>
          <w:sz w:val="22"/>
          <w:szCs w:val="22"/>
        </w:rPr>
        <w:t xml:space="preserve"> (see Box</w:t>
      </w:r>
      <w:r w:rsidR="005B649A" w:rsidRPr="00106042">
        <w:rPr>
          <w:rFonts w:asciiTheme="majorHAnsi" w:hAnsiTheme="majorHAnsi" w:cs="Times New Roman"/>
          <w:sz w:val="22"/>
          <w:szCs w:val="22"/>
        </w:rPr>
        <w:t xml:space="preserve"> </w:t>
      </w:r>
      <w:r w:rsidR="00D829C2" w:rsidRPr="00106042">
        <w:rPr>
          <w:rFonts w:asciiTheme="majorHAnsi" w:hAnsiTheme="majorHAnsi" w:cs="Times New Roman"/>
          <w:sz w:val="22"/>
          <w:szCs w:val="22"/>
        </w:rPr>
        <w:t>1</w:t>
      </w:r>
      <w:r w:rsidR="00D9660E" w:rsidRPr="00106042">
        <w:rPr>
          <w:rFonts w:asciiTheme="majorHAnsi" w:hAnsiTheme="majorHAnsi" w:cs="Times New Roman"/>
          <w:sz w:val="22"/>
          <w:szCs w:val="22"/>
        </w:rPr>
        <w:t xml:space="preserve"> for examples)</w:t>
      </w:r>
      <w:r w:rsidR="00DD5494" w:rsidRPr="00106042">
        <w:rPr>
          <w:rFonts w:asciiTheme="majorHAnsi" w:hAnsiTheme="majorHAnsi" w:cs="Times New Roman"/>
          <w:sz w:val="22"/>
          <w:szCs w:val="22"/>
        </w:rPr>
        <w:t xml:space="preserve">. </w:t>
      </w:r>
      <w:ins w:id="587" w:author="Sydney Gourlay" w:date="2016-06-15T12:22:00Z">
        <w:r>
          <w:rPr>
            <w:rFonts w:asciiTheme="majorHAnsi" w:hAnsiTheme="majorHAnsi" w:cs="Times New Roman"/>
            <w:sz w:val="22"/>
            <w:szCs w:val="22"/>
          </w:rPr>
          <w:t xml:space="preserve"> </w:t>
        </w:r>
      </w:ins>
    </w:p>
    <w:p w14:paraId="53759753" w14:textId="7C049780" w:rsidR="00F07AD8" w:rsidRDefault="00627C3B" w:rsidP="00DD5494">
      <w:pPr>
        <w:pStyle w:val="Default"/>
        <w:spacing w:after="200" w:line="360" w:lineRule="auto"/>
        <w:jc w:val="both"/>
        <w:rPr>
          <w:rFonts w:asciiTheme="majorHAnsi" w:hAnsiTheme="majorHAnsi" w:cs="Times New Roman"/>
          <w:b/>
          <w:sz w:val="22"/>
          <w:szCs w:val="22"/>
        </w:rPr>
      </w:pPr>
      <w:r w:rsidRPr="00106042">
        <w:rPr>
          <w:rFonts w:asciiTheme="majorHAnsi" w:hAnsiTheme="majorHAnsi" w:cs="Times New Roman"/>
          <w:sz w:val="22"/>
          <w:szCs w:val="22"/>
        </w:rPr>
        <w:t>The choice of the protocol should strik</w:t>
      </w:r>
      <w:r w:rsidR="00FD0788" w:rsidRPr="00106042">
        <w:rPr>
          <w:rFonts w:asciiTheme="majorHAnsi" w:hAnsiTheme="majorHAnsi" w:cs="Times New Roman"/>
          <w:sz w:val="22"/>
          <w:szCs w:val="22"/>
        </w:rPr>
        <w:t>e</w:t>
      </w:r>
      <w:r w:rsidRPr="00106042">
        <w:rPr>
          <w:rFonts w:asciiTheme="majorHAnsi" w:hAnsiTheme="majorHAnsi" w:cs="Times New Roman"/>
          <w:sz w:val="22"/>
          <w:szCs w:val="22"/>
        </w:rPr>
        <w:t xml:space="preserve"> the appropriate balance between not </w:t>
      </w:r>
      <w:r w:rsidR="00FD0788" w:rsidRPr="00106042">
        <w:rPr>
          <w:rFonts w:asciiTheme="majorHAnsi" w:hAnsiTheme="majorHAnsi" w:cs="Times New Roman"/>
          <w:sz w:val="22"/>
          <w:szCs w:val="22"/>
        </w:rPr>
        <w:t>overburdening</w:t>
      </w:r>
      <w:r w:rsidRPr="00106042">
        <w:rPr>
          <w:rFonts w:asciiTheme="majorHAnsi" w:hAnsiTheme="majorHAnsi" w:cs="Times New Roman"/>
          <w:sz w:val="22"/>
          <w:szCs w:val="22"/>
        </w:rPr>
        <w:t xml:space="preserve"> the field team </w:t>
      </w:r>
      <w:r w:rsidR="00FD0788" w:rsidRPr="00106042">
        <w:rPr>
          <w:rFonts w:asciiTheme="majorHAnsi" w:hAnsiTheme="majorHAnsi" w:cs="Times New Roman"/>
          <w:sz w:val="22"/>
          <w:szCs w:val="22"/>
        </w:rPr>
        <w:t xml:space="preserve">while still </w:t>
      </w:r>
      <w:r w:rsidRPr="00106042">
        <w:rPr>
          <w:rFonts w:asciiTheme="majorHAnsi" w:hAnsiTheme="majorHAnsi" w:cs="Times New Roman"/>
          <w:sz w:val="22"/>
          <w:szCs w:val="22"/>
        </w:rPr>
        <w:t>ensuring the quality of the resulting data.</w:t>
      </w:r>
      <w:r w:rsidRPr="00106042">
        <w:rPr>
          <w:rFonts w:asciiTheme="majorHAnsi" w:hAnsiTheme="majorHAnsi" w:cs="Times New Roman"/>
          <w:b/>
          <w:sz w:val="22"/>
          <w:szCs w:val="22"/>
        </w:rPr>
        <w:t xml:space="preserve"> </w:t>
      </w:r>
      <w:r w:rsidR="00FD0788" w:rsidRPr="00106042">
        <w:rPr>
          <w:rFonts w:asciiTheme="majorHAnsi" w:hAnsiTheme="majorHAnsi" w:cs="Times New Roman"/>
          <w:sz w:val="22"/>
          <w:szCs w:val="22"/>
        </w:rPr>
        <w:t>On the one hand, a</w:t>
      </w:r>
      <w:r w:rsidRPr="00106042">
        <w:rPr>
          <w:rFonts w:asciiTheme="majorHAnsi" w:hAnsiTheme="majorHAnsi" w:cs="Times New Roman"/>
          <w:sz w:val="22"/>
          <w:szCs w:val="22"/>
        </w:rPr>
        <w:t xml:space="preserve"> protocol that </w:t>
      </w:r>
      <w:r w:rsidR="00FD0788" w:rsidRPr="00106042">
        <w:rPr>
          <w:rFonts w:asciiTheme="majorHAnsi" w:hAnsiTheme="majorHAnsi" w:cs="Times New Roman"/>
          <w:sz w:val="22"/>
          <w:szCs w:val="22"/>
        </w:rPr>
        <w:t xml:space="preserve">includes </w:t>
      </w:r>
      <w:r w:rsidRPr="00106042">
        <w:rPr>
          <w:rFonts w:asciiTheme="majorHAnsi" w:hAnsiTheme="majorHAnsi" w:cs="Times New Roman"/>
          <w:sz w:val="22"/>
          <w:szCs w:val="22"/>
        </w:rPr>
        <w:t xml:space="preserve">very restrictive rules on plots to be </w:t>
      </w:r>
      <w:r w:rsidR="007746C6" w:rsidRPr="00106042">
        <w:rPr>
          <w:rFonts w:asciiTheme="majorHAnsi" w:hAnsiTheme="majorHAnsi" w:cs="Times New Roman"/>
          <w:sz w:val="22"/>
          <w:szCs w:val="22"/>
        </w:rPr>
        <w:t>excluded</w:t>
      </w:r>
      <w:r w:rsidRPr="00106042">
        <w:rPr>
          <w:rFonts w:asciiTheme="majorHAnsi" w:hAnsiTheme="majorHAnsi" w:cs="Times New Roman"/>
          <w:sz w:val="22"/>
          <w:szCs w:val="22"/>
        </w:rPr>
        <w:t xml:space="preserve"> may require enumerators to travel for hours just to measure one plot. </w:t>
      </w:r>
      <w:r w:rsidR="00FD0788" w:rsidRPr="00106042">
        <w:rPr>
          <w:rFonts w:asciiTheme="majorHAnsi" w:hAnsiTheme="majorHAnsi" w:cs="Times New Roman"/>
          <w:sz w:val="22"/>
          <w:szCs w:val="22"/>
        </w:rPr>
        <w:t xml:space="preserve">On the other hand, a </w:t>
      </w:r>
      <w:r w:rsidRPr="00106042">
        <w:rPr>
          <w:rFonts w:asciiTheme="majorHAnsi" w:hAnsiTheme="majorHAnsi" w:cs="Times New Roman"/>
          <w:sz w:val="22"/>
          <w:szCs w:val="22"/>
        </w:rPr>
        <w:t xml:space="preserve">protocol that allows too many exceptions to GPS plot measurement will result in a large number of missing data points in the final datasets. For instance, the examples provided in Box </w:t>
      </w:r>
      <w:r w:rsidR="00D829C2" w:rsidRPr="00106042">
        <w:rPr>
          <w:rFonts w:asciiTheme="majorHAnsi" w:hAnsiTheme="majorHAnsi" w:cs="Times New Roman"/>
          <w:sz w:val="22"/>
          <w:szCs w:val="22"/>
        </w:rPr>
        <w:t>1</w:t>
      </w:r>
      <w:r w:rsidRPr="00106042">
        <w:rPr>
          <w:rFonts w:asciiTheme="majorHAnsi" w:hAnsiTheme="majorHAnsi" w:cs="Times New Roman"/>
          <w:sz w:val="22"/>
          <w:szCs w:val="22"/>
        </w:rPr>
        <w:t xml:space="preserve"> resulted in very different rates of </w:t>
      </w:r>
      <w:proofErr w:type="spellStart"/>
      <w:r w:rsidRPr="00106042">
        <w:rPr>
          <w:rFonts w:asciiTheme="majorHAnsi" w:hAnsiTheme="majorHAnsi" w:cs="Times New Roman"/>
          <w:sz w:val="22"/>
          <w:szCs w:val="22"/>
        </w:rPr>
        <w:t>missingness</w:t>
      </w:r>
      <w:proofErr w:type="spellEnd"/>
      <w:r w:rsidRPr="00106042">
        <w:rPr>
          <w:rFonts w:asciiTheme="majorHAnsi" w:hAnsiTheme="majorHAnsi" w:cs="Times New Roman"/>
          <w:sz w:val="22"/>
          <w:szCs w:val="22"/>
        </w:rPr>
        <w:t xml:space="preserve"> (item non-response) of the GPS measure, clearly correlated with how strict or lax the survey protocol rule was in requiring that plots be measured. </w:t>
      </w:r>
      <w:r w:rsidR="004A71EA" w:rsidRPr="00106042">
        <w:rPr>
          <w:rFonts w:asciiTheme="majorHAnsi" w:hAnsiTheme="majorHAnsi" w:cs="Times New Roman"/>
          <w:sz w:val="22"/>
          <w:szCs w:val="22"/>
        </w:rPr>
        <w:t xml:space="preserve">In Uganda, where enumerators </w:t>
      </w:r>
      <w:r w:rsidR="007746C6" w:rsidRPr="00106042">
        <w:rPr>
          <w:rFonts w:asciiTheme="majorHAnsi" w:hAnsiTheme="majorHAnsi" w:cs="Times New Roman"/>
          <w:sz w:val="22"/>
          <w:szCs w:val="22"/>
        </w:rPr>
        <w:t>were</w:t>
      </w:r>
      <w:r w:rsidR="004A71EA" w:rsidRPr="00106042">
        <w:rPr>
          <w:rFonts w:asciiTheme="majorHAnsi" w:hAnsiTheme="majorHAnsi" w:cs="Times New Roman"/>
          <w:sz w:val="22"/>
          <w:szCs w:val="22"/>
        </w:rPr>
        <w:t xml:space="preserve"> allowed </w:t>
      </w:r>
      <w:r w:rsidR="007746C6" w:rsidRPr="00106042">
        <w:rPr>
          <w:rFonts w:asciiTheme="majorHAnsi" w:hAnsiTheme="majorHAnsi" w:cs="Times New Roman"/>
          <w:sz w:val="22"/>
          <w:szCs w:val="22"/>
        </w:rPr>
        <w:t>to forgo GPS</w:t>
      </w:r>
      <w:r w:rsidR="004A71EA" w:rsidRPr="00106042">
        <w:rPr>
          <w:rFonts w:asciiTheme="majorHAnsi" w:hAnsiTheme="majorHAnsi" w:cs="Times New Roman"/>
          <w:sz w:val="22"/>
          <w:szCs w:val="22"/>
        </w:rPr>
        <w:t xml:space="preserve"> measure</w:t>
      </w:r>
      <w:r w:rsidR="007746C6" w:rsidRPr="00106042">
        <w:rPr>
          <w:rFonts w:asciiTheme="majorHAnsi" w:hAnsiTheme="majorHAnsi" w:cs="Times New Roman"/>
          <w:sz w:val="22"/>
          <w:szCs w:val="22"/>
        </w:rPr>
        <w:t>ment of</w:t>
      </w:r>
      <w:r w:rsidR="004A71EA" w:rsidRPr="00106042">
        <w:rPr>
          <w:rFonts w:asciiTheme="majorHAnsi" w:hAnsiTheme="majorHAnsi" w:cs="Times New Roman"/>
          <w:sz w:val="22"/>
          <w:szCs w:val="22"/>
        </w:rPr>
        <w:t xml:space="preserve"> any plot located </w:t>
      </w:r>
      <w:r w:rsidR="007746C6" w:rsidRPr="00106042">
        <w:rPr>
          <w:rFonts w:asciiTheme="majorHAnsi" w:hAnsiTheme="majorHAnsi" w:cs="Times New Roman"/>
          <w:sz w:val="22"/>
          <w:szCs w:val="22"/>
        </w:rPr>
        <w:t>outside</w:t>
      </w:r>
      <w:r w:rsidR="004A71EA" w:rsidRPr="00106042">
        <w:rPr>
          <w:rFonts w:asciiTheme="majorHAnsi" w:hAnsiTheme="majorHAnsi" w:cs="Times New Roman"/>
          <w:sz w:val="22"/>
          <w:szCs w:val="22"/>
        </w:rPr>
        <w:t xml:space="preserve"> the enumeration area, </w:t>
      </w:r>
      <w:r w:rsidR="00407AFA" w:rsidRPr="00106042">
        <w:rPr>
          <w:rFonts w:asciiTheme="majorHAnsi" w:hAnsiTheme="majorHAnsi" w:cs="Times New Roman"/>
          <w:sz w:val="22"/>
          <w:szCs w:val="22"/>
        </w:rPr>
        <w:t>over 40 percent</w:t>
      </w:r>
      <w:r w:rsidR="004A71EA" w:rsidRPr="00106042">
        <w:rPr>
          <w:rFonts w:asciiTheme="majorHAnsi" w:hAnsiTheme="majorHAnsi" w:cs="Times New Roman"/>
          <w:sz w:val="22"/>
          <w:szCs w:val="22"/>
        </w:rPr>
        <w:t xml:space="preserve"> plots were not measured. In Malawi, where conditions for the enumerators to be allowed to </w:t>
      </w:r>
      <w:r w:rsidR="007746C6" w:rsidRPr="00106042">
        <w:rPr>
          <w:rFonts w:asciiTheme="majorHAnsi" w:hAnsiTheme="majorHAnsi" w:cs="Times New Roman"/>
          <w:sz w:val="22"/>
          <w:szCs w:val="22"/>
        </w:rPr>
        <w:t xml:space="preserve">forgo </w:t>
      </w:r>
      <w:r w:rsidR="004A71EA" w:rsidRPr="00106042">
        <w:rPr>
          <w:rFonts w:asciiTheme="majorHAnsi" w:hAnsiTheme="majorHAnsi" w:cs="Times New Roman"/>
          <w:sz w:val="22"/>
          <w:szCs w:val="22"/>
        </w:rPr>
        <w:t>measure</w:t>
      </w:r>
      <w:r w:rsidR="007746C6" w:rsidRPr="00106042">
        <w:rPr>
          <w:rFonts w:asciiTheme="majorHAnsi" w:hAnsiTheme="majorHAnsi" w:cs="Times New Roman"/>
          <w:sz w:val="22"/>
          <w:szCs w:val="22"/>
        </w:rPr>
        <w:t>ment</w:t>
      </w:r>
      <w:r w:rsidR="004A71EA" w:rsidRPr="00106042">
        <w:rPr>
          <w:rFonts w:asciiTheme="majorHAnsi" w:hAnsiTheme="majorHAnsi" w:cs="Times New Roman"/>
          <w:sz w:val="22"/>
          <w:szCs w:val="22"/>
        </w:rPr>
        <w:t xml:space="preserve"> were</w:t>
      </w:r>
      <w:r w:rsidR="007746C6" w:rsidRPr="00106042">
        <w:rPr>
          <w:rFonts w:asciiTheme="majorHAnsi" w:hAnsiTheme="majorHAnsi" w:cs="Times New Roman"/>
          <w:sz w:val="22"/>
          <w:szCs w:val="22"/>
        </w:rPr>
        <w:t xml:space="preserve"> far</w:t>
      </w:r>
      <w:r w:rsidR="004A71EA" w:rsidRPr="00106042">
        <w:rPr>
          <w:rFonts w:asciiTheme="majorHAnsi" w:hAnsiTheme="majorHAnsi" w:cs="Times New Roman"/>
          <w:sz w:val="22"/>
          <w:szCs w:val="22"/>
        </w:rPr>
        <w:t xml:space="preserve"> more stringent, only </w:t>
      </w:r>
      <w:r w:rsidR="00407AFA" w:rsidRPr="00106042">
        <w:rPr>
          <w:rFonts w:asciiTheme="majorHAnsi" w:hAnsiTheme="majorHAnsi" w:cs="Times New Roman"/>
          <w:sz w:val="22"/>
          <w:szCs w:val="22"/>
        </w:rPr>
        <w:t>3</w:t>
      </w:r>
      <w:r w:rsidR="004A71EA" w:rsidRPr="00106042">
        <w:rPr>
          <w:rFonts w:asciiTheme="majorHAnsi" w:hAnsiTheme="majorHAnsi" w:cs="Times New Roman"/>
          <w:sz w:val="22"/>
          <w:szCs w:val="22"/>
        </w:rPr>
        <w:t xml:space="preserve"> percent of the plots were not measured</w:t>
      </w:r>
      <w:r w:rsidR="00407AFA" w:rsidRPr="00106042">
        <w:rPr>
          <w:rFonts w:asciiTheme="majorHAnsi" w:hAnsiTheme="majorHAnsi" w:cs="Times New Roman"/>
          <w:sz w:val="22"/>
          <w:szCs w:val="22"/>
        </w:rPr>
        <w:t xml:space="preserve"> (Table </w:t>
      </w:r>
      <w:ins w:id="588" w:author="Sydney Gourlay" w:date="2016-06-17T13:04:00Z">
        <w:r w:rsidR="005607A9">
          <w:rPr>
            <w:rFonts w:asciiTheme="majorHAnsi" w:hAnsiTheme="majorHAnsi" w:cs="Times New Roman"/>
            <w:sz w:val="22"/>
            <w:szCs w:val="22"/>
          </w:rPr>
          <w:t>4</w:t>
        </w:r>
      </w:ins>
      <w:del w:id="589" w:author="Sydney Gourlay" w:date="2016-06-17T13:04:00Z">
        <w:r w:rsidR="000C05F3" w:rsidRPr="00106042" w:rsidDel="005607A9">
          <w:rPr>
            <w:rFonts w:asciiTheme="majorHAnsi" w:hAnsiTheme="majorHAnsi" w:cs="Times New Roman"/>
            <w:sz w:val="22"/>
            <w:szCs w:val="22"/>
          </w:rPr>
          <w:delText>5</w:delText>
        </w:r>
      </w:del>
      <w:r w:rsidR="00407AFA" w:rsidRPr="00106042">
        <w:rPr>
          <w:rFonts w:asciiTheme="majorHAnsi" w:hAnsiTheme="majorHAnsi" w:cs="Times New Roman"/>
          <w:sz w:val="22"/>
          <w:szCs w:val="22"/>
        </w:rPr>
        <w:t>)</w:t>
      </w:r>
      <w:r w:rsidR="004A71EA" w:rsidRPr="00106042">
        <w:rPr>
          <w:rFonts w:asciiTheme="majorHAnsi" w:hAnsiTheme="majorHAnsi" w:cs="Times New Roman"/>
          <w:sz w:val="22"/>
          <w:szCs w:val="22"/>
        </w:rPr>
        <w:t>.</w:t>
      </w:r>
    </w:p>
    <w:p w14:paraId="648A824F" w14:textId="79423553" w:rsidR="00585570" w:rsidRPr="0066125A" w:rsidRDefault="0023411D" w:rsidP="00DD5494">
      <w:pPr>
        <w:pStyle w:val="Default"/>
        <w:spacing w:after="200" w:line="360" w:lineRule="auto"/>
        <w:jc w:val="both"/>
        <w:rPr>
          <w:rFonts w:asciiTheme="majorHAnsi" w:hAnsiTheme="majorHAnsi" w:cs="Times New Roman"/>
          <w:b/>
          <w:sz w:val="22"/>
          <w:szCs w:val="22"/>
        </w:rPr>
      </w:pPr>
      <w:r w:rsidRPr="0066125A">
        <w:rPr>
          <w:rFonts w:asciiTheme="majorHAnsi" w:hAnsiTheme="majorHAnsi" w:cs="Times New Roman"/>
          <w:b/>
          <w:sz w:val="22"/>
          <w:szCs w:val="22"/>
        </w:rPr>
        <w:lastRenderedPageBreak/>
        <w:t xml:space="preserve">Table </w:t>
      </w:r>
      <w:ins w:id="590" w:author="Sydney Gourlay" w:date="2016-06-17T13:04:00Z">
        <w:r w:rsidR="005607A9">
          <w:rPr>
            <w:rFonts w:asciiTheme="majorHAnsi" w:hAnsiTheme="majorHAnsi" w:cs="Times New Roman"/>
            <w:b/>
            <w:sz w:val="22"/>
            <w:szCs w:val="22"/>
          </w:rPr>
          <w:t>4</w:t>
        </w:r>
      </w:ins>
      <w:del w:id="591" w:author="Sydney Gourlay" w:date="2016-06-17T13:04:00Z">
        <w:r w:rsidRPr="0066125A" w:rsidDel="005607A9">
          <w:rPr>
            <w:rFonts w:asciiTheme="majorHAnsi" w:hAnsiTheme="majorHAnsi" w:cs="Times New Roman"/>
            <w:b/>
            <w:sz w:val="22"/>
            <w:szCs w:val="22"/>
          </w:rPr>
          <w:delText>5</w:delText>
        </w:r>
      </w:del>
      <w:r w:rsidRPr="0066125A">
        <w:rPr>
          <w:rFonts w:asciiTheme="majorHAnsi" w:hAnsiTheme="majorHAnsi" w:cs="Times New Roman"/>
          <w:b/>
          <w:sz w:val="22"/>
          <w:szCs w:val="22"/>
        </w:rPr>
        <w:t xml:space="preserve"> </w:t>
      </w:r>
      <w:r w:rsidRPr="0066125A">
        <w:rPr>
          <w:rFonts w:cs="Times New Roman"/>
          <w:b/>
          <w:sz w:val="22"/>
          <w:szCs w:val="22"/>
        </w:rPr>
        <w:t>–</w:t>
      </w:r>
      <w:r w:rsidRPr="0066125A">
        <w:rPr>
          <w:rFonts w:asciiTheme="majorHAnsi" w:hAnsiTheme="majorHAnsi" w:cs="Times New Roman"/>
          <w:b/>
          <w:sz w:val="22"/>
          <w:szCs w:val="22"/>
        </w:rPr>
        <w:t xml:space="preserve"> GPS </w:t>
      </w:r>
      <w:proofErr w:type="spellStart"/>
      <w:r w:rsidRPr="0066125A">
        <w:rPr>
          <w:rFonts w:asciiTheme="majorHAnsi" w:hAnsiTheme="majorHAnsi" w:cs="Times New Roman"/>
          <w:b/>
          <w:sz w:val="22"/>
          <w:szCs w:val="22"/>
        </w:rPr>
        <w:t>Missingness</w:t>
      </w:r>
      <w:proofErr w:type="spellEnd"/>
      <w:r w:rsidRPr="0066125A">
        <w:rPr>
          <w:rFonts w:asciiTheme="majorHAnsi" w:hAnsiTheme="majorHAnsi" w:cs="Times New Roman"/>
          <w:b/>
          <w:sz w:val="22"/>
          <w:szCs w:val="22"/>
        </w:rPr>
        <w:t xml:space="preserve"> in Select LSMS-ISA Surveys</w:t>
      </w:r>
    </w:p>
    <w:tbl>
      <w:tblPr>
        <w:tblW w:w="9240" w:type="dxa"/>
        <w:jc w:val="center"/>
        <w:tblBorders>
          <w:top w:val="single" w:sz="4" w:space="0" w:color="auto"/>
          <w:bottom w:val="single" w:sz="4" w:space="0" w:color="auto"/>
        </w:tblBorders>
        <w:tblLook w:val="04A0" w:firstRow="1" w:lastRow="0" w:firstColumn="1" w:lastColumn="0" w:noHBand="0" w:noVBand="1"/>
      </w:tblPr>
      <w:tblGrid>
        <w:gridCol w:w="1382"/>
        <w:gridCol w:w="1320"/>
        <w:gridCol w:w="1320"/>
        <w:gridCol w:w="1320"/>
        <w:gridCol w:w="1320"/>
        <w:gridCol w:w="1320"/>
        <w:gridCol w:w="1320"/>
      </w:tblGrid>
      <w:tr w:rsidR="0023411D" w:rsidRPr="00CB2BC4" w14:paraId="33FD9ABE" w14:textId="77777777" w:rsidTr="005B6EA1">
        <w:trPr>
          <w:trHeight w:val="315"/>
          <w:jc w:val="center"/>
        </w:trPr>
        <w:tc>
          <w:tcPr>
            <w:tcW w:w="1320" w:type="dxa"/>
            <w:tcBorders>
              <w:top w:val="single" w:sz="4" w:space="0" w:color="auto"/>
              <w:bottom w:val="single" w:sz="4" w:space="0" w:color="auto"/>
              <w:right w:val="single" w:sz="2" w:space="0" w:color="auto"/>
            </w:tcBorders>
            <w:shd w:val="clear" w:color="auto" w:fill="A9D5E7" w:themeFill="accent1" w:themeFillTint="66"/>
            <w:vAlign w:val="center"/>
            <w:hideMark/>
          </w:tcPr>
          <w:p w14:paraId="25E8EBDC" w14:textId="77777777" w:rsidR="0023411D" w:rsidRPr="00CB2BC4" w:rsidRDefault="0023411D" w:rsidP="0023411D">
            <w:pPr>
              <w:spacing w:after="0" w:line="240" w:lineRule="auto"/>
              <w:jc w:val="center"/>
              <w:rPr>
                <w:rFonts w:ascii="Calibri" w:eastAsia="Times New Roman" w:hAnsi="Calibri" w:cs="Times New Roman"/>
                <w:b/>
                <w:bCs/>
                <w:color w:val="000000"/>
                <w:sz w:val="20"/>
                <w:szCs w:val="20"/>
              </w:rPr>
            </w:pPr>
            <w:r w:rsidRPr="00CB2BC4">
              <w:rPr>
                <w:rFonts w:ascii="Calibri" w:eastAsia="Times New Roman" w:hAnsi="Calibri" w:cs="Times New Roman"/>
                <w:b/>
                <w:bCs/>
                <w:color w:val="000000"/>
                <w:sz w:val="20"/>
                <w:szCs w:val="20"/>
              </w:rPr>
              <w:t>Country</w:t>
            </w:r>
          </w:p>
        </w:tc>
        <w:tc>
          <w:tcPr>
            <w:tcW w:w="1320" w:type="dxa"/>
            <w:tcBorders>
              <w:top w:val="single" w:sz="4" w:space="0" w:color="auto"/>
              <w:left w:val="single" w:sz="2" w:space="0" w:color="auto"/>
              <w:bottom w:val="single" w:sz="4" w:space="0" w:color="auto"/>
              <w:right w:val="single" w:sz="2" w:space="0" w:color="auto"/>
            </w:tcBorders>
            <w:shd w:val="clear" w:color="auto" w:fill="A9D5E7" w:themeFill="accent1" w:themeFillTint="66"/>
            <w:vAlign w:val="center"/>
            <w:hideMark/>
          </w:tcPr>
          <w:p w14:paraId="73AD1FAD" w14:textId="77777777" w:rsidR="0023411D" w:rsidRPr="00CB2BC4" w:rsidRDefault="0023411D" w:rsidP="0023411D">
            <w:pPr>
              <w:spacing w:after="0" w:line="240" w:lineRule="auto"/>
              <w:jc w:val="center"/>
              <w:rPr>
                <w:rFonts w:ascii="Calibri" w:eastAsia="Times New Roman" w:hAnsi="Calibri" w:cs="Times New Roman"/>
                <w:b/>
                <w:bCs/>
                <w:color w:val="000000"/>
                <w:sz w:val="20"/>
                <w:szCs w:val="20"/>
              </w:rPr>
            </w:pPr>
            <w:r w:rsidRPr="00CB2BC4">
              <w:rPr>
                <w:rFonts w:ascii="Calibri" w:eastAsia="Times New Roman" w:hAnsi="Calibri" w:cs="Times New Roman"/>
                <w:b/>
                <w:bCs/>
                <w:color w:val="000000"/>
                <w:sz w:val="20"/>
                <w:szCs w:val="20"/>
              </w:rPr>
              <w:t>Ethiopia 2011</w:t>
            </w:r>
          </w:p>
        </w:tc>
        <w:tc>
          <w:tcPr>
            <w:tcW w:w="1320" w:type="dxa"/>
            <w:tcBorders>
              <w:top w:val="single" w:sz="4" w:space="0" w:color="auto"/>
              <w:left w:val="single" w:sz="2" w:space="0" w:color="auto"/>
              <w:bottom w:val="single" w:sz="4" w:space="0" w:color="auto"/>
              <w:right w:val="single" w:sz="2" w:space="0" w:color="auto"/>
            </w:tcBorders>
            <w:shd w:val="clear" w:color="auto" w:fill="A9D5E7" w:themeFill="accent1" w:themeFillTint="66"/>
            <w:vAlign w:val="center"/>
            <w:hideMark/>
          </w:tcPr>
          <w:p w14:paraId="53A517FF" w14:textId="77777777" w:rsidR="0023411D" w:rsidRPr="00CB2BC4" w:rsidRDefault="0023411D" w:rsidP="0023411D">
            <w:pPr>
              <w:spacing w:after="0" w:line="240" w:lineRule="auto"/>
              <w:jc w:val="center"/>
              <w:rPr>
                <w:rFonts w:ascii="Calibri" w:eastAsia="Times New Roman" w:hAnsi="Calibri" w:cs="Times New Roman"/>
                <w:b/>
                <w:bCs/>
                <w:color w:val="000000"/>
                <w:sz w:val="20"/>
                <w:szCs w:val="20"/>
              </w:rPr>
            </w:pPr>
            <w:r w:rsidRPr="00CB2BC4">
              <w:rPr>
                <w:rFonts w:ascii="Calibri" w:eastAsia="Times New Roman" w:hAnsi="Calibri" w:cs="Times New Roman"/>
                <w:b/>
                <w:bCs/>
                <w:color w:val="000000"/>
                <w:sz w:val="20"/>
                <w:szCs w:val="20"/>
              </w:rPr>
              <w:t>Malawi 2013</w:t>
            </w:r>
          </w:p>
        </w:tc>
        <w:tc>
          <w:tcPr>
            <w:tcW w:w="1320" w:type="dxa"/>
            <w:tcBorders>
              <w:top w:val="single" w:sz="4" w:space="0" w:color="auto"/>
              <w:left w:val="single" w:sz="2" w:space="0" w:color="auto"/>
              <w:bottom w:val="single" w:sz="4" w:space="0" w:color="auto"/>
              <w:right w:val="single" w:sz="2" w:space="0" w:color="auto"/>
            </w:tcBorders>
            <w:shd w:val="clear" w:color="auto" w:fill="A9D5E7" w:themeFill="accent1" w:themeFillTint="66"/>
            <w:vAlign w:val="center"/>
            <w:hideMark/>
          </w:tcPr>
          <w:p w14:paraId="7F967E0E" w14:textId="77777777" w:rsidR="0023411D" w:rsidRPr="00CB2BC4" w:rsidRDefault="0023411D" w:rsidP="0023411D">
            <w:pPr>
              <w:spacing w:after="0" w:line="240" w:lineRule="auto"/>
              <w:jc w:val="center"/>
              <w:rPr>
                <w:rFonts w:ascii="Calibri" w:eastAsia="Times New Roman" w:hAnsi="Calibri" w:cs="Times New Roman"/>
                <w:b/>
                <w:bCs/>
                <w:color w:val="000000"/>
                <w:sz w:val="20"/>
                <w:szCs w:val="20"/>
              </w:rPr>
            </w:pPr>
            <w:r w:rsidRPr="00CB2BC4">
              <w:rPr>
                <w:rFonts w:ascii="Calibri" w:eastAsia="Times New Roman" w:hAnsi="Calibri" w:cs="Times New Roman"/>
                <w:b/>
                <w:bCs/>
                <w:color w:val="000000"/>
                <w:sz w:val="20"/>
                <w:szCs w:val="20"/>
              </w:rPr>
              <w:t>Niger 2012</w:t>
            </w:r>
          </w:p>
        </w:tc>
        <w:tc>
          <w:tcPr>
            <w:tcW w:w="1320" w:type="dxa"/>
            <w:tcBorders>
              <w:top w:val="single" w:sz="4" w:space="0" w:color="auto"/>
              <w:left w:val="single" w:sz="2" w:space="0" w:color="auto"/>
              <w:bottom w:val="single" w:sz="4" w:space="0" w:color="auto"/>
              <w:right w:val="single" w:sz="2" w:space="0" w:color="auto"/>
            </w:tcBorders>
            <w:shd w:val="clear" w:color="auto" w:fill="A9D5E7" w:themeFill="accent1" w:themeFillTint="66"/>
            <w:vAlign w:val="center"/>
            <w:hideMark/>
          </w:tcPr>
          <w:p w14:paraId="4B6ED8EB" w14:textId="77777777" w:rsidR="0023411D" w:rsidRPr="00CB2BC4" w:rsidRDefault="0023411D" w:rsidP="0023411D">
            <w:pPr>
              <w:spacing w:after="0" w:line="240" w:lineRule="auto"/>
              <w:jc w:val="center"/>
              <w:rPr>
                <w:rFonts w:ascii="Calibri" w:eastAsia="Times New Roman" w:hAnsi="Calibri" w:cs="Times New Roman"/>
                <w:b/>
                <w:bCs/>
                <w:color w:val="000000"/>
                <w:sz w:val="20"/>
                <w:szCs w:val="20"/>
              </w:rPr>
            </w:pPr>
            <w:r w:rsidRPr="00CB2BC4">
              <w:rPr>
                <w:rFonts w:ascii="Calibri" w:eastAsia="Times New Roman" w:hAnsi="Calibri" w:cs="Times New Roman"/>
                <w:b/>
                <w:bCs/>
                <w:color w:val="000000"/>
                <w:sz w:val="20"/>
                <w:szCs w:val="20"/>
              </w:rPr>
              <w:t>Nigeria 2013</w:t>
            </w:r>
          </w:p>
        </w:tc>
        <w:tc>
          <w:tcPr>
            <w:tcW w:w="1320" w:type="dxa"/>
            <w:tcBorders>
              <w:top w:val="single" w:sz="4" w:space="0" w:color="auto"/>
              <w:left w:val="single" w:sz="2" w:space="0" w:color="auto"/>
              <w:bottom w:val="single" w:sz="4" w:space="0" w:color="auto"/>
              <w:right w:val="single" w:sz="2" w:space="0" w:color="auto"/>
            </w:tcBorders>
            <w:shd w:val="clear" w:color="auto" w:fill="A9D5E7" w:themeFill="accent1" w:themeFillTint="66"/>
            <w:vAlign w:val="center"/>
            <w:hideMark/>
          </w:tcPr>
          <w:p w14:paraId="768496B2" w14:textId="77777777" w:rsidR="0023411D" w:rsidRPr="00CB2BC4" w:rsidRDefault="0023411D" w:rsidP="0023411D">
            <w:pPr>
              <w:spacing w:after="0" w:line="240" w:lineRule="auto"/>
              <w:jc w:val="center"/>
              <w:rPr>
                <w:rFonts w:ascii="Calibri" w:eastAsia="Times New Roman" w:hAnsi="Calibri" w:cs="Times New Roman"/>
                <w:b/>
                <w:bCs/>
                <w:color w:val="000000"/>
                <w:sz w:val="20"/>
                <w:szCs w:val="20"/>
              </w:rPr>
            </w:pPr>
            <w:r w:rsidRPr="00CB2BC4">
              <w:rPr>
                <w:rFonts w:ascii="Calibri" w:eastAsia="Times New Roman" w:hAnsi="Calibri" w:cs="Times New Roman"/>
                <w:b/>
                <w:bCs/>
                <w:color w:val="000000"/>
                <w:sz w:val="20"/>
                <w:szCs w:val="20"/>
              </w:rPr>
              <w:t>Tanzania 2011</w:t>
            </w:r>
          </w:p>
        </w:tc>
        <w:tc>
          <w:tcPr>
            <w:tcW w:w="1320" w:type="dxa"/>
            <w:tcBorders>
              <w:top w:val="single" w:sz="4" w:space="0" w:color="auto"/>
              <w:left w:val="single" w:sz="2" w:space="0" w:color="auto"/>
              <w:bottom w:val="single" w:sz="4" w:space="0" w:color="auto"/>
            </w:tcBorders>
            <w:shd w:val="clear" w:color="auto" w:fill="A9D5E7" w:themeFill="accent1" w:themeFillTint="66"/>
            <w:vAlign w:val="center"/>
            <w:hideMark/>
          </w:tcPr>
          <w:p w14:paraId="57961702" w14:textId="77777777" w:rsidR="0023411D" w:rsidRPr="00CB2BC4" w:rsidRDefault="0023411D" w:rsidP="0023411D">
            <w:pPr>
              <w:spacing w:after="0" w:line="240" w:lineRule="auto"/>
              <w:jc w:val="center"/>
              <w:rPr>
                <w:rFonts w:ascii="Calibri" w:eastAsia="Times New Roman" w:hAnsi="Calibri" w:cs="Times New Roman"/>
                <w:b/>
                <w:bCs/>
                <w:color w:val="000000"/>
                <w:sz w:val="20"/>
                <w:szCs w:val="20"/>
              </w:rPr>
            </w:pPr>
            <w:r w:rsidRPr="00CB2BC4">
              <w:rPr>
                <w:rFonts w:ascii="Calibri" w:eastAsia="Times New Roman" w:hAnsi="Calibri" w:cs="Times New Roman"/>
                <w:b/>
                <w:bCs/>
                <w:color w:val="000000"/>
                <w:sz w:val="20"/>
                <w:szCs w:val="20"/>
              </w:rPr>
              <w:t>Uganda 2012</w:t>
            </w:r>
          </w:p>
        </w:tc>
      </w:tr>
      <w:tr w:rsidR="0023411D" w:rsidRPr="00CB2BC4" w14:paraId="1A2234B0" w14:textId="77777777" w:rsidTr="005B6EA1">
        <w:trPr>
          <w:trHeight w:val="315"/>
          <w:jc w:val="center"/>
        </w:trPr>
        <w:tc>
          <w:tcPr>
            <w:tcW w:w="1320" w:type="dxa"/>
            <w:tcBorders>
              <w:top w:val="single" w:sz="4" w:space="0" w:color="auto"/>
              <w:right w:val="single" w:sz="2" w:space="0" w:color="auto"/>
            </w:tcBorders>
            <w:shd w:val="clear" w:color="000000" w:fill="FFFFFF"/>
            <w:vAlign w:val="center"/>
            <w:hideMark/>
          </w:tcPr>
          <w:p w14:paraId="23263DE5" w14:textId="77777777" w:rsidR="0023411D" w:rsidRPr="00CB2BC4" w:rsidRDefault="0023411D" w:rsidP="005B6EA1">
            <w:pPr>
              <w:spacing w:after="0" w:line="240" w:lineRule="auto"/>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Measured</w:t>
            </w:r>
          </w:p>
        </w:tc>
        <w:tc>
          <w:tcPr>
            <w:tcW w:w="1320" w:type="dxa"/>
            <w:tcBorders>
              <w:top w:val="single" w:sz="4" w:space="0" w:color="auto"/>
              <w:left w:val="single" w:sz="2" w:space="0" w:color="auto"/>
              <w:right w:val="single" w:sz="2" w:space="0" w:color="auto"/>
            </w:tcBorders>
            <w:shd w:val="clear" w:color="000000" w:fill="FFFFFF"/>
            <w:vAlign w:val="center"/>
            <w:hideMark/>
          </w:tcPr>
          <w:p w14:paraId="0D214FFD"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26,107</w:t>
            </w:r>
          </w:p>
        </w:tc>
        <w:tc>
          <w:tcPr>
            <w:tcW w:w="1320" w:type="dxa"/>
            <w:tcBorders>
              <w:top w:val="single" w:sz="4" w:space="0" w:color="auto"/>
              <w:left w:val="single" w:sz="2" w:space="0" w:color="auto"/>
              <w:right w:val="single" w:sz="2" w:space="0" w:color="auto"/>
            </w:tcBorders>
            <w:shd w:val="clear" w:color="000000" w:fill="FFFFFF"/>
            <w:vAlign w:val="center"/>
            <w:hideMark/>
          </w:tcPr>
          <w:p w14:paraId="52064F90"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18,284</w:t>
            </w:r>
          </w:p>
        </w:tc>
        <w:tc>
          <w:tcPr>
            <w:tcW w:w="1320" w:type="dxa"/>
            <w:tcBorders>
              <w:top w:val="single" w:sz="4" w:space="0" w:color="auto"/>
              <w:left w:val="single" w:sz="2" w:space="0" w:color="auto"/>
              <w:right w:val="single" w:sz="2" w:space="0" w:color="auto"/>
            </w:tcBorders>
            <w:shd w:val="clear" w:color="000000" w:fill="FFFFFF"/>
            <w:vAlign w:val="center"/>
            <w:hideMark/>
          </w:tcPr>
          <w:p w14:paraId="5727190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4,739</w:t>
            </w:r>
          </w:p>
        </w:tc>
        <w:tc>
          <w:tcPr>
            <w:tcW w:w="1320" w:type="dxa"/>
            <w:tcBorders>
              <w:top w:val="single" w:sz="4" w:space="0" w:color="auto"/>
              <w:left w:val="single" w:sz="2" w:space="0" w:color="auto"/>
              <w:right w:val="single" w:sz="2" w:space="0" w:color="auto"/>
            </w:tcBorders>
            <w:shd w:val="clear" w:color="000000" w:fill="FFFFFF"/>
            <w:vAlign w:val="center"/>
            <w:hideMark/>
          </w:tcPr>
          <w:p w14:paraId="11F934C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5,340</w:t>
            </w:r>
          </w:p>
        </w:tc>
        <w:tc>
          <w:tcPr>
            <w:tcW w:w="1320" w:type="dxa"/>
            <w:tcBorders>
              <w:top w:val="single" w:sz="4" w:space="0" w:color="auto"/>
              <w:left w:val="single" w:sz="2" w:space="0" w:color="auto"/>
              <w:right w:val="single" w:sz="2" w:space="0" w:color="auto"/>
            </w:tcBorders>
            <w:shd w:val="clear" w:color="000000" w:fill="FFFFFF"/>
            <w:vAlign w:val="center"/>
            <w:hideMark/>
          </w:tcPr>
          <w:p w14:paraId="206BB34E"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4,723</w:t>
            </w:r>
          </w:p>
        </w:tc>
        <w:tc>
          <w:tcPr>
            <w:tcW w:w="1320" w:type="dxa"/>
            <w:tcBorders>
              <w:top w:val="single" w:sz="4" w:space="0" w:color="auto"/>
              <w:left w:val="single" w:sz="2" w:space="0" w:color="auto"/>
            </w:tcBorders>
            <w:shd w:val="clear" w:color="000000" w:fill="FFFFFF"/>
            <w:vAlign w:val="center"/>
            <w:hideMark/>
          </w:tcPr>
          <w:p w14:paraId="5ECA8376"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2,499</w:t>
            </w:r>
          </w:p>
        </w:tc>
      </w:tr>
      <w:tr w:rsidR="0023411D" w:rsidRPr="00CB2BC4" w14:paraId="3EC9C4A6" w14:textId="77777777" w:rsidTr="005B6EA1">
        <w:trPr>
          <w:trHeight w:val="315"/>
          <w:jc w:val="center"/>
        </w:trPr>
        <w:tc>
          <w:tcPr>
            <w:tcW w:w="1320" w:type="dxa"/>
            <w:tcBorders>
              <w:right w:val="single" w:sz="2" w:space="0" w:color="auto"/>
            </w:tcBorders>
            <w:shd w:val="clear" w:color="000000" w:fill="FFFFFF"/>
            <w:vAlign w:val="center"/>
            <w:hideMark/>
          </w:tcPr>
          <w:p w14:paraId="2D4C1037" w14:textId="77777777" w:rsidR="0023411D" w:rsidRPr="00CB2BC4" w:rsidRDefault="0023411D" w:rsidP="005B6EA1">
            <w:pPr>
              <w:spacing w:after="0" w:line="240" w:lineRule="auto"/>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Missing</w:t>
            </w:r>
          </w:p>
        </w:tc>
        <w:tc>
          <w:tcPr>
            <w:tcW w:w="1320" w:type="dxa"/>
            <w:tcBorders>
              <w:left w:val="single" w:sz="2" w:space="0" w:color="auto"/>
              <w:right w:val="single" w:sz="2" w:space="0" w:color="auto"/>
            </w:tcBorders>
            <w:shd w:val="clear" w:color="000000" w:fill="FFFFFF"/>
            <w:vAlign w:val="center"/>
            <w:hideMark/>
          </w:tcPr>
          <w:p w14:paraId="5A16E45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5,343</w:t>
            </w:r>
          </w:p>
        </w:tc>
        <w:tc>
          <w:tcPr>
            <w:tcW w:w="1320" w:type="dxa"/>
            <w:tcBorders>
              <w:left w:val="single" w:sz="2" w:space="0" w:color="auto"/>
              <w:right w:val="single" w:sz="2" w:space="0" w:color="auto"/>
            </w:tcBorders>
            <w:shd w:val="clear" w:color="000000" w:fill="FFFFFF"/>
            <w:vAlign w:val="center"/>
            <w:hideMark/>
          </w:tcPr>
          <w:p w14:paraId="3B43FAE9"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640</w:t>
            </w:r>
          </w:p>
        </w:tc>
        <w:tc>
          <w:tcPr>
            <w:tcW w:w="1320" w:type="dxa"/>
            <w:tcBorders>
              <w:left w:val="single" w:sz="2" w:space="0" w:color="auto"/>
              <w:right w:val="single" w:sz="2" w:space="0" w:color="auto"/>
            </w:tcBorders>
            <w:shd w:val="clear" w:color="000000" w:fill="FFFFFF"/>
            <w:vAlign w:val="center"/>
            <w:hideMark/>
          </w:tcPr>
          <w:p w14:paraId="39FD93C9"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1,895</w:t>
            </w:r>
          </w:p>
        </w:tc>
        <w:tc>
          <w:tcPr>
            <w:tcW w:w="1320" w:type="dxa"/>
            <w:tcBorders>
              <w:left w:val="single" w:sz="2" w:space="0" w:color="auto"/>
              <w:right w:val="single" w:sz="2" w:space="0" w:color="auto"/>
            </w:tcBorders>
            <w:shd w:val="clear" w:color="000000" w:fill="FFFFFF"/>
            <w:vAlign w:val="center"/>
            <w:hideMark/>
          </w:tcPr>
          <w:p w14:paraId="501B6960"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776</w:t>
            </w:r>
          </w:p>
        </w:tc>
        <w:tc>
          <w:tcPr>
            <w:tcW w:w="1320" w:type="dxa"/>
            <w:tcBorders>
              <w:left w:val="single" w:sz="2" w:space="0" w:color="auto"/>
              <w:right w:val="single" w:sz="2" w:space="0" w:color="auto"/>
            </w:tcBorders>
            <w:shd w:val="clear" w:color="000000" w:fill="FFFFFF"/>
            <w:vAlign w:val="center"/>
            <w:hideMark/>
          </w:tcPr>
          <w:p w14:paraId="46A65C2B"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1,315</w:t>
            </w:r>
          </w:p>
        </w:tc>
        <w:tc>
          <w:tcPr>
            <w:tcW w:w="1320" w:type="dxa"/>
            <w:tcBorders>
              <w:left w:val="single" w:sz="2" w:space="0" w:color="auto"/>
            </w:tcBorders>
            <w:shd w:val="clear" w:color="000000" w:fill="FFFFFF"/>
            <w:vAlign w:val="center"/>
            <w:hideMark/>
          </w:tcPr>
          <w:p w14:paraId="772AC4B8"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1,996</w:t>
            </w:r>
          </w:p>
        </w:tc>
      </w:tr>
      <w:tr w:rsidR="0023411D" w:rsidRPr="00CB2BC4" w14:paraId="1187C61C" w14:textId="77777777" w:rsidTr="005B6EA1">
        <w:trPr>
          <w:trHeight w:val="315"/>
          <w:jc w:val="center"/>
        </w:trPr>
        <w:tc>
          <w:tcPr>
            <w:tcW w:w="1320" w:type="dxa"/>
            <w:tcBorders>
              <w:right w:val="single" w:sz="2" w:space="0" w:color="auto"/>
            </w:tcBorders>
            <w:shd w:val="clear" w:color="000000" w:fill="FFFFFF"/>
            <w:vAlign w:val="center"/>
            <w:hideMark/>
          </w:tcPr>
          <w:p w14:paraId="5D89ED3E" w14:textId="77777777" w:rsidR="0023411D" w:rsidRPr="00CB2BC4" w:rsidRDefault="0023411D" w:rsidP="005B6EA1">
            <w:pPr>
              <w:spacing w:after="0" w:line="240" w:lineRule="auto"/>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Total</w:t>
            </w:r>
          </w:p>
        </w:tc>
        <w:tc>
          <w:tcPr>
            <w:tcW w:w="1320" w:type="dxa"/>
            <w:tcBorders>
              <w:left w:val="single" w:sz="2" w:space="0" w:color="auto"/>
              <w:right w:val="single" w:sz="2" w:space="0" w:color="auto"/>
            </w:tcBorders>
            <w:shd w:val="clear" w:color="000000" w:fill="FFFFFF"/>
            <w:vAlign w:val="center"/>
            <w:hideMark/>
          </w:tcPr>
          <w:p w14:paraId="0F5F54AB"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31,450</w:t>
            </w:r>
          </w:p>
        </w:tc>
        <w:tc>
          <w:tcPr>
            <w:tcW w:w="1320" w:type="dxa"/>
            <w:tcBorders>
              <w:left w:val="single" w:sz="2" w:space="0" w:color="auto"/>
              <w:right w:val="single" w:sz="2" w:space="0" w:color="auto"/>
            </w:tcBorders>
            <w:shd w:val="clear" w:color="000000" w:fill="FFFFFF"/>
            <w:vAlign w:val="center"/>
            <w:hideMark/>
          </w:tcPr>
          <w:p w14:paraId="573FE23C"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18,924</w:t>
            </w:r>
          </w:p>
        </w:tc>
        <w:tc>
          <w:tcPr>
            <w:tcW w:w="1320" w:type="dxa"/>
            <w:tcBorders>
              <w:left w:val="single" w:sz="2" w:space="0" w:color="auto"/>
              <w:right w:val="single" w:sz="2" w:space="0" w:color="auto"/>
            </w:tcBorders>
            <w:shd w:val="clear" w:color="000000" w:fill="FFFFFF"/>
            <w:vAlign w:val="center"/>
            <w:hideMark/>
          </w:tcPr>
          <w:p w14:paraId="48D707E4"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6,634</w:t>
            </w:r>
          </w:p>
        </w:tc>
        <w:tc>
          <w:tcPr>
            <w:tcW w:w="1320" w:type="dxa"/>
            <w:tcBorders>
              <w:left w:val="single" w:sz="2" w:space="0" w:color="auto"/>
              <w:right w:val="single" w:sz="2" w:space="0" w:color="auto"/>
            </w:tcBorders>
            <w:shd w:val="clear" w:color="000000" w:fill="FFFFFF"/>
            <w:vAlign w:val="center"/>
            <w:hideMark/>
          </w:tcPr>
          <w:p w14:paraId="7C568579"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6,116</w:t>
            </w:r>
          </w:p>
        </w:tc>
        <w:tc>
          <w:tcPr>
            <w:tcW w:w="1320" w:type="dxa"/>
            <w:tcBorders>
              <w:left w:val="single" w:sz="2" w:space="0" w:color="auto"/>
              <w:right w:val="single" w:sz="2" w:space="0" w:color="auto"/>
            </w:tcBorders>
            <w:shd w:val="clear" w:color="000000" w:fill="FFFFFF"/>
            <w:vAlign w:val="center"/>
            <w:hideMark/>
          </w:tcPr>
          <w:p w14:paraId="1E4B7662"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6,038</w:t>
            </w:r>
          </w:p>
        </w:tc>
        <w:tc>
          <w:tcPr>
            <w:tcW w:w="1320" w:type="dxa"/>
            <w:tcBorders>
              <w:left w:val="single" w:sz="2" w:space="0" w:color="auto"/>
            </w:tcBorders>
            <w:shd w:val="clear" w:color="000000" w:fill="FFFFFF"/>
            <w:vAlign w:val="center"/>
            <w:hideMark/>
          </w:tcPr>
          <w:p w14:paraId="50095828"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4,495</w:t>
            </w:r>
          </w:p>
        </w:tc>
      </w:tr>
      <w:tr w:rsidR="0023411D" w:rsidRPr="00CB2BC4" w14:paraId="7494FDDD" w14:textId="77777777" w:rsidTr="005B6EA1">
        <w:trPr>
          <w:trHeight w:val="900"/>
          <w:jc w:val="center"/>
        </w:trPr>
        <w:tc>
          <w:tcPr>
            <w:tcW w:w="1320" w:type="dxa"/>
            <w:tcBorders>
              <w:bottom w:val="single" w:sz="4" w:space="0" w:color="auto"/>
              <w:right w:val="single" w:sz="2" w:space="0" w:color="auto"/>
            </w:tcBorders>
            <w:shd w:val="clear" w:color="000000" w:fill="FFFFFF"/>
            <w:vAlign w:val="center"/>
            <w:hideMark/>
          </w:tcPr>
          <w:p w14:paraId="20C7CFE7" w14:textId="64B4AA0A" w:rsidR="0023411D" w:rsidRPr="00CB2BC4" w:rsidRDefault="0023411D" w:rsidP="005B6EA1">
            <w:pPr>
              <w:spacing w:after="0" w:line="240" w:lineRule="auto"/>
              <w:rPr>
                <w:rFonts w:ascii="Calibri" w:eastAsia="Times New Roman" w:hAnsi="Calibri" w:cs="Times New Roman"/>
                <w:b/>
                <w:bCs/>
                <w:color w:val="000000"/>
                <w:sz w:val="20"/>
                <w:szCs w:val="20"/>
              </w:rPr>
            </w:pPr>
            <w:r w:rsidRPr="00CB2BC4">
              <w:rPr>
                <w:rFonts w:ascii="Calibri" w:eastAsia="Times New Roman" w:hAnsi="Calibri" w:cs="Times New Roman"/>
                <w:b/>
                <w:bCs/>
                <w:color w:val="000000"/>
                <w:sz w:val="20"/>
                <w:szCs w:val="20"/>
              </w:rPr>
              <w:t xml:space="preserve">GPS </w:t>
            </w:r>
            <w:proofErr w:type="spellStart"/>
            <w:ins w:id="592" w:author="Abhilasha Vaid" w:date="2016-06-17T13:50:00Z">
              <w:r w:rsidR="00375B58">
                <w:rPr>
                  <w:rFonts w:ascii="Calibri" w:eastAsia="Times New Roman" w:hAnsi="Calibri" w:cs="Times New Roman"/>
                  <w:b/>
                  <w:bCs/>
                  <w:color w:val="000000"/>
                  <w:sz w:val="20"/>
                  <w:szCs w:val="20"/>
                </w:rPr>
                <w:t>m</w:t>
              </w:r>
            </w:ins>
            <w:del w:id="593" w:author="Abhilasha Vaid" w:date="2016-06-17T13:50:00Z">
              <w:r w:rsidRPr="00CB2BC4" w:rsidDel="00375B58">
                <w:rPr>
                  <w:rFonts w:ascii="Calibri" w:eastAsia="Times New Roman" w:hAnsi="Calibri" w:cs="Times New Roman"/>
                  <w:b/>
                  <w:bCs/>
                  <w:color w:val="000000"/>
                  <w:sz w:val="20"/>
                  <w:szCs w:val="20"/>
                </w:rPr>
                <w:delText>M</w:delText>
              </w:r>
            </w:del>
            <w:r w:rsidRPr="00CB2BC4">
              <w:rPr>
                <w:rFonts w:ascii="Calibri" w:eastAsia="Times New Roman" w:hAnsi="Calibri" w:cs="Times New Roman"/>
                <w:b/>
                <w:bCs/>
                <w:color w:val="000000"/>
                <w:sz w:val="20"/>
                <w:szCs w:val="20"/>
              </w:rPr>
              <w:t>issingness</w:t>
            </w:r>
            <w:proofErr w:type="spellEnd"/>
            <w:r w:rsidRPr="00CB2BC4">
              <w:rPr>
                <w:rFonts w:ascii="Calibri" w:eastAsia="Times New Roman" w:hAnsi="Calibri" w:cs="Times New Roman"/>
                <w:b/>
                <w:bCs/>
                <w:color w:val="000000"/>
                <w:sz w:val="20"/>
                <w:szCs w:val="20"/>
              </w:rPr>
              <w:t xml:space="preserve"> </w:t>
            </w:r>
            <w:ins w:id="594" w:author="Abhilasha Vaid" w:date="2016-06-17T13:37:00Z">
              <w:r w:rsidR="001F5B94">
                <w:rPr>
                  <w:rFonts w:ascii="Calibri" w:eastAsia="Times New Roman" w:hAnsi="Calibri" w:cs="Times New Roman"/>
                  <w:b/>
                  <w:bCs/>
                  <w:color w:val="000000"/>
                  <w:sz w:val="20"/>
                  <w:szCs w:val="20"/>
                </w:rPr>
                <w:t>r</w:t>
              </w:r>
            </w:ins>
            <w:del w:id="595" w:author="Abhilasha Vaid" w:date="2016-06-17T13:32:00Z">
              <w:r w:rsidRPr="00CB2BC4" w:rsidDel="001F5B94">
                <w:rPr>
                  <w:rFonts w:ascii="Calibri" w:eastAsia="Times New Roman" w:hAnsi="Calibri" w:cs="Times New Roman"/>
                  <w:b/>
                  <w:bCs/>
                  <w:color w:val="000000"/>
                  <w:sz w:val="20"/>
                  <w:szCs w:val="20"/>
                </w:rPr>
                <w:delText>R</w:delText>
              </w:r>
            </w:del>
            <w:r w:rsidRPr="00CB2BC4">
              <w:rPr>
                <w:rFonts w:ascii="Calibri" w:eastAsia="Times New Roman" w:hAnsi="Calibri" w:cs="Times New Roman"/>
                <w:b/>
                <w:bCs/>
                <w:color w:val="000000"/>
                <w:sz w:val="20"/>
                <w:szCs w:val="20"/>
              </w:rPr>
              <w:t>ate</w:t>
            </w:r>
          </w:p>
        </w:tc>
        <w:tc>
          <w:tcPr>
            <w:tcW w:w="1320" w:type="dxa"/>
            <w:tcBorders>
              <w:left w:val="single" w:sz="2" w:space="0" w:color="auto"/>
              <w:bottom w:val="single" w:sz="4" w:space="0" w:color="auto"/>
              <w:right w:val="single" w:sz="2" w:space="0" w:color="auto"/>
            </w:tcBorders>
            <w:shd w:val="clear" w:color="000000" w:fill="FFFFFF"/>
            <w:noWrap/>
            <w:vAlign w:val="center"/>
            <w:hideMark/>
          </w:tcPr>
          <w:p w14:paraId="2C7F9F72" w14:textId="77777777" w:rsidR="0023411D" w:rsidRPr="00CB2BC4" w:rsidRDefault="0023411D" w:rsidP="0023411D">
            <w:pPr>
              <w:spacing w:after="0" w:line="240" w:lineRule="auto"/>
              <w:jc w:val="center"/>
              <w:rPr>
                <w:rFonts w:ascii="Calibri" w:eastAsia="Times New Roman" w:hAnsi="Calibri" w:cs="Times New Roman"/>
                <w:b/>
                <w:bCs/>
                <w:color w:val="000000"/>
                <w:sz w:val="20"/>
                <w:szCs w:val="20"/>
              </w:rPr>
            </w:pPr>
            <w:r w:rsidRPr="00CB2BC4">
              <w:rPr>
                <w:rFonts w:ascii="Calibri" w:eastAsia="Times New Roman" w:hAnsi="Calibri" w:cs="Times New Roman"/>
                <w:b/>
                <w:bCs/>
                <w:color w:val="000000"/>
                <w:sz w:val="20"/>
                <w:szCs w:val="20"/>
              </w:rPr>
              <w:t>17%</w:t>
            </w:r>
          </w:p>
        </w:tc>
        <w:tc>
          <w:tcPr>
            <w:tcW w:w="1320" w:type="dxa"/>
            <w:tcBorders>
              <w:left w:val="single" w:sz="2" w:space="0" w:color="auto"/>
              <w:bottom w:val="single" w:sz="4" w:space="0" w:color="auto"/>
              <w:right w:val="single" w:sz="2" w:space="0" w:color="auto"/>
            </w:tcBorders>
            <w:shd w:val="clear" w:color="000000" w:fill="FFFFFF"/>
            <w:noWrap/>
            <w:vAlign w:val="center"/>
            <w:hideMark/>
          </w:tcPr>
          <w:p w14:paraId="371499AD" w14:textId="77777777" w:rsidR="0023411D" w:rsidRPr="00CB2BC4" w:rsidRDefault="0023411D" w:rsidP="0023411D">
            <w:pPr>
              <w:spacing w:after="0" w:line="240" w:lineRule="auto"/>
              <w:jc w:val="center"/>
              <w:rPr>
                <w:rFonts w:ascii="Calibri" w:eastAsia="Times New Roman" w:hAnsi="Calibri" w:cs="Times New Roman"/>
                <w:b/>
                <w:bCs/>
                <w:color w:val="000000"/>
                <w:sz w:val="20"/>
                <w:szCs w:val="20"/>
              </w:rPr>
            </w:pPr>
            <w:r w:rsidRPr="00CB2BC4">
              <w:rPr>
                <w:rFonts w:ascii="Calibri" w:eastAsia="Times New Roman" w:hAnsi="Calibri" w:cs="Times New Roman"/>
                <w:b/>
                <w:bCs/>
                <w:color w:val="000000"/>
                <w:sz w:val="20"/>
                <w:szCs w:val="20"/>
              </w:rPr>
              <w:t>3%</w:t>
            </w:r>
          </w:p>
        </w:tc>
        <w:tc>
          <w:tcPr>
            <w:tcW w:w="1320" w:type="dxa"/>
            <w:tcBorders>
              <w:left w:val="single" w:sz="2" w:space="0" w:color="auto"/>
              <w:bottom w:val="single" w:sz="4" w:space="0" w:color="auto"/>
              <w:right w:val="single" w:sz="2" w:space="0" w:color="auto"/>
            </w:tcBorders>
            <w:shd w:val="clear" w:color="000000" w:fill="FFFFFF"/>
            <w:noWrap/>
            <w:vAlign w:val="center"/>
            <w:hideMark/>
          </w:tcPr>
          <w:p w14:paraId="2C5863B5" w14:textId="77777777" w:rsidR="0023411D" w:rsidRPr="00CB2BC4" w:rsidRDefault="0023411D" w:rsidP="0023411D">
            <w:pPr>
              <w:spacing w:after="0" w:line="240" w:lineRule="auto"/>
              <w:jc w:val="center"/>
              <w:rPr>
                <w:rFonts w:ascii="Calibri" w:eastAsia="Times New Roman" w:hAnsi="Calibri" w:cs="Times New Roman"/>
                <w:b/>
                <w:bCs/>
                <w:color w:val="000000"/>
                <w:sz w:val="20"/>
                <w:szCs w:val="20"/>
              </w:rPr>
            </w:pPr>
            <w:r w:rsidRPr="00CB2BC4">
              <w:rPr>
                <w:rFonts w:ascii="Calibri" w:eastAsia="Times New Roman" w:hAnsi="Calibri" w:cs="Times New Roman"/>
                <w:b/>
                <w:bCs/>
                <w:color w:val="000000"/>
                <w:sz w:val="20"/>
                <w:szCs w:val="20"/>
              </w:rPr>
              <w:t>29%</w:t>
            </w:r>
          </w:p>
        </w:tc>
        <w:tc>
          <w:tcPr>
            <w:tcW w:w="1320" w:type="dxa"/>
            <w:tcBorders>
              <w:left w:val="single" w:sz="2" w:space="0" w:color="auto"/>
              <w:bottom w:val="single" w:sz="4" w:space="0" w:color="auto"/>
              <w:right w:val="single" w:sz="2" w:space="0" w:color="auto"/>
            </w:tcBorders>
            <w:shd w:val="clear" w:color="000000" w:fill="FFFFFF"/>
            <w:noWrap/>
            <w:vAlign w:val="center"/>
            <w:hideMark/>
          </w:tcPr>
          <w:p w14:paraId="55F5D2C5" w14:textId="77777777" w:rsidR="0023411D" w:rsidRPr="00CB2BC4" w:rsidRDefault="0023411D" w:rsidP="0023411D">
            <w:pPr>
              <w:spacing w:after="0" w:line="240" w:lineRule="auto"/>
              <w:jc w:val="center"/>
              <w:rPr>
                <w:rFonts w:ascii="Calibri" w:eastAsia="Times New Roman" w:hAnsi="Calibri" w:cs="Times New Roman"/>
                <w:b/>
                <w:bCs/>
                <w:color w:val="000000"/>
                <w:sz w:val="20"/>
                <w:szCs w:val="20"/>
              </w:rPr>
            </w:pPr>
            <w:r w:rsidRPr="00CB2BC4">
              <w:rPr>
                <w:rFonts w:ascii="Calibri" w:eastAsia="Times New Roman" w:hAnsi="Calibri" w:cs="Times New Roman"/>
                <w:b/>
                <w:bCs/>
                <w:color w:val="000000"/>
                <w:sz w:val="20"/>
                <w:szCs w:val="20"/>
              </w:rPr>
              <w:t>13%</w:t>
            </w:r>
          </w:p>
        </w:tc>
        <w:tc>
          <w:tcPr>
            <w:tcW w:w="1320" w:type="dxa"/>
            <w:tcBorders>
              <w:left w:val="single" w:sz="2" w:space="0" w:color="auto"/>
              <w:bottom w:val="single" w:sz="4" w:space="0" w:color="auto"/>
              <w:right w:val="single" w:sz="2" w:space="0" w:color="auto"/>
            </w:tcBorders>
            <w:shd w:val="clear" w:color="000000" w:fill="FFFFFF"/>
            <w:noWrap/>
            <w:vAlign w:val="center"/>
            <w:hideMark/>
          </w:tcPr>
          <w:p w14:paraId="52A3BC5D" w14:textId="77777777" w:rsidR="0023411D" w:rsidRPr="00CB2BC4" w:rsidRDefault="0023411D" w:rsidP="0023411D">
            <w:pPr>
              <w:spacing w:after="0" w:line="240" w:lineRule="auto"/>
              <w:jc w:val="center"/>
              <w:rPr>
                <w:rFonts w:ascii="Calibri" w:eastAsia="Times New Roman" w:hAnsi="Calibri" w:cs="Times New Roman"/>
                <w:b/>
                <w:bCs/>
                <w:color w:val="000000"/>
                <w:sz w:val="20"/>
                <w:szCs w:val="20"/>
              </w:rPr>
            </w:pPr>
            <w:r w:rsidRPr="00CB2BC4">
              <w:rPr>
                <w:rFonts w:ascii="Calibri" w:eastAsia="Times New Roman" w:hAnsi="Calibri" w:cs="Times New Roman"/>
                <w:b/>
                <w:bCs/>
                <w:color w:val="000000"/>
                <w:sz w:val="20"/>
                <w:szCs w:val="20"/>
              </w:rPr>
              <w:t>22%</w:t>
            </w:r>
          </w:p>
        </w:tc>
        <w:tc>
          <w:tcPr>
            <w:tcW w:w="1320" w:type="dxa"/>
            <w:tcBorders>
              <w:left w:val="single" w:sz="2" w:space="0" w:color="auto"/>
              <w:bottom w:val="single" w:sz="4" w:space="0" w:color="auto"/>
            </w:tcBorders>
            <w:shd w:val="clear" w:color="000000" w:fill="FFFFFF"/>
            <w:noWrap/>
            <w:vAlign w:val="center"/>
            <w:hideMark/>
          </w:tcPr>
          <w:p w14:paraId="6E7E0BBB" w14:textId="77777777" w:rsidR="0023411D" w:rsidRPr="00CB2BC4" w:rsidRDefault="0023411D" w:rsidP="0023411D">
            <w:pPr>
              <w:spacing w:after="0" w:line="240" w:lineRule="auto"/>
              <w:jc w:val="center"/>
              <w:rPr>
                <w:rFonts w:ascii="Calibri" w:eastAsia="Times New Roman" w:hAnsi="Calibri" w:cs="Times New Roman"/>
                <w:b/>
                <w:bCs/>
                <w:color w:val="000000"/>
                <w:sz w:val="20"/>
                <w:szCs w:val="20"/>
              </w:rPr>
            </w:pPr>
            <w:r w:rsidRPr="00CB2BC4">
              <w:rPr>
                <w:rFonts w:ascii="Calibri" w:eastAsia="Times New Roman" w:hAnsi="Calibri" w:cs="Times New Roman"/>
                <w:b/>
                <w:bCs/>
                <w:color w:val="000000"/>
                <w:sz w:val="20"/>
                <w:szCs w:val="20"/>
              </w:rPr>
              <w:t>44%</w:t>
            </w:r>
          </w:p>
        </w:tc>
      </w:tr>
    </w:tbl>
    <w:p w14:paraId="244FF808" w14:textId="5606E59E" w:rsidR="008C42FA" w:rsidRPr="00106042" w:rsidRDefault="00173FF5" w:rsidP="00A54F82">
      <w:pPr>
        <w:pStyle w:val="Default"/>
        <w:tabs>
          <w:tab w:val="left" w:pos="760"/>
          <w:tab w:val="left" w:pos="2480"/>
          <w:tab w:val="center" w:pos="5040"/>
        </w:tabs>
        <w:spacing w:after="200" w:line="360" w:lineRule="auto"/>
        <w:ind w:left="426"/>
        <w:rPr>
          <w:rFonts w:asciiTheme="majorHAnsi" w:hAnsiTheme="majorHAnsi" w:cs="Times New Roman"/>
          <w:sz w:val="22"/>
          <w:szCs w:val="22"/>
        </w:rPr>
      </w:pPr>
      <w:r>
        <w:rPr>
          <w:i/>
          <w:sz w:val="20"/>
          <w:szCs w:val="20"/>
        </w:rPr>
        <w:t xml:space="preserve">Source: </w:t>
      </w:r>
      <w:r w:rsidR="005F3CBF">
        <w:rPr>
          <w:i/>
          <w:sz w:val="20"/>
          <w:szCs w:val="20"/>
        </w:rPr>
        <w:t>LSMS-ISA data.</w:t>
      </w:r>
    </w:p>
    <w:p w14:paraId="245895C2" w14:textId="77777777" w:rsidR="005F23D8" w:rsidRDefault="00801F7B" w:rsidP="005B6EA1">
      <w:pPr>
        <w:pStyle w:val="Default"/>
        <w:tabs>
          <w:tab w:val="left" w:pos="760"/>
          <w:tab w:val="left" w:pos="2480"/>
          <w:tab w:val="center" w:pos="5040"/>
        </w:tabs>
        <w:spacing w:after="200" w:line="360" w:lineRule="auto"/>
        <w:jc w:val="both"/>
        <w:rPr>
          <w:rFonts w:asciiTheme="majorHAnsi" w:hAnsiTheme="majorHAnsi" w:cs="Times New Roman"/>
          <w:sz w:val="22"/>
          <w:szCs w:val="22"/>
        </w:rPr>
      </w:pPr>
      <w:r w:rsidRPr="00106042">
        <w:rPr>
          <w:rFonts w:asciiTheme="majorHAnsi" w:hAnsiTheme="majorHAnsi" w:cs="Times New Roman"/>
          <w:sz w:val="22"/>
          <w:szCs w:val="22"/>
        </w:rPr>
        <w:t>Since the identification of the plot and the plot boundaries will require the presence of a household member knowledgeable</w:t>
      </w:r>
      <w:r w:rsidRPr="00106042" w:rsidDel="007F4C8D">
        <w:rPr>
          <w:rFonts w:asciiTheme="majorHAnsi" w:hAnsiTheme="majorHAnsi" w:cs="Times New Roman"/>
          <w:sz w:val="22"/>
          <w:szCs w:val="22"/>
        </w:rPr>
        <w:t xml:space="preserve"> </w:t>
      </w:r>
      <w:r w:rsidRPr="00106042">
        <w:rPr>
          <w:rFonts w:asciiTheme="majorHAnsi" w:hAnsiTheme="majorHAnsi" w:cs="Times New Roman"/>
          <w:sz w:val="22"/>
          <w:szCs w:val="22"/>
        </w:rPr>
        <w:t>of the plot, time and budget should be factored in</w:t>
      </w:r>
      <w:r w:rsidR="007746C6" w:rsidRPr="00106042">
        <w:rPr>
          <w:rFonts w:asciiTheme="majorHAnsi" w:hAnsiTheme="majorHAnsi" w:cs="Times New Roman"/>
          <w:sz w:val="22"/>
          <w:szCs w:val="22"/>
        </w:rPr>
        <w:t>to</w:t>
      </w:r>
      <w:r w:rsidRPr="00106042">
        <w:rPr>
          <w:rFonts w:asciiTheme="majorHAnsi" w:hAnsiTheme="majorHAnsi" w:cs="Times New Roman"/>
          <w:sz w:val="22"/>
          <w:szCs w:val="22"/>
        </w:rPr>
        <w:t xml:space="preserve"> </w:t>
      </w:r>
      <w:r w:rsidR="00950B8E" w:rsidRPr="00106042">
        <w:rPr>
          <w:rFonts w:asciiTheme="majorHAnsi" w:hAnsiTheme="majorHAnsi" w:cs="Times New Roman"/>
          <w:sz w:val="22"/>
          <w:szCs w:val="22"/>
        </w:rPr>
        <w:t xml:space="preserve">the </w:t>
      </w:r>
      <w:r w:rsidRPr="00106042">
        <w:rPr>
          <w:rFonts w:asciiTheme="majorHAnsi" w:hAnsiTheme="majorHAnsi" w:cs="Times New Roman"/>
          <w:sz w:val="22"/>
          <w:szCs w:val="22"/>
        </w:rPr>
        <w:t xml:space="preserve">survey design and the planning of fieldwork to </w:t>
      </w:r>
      <w:r w:rsidR="00950B8E" w:rsidRPr="00106042">
        <w:rPr>
          <w:rFonts w:asciiTheme="majorHAnsi" w:hAnsiTheme="majorHAnsi" w:cs="Times New Roman"/>
          <w:sz w:val="22"/>
          <w:szCs w:val="22"/>
        </w:rPr>
        <w:t xml:space="preserve">allow for </w:t>
      </w:r>
      <w:r w:rsidRPr="00106042">
        <w:rPr>
          <w:rFonts w:asciiTheme="majorHAnsi" w:hAnsiTheme="majorHAnsi" w:cs="Times New Roman"/>
          <w:sz w:val="22"/>
          <w:szCs w:val="22"/>
        </w:rPr>
        <w:t xml:space="preserve">travel to the plots. The measurement of the plot need not </w:t>
      </w:r>
      <w:r w:rsidR="00627C3B" w:rsidRPr="00106042">
        <w:rPr>
          <w:rFonts w:asciiTheme="majorHAnsi" w:hAnsiTheme="majorHAnsi" w:cs="Times New Roman"/>
          <w:sz w:val="22"/>
          <w:szCs w:val="22"/>
        </w:rPr>
        <w:t>occur</w:t>
      </w:r>
      <w:r w:rsidRPr="00106042">
        <w:rPr>
          <w:rFonts w:asciiTheme="majorHAnsi" w:hAnsiTheme="majorHAnsi" w:cs="Times New Roman"/>
          <w:sz w:val="22"/>
          <w:szCs w:val="22"/>
        </w:rPr>
        <w:t xml:space="preserve"> immediately after the administration of the questionnaire. To minimize refusals, appointments can be made to suit the respondent schedule.</w:t>
      </w:r>
    </w:p>
    <w:p w14:paraId="1DBBE2E2" w14:textId="3759DB18" w:rsidR="00DD5494" w:rsidRPr="00106042" w:rsidRDefault="001D6483" w:rsidP="005B6EA1">
      <w:pPr>
        <w:pStyle w:val="Default"/>
        <w:tabs>
          <w:tab w:val="left" w:pos="760"/>
          <w:tab w:val="left" w:pos="2480"/>
          <w:tab w:val="center" w:pos="5040"/>
        </w:tabs>
        <w:spacing w:after="200" w:line="360" w:lineRule="auto"/>
        <w:jc w:val="both"/>
        <w:rPr>
          <w:rFonts w:asciiTheme="majorHAnsi" w:eastAsia="Helvetica" w:hAnsiTheme="majorHAnsi" w:cs="Times New Roman"/>
          <w:sz w:val="22"/>
          <w:szCs w:val="22"/>
        </w:rPr>
      </w:pPr>
      <w:ins w:id="596" w:author="Sydney Gourlay" w:date="2016-06-15T12:10:00Z">
        <w:r>
          <w:rPr>
            <w:rFonts w:asciiTheme="majorHAnsi" w:hAnsiTheme="majorHAnsi" w:cs="Times New Roman"/>
            <w:b/>
            <w:i/>
            <w:iCs/>
            <w:sz w:val="22"/>
            <w:szCs w:val="22"/>
          </w:rPr>
          <w:t>Pl</w:t>
        </w:r>
      </w:ins>
      <w:del w:id="597" w:author="Sydney Gourlay" w:date="2016-06-15T12:10:00Z">
        <w:r w:rsidR="005F23D8" w:rsidRPr="008D5F63" w:rsidDel="001D6483">
          <w:rPr>
            <w:rFonts w:cs="Times New Roman"/>
            <w:b/>
            <w:i/>
            <w:iCs/>
          </w:rPr>
          <w:delText>P</w:delText>
        </w:r>
        <w:r w:rsidR="00DD5494" w:rsidRPr="00106042" w:rsidDel="001D6483">
          <w:rPr>
            <w:rFonts w:asciiTheme="majorHAnsi" w:hAnsiTheme="majorHAnsi" w:cs="Times New Roman"/>
            <w:b/>
            <w:i/>
            <w:iCs/>
            <w:sz w:val="22"/>
            <w:szCs w:val="22"/>
          </w:rPr>
          <w:delText>l</w:delText>
        </w:r>
      </w:del>
      <w:proofErr w:type="gramStart"/>
      <w:r w:rsidR="00DD5494" w:rsidRPr="00106042">
        <w:rPr>
          <w:rFonts w:asciiTheme="majorHAnsi" w:hAnsiTheme="majorHAnsi" w:cs="Times New Roman"/>
          <w:b/>
          <w:i/>
          <w:iCs/>
          <w:sz w:val="22"/>
          <w:szCs w:val="22"/>
        </w:rPr>
        <w:t>ot</w:t>
      </w:r>
      <w:proofErr w:type="gramEnd"/>
      <w:r w:rsidR="00DD5494" w:rsidRPr="00106042">
        <w:rPr>
          <w:rFonts w:asciiTheme="majorHAnsi" w:hAnsiTheme="majorHAnsi" w:cs="Times New Roman"/>
          <w:b/>
          <w:i/>
          <w:iCs/>
          <w:sz w:val="22"/>
          <w:szCs w:val="22"/>
        </w:rPr>
        <w:t xml:space="preserve"> </w:t>
      </w:r>
      <w:r w:rsidR="00D710A3" w:rsidRPr="00106042">
        <w:rPr>
          <w:rFonts w:asciiTheme="majorHAnsi" w:hAnsiTheme="majorHAnsi" w:cs="Times New Roman"/>
          <w:b/>
          <w:i/>
          <w:iCs/>
          <w:sz w:val="22"/>
          <w:szCs w:val="22"/>
        </w:rPr>
        <w:t>o</w:t>
      </w:r>
      <w:r w:rsidR="00DD5494" w:rsidRPr="00106042">
        <w:rPr>
          <w:rFonts w:asciiTheme="majorHAnsi" w:hAnsiTheme="majorHAnsi" w:cs="Times New Roman"/>
          <w:b/>
          <w:i/>
          <w:iCs/>
          <w:sz w:val="22"/>
          <w:szCs w:val="22"/>
        </w:rPr>
        <w:t>utlines</w:t>
      </w:r>
      <w:r w:rsidR="00DD5494" w:rsidRPr="00106042">
        <w:rPr>
          <w:rFonts w:asciiTheme="majorHAnsi" w:hAnsiTheme="majorHAnsi" w:cs="Times New Roman"/>
          <w:b/>
          <w:sz w:val="22"/>
          <w:szCs w:val="22"/>
        </w:rPr>
        <w:t>:</w:t>
      </w:r>
      <w:r w:rsidR="00DD5494" w:rsidRPr="00106042">
        <w:rPr>
          <w:rFonts w:asciiTheme="majorHAnsi" w:hAnsiTheme="majorHAnsi" w:cs="Times New Roman"/>
          <w:sz w:val="22"/>
          <w:szCs w:val="22"/>
        </w:rPr>
        <w:t xml:space="preserve"> Most </w:t>
      </w:r>
      <w:r w:rsidR="0002389A" w:rsidRPr="00106042">
        <w:rPr>
          <w:rFonts w:asciiTheme="majorHAnsi" w:hAnsiTheme="majorHAnsi" w:cs="Times New Roman"/>
          <w:sz w:val="22"/>
          <w:szCs w:val="22"/>
        </w:rPr>
        <w:t xml:space="preserve">handheld </w:t>
      </w:r>
      <w:r w:rsidR="00DD5494" w:rsidRPr="00106042">
        <w:rPr>
          <w:rFonts w:asciiTheme="majorHAnsi" w:hAnsiTheme="majorHAnsi" w:cs="Times New Roman"/>
          <w:sz w:val="22"/>
          <w:szCs w:val="22"/>
        </w:rPr>
        <w:t xml:space="preserve">GPS devices have the capacity to store not only </w:t>
      </w:r>
      <w:r w:rsidR="0002389A" w:rsidRPr="00106042">
        <w:rPr>
          <w:rFonts w:asciiTheme="majorHAnsi" w:hAnsiTheme="majorHAnsi" w:cs="Times New Roman"/>
          <w:sz w:val="22"/>
          <w:szCs w:val="22"/>
        </w:rPr>
        <w:t>coordinates</w:t>
      </w:r>
      <w:r w:rsidR="00DD5494" w:rsidRPr="00106042">
        <w:rPr>
          <w:rFonts w:asciiTheme="majorHAnsi" w:hAnsiTheme="majorHAnsi" w:cs="Times New Roman"/>
          <w:sz w:val="22"/>
          <w:szCs w:val="22"/>
        </w:rPr>
        <w:t>, but also the outlines of the plot. A decision on whether to save plot outlines should be made at the survey planning stage. Storing the plot outlines has several advantages and requires little additional effort over simply recording the area. By storing the plot outlines, one collects the raw GPS data to allow for the monitoring and analysis of enumerator walking speed, polygon closure and the complexity of plot shapes. The plot outlines can also assist in the cleaning of the plot coordinate data</w:t>
      </w:r>
      <w:r w:rsidR="00DD5494" w:rsidRPr="00106042">
        <w:rPr>
          <w:rFonts w:asciiTheme="majorHAnsi" w:hAnsiTheme="majorHAnsi" w:cs="Times New Roman"/>
          <w:b/>
          <w:sz w:val="22"/>
          <w:szCs w:val="22"/>
        </w:rPr>
        <w:t xml:space="preserve"> </w:t>
      </w:r>
      <w:r w:rsidR="00DD5494" w:rsidRPr="00106042">
        <w:rPr>
          <w:rFonts w:asciiTheme="majorHAnsi" w:hAnsiTheme="majorHAnsi" w:cs="Times New Roman"/>
          <w:sz w:val="22"/>
          <w:szCs w:val="22"/>
        </w:rPr>
        <w:t>from the questionnaire as the raw GPS file will not have any data entry issues (</w:t>
      </w:r>
      <w:r w:rsidR="00FD0788" w:rsidRPr="00106042">
        <w:rPr>
          <w:rFonts w:asciiTheme="majorHAnsi" w:hAnsiTheme="majorHAnsi" w:cs="Times New Roman"/>
          <w:sz w:val="22"/>
          <w:szCs w:val="22"/>
        </w:rPr>
        <w:t xml:space="preserve">as </w:t>
      </w:r>
      <w:r w:rsidR="00DD5494" w:rsidRPr="00106042">
        <w:rPr>
          <w:rFonts w:asciiTheme="majorHAnsi" w:hAnsiTheme="majorHAnsi" w:cs="Times New Roman"/>
          <w:sz w:val="22"/>
          <w:szCs w:val="22"/>
        </w:rPr>
        <w:t>long as the track is named so that it can be associate</w:t>
      </w:r>
      <w:r w:rsidR="0002389A" w:rsidRPr="00106042">
        <w:rPr>
          <w:rFonts w:asciiTheme="majorHAnsi" w:hAnsiTheme="majorHAnsi" w:cs="Times New Roman"/>
          <w:sz w:val="22"/>
          <w:szCs w:val="22"/>
        </w:rPr>
        <w:t>d</w:t>
      </w:r>
      <w:r w:rsidR="00DD5494" w:rsidRPr="00106042">
        <w:rPr>
          <w:rFonts w:asciiTheme="majorHAnsi" w:hAnsiTheme="majorHAnsi" w:cs="Times New Roman"/>
          <w:sz w:val="22"/>
          <w:szCs w:val="22"/>
        </w:rPr>
        <w:t xml:space="preserve"> with the corresponding plot, </w:t>
      </w:r>
      <w:r w:rsidR="00FD0788" w:rsidRPr="00106042">
        <w:rPr>
          <w:rFonts w:asciiTheme="majorHAnsi" w:hAnsiTheme="majorHAnsi" w:cs="Times New Roman"/>
          <w:sz w:val="22"/>
          <w:szCs w:val="22"/>
        </w:rPr>
        <w:t xml:space="preserve">as detailed </w:t>
      </w:r>
      <w:r w:rsidR="00DD5494" w:rsidRPr="00106042">
        <w:rPr>
          <w:rFonts w:asciiTheme="majorHAnsi" w:hAnsiTheme="majorHAnsi" w:cs="Times New Roman"/>
          <w:sz w:val="22"/>
          <w:szCs w:val="22"/>
        </w:rPr>
        <w:t xml:space="preserve">below). </w:t>
      </w:r>
      <w:r w:rsidR="00790D30" w:rsidRPr="00106042">
        <w:rPr>
          <w:rFonts w:asciiTheme="majorHAnsi" w:hAnsiTheme="majorHAnsi" w:cs="Times New Roman"/>
          <w:sz w:val="22"/>
          <w:szCs w:val="22"/>
        </w:rPr>
        <w:t>As high resolution (≤ 2 m) satellite imagery becomes increasing available and affordable</w:t>
      </w:r>
      <w:r w:rsidR="00DD5494" w:rsidRPr="00106042">
        <w:rPr>
          <w:rFonts w:asciiTheme="majorHAnsi" w:hAnsiTheme="majorHAnsi" w:cs="Times New Roman"/>
          <w:sz w:val="22"/>
          <w:szCs w:val="22"/>
        </w:rPr>
        <w:t>, capturing the plot outlines</w:t>
      </w:r>
      <w:r w:rsidR="00790D30" w:rsidRPr="00106042">
        <w:rPr>
          <w:rFonts w:asciiTheme="majorHAnsi" w:hAnsiTheme="majorHAnsi" w:cs="Times New Roman"/>
          <w:sz w:val="22"/>
          <w:szCs w:val="22"/>
        </w:rPr>
        <w:t xml:space="preserve"> will also</w:t>
      </w:r>
      <w:r w:rsidR="00DD5494" w:rsidRPr="00106042">
        <w:rPr>
          <w:rFonts w:asciiTheme="majorHAnsi" w:hAnsiTheme="majorHAnsi" w:cs="Times New Roman"/>
          <w:sz w:val="22"/>
          <w:szCs w:val="22"/>
        </w:rPr>
        <w:t xml:space="preserve"> allow analysts to complement the survey data with </w:t>
      </w:r>
      <w:r w:rsidR="00790D30" w:rsidRPr="00106042">
        <w:rPr>
          <w:rFonts w:asciiTheme="majorHAnsi" w:hAnsiTheme="majorHAnsi" w:cs="Times New Roman"/>
          <w:sz w:val="22"/>
          <w:szCs w:val="22"/>
        </w:rPr>
        <w:t xml:space="preserve">detailed </w:t>
      </w:r>
      <w:r w:rsidR="00DD5494" w:rsidRPr="00106042">
        <w:rPr>
          <w:rFonts w:asciiTheme="majorHAnsi" w:hAnsiTheme="majorHAnsi" w:cs="Times New Roman"/>
          <w:sz w:val="22"/>
          <w:szCs w:val="22"/>
        </w:rPr>
        <w:t>geospatial data.</w:t>
      </w:r>
      <w:r w:rsidR="0002389A" w:rsidRPr="00106042">
        <w:rPr>
          <w:rFonts w:asciiTheme="majorHAnsi" w:hAnsiTheme="majorHAnsi" w:cs="Times New Roman"/>
          <w:sz w:val="22"/>
          <w:szCs w:val="22"/>
        </w:rPr>
        <w:t xml:space="preserve"> For many GPS devices, the stored track will be exported as a </w:t>
      </w:r>
      <w:proofErr w:type="spellStart"/>
      <w:r w:rsidR="0002389A" w:rsidRPr="00106042">
        <w:rPr>
          <w:rFonts w:asciiTheme="majorHAnsi" w:hAnsiTheme="majorHAnsi" w:cs="Times New Roman"/>
          <w:sz w:val="22"/>
          <w:szCs w:val="22"/>
        </w:rPr>
        <w:t>gpx</w:t>
      </w:r>
      <w:proofErr w:type="spellEnd"/>
      <w:r w:rsidR="0002389A" w:rsidRPr="00106042">
        <w:rPr>
          <w:rFonts w:asciiTheme="majorHAnsi" w:hAnsiTheme="majorHAnsi" w:cs="Times New Roman"/>
          <w:sz w:val="22"/>
          <w:szCs w:val="22"/>
        </w:rPr>
        <w:t xml:space="preserve"> file, which can be opened in geospatial software. These files may also contain the elevation (if </w:t>
      </w:r>
      <w:r w:rsidR="00547D0E" w:rsidRPr="00106042">
        <w:rPr>
          <w:rFonts w:asciiTheme="majorHAnsi" w:hAnsiTheme="majorHAnsi" w:cs="Times New Roman"/>
          <w:sz w:val="22"/>
          <w:szCs w:val="22"/>
        </w:rPr>
        <w:t xml:space="preserve">the </w:t>
      </w:r>
      <w:r w:rsidR="0002389A" w:rsidRPr="00106042">
        <w:rPr>
          <w:rFonts w:asciiTheme="majorHAnsi" w:hAnsiTheme="majorHAnsi" w:cs="Times New Roman"/>
          <w:sz w:val="22"/>
          <w:szCs w:val="22"/>
        </w:rPr>
        <w:t>device is equipped</w:t>
      </w:r>
      <w:r w:rsidR="00547D0E" w:rsidRPr="00106042">
        <w:rPr>
          <w:rFonts w:asciiTheme="majorHAnsi" w:hAnsiTheme="majorHAnsi" w:cs="Times New Roman"/>
          <w:sz w:val="22"/>
          <w:szCs w:val="22"/>
        </w:rPr>
        <w:t xml:space="preserve"> accordingly</w:t>
      </w:r>
      <w:r w:rsidR="0002389A" w:rsidRPr="00106042">
        <w:rPr>
          <w:rFonts w:asciiTheme="majorHAnsi" w:hAnsiTheme="majorHAnsi" w:cs="Times New Roman"/>
          <w:sz w:val="22"/>
          <w:szCs w:val="22"/>
        </w:rPr>
        <w:t>) and the time of collection.</w:t>
      </w:r>
    </w:p>
    <w:p w14:paraId="4BFBC55A" w14:textId="674CB8DB" w:rsidR="00DD5494" w:rsidRPr="00106042" w:rsidRDefault="00DD5494" w:rsidP="00DD5494">
      <w:pPr>
        <w:pStyle w:val="Default"/>
        <w:spacing w:after="200" w:line="360" w:lineRule="auto"/>
        <w:jc w:val="both"/>
        <w:rPr>
          <w:rFonts w:asciiTheme="majorHAnsi" w:eastAsia="Times New Roman" w:hAnsiTheme="majorHAnsi" w:cs="Times New Roman"/>
          <w:sz w:val="22"/>
          <w:szCs w:val="22"/>
        </w:rPr>
      </w:pPr>
      <w:r w:rsidRPr="00106042">
        <w:rPr>
          <w:rFonts w:asciiTheme="majorHAnsi" w:hAnsiTheme="majorHAnsi" w:cs="Times New Roman"/>
          <w:b/>
          <w:i/>
          <w:iCs/>
          <w:sz w:val="22"/>
          <w:szCs w:val="22"/>
        </w:rPr>
        <w:t xml:space="preserve">Naming </w:t>
      </w:r>
      <w:r w:rsidR="00D710A3" w:rsidRPr="00106042">
        <w:rPr>
          <w:rFonts w:asciiTheme="majorHAnsi" w:hAnsiTheme="majorHAnsi" w:cs="Times New Roman"/>
          <w:b/>
          <w:i/>
          <w:iCs/>
          <w:sz w:val="22"/>
          <w:szCs w:val="22"/>
        </w:rPr>
        <w:t>c</w:t>
      </w:r>
      <w:r w:rsidRPr="00106042">
        <w:rPr>
          <w:rFonts w:asciiTheme="majorHAnsi" w:hAnsiTheme="majorHAnsi" w:cs="Times New Roman"/>
          <w:b/>
          <w:i/>
          <w:iCs/>
          <w:sz w:val="22"/>
          <w:szCs w:val="22"/>
        </w:rPr>
        <w:t>onventions</w:t>
      </w:r>
      <w:r w:rsidRPr="00106042">
        <w:rPr>
          <w:rFonts w:asciiTheme="majorHAnsi" w:hAnsiTheme="majorHAnsi" w:cs="Times New Roman"/>
          <w:b/>
          <w:sz w:val="22"/>
          <w:szCs w:val="22"/>
        </w:rPr>
        <w:t>:</w:t>
      </w:r>
      <w:r w:rsidRPr="00106042">
        <w:rPr>
          <w:rFonts w:asciiTheme="majorHAnsi" w:hAnsiTheme="majorHAnsi" w:cs="Times New Roman"/>
          <w:sz w:val="22"/>
          <w:szCs w:val="22"/>
        </w:rPr>
        <w:t xml:space="preserve"> When saving raw GPS data on the device (coordinates and/or track outlines), a clear naming convention needs to be identified and included in enumerator training. The name saved in the GPS device </w:t>
      </w:r>
      <w:r w:rsidR="005C65D2" w:rsidRPr="00106042">
        <w:rPr>
          <w:rFonts w:asciiTheme="majorHAnsi" w:hAnsiTheme="majorHAnsi" w:cs="Times New Roman"/>
          <w:sz w:val="22"/>
          <w:szCs w:val="22"/>
        </w:rPr>
        <w:t>must</w:t>
      </w:r>
      <w:r w:rsidRPr="00106042">
        <w:rPr>
          <w:rFonts w:asciiTheme="majorHAnsi" w:hAnsiTheme="majorHAnsi" w:cs="Times New Roman"/>
          <w:sz w:val="22"/>
          <w:szCs w:val="22"/>
        </w:rPr>
        <w:t xml:space="preserve"> uniquely identify the household and plot in order to match the questionnaire data. The GPS device will typically </w:t>
      </w:r>
      <w:proofErr w:type="spellStart"/>
      <w:r w:rsidRPr="00106042">
        <w:rPr>
          <w:rFonts w:asciiTheme="majorHAnsi" w:hAnsiTheme="majorHAnsi" w:cs="Times New Roman"/>
          <w:sz w:val="22"/>
          <w:szCs w:val="22"/>
        </w:rPr>
        <w:t>autofill</w:t>
      </w:r>
      <w:proofErr w:type="spellEnd"/>
      <w:r w:rsidRPr="00106042">
        <w:rPr>
          <w:rFonts w:asciiTheme="majorHAnsi" w:hAnsiTheme="majorHAnsi" w:cs="Times New Roman"/>
          <w:sz w:val="22"/>
          <w:szCs w:val="22"/>
        </w:rPr>
        <w:t xml:space="preserve"> the file name in a numeric sequence – </w:t>
      </w:r>
      <w:r w:rsidRPr="00106042">
        <w:rPr>
          <w:rFonts w:asciiTheme="majorHAnsi" w:hAnsiTheme="majorHAnsi" w:cs="Times New Roman"/>
          <w:i/>
          <w:iCs/>
          <w:sz w:val="22"/>
          <w:szCs w:val="22"/>
        </w:rPr>
        <w:t>this should be overwritten by the enumerator.</w:t>
      </w:r>
      <w:r w:rsidRPr="00106042">
        <w:rPr>
          <w:rFonts w:asciiTheme="majorHAnsi" w:hAnsiTheme="majorHAnsi" w:cs="Times New Roman"/>
          <w:sz w:val="22"/>
          <w:szCs w:val="22"/>
        </w:rPr>
        <w:t xml:space="preserve"> A naming convention such as “</w:t>
      </w:r>
      <w:proofErr w:type="spellStart"/>
      <w:r w:rsidRPr="00106042">
        <w:rPr>
          <w:rFonts w:asciiTheme="majorHAnsi" w:hAnsiTheme="majorHAnsi" w:cs="Times New Roman"/>
          <w:sz w:val="22"/>
          <w:szCs w:val="22"/>
          <w:lang w:val="da-DK"/>
        </w:rPr>
        <w:t>Household</w:t>
      </w:r>
      <w:proofErr w:type="spellEnd"/>
      <w:r w:rsidRPr="00106042">
        <w:rPr>
          <w:rFonts w:asciiTheme="majorHAnsi" w:hAnsiTheme="majorHAnsi" w:cs="Times New Roman"/>
          <w:sz w:val="22"/>
          <w:szCs w:val="22"/>
          <w:lang w:val="da-DK"/>
        </w:rPr>
        <w:t xml:space="preserve"> ID-Plot ID</w:t>
      </w:r>
      <w:r w:rsidRPr="00106042">
        <w:rPr>
          <w:rFonts w:asciiTheme="majorHAnsi" w:hAnsiTheme="majorHAnsi" w:cs="Times New Roman"/>
          <w:sz w:val="22"/>
          <w:szCs w:val="22"/>
        </w:rPr>
        <w:t xml:space="preserve">” will ensure an easy match between the questionnaire and the raw GPS data. For example, Plot 3 in Household 1234, would be saved as “1234-03”.  Typos are very common on the small </w:t>
      </w:r>
      <w:r w:rsidRPr="00106042">
        <w:rPr>
          <w:rFonts w:asciiTheme="majorHAnsi" w:hAnsiTheme="majorHAnsi" w:cs="Times New Roman"/>
          <w:sz w:val="22"/>
          <w:szCs w:val="22"/>
        </w:rPr>
        <w:lastRenderedPageBreak/>
        <w:t xml:space="preserve">keypads or screens of the handheld GPS units, and, therefore, the number of digits in the unique ID should be minimized </w:t>
      </w:r>
      <w:r w:rsidR="005C65D2" w:rsidRPr="00106042">
        <w:rPr>
          <w:rFonts w:asciiTheme="majorHAnsi" w:hAnsiTheme="majorHAnsi" w:cs="Times New Roman"/>
          <w:sz w:val="22"/>
          <w:szCs w:val="22"/>
        </w:rPr>
        <w:t>to the extent</w:t>
      </w:r>
      <w:r w:rsidRPr="00106042">
        <w:rPr>
          <w:rFonts w:asciiTheme="majorHAnsi" w:hAnsiTheme="majorHAnsi" w:cs="Times New Roman"/>
          <w:sz w:val="22"/>
          <w:szCs w:val="22"/>
        </w:rPr>
        <w:t xml:space="preserve"> possible.</w:t>
      </w:r>
    </w:p>
    <w:p w14:paraId="14CEF1F4" w14:textId="16D50A64" w:rsidR="00DD5494" w:rsidRPr="00106042" w:rsidRDefault="00DD5494" w:rsidP="00DD5494">
      <w:pPr>
        <w:pStyle w:val="Default"/>
        <w:spacing w:after="200" w:line="360" w:lineRule="auto"/>
        <w:jc w:val="both"/>
        <w:rPr>
          <w:rFonts w:asciiTheme="majorHAnsi" w:eastAsia="Times New Roman" w:hAnsiTheme="majorHAnsi" w:cs="Times New Roman"/>
          <w:sz w:val="22"/>
          <w:szCs w:val="22"/>
        </w:rPr>
      </w:pPr>
      <w:r w:rsidRPr="00106042">
        <w:rPr>
          <w:rFonts w:asciiTheme="majorHAnsi" w:hAnsiTheme="majorHAnsi" w:cs="Times New Roman"/>
          <w:b/>
          <w:i/>
          <w:iCs/>
          <w:sz w:val="22"/>
          <w:szCs w:val="22"/>
        </w:rPr>
        <w:t xml:space="preserve">Device </w:t>
      </w:r>
      <w:r w:rsidR="00D710A3" w:rsidRPr="00106042">
        <w:rPr>
          <w:rFonts w:asciiTheme="majorHAnsi" w:hAnsiTheme="majorHAnsi" w:cs="Times New Roman"/>
          <w:b/>
          <w:i/>
          <w:iCs/>
          <w:sz w:val="22"/>
          <w:szCs w:val="22"/>
        </w:rPr>
        <w:t>s</w:t>
      </w:r>
      <w:r w:rsidRPr="00106042">
        <w:rPr>
          <w:rFonts w:asciiTheme="majorHAnsi" w:hAnsiTheme="majorHAnsi" w:cs="Times New Roman"/>
          <w:b/>
          <w:i/>
          <w:iCs/>
          <w:sz w:val="22"/>
          <w:szCs w:val="22"/>
        </w:rPr>
        <w:t>election</w:t>
      </w:r>
      <w:r w:rsidRPr="00106042">
        <w:rPr>
          <w:rFonts w:asciiTheme="majorHAnsi" w:hAnsiTheme="majorHAnsi" w:cs="Times New Roman"/>
          <w:b/>
          <w:sz w:val="22"/>
          <w:szCs w:val="22"/>
        </w:rPr>
        <w:t>:</w:t>
      </w:r>
      <w:r w:rsidRPr="00106042">
        <w:rPr>
          <w:rFonts w:asciiTheme="majorHAnsi" w:hAnsiTheme="majorHAnsi" w:cs="Times New Roman"/>
          <w:sz w:val="22"/>
          <w:szCs w:val="22"/>
        </w:rPr>
        <w:t xml:space="preserve"> Handheld GPS devices come with a range of features and </w:t>
      </w:r>
      <w:r w:rsidR="004F50F4" w:rsidRPr="00106042">
        <w:rPr>
          <w:rFonts w:asciiTheme="majorHAnsi" w:hAnsiTheme="majorHAnsi" w:cs="Times New Roman"/>
          <w:sz w:val="22"/>
          <w:szCs w:val="22"/>
        </w:rPr>
        <w:t>vary significantly in price</w:t>
      </w:r>
      <w:r w:rsidRPr="00106042">
        <w:rPr>
          <w:rFonts w:asciiTheme="majorHAnsi" w:hAnsiTheme="majorHAnsi" w:cs="Times New Roman"/>
          <w:sz w:val="22"/>
          <w:szCs w:val="22"/>
        </w:rPr>
        <w:t xml:space="preserve">. It is advisable to select a unit that is compatible with both GPS and GLONASS, as this increases the number of satellites available to </w:t>
      </w:r>
      <w:r w:rsidR="00C212BD" w:rsidRPr="00106042">
        <w:rPr>
          <w:rFonts w:asciiTheme="majorHAnsi" w:hAnsiTheme="majorHAnsi" w:cs="Times New Roman"/>
          <w:sz w:val="22"/>
          <w:szCs w:val="22"/>
        </w:rPr>
        <w:t xml:space="preserve">the </w:t>
      </w:r>
      <w:r w:rsidRPr="00106042">
        <w:rPr>
          <w:rFonts w:asciiTheme="majorHAnsi" w:hAnsiTheme="majorHAnsi" w:cs="Times New Roman"/>
          <w:sz w:val="22"/>
          <w:szCs w:val="22"/>
        </w:rPr>
        <w:t xml:space="preserve">device (increasing accuracy and acquisition time). If operating in the United States, Europe, or Asia, compatibility with the local augmentation system (WAAS, in the US, for example) will increase point accuracy. When determining the best device for </w:t>
      </w:r>
      <w:r w:rsidR="00C212BD" w:rsidRPr="00106042">
        <w:rPr>
          <w:rFonts w:asciiTheme="majorHAnsi" w:hAnsiTheme="majorHAnsi" w:cs="Times New Roman"/>
          <w:sz w:val="22"/>
          <w:szCs w:val="22"/>
        </w:rPr>
        <w:t xml:space="preserve">a </w:t>
      </w:r>
      <w:r w:rsidRPr="00106042">
        <w:rPr>
          <w:rFonts w:asciiTheme="majorHAnsi" w:hAnsiTheme="majorHAnsi" w:cs="Times New Roman"/>
          <w:sz w:val="22"/>
          <w:szCs w:val="22"/>
        </w:rPr>
        <w:t xml:space="preserve">survey, </w:t>
      </w:r>
      <w:r w:rsidR="00C212BD" w:rsidRPr="00106042">
        <w:rPr>
          <w:rFonts w:asciiTheme="majorHAnsi" w:hAnsiTheme="majorHAnsi" w:cs="Times New Roman"/>
          <w:sz w:val="22"/>
          <w:szCs w:val="22"/>
        </w:rPr>
        <w:t xml:space="preserve">survey designers should </w:t>
      </w:r>
      <w:r w:rsidRPr="00106042">
        <w:rPr>
          <w:rFonts w:asciiTheme="majorHAnsi" w:hAnsiTheme="majorHAnsi" w:cs="Times New Roman"/>
          <w:sz w:val="22"/>
          <w:szCs w:val="22"/>
        </w:rPr>
        <w:t>assess the features that are needed for</w:t>
      </w:r>
      <w:r w:rsidR="00C212BD" w:rsidRPr="00106042">
        <w:rPr>
          <w:rFonts w:asciiTheme="majorHAnsi" w:hAnsiTheme="majorHAnsi" w:cs="Times New Roman"/>
          <w:sz w:val="22"/>
          <w:szCs w:val="22"/>
        </w:rPr>
        <w:t xml:space="preserve"> a</w:t>
      </w:r>
      <w:r w:rsidRPr="00106042">
        <w:rPr>
          <w:rFonts w:asciiTheme="majorHAnsi" w:hAnsiTheme="majorHAnsi" w:cs="Times New Roman"/>
          <w:sz w:val="22"/>
          <w:szCs w:val="22"/>
        </w:rPr>
        <w:t xml:space="preserve"> particular activity and keep in mind that the number of device features is generally negatively correlated with battery life. Some examples of common feature options: </w:t>
      </w:r>
    </w:p>
    <w:p w14:paraId="6224D277" w14:textId="1CB11318" w:rsidR="00DD5494" w:rsidRPr="00106042" w:rsidRDefault="00DD5494" w:rsidP="004F50F4">
      <w:pPr>
        <w:pStyle w:val="Default"/>
        <w:numPr>
          <w:ilvl w:val="0"/>
          <w:numId w:val="20"/>
        </w:numPr>
        <w:pBdr>
          <w:top w:val="nil"/>
          <w:left w:val="nil"/>
          <w:bottom w:val="nil"/>
          <w:right w:val="nil"/>
          <w:between w:val="nil"/>
          <w:bar w:val="nil"/>
        </w:pBdr>
        <w:autoSpaceDE/>
        <w:autoSpaceDN/>
        <w:adjustRightInd/>
        <w:spacing w:line="360" w:lineRule="auto"/>
        <w:ind w:left="720"/>
        <w:jc w:val="both"/>
        <w:rPr>
          <w:rFonts w:asciiTheme="majorHAnsi" w:eastAsia="Times New Roman" w:hAnsiTheme="majorHAnsi" w:cs="Times New Roman"/>
          <w:sz w:val="22"/>
          <w:szCs w:val="22"/>
        </w:rPr>
      </w:pPr>
      <w:r w:rsidRPr="00106042">
        <w:rPr>
          <w:rFonts w:asciiTheme="majorHAnsi" w:hAnsiTheme="majorHAnsi" w:cs="Times New Roman"/>
          <w:sz w:val="22"/>
          <w:szCs w:val="22"/>
        </w:rPr>
        <w:t>Direct area measurement functionality: This functionality is essential if area measurement is the goal. For surveys only collecting plot or household locations</w:t>
      </w:r>
      <w:r w:rsidR="004F50F4" w:rsidRPr="00106042">
        <w:rPr>
          <w:rFonts w:asciiTheme="majorHAnsi" w:hAnsiTheme="majorHAnsi" w:cs="Times New Roman"/>
          <w:sz w:val="22"/>
          <w:szCs w:val="22"/>
        </w:rPr>
        <w:t>,</w:t>
      </w:r>
      <w:r w:rsidRPr="00106042">
        <w:rPr>
          <w:rFonts w:asciiTheme="majorHAnsi" w:hAnsiTheme="majorHAnsi" w:cs="Times New Roman"/>
          <w:sz w:val="22"/>
          <w:szCs w:val="22"/>
        </w:rPr>
        <w:t xml:space="preserve"> </w:t>
      </w:r>
      <w:r w:rsidR="004F50F4" w:rsidRPr="00106042">
        <w:rPr>
          <w:rFonts w:asciiTheme="majorHAnsi" w:hAnsiTheme="majorHAnsi" w:cs="Times New Roman"/>
          <w:sz w:val="22"/>
          <w:szCs w:val="22"/>
        </w:rPr>
        <w:t xml:space="preserve">this </w:t>
      </w:r>
      <w:r w:rsidRPr="00106042">
        <w:rPr>
          <w:rFonts w:asciiTheme="majorHAnsi" w:hAnsiTheme="majorHAnsi" w:cs="Times New Roman"/>
          <w:sz w:val="22"/>
          <w:szCs w:val="22"/>
        </w:rPr>
        <w:t xml:space="preserve">functionality </w:t>
      </w:r>
      <w:r w:rsidR="004F50F4" w:rsidRPr="00106042">
        <w:rPr>
          <w:rFonts w:asciiTheme="majorHAnsi" w:hAnsiTheme="majorHAnsi" w:cs="Times New Roman"/>
          <w:sz w:val="22"/>
          <w:szCs w:val="22"/>
        </w:rPr>
        <w:t xml:space="preserve">is </w:t>
      </w:r>
      <w:r w:rsidRPr="00106042">
        <w:rPr>
          <w:rFonts w:asciiTheme="majorHAnsi" w:hAnsiTheme="majorHAnsi" w:cs="Times New Roman"/>
          <w:sz w:val="22"/>
          <w:szCs w:val="22"/>
        </w:rPr>
        <w:t>not necessary.</w:t>
      </w:r>
    </w:p>
    <w:p w14:paraId="39AAFB3E" w14:textId="4E6A47E4" w:rsidR="00DD5494" w:rsidRPr="00106042" w:rsidRDefault="00DD5494" w:rsidP="004F50F4">
      <w:pPr>
        <w:pStyle w:val="Default"/>
        <w:numPr>
          <w:ilvl w:val="0"/>
          <w:numId w:val="20"/>
        </w:numPr>
        <w:pBdr>
          <w:top w:val="nil"/>
          <w:left w:val="nil"/>
          <w:bottom w:val="nil"/>
          <w:right w:val="nil"/>
          <w:between w:val="nil"/>
          <w:bar w:val="nil"/>
        </w:pBdr>
        <w:autoSpaceDE/>
        <w:autoSpaceDN/>
        <w:adjustRightInd/>
        <w:spacing w:line="360" w:lineRule="auto"/>
        <w:ind w:left="720"/>
        <w:jc w:val="both"/>
        <w:rPr>
          <w:rFonts w:asciiTheme="majorHAnsi" w:eastAsia="Times New Roman" w:hAnsiTheme="majorHAnsi" w:cs="Times New Roman"/>
          <w:sz w:val="22"/>
          <w:szCs w:val="22"/>
        </w:rPr>
      </w:pPr>
      <w:r w:rsidRPr="00106042">
        <w:rPr>
          <w:rFonts w:asciiTheme="majorHAnsi" w:hAnsiTheme="majorHAnsi" w:cs="Times New Roman"/>
          <w:sz w:val="22"/>
          <w:szCs w:val="22"/>
        </w:rPr>
        <w:t xml:space="preserve">Storing plot outlines: If plot outlines are to be captured, the track capacity of the device needs to be evaluated. If the device does not have the </w:t>
      </w:r>
      <w:r w:rsidR="004F50F4" w:rsidRPr="00106042">
        <w:rPr>
          <w:rFonts w:asciiTheme="majorHAnsi" w:hAnsiTheme="majorHAnsi" w:cs="Times New Roman"/>
          <w:sz w:val="22"/>
          <w:szCs w:val="22"/>
        </w:rPr>
        <w:t xml:space="preserve">storage </w:t>
      </w:r>
      <w:r w:rsidRPr="00106042">
        <w:rPr>
          <w:rFonts w:asciiTheme="majorHAnsi" w:hAnsiTheme="majorHAnsi" w:cs="Times New Roman"/>
          <w:sz w:val="22"/>
          <w:szCs w:val="22"/>
        </w:rPr>
        <w:t xml:space="preserve">capacity to hold all plots in </w:t>
      </w:r>
      <w:r w:rsidR="004F50F4" w:rsidRPr="00106042">
        <w:rPr>
          <w:rFonts w:asciiTheme="majorHAnsi" w:hAnsiTheme="majorHAnsi" w:cs="Times New Roman"/>
          <w:sz w:val="22"/>
          <w:szCs w:val="22"/>
        </w:rPr>
        <w:t xml:space="preserve">its </w:t>
      </w:r>
      <w:r w:rsidRPr="00106042">
        <w:rPr>
          <w:rFonts w:asciiTheme="majorHAnsi" w:hAnsiTheme="majorHAnsi" w:cs="Times New Roman"/>
          <w:sz w:val="22"/>
          <w:szCs w:val="22"/>
        </w:rPr>
        <w:t>memory</w:t>
      </w:r>
      <w:r w:rsidR="004F50F4" w:rsidRPr="00106042">
        <w:rPr>
          <w:rFonts w:asciiTheme="majorHAnsi" w:hAnsiTheme="majorHAnsi" w:cs="Times New Roman"/>
          <w:sz w:val="22"/>
          <w:szCs w:val="22"/>
        </w:rPr>
        <w:t>,</w:t>
      </w:r>
      <w:r w:rsidRPr="00106042">
        <w:rPr>
          <w:rFonts w:asciiTheme="majorHAnsi" w:hAnsiTheme="majorHAnsi" w:cs="Times New Roman"/>
          <w:sz w:val="22"/>
          <w:szCs w:val="22"/>
        </w:rPr>
        <w:t xml:space="preserve"> </w:t>
      </w:r>
      <w:r w:rsidR="004F50F4" w:rsidRPr="00106042">
        <w:rPr>
          <w:rFonts w:asciiTheme="majorHAnsi" w:hAnsiTheme="majorHAnsi" w:cs="Times New Roman"/>
          <w:sz w:val="22"/>
          <w:szCs w:val="22"/>
        </w:rPr>
        <w:t xml:space="preserve">it </w:t>
      </w:r>
      <w:r w:rsidRPr="00106042">
        <w:rPr>
          <w:rFonts w:asciiTheme="majorHAnsi" w:hAnsiTheme="majorHAnsi" w:cs="Times New Roman"/>
          <w:sz w:val="22"/>
          <w:szCs w:val="22"/>
        </w:rPr>
        <w:t xml:space="preserve">will complicate fieldwork as enumerators will have to stop to download the data to free up space on the device for further measurements to be taken. This </w:t>
      </w:r>
      <w:r w:rsidR="004F50F4" w:rsidRPr="00106042">
        <w:rPr>
          <w:rFonts w:asciiTheme="majorHAnsi" w:hAnsiTheme="majorHAnsi" w:cs="Times New Roman"/>
          <w:sz w:val="22"/>
          <w:szCs w:val="22"/>
        </w:rPr>
        <w:t xml:space="preserve">requires </w:t>
      </w:r>
      <w:r w:rsidRPr="00106042">
        <w:rPr>
          <w:rFonts w:asciiTheme="majorHAnsi" w:hAnsiTheme="majorHAnsi" w:cs="Times New Roman"/>
          <w:sz w:val="22"/>
          <w:szCs w:val="22"/>
        </w:rPr>
        <w:t xml:space="preserve">time and increases the risk of losing plot outlines. When possible, it is advised to procure units with enough track memory to hold all plots (per enumerator). That is, if each enumerator is expected to measure 150 plots, procure a device with the capacity to store 200 or more tracks, not one with only 100 track storage capacity. </w:t>
      </w:r>
    </w:p>
    <w:p w14:paraId="77A8A7D7" w14:textId="3C69EF19" w:rsidR="00C42ADF" w:rsidRPr="00106042" w:rsidRDefault="00DD5494" w:rsidP="004F50F4">
      <w:pPr>
        <w:pStyle w:val="Default"/>
        <w:numPr>
          <w:ilvl w:val="0"/>
          <w:numId w:val="20"/>
        </w:numPr>
        <w:pBdr>
          <w:top w:val="nil"/>
          <w:left w:val="nil"/>
          <w:bottom w:val="nil"/>
          <w:right w:val="nil"/>
          <w:between w:val="nil"/>
          <w:bar w:val="nil"/>
        </w:pBdr>
        <w:autoSpaceDE/>
        <w:autoSpaceDN/>
        <w:adjustRightInd/>
        <w:spacing w:line="360" w:lineRule="auto"/>
        <w:ind w:left="720"/>
        <w:jc w:val="both"/>
        <w:rPr>
          <w:rFonts w:asciiTheme="majorHAnsi" w:eastAsia="Times New Roman" w:hAnsiTheme="majorHAnsi" w:cs="Times New Roman"/>
          <w:sz w:val="22"/>
          <w:szCs w:val="22"/>
        </w:rPr>
      </w:pPr>
      <w:r w:rsidRPr="00106042">
        <w:rPr>
          <w:rFonts w:asciiTheme="majorHAnsi" w:hAnsiTheme="majorHAnsi" w:cs="Times New Roman"/>
          <w:sz w:val="22"/>
          <w:szCs w:val="22"/>
        </w:rPr>
        <w:t>Other common features include built-in camera and barometric altimeter.</w:t>
      </w:r>
    </w:p>
    <w:p w14:paraId="035C64D7" w14:textId="77777777" w:rsidR="00DD5494" w:rsidRPr="005144A6" w:rsidRDefault="00DD5494" w:rsidP="0066125A">
      <w:pPr>
        <w:pStyle w:val="Default"/>
        <w:pBdr>
          <w:top w:val="nil"/>
          <w:left w:val="nil"/>
          <w:bottom w:val="nil"/>
          <w:right w:val="nil"/>
          <w:between w:val="nil"/>
          <w:bar w:val="nil"/>
        </w:pBdr>
        <w:autoSpaceDE/>
        <w:autoSpaceDN/>
        <w:adjustRightInd/>
        <w:spacing w:line="360" w:lineRule="auto"/>
        <w:ind w:left="720"/>
        <w:jc w:val="both"/>
        <w:rPr>
          <w:rFonts w:asciiTheme="majorHAnsi" w:eastAsia="Times New Roman" w:hAnsiTheme="majorHAnsi" w:cs="Times New Roman"/>
          <w:sz w:val="22"/>
          <w:szCs w:val="22"/>
        </w:rPr>
      </w:pPr>
    </w:p>
    <w:p w14:paraId="0A953EFC" w14:textId="39E19144" w:rsidR="00DD5494" w:rsidRPr="00106042" w:rsidRDefault="00DD5494" w:rsidP="00DD5494">
      <w:pPr>
        <w:pStyle w:val="Default"/>
        <w:spacing w:after="200" w:line="360" w:lineRule="auto"/>
        <w:jc w:val="both"/>
        <w:rPr>
          <w:rFonts w:asciiTheme="majorHAnsi" w:eastAsia="Times New Roman" w:hAnsiTheme="majorHAnsi" w:cs="Times New Roman"/>
          <w:sz w:val="22"/>
          <w:szCs w:val="22"/>
        </w:rPr>
      </w:pPr>
      <w:r w:rsidRPr="00106042">
        <w:rPr>
          <w:rFonts w:asciiTheme="majorHAnsi" w:hAnsiTheme="majorHAnsi" w:cs="Times New Roman"/>
          <w:b/>
          <w:i/>
          <w:iCs/>
          <w:sz w:val="22"/>
          <w:szCs w:val="22"/>
        </w:rPr>
        <w:t>Batteries</w:t>
      </w:r>
      <w:r w:rsidRPr="00106042">
        <w:rPr>
          <w:rFonts w:asciiTheme="majorHAnsi" w:hAnsiTheme="majorHAnsi" w:cs="Times New Roman"/>
          <w:b/>
          <w:sz w:val="22"/>
          <w:szCs w:val="22"/>
        </w:rPr>
        <w:t>:</w:t>
      </w:r>
      <w:r w:rsidRPr="00106042">
        <w:rPr>
          <w:rFonts w:asciiTheme="majorHAnsi" w:hAnsiTheme="majorHAnsi" w:cs="Times New Roman"/>
          <w:sz w:val="22"/>
          <w:szCs w:val="22"/>
        </w:rPr>
        <w:t xml:space="preserve"> Enumerators should be instructed to keep the device powered down until necessary. The brightness of the display should be kept as low as possible to extend battery life. At the time of writing</w:t>
      </w:r>
      <w:r w:rsidR="00E8112E" w:rsidRPr="00106042">
        <w:rPr>
          <w:rFonts w:asciiTheme="majorHAnsi" w:hAnsiTheme="majorHAnsi" w:cs="Times New Roman"/>
          <w:sz w:val="22"/>
          <w:szCs w:val="22"/>
        </w:rPr>
        <w:t>,</w:t>
      </w:r>
      <w:r w:rsidRPr="00106042">
        <w:rPr>
          <w:rFonts w:asciiTheme="majorHAnsi" w:hAnsiTheme="majorHAnsi" w:cs="Times New Roman"/>
          <w:sz w:val="22"/>
          <w:szCs w:val="22"/>
        </w:rPr>
        <w:t xml:space="preserve"> the battery life of Garmin handheld units ranges from approximately 16 – 25 hours, depending on the model. Survey planners should budget for backups and provide each team with a set of replacements.</w:t>
      </w:r>
    </w:p>
    <w:p w14:paraId="1A9E09D7" w14:textId="1AE67DAB" w:rsidR="00DD5494" w:rsidRPr="00106042" w:rsidRDefault="00DD5494" w:rsidP="00106042">
      <w:pPr>
        <w:pStyle w:val="Default"/>
        <w:spacing w:after="200" w:line="360" w:lineRule="auto"/>
        <w:jc w:val="both"/>
        <w:rPr>
          <w:rFonts w:asciiTheme="majorHAnsi" w:hAnsiTheme="majorHAnsi" w:cs="Times New Roman"/>
          <w:iCs/>
          <w:sz w:val="22"/>
          <w:szCs w:val="22"/>
        </w:rPr>
      </w:pPr>
      <w:r w:rsidRPr="00106042">
        <w:rPr>
          <w:rFonts w:asciiTheme="majorHAnsi" w:hAnsiTheme="majorHAnsi" w:cs="Times New Roman"/>
          <w:b/>
          <w:i/>
          <w:iCs/>
          <w:sz w:val="22"/>
          <w:szCs w:val="22"/>
        </w:rPr>
        <w:t xml:space="preserve">Device </w:t>
      </w:r>
      <w:r w:rsidR="00D710A3" w:rsidRPr="00106042">
        <w:rPr>
          <w:rFonts w:asciiTheme="majorHAnsi" w:hAnsiTheme="majorHAnsi" w:cs="Times New Roman"/>
          <w:b/>
          <w:i/>
          <w:iCs/>
          <w:sz w:val="22"/>
          <w:szCs w:val="22"/>
        </w:rPr>
        <w:t>s</w:t>
      </w:r>
      <w:r w:rsidRPr="00106042">
        <w:rPr>
          <w:rFonts w:asciiTheme="majorHAnsi" w:hAnsiTheme="majorHAnsi" w:cs="Times New Roman"/>
          <w:b/>
          <w:i/>
          <w:iCs/>
          <w:sz w:val="22"/>
          <w:szCs w:val="22"/>
        </w:rPr>
        <w:t>et-</w:t>
      </w:r>
      <w:r w:rsidR="00D710A3" w:rsidRPr="00106042">
        <w:rPr>
          <w:rFonts w:asciiTheme="majorHAnsi" w:hAnsiTheme="majorHAnsi" w:cs="Times New Roman"/>
          <w:b/>
          <w:i/>
          <w:iCs/>
          <w:sz w:val="22"/>
          <w:szCs w:val="22"/>
        </w:rPr>
        <w:t>u</w:t>
      </w:r>
      <w:r w:rsidRPr="00106042">
        <w:rPr>
          <w:rFonts w:asciiTheme="majorHAnsi" w:hAnsiTheme="majorHAnsi" w:cs="Times New Roman"/>
          <w:b/>
          <w:i/>
          <w:iCs/>
          <w:sz w:val="22"/>
          <w:szCs w:val="22"/>
        </w:rPr>
        <w:t xml:space="preserve">p: </w:t>
      </w:r>
      <w:r w:rsidRPr="00106042">
        <w:rPr>
          <w:rFonts w:asciiTheme="majorHAnsi" w:hAnsiTheme="majorHAnsi" w:cs="Times New Roman"/>
          <w:iCs/>
          <w:sz w:val="22"/>
          <w:szCs w:val="22"/>
        </w:rPr>
        <w:t>Before distributing the GPS devices to field teams</w:t>
      </w:r>
      <w:r w:rsidR="00E8112E" w:rsidRPr="00106042">
        <w:rPr>
          <w:rFonts w:asciiTheme="majorHAnsi" w:hAnsiTheme="majorHAnsi" w:cs="Times New Roman"/>
          <w:iCs/>
          <w:sz w:val="22"/>
          <w:szCs w:val="22"/>
        </w:rPr>
        <w:t>,</w:t>
      </w:r>
      <w:r w:rsidRPr="00106042">
        <w:rPr>
          <w:rFonts w:asciiTheme="majorHAnsi" w:hAnsiTheme="majorHAnsi" w:cs="Times New Roman"/>
          <w:iCs/>
          <w:sz w:val="22"/>
          <w:szCs w:val="22"/>
        </w:rPr>
        <w:t xml:space="preserve"> all settings should be adjusted properly and in accordance with the questionnaire. </w:t>
      </w:r>
      <w:r w:rsidR="009707D0" w:rsidRPr="00106042">
        <w:rPr>
          <w:rFonts w:asciiTheme="majorHAnsi" w:hAnsiTheme="majorHAnsi" w:cs="Times New Roman"/>
          <w:iCs/>
          <w:sz w:val="22"/>
          <w:szCs w:val="22"/>
        </w:rPr>
        <w:t>Device set-up</w:t>
      </w:r>
      <w:r w:rsidRPr="00106042">
        <w:rPr>
          <w:rFonts w:asciiTheme="majorHAnsi" w:hAnsiTheme="majorHAnsi" w:cs="Times New Roman"/>
          <w:iCs/>
          <w:sz w:val="22"/>
          <w:szCs w:val="22"/>
        </w:rPr>
        <w:t xml:space="preserve"> must be completed centrally to ensure uniformity across devices. Critical settings to be adjusted include: satellite system (GPS and GLONASS, if available)</w:t>
      </w:r>
      <w:r w:rsidR="00E8112E" w:rsidRPr="00106042">
        <w:rPr>
          <w:rFonts w:asciiTheme="majorHAnsi" w:hAnsiTheme="majorHAnsi" w:cs="Times New Roman"/>
          <w:iCs/>
          <w:sz w:val="22"/>
          <w:szCs w:val="22"/>
        </w:rPr>
        <w:t>,</w:t>
      </w:r>
      <w:r w:rsidRPr="00106042">
        <w:rPr>
          <w:rFonts w:asciiTheme="majorHAnsi" w:hAnsiTheme="majorHAnsi" w:cs="Times New Roman"/>
          <w:iCs/>
          <w:sz w:val="22"/>
          <w:szCs w:val="22"/>
        </w:rPr>
        <w:t xml:space="preserve"> distance units (</w:t>
      </w:r>
      <w:r w:rsidR="00E8112E" w:rsidRPr="00106042">
        <w:rPr>
          <w:rFonts w:asciiTheme="majorHAnsi" w:hAnsiTheme="majorHAnsi" w:cs="Times New Roman"/>
          <w:iCs/>
          <w:sz w:val="22"/>
          <w:szCs w:val="22"/>
        </w:rPr>
        <w:t xml:space="preserve">e.g. </w:t>
      </w:r>
      <w:r w:rsidRPr="00106042">
        <w:rPr>
          <w:rFonts w:asciiTheme="majorHAnsi" w:hAnsiTheme="majorHAnsi" w:cs="Times New Roman"/>
          <w:iCs/>
          <w:sz w:val="22"/>
          <w:szCs w:val="22"/>
        </w:rPr>
        <w:t>meters versus feet)</w:t>
      </w:r>
      <w:r w:rsidR="00E8112E" w:rsidRPr="00106042">
        <w:rPr>
          <w:rFonts w:asciiTheme="majorHAnsi" w:hAnsiTheme="majorHAnsi" w:cs="Times New Roman"/>
          <w:iCs/>
          <w:sz w:val="22"/>
          <w:szCs w:val="22"/>
        </w:rPr>
        <w:t>,</w:t>
      </w:r>
      <w:r w:rsidRPr="00106042">
        <w:rPr>
          <w:rFonts w:asciiTheme="majorHAnsi" w:hAnsiTheme="majorHAnsi" w:cs="Times New Roman"/>
          <w:iCs/>
          <w:sz w:val="22"/>
          <w:szCs w:val="22"/>
        </w:rPr>
        <w:t xml:space="preserve"> area units (</w:t>
      </w:r>
      <w:r w:rsidR="00E8112E" w:rsidRPr="00106042">
        <w:rPr>
          <w:rFonts w:asciiTheme="majorHAnsi" w:hAnsiTheme="majorHAnsi" w:cs="Times New Roman"/>
          <w:iCs/>
          <w:sz w:val="22"/>
          <w:szCs w:val="22"/>
        </w:rPr>
        <w:t xml:space="preserve">e.g. </w:t>
      </w:r>
      <w:r w:rsidRPr="00106042">
        <w:rPr>
          <w:rFonts w:asciiTheme="majorHAnsi" w:hAnsiTheme="majorHAnsi" w:cs="Times New Roman"/>
          <w:iCs/>
          <w:sz w:val="22"/>
          <w:szCs w:val="22"/>
        </w:rPr>
        <w:t>square meters versus acres)</w:t>
      </w:r>
      <w:r w:rsidR="00E8112E" w:rsidRPr="00106042">
        <w:rPr>
          <w:rFonts w:asciiTheme="majorHAnsi" w:hAnsiTheme="majorHAnsi" w:cs="Times New Roman"/>
          <w:iCs/>
          <w:sz w:val="22"/>
          <w:szCs w:val="22"/>
        </w:rPr>
        <w:t>,</w:t>
      </w:r>
      <w:r w:rsidRPr="00106042">
        <w:rPr>
          <w:rFonts w:asciiTheme="majorHAnsi" w:hAnsiTheme="majorHAnsi" w:cs="Times New Roman"/>
          <w:iCs/>
          <w:sz w:val="22"/>
          <w:szCs w:val="22"/>
        </w:rPr>
        <w:t xml:space="preserve"> map datum and spheroid (</w:t>
      </w:r>
      <w:r w:rsidR="00E8112E" w:rsidRPr="00106042">
        <w:rPr>
          <w:rFonts w:asciiTheme="majorHAnsi" w:hAnsiTheme="majorHAnsi" w:cs="Times New Roman"/>
          <w:iCs/>
          <w:sz w:val="22"/>
          <w:szCs w:val="22"/>
        </w:rPr>
        <w:t xml:space="preserve">e.g. </w:t>
      </w:r>
      <w:r w:rsidRPr="00106042">
        <w:rPr>
          <w:rFonts w:asciiTheme="majorHAnsi" w:hAnsiTheme="majorHAnsi" w:cs="Times New Roman"/>
          <w:iCs/>
          <w:sz w:val="22"/>
          <w:szCs w:val="22"/>
        </w:rPr>
        <w:t>WGS 84, for example)</w:t>
      </w:r>
      <w:r w:rsidR="00E8112E" w:rsidRPr="00106042">
        <w:rPr>
          <w:rFonts w:asciiTheme="majorHAnsi" w:hAnsiTheme="majorHAnsi" w:cs="Times New Roman"/>
          <w:iCs/>
          <w:sz w:val="22"/>
          <w:szCs w:val="22"/>
        </w:rPr>
        <w:t>,</w:t>
      </w:r>
      <w:r w:rsidRPr="00106042">
        <w:rPr>
          <w:rFonts w:asciiTheme="majorHAnsi" w:hAnsiTheme="majorHAnsi" w:cs="Times New Roman"/>
          <w:iCs/>
          <w:sz w:val="22"/>
          <w:szCs w:val="22"/>
        </w:rPr>
        <w:t xml:space="preserve"> coordinate format (</w:t>
      </w:r>
      <w:r w:rsidR="00E8112E" w:rsidRPr="00106042">
        <w:rPr>
          <w:rFonts w:asciiTheme="majorHAnsi" w:hAnsiTheme="majorHAnsi" w:cs="Times New Roman"/>
          <w:iCs/>
          <w:sz w:val="22"/>
          <w:szCs w:val="22"/>
        </w:rPr>
        <w:t>e.g.</w:t>
      </w:r>
      <w:r w:rsidR="000F7AD9" w:rsidRPr="00106042">
        <w:rPr>
          <w:rFonts w:asciiTheme="majorHAnsi" w:hAnsiTheme="majorHAnsi" w:cs="Times New Roman"/>
          <w:iCs/>
          <w:sz w:val="22"/>
          <w:szCs w:val="22"/>
        </w:rPr>
        <w:t xml:space="preserve"> in degrees and decimal minutes,</w:t>
      </w:r>
      <w:r w:rsidR="00E8112E" w:rsidRPr="00106042">
        <w:rPr>
          <w:rFonts w:asciiTheme="majorHAnsi" w:hAnsiTheme="majorHAnsi" w:cs="Times New Roman"/>
          <w:iCs/>
          <w:sz w:val="22"/>
          <w:szCs w:val="22"/>
        </w:rPr>
        <w:t xml:space="preserve"> </w:t>
      </w:r>
      <w:proofErr w:type="spellStart"/>
      <w:r w:rsidRPr="00106042">
        <w:rPr>
          <w:rFonts w:asciiTheme="majorHAnsi" w:hAnsiTheme="majorHAnsi" w:cs="Times New Roman"/>
          <w:iCs/>
          <w:sz w:val="22"/>
          <w:szCs w:val="22"/>
        </w:rPr>
        <w:t>hddd</w:t>
      </w:r>
      <w:proofErr w:type="spellEnd"/>
      <w:r w:rsidR="000F7AD9" w:rsidRPr="00106042">
        <w:rPr>
          <w:rFonts w:asciiTheme="majorHAnsi" w:hAnsiTheme="majorHAnsi" w:cs="Times New Roman"/>
          <w:iCs/>
          <w:sz w:val="22"/>
          <w:szCs w:val="22"/>
        </w:rPr>
        <w:t>°</w:t>
      </w:r>
      <w:r w:rsidRPr="00106042">
        <w:rPr>
          <w:rFonts w:asciiTheme="majorHAnsi" w:hAnsiTheme="majorHAnsi" w:cs="Times New Roman"/>
          <w:iCs/>
          <w:sz w:val="22"/>
          <w:szCs w:val="22"/>
        </w:rPr>
        <w:t xml:space="preserve"> </w:t>
      </w:r>
      <w:proofErr w:type="spellStart"/>
      <w:r w:rsidRPr="00106042">
        <w:rPr>
          <w:rFonts w:asciiTheme="majorHAnsi" w:hAnsiTheme="majorHAnsi" w:cs="Times New Roman"/>
          <w:iCs/>
          <w:sz w:val="22"/>
          <w:szCs w:val="22"/>
        </w:rPr>
        <w:t>mm.mmm</w:t>
      </w:r>
      <w:proofErr w:type="spellEnd"/>
      <w:r w:rsidRPr="00106042">
        <w:rPr>
          <w:rFonts w:asciiTheme="majorHAnsi" w:hAnsiTheme="majorHAnsi" w:cs="Times New Roman"/>
          <w:iCs/>
          <w:sz w:val="22"/>
          <w:szCs w:val="22"/>
        </w:rPr>
        <w:t>’)</w:t>
      </w:r>
      <w:r w:rsidR="00E8112E" w:rsidRPr="00106042">
        <w:rPr>
          <w:rFonts w:asciiTheme="majorHAnsi" w:hAnsiTheme="majorHAnsi" w:cs="Times New Roman"/>
          <w:iCs/>
          <w:sz w:val="22"/>
          <w:szCs w:val="22"/>
        </w:rPr>
        <w:t>,</w:t>
      </w:r>
      <w:r w:rsidRPr="00106042">
        <w:rPr>
          <w:rFonts w:asciiTheme="majorHAnsi" w:hAnsiTheme="majorHAnsi" w:cs="Times New Roman"/>
          <w:iCs/>
          <w:sz w:val="22"/>
          <w:szCs w:val="22"/>
        </w:rPr>
        <w:t xml:space="preserve"> and time (24-hour format is recommended). Settings should be checked at the close of enumerator training and periodically throughout </w:t>
      </w:r>
      <w:r w:rsidRPr="00106042">
        <w:rPr>
          <w:rFonts w:asciiTheme="majorHAnsi" w:hAnsiTheme="majorHAnsi" w:cs="Times New Roman"/>
          <w:iCs/>
          <w:sz w:val="22"/>
          <w:szCs w:val="22"/>
        </w:rPr>
        <w:lastRenderedPageBreak/>
        <w:t>fieldwork. Additionally, features of the device that are not necessary for the survey should be hidden from view in order to limit distractions and reduce time spent on the device.</w:t>
      </w:r>
    </w:p>
    <w:p w14:paraId="3BEC2ABD" w14:textId="3829A2A5" w:rsidR="00DD5494" w:rsidRPr="00106042" w:rsidRDefault="00DD5494" w:rsidP="00106042">
      <w:pPr>
        <w:pStyle w:val="Default"/>
        <w:spacing w:after="200" w:line="360" w:lineRule="auto"/>
        <w:jc w:val="both"/>
        <w:rPr>
          <w:rFonts w:asciiTheme="majorHAnsi" w:hAnsiTheme="majorHAnsi" w:cs="Times New Roman"/>
          <w:iCs/>
          <w:sz w:val="22"/>
          <w:szCs w:val="22"/>
        </w:rPr>
      </w:pPr>
      <w:r w:rsidRPr="00106042">
        <w:rPr>
          <w:rFonts w:asciiTheme="majorHAnsi" w:hAnsiTheme="majorHAnsi" w:cs="Times New Roman"/>
          <w:b/>
          <w:i/>
          <w:iCs/>
          <w:sz w:val="22"/>
          <w:szCs w:val="22"/>
        </w:rPr>
        <w:t xml:space="preserve">Training: </w:t>
      </w:r>
      <w:r w:rsidRPr="00106042">
        <w:rPr>
          <w:rFonts w:asciiTheme="majorHAnsi" w:hAnsiTheme="majorHAnsi" w:cs="Times New Roman"/>
          <w:iCs/>
          <w:sz w:val="22"/>
          <w:szCs w:val="22"/>
        </w:rPr>
        <w:t>Training requirements will vary significantly with enumerator competencies. Field teams with little or no technological experience will require more basic introductions to the use of the keys, joysticks, and other buttons. Regardless of the experience of the field teams, surveys using GPS devices must plan for at least one full day of training and include hands-on practice in the field. Trial runs (even in a parking lot) will improve enumerator understanding and highlight errors in procedure and file naming. Practice should also be conducted on agricultural plots to ensure enumerators are pacing the perimeter with precision.</w:t>
      </w:r>
      <w:r w:rsidR="00550B40" w:rsidRPr="00106042">
        <w:rPr>
          <w:rFonts w:asciiTheme="majorHAnsi" w:hAnsiTheme="majorHAnsi" w:cs="Times New Roman"/>
          <w:iCs/>
          <w:sz w:val="22"/>
          <w:szCs w:val="22"/>
        </w:rPr>
        <w:t xml:space="preserve"> The training should also be used as an opportunity to test the enumerators’ individual ability to mastering the devices, which may vary not only with their overall familiarity with technology, but also with personal characteristics such as the quality of their vision. As necessary, the survey implementers should be ready to provide enumerators with </w:t>
      </w:r>
      <w:r w:rsidR="00237A60" w:rsidRPr="00106042">
        <w:rPr>
          <w:rFonts w:asciiTheme="majorHAnsi" w:hAnsiTheme="majorHAnsi" w:cs="Times New Roman"/>
          <w:iCs/>
          <w:sz w:val="22"/>
          <w:szCs w:val="22"/>
        </w:rPr>
        <w:t xml:space="preserve">reading </w:t>
      </w:r>
      <w:r w:rsidR="00550B40" w:rsidRPr="00106042">
        <w:rPr>
          <w:rFonts w:asciiTheme="majorHAnsi" w:hAnsiTheme="majorHAnsi" w:cs="Times New Roman"/>
          <w:iCs/>
          <w:sz w:val="22"/>
          <w:szCs w:val="22"/>
        </w:rPr>
        <w:t>glasses when poor vision proves to be a constraint to an accurate reading of the instruments (this also applies to the reading of the compass in the compass and rope method).</w:t>
      </w:r>
    </w:p>
    <w:p w14:paraId="111045B3" w14:textId="458ACE78" w:rsidR="00B84542" w:rsidRPr="005B6EA1" w:rsidDel="003107B9" w:rsidRDefault="00DD5494" w:rsidP="00DD5494">
      <w:pPr>
        <w:pStyle w:val="Default"/>
        <w:spacing w:after="200" w:line="360" w:lineRule="auto"/>
        <w:jc w:val="both"/>
        <w:rPr>
          <w:del w:id="598" w:author="Abhilasha Vaid" w:date="2016-06-17T16:23:00Z"/>
          <w:rFonts w:asciiTheme="majorHAnsi" w:hAnsiTheme="majorHAnsi" w:cs="Times New Roman"/>
          <w:sz w:val="22"/>
          <w:szCs w:val="22"/>
        </w:rPr>
      </w:pPr>
      <w:r w:rsidRPr="005B6EA1">
        <w:rPr>
          <w:rFonts w:asciiTheme="majorHAnsi" w:hAnsiTheme="majorHAnsi" w:cs="Times New Roman"/>
          <w:b/>
          <w:i/>
          <w:iCs/>
          <w:sz w:val="22"/>
          <w:szCs w:val="22"/>
          <w:lang w:val="fr-FR"/>
        </w:rPr>
        <w:t>Questionnaire</w:t>
      </w:r>
      <w:r w:rsidR="005144A6" w:rsidRPr="005B6EA1">
        <w:rPr>
          <w:rFonts w:asciiTheme="majorHAnsi" w:hAnsiTheme="majorHAnsi" w:cs="Times New Roman"/>
          <w:b/>
          <w:i/>
          <w:iCs/>
          <w:sz w:val="22"/>
          <w:szCs w:val="22"/>
          <w:lang w:val="fr-FR"/>
        </w:rPr>
        <w:t xml:space="preserve"> design</w:t>
      </w:r>
      <w:r w:rsidR="005144A6" w:rsidRPr="005B6EA1">
        <w:rPr>
          <w:rFonts w:asciiTheme="majorHAnsi" w:hAnsiTheme="majorHAnsi" w:cs="Times New Roman"/>
          <w:b/>
          <w:sz w:val="22"/>
          <w:szCs w:val="22"/>
        </w:rPr>
        <w:t xml:space="preserve"> :</w:t>
      </w:r>
      <w:r w:rsidRPr="005B6EA1">
        <w:rPr>
          <w:rFonts w:asciiTheme="majorHAnsi" w:hAnsiTheme="majorHAnsi" w:cs="Times New Roman"/>
          <w:sz w:val="22"/>
          <w:szCs w:val="22"/>
        </w:rPr>
        <w:t xml:space="preserve"> The questionnaire needs to be designed to facilitate easy and consistent transfer of information from the GPS device to the questionnaire itself</w:t>
      </w:r>
      <w:r w:rsidR="00801F7B" w:rsidRPr="005B6EA1">
        <w:rPr>
          <w:rFonts w:asciiTheme="majorHAnsi" w:hAnsiTheme="majorHAnsi" w:cs="Times New Roman"/>
          <w:sz w:val="22"/>
          <w:szCs w:val="22"/>
        </w:rPr>
        <w:t xml:space="preserve">. </w:t>
      </w:r>
      <w:r w:rsidRPr="005B6EA1">
        <w:rPr>
          <w:rFonts w:asciiTheme="majorHAnsi" w:hAnsiTheme="majorHAnsi" w:cs="Times New Roman"/>
          <w:sz w:val="22"/>
          <w:szCs w:val="22"/>
        </w:rPr>
        <w:t xml:space="preserve">First, the settings on the GPS device should match the format illustrated on the questionnaire. For example, if coordinates are to be recorded in degrees and minutes, the questionnaire should have the proper number of decimal places. Second, design the questionnaire to look as similar </w:t>
      </w:r>
      <w:r w:rsidR="008A0A49" w:rsidRPr="005B6EA1">
        <w:rPr>
          <w:rFonts w:asciiTheme="majorHAnsi" w:hAnsiTheme="majorHAnsi" w:cs="Times New Roman"/>
          <w:sz w:val="22"/>
          <w:szCs w:val="22"/>
        </w:rPr>
        <w:t xml:space="preserve">as possible </w:t>
      </w:r>
      <w:r w:rsidRPr="005B6EA1">
        <w:rPr>
          <w:rFonts w:asciiTheme="majorHAnsi" w:hAnsiTheme="majorHAnsi" w:cs="Times New Roman"/>
          <w:sz w:val="22"/>
          <w:szCs w:val="22"/>
        </w:rPr>
        <w:t xml:space="preserve">to the GPS device. If the device lists latitude and then longitude, the questionnaire should do the same. </w:t>
      </w:r>
      <w:r w:rsidR="00AF45FB" w:rsidRPr="005B6EA1">
        <w:rPr>
          <w:rFonts w:asciiTheme="majorHAnsi" w:hAnsiTheme="majorHAnsi" w:cs="Times New Roman"/>
          <w:sz w:val="22"/>
          <w:szCs w:val="22"/>
        </w:rPr>
        <w:t xml:space="preserve">When necessary, allow a space to specify “North” or “South”. Such specification is critical when using universal transverse Mercator (UTM) zones and the sample spans both sides of the Equator. </w:t>
      </w:r>
      <w:r w:rsidRPr="005B6EA1">
        <w:rPr>
          <w:rFonts w:asciiTheme="majorHAnsi" w:hAnsiTheme="majorHAnsi" w:cs="Times New Roman"/>
          <w:sz w:val="22"/>
          <w:szCs w:val="22"/>
        </w:rPr>
        <w:t xml:space="preserve">If asking for coordinates in different sections of the questionnaire (for example, at the dwelling and at the plot) ensure consistency – do not switch the order of latitude and longitude between modules. Examples from LSMS-ISA surveys in Malawi and Ethiopia are found in </w:t>
      </w:r>
      <w:ins w:id="599" w:author="Sydney Gourlay" w:date="2016-06-17T13:06:00Z">
        <w:r w:rsidR="00342979">
          <w:rPr>
            <w:rFonts w:asciiTheme="majorHAnsi" w:hAnsiTheme="majorHAnsi" w:cs="Times New Roman"/>
            <w:sz w:val="22"/>
            <w:szCs w:val="22"/>
          </w:rPr>
          <w:t>Figure 3</w:t>
        </w:r>
      </w:ins>
      <w:del w:id="600" w:author="Sydney Gourlay" w:date="2016-06-17T13:06:00Z">
        <w:r w:rsidR="00585570" w:rsidRPr="005B6EA1" w:rsidDel="00342979">
          <w:rPr>
            <w:rFonts w:asciiTheme="majorHAnsi" w:hAnsiTheme="majorHAnsi" w:cs="Times New Roman"/>
            <w:sz w:val="22"/>
            <w:szCs w:val="22"/>
          </w:rPr>
          <w:delText>Table 6</w:delText>
        </w:r>
      </w:del>
      <w:r w:rsidR="00585570" w:rsidRPr="005B6EA1">
        <w:rPr>
          <w:rFonts w:asciiTheme="majorHAnsi" w:hAnsiTheme="majorHAnsi" w:cs="Times New Roman"/>
          <w:sz w:val="22"/>
          <w:szCs w:val="22"/>
        </w:rPr>
        <w:t>.</w:t>
      </w:r>
    </w:p>
    <w:p w14:paraId="52580448" w14:textId="77777777" w:rsidR="00850F34" w:rsidDel="003107B9" w:rsidRDefault="00850F34" w:rsidP="00DD5494">
      <w:pPr>
        <w:pStyle w:val="Default"/>
        <w:spacing w:after="200" w:line="360" w:lineRule="auto"/>
        <w:jc w:val="both"/>
        <w:rPr>
          <w:del w:id="601" w:author="Abhilasha Vaid" w:date="2016-06-17T16:23:00Z"/>
          <w:rFonts w:cs="Times New Roman"/>
        </w:rPr>
      </w:pPr>
    </w:p>
    <w:p w14:paraId="3AD7AB81" w14:textId="77777777" w:rsidR="00850F34" w:rsidDel="003107B9" w:rsidRDefault="00850F34" w:rsidP="00DD5494">
      <w:pPr>
        <w:pStyle w:val="Default"/>
        <w:spacing w:after="200" w:line="360" w:lineRule="auto"/>
        <w:jc w:val="both"/>
        <w:rPr>
          <w:del w:id="602" w:author="Abhilasha Vaid" w:date="2016-06-17T16:23:00Z"/>
          <w:rFonts w:cs="Times New Roman"/>
        </w:rPr>
      </w:pPr>
    </w:p>
    <w:p w14:paraId="3AB18D0F" w14:textId="77777777" w:rsidR="00850F34" w:rsidDel="003107B9" w:rsidRDefault="00850F34" w:rsidP="00DD5494">
      <w:pPr>
        <w:pStyle w:val="Default"/>
        <w:spacing w:after="200" w:line="360" w:lineRule="auto"/>
        <w:jc w:val="both"/>
        <w:rPr>
          <w:del w:id="603" w:author="Abhilasha Vaid" w:date="2016-06-17T16:23:00Z"/>
          <w:rFonts w:asciiTheme="majorHAnsi" w:hAnsiTheme="majorHAnsi" w:cs="Times New Roman"/>
          <w:sz w:val="22"/>
          <w:szCs w:val="22"/>
        </w:rPr>
      </w:pPr>
    </w:p>
    <w:p w14:paraId="78656290" w14:textId="77777777" w:rsidR="00206C38" w:rsidRDefault="00206C38" w:rsidP="00DD5494">
      <w:pPr>
        <w:pStyle w:val="Default"/>
        <w:spacing w:after="200" w:line="360" w:lineRule="auto"/>
        <w:jc w:val="both"/>
        <w:rPr>
          <w:rFonts w:asciiTheme="majorHAnsi" w:hAnsiTheme="majorHAnsi" w:cs="Times New Roman"/>
          <w:sz w:val="22"/>
          <w:szCs w:val="22"/>
        </w:rPr>
      </w:pPr>
    </w:p>
    <w:p w14:paraId="3FF581A5" w14:textId="2A8182FC" w:rsidR="0023411D" w:rsidRPr="0066125A" w:rsidRDefault="0023411D" w:rsidP="0023411D">
      <w:pPr>
        <w:rPr>
          <w:b/>
        </w:rPr>
      </w:pPr>
      <w:del w:id="604" w:author="Sydney Gourlay" w:date="2016-06-17T13:06:00Z">
        <w:r w:rsidRPr="0066125A" w:rsidDel="00342979">
          <w:rPr>
            <w:b/>
          </w:rPr>
          <w:delText>Table 6</w:delText>
        </w:r>
      </w:del>
      <w:ins w:id="605" w:author="Sydney Gourlay" w:date="2016-06-17T13:06:00Z">
        <w:r w:rsidR="00342979">
          <w:rPr>
            <w:b/>
          </w:rPr>
          <w:t>Figure 3</w:t>
        </w:r>
      </w:ins>
      <w:r w:rsidRPr="0066125A">
        <w:rPr>
          <w:b/>
        </w:rPr>
        <w:t xml:space="preserve"> – Examples </w:t>
      </w:r>
      <w:r w:rsidR="00850F34">
        <w:rPr>
          <w:b/>
        </w:rPr>
        <w:t>of</w:t>
      </w:r>
      <w:r w:rsidR="00850F34" w:rsidRPr="0066125A">
        <w:rPr>
          <w:b/>
        </w:rPr>
        <w:t xml:space="preserve"> Questionnaires Recording </w:t>
      </w:r>
      <w:r w:rsidRPr="0066125A">
        <w:rPr>
          <w:b/>
        </w:rPr>
        <w:t xml:space="preserve">GPS </w:t>
      </w:r>
      <w:r w:rsidR="00850F34" w:rsidRPr="0066125A">
        <w:rPr>
          <w:b/>
        </w:rPr>
        <w:t>Land Area Information</w:t>
      </w:r>
    </w:p>
    <w:tbl>
      <w:tblPr>
        <w:tblW w:w="9999"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60"/>
        <w:gridCol w:w="1361"/>
        <w:gridCol w:w="3149"/>
        <w:gridCol w:w="1440"/>
        <w:gridCol w:w="1440"/>
        <w:gridCol w:w="1449"/>
      </w:tblGrid>
      <w:tr w:rsidR="0023411D" w:rsidRPr="00B10546" w14:paraId="0AD65196" w14:textId="77777777" w:rsidTr="0066125A">
        <w:trPr>
          <w:trHeight w:val="100"/>
          <w:jc w:val="center"/>
        </w:trPr>
        <w:tc>
          <w:tcPr>
            <w:tcW w:w="9999" w:type="dxa"/>
            <w:gridSpan w:val="6"/>
            <w:tcBorders>
              <w:top w:val="single" w:sz="4" w:space="0" w:color="auto"/>
              <w:bottom w:val="single" w:sz="4" w:space="0" w:color="auto"/>
            </w:tcBorders>
            <w:shd w:val="clear" w:color="auto" w:fill="A9D5E7" w:themeFill="accent1" w:themeFillTint="66"/>
            <w:noWrap/>
            <w:vAlign w:val="bottom"/>
            <w:hideMark/>
          </w:tcPr>
          <w:p w14:paraId="1A3553A3" w14:textId="77777777" w:rsidR="0023411D" w:rsidRPr="00A60EC0" w:rsidRDefault="0023411D" w:rsidP="0023411D">
            <w:pPr>
              <w:spacing w:after="0" w:line="240" w:lineRule="auto"/>
              <w:jc w:val="center"/>
              <w:rPr>
                <w:rFonts w:ascii="Calibri" w:eastAsia="Times New Roman" w:hAnsi="Calibri" w:cs="Times New Roman"/>
                <w:b/>
                <w:color w:val="000000"/>
                <w:sz w:val="20"/>
                <w:szCs w:val="20"/>
              </w:rPr>
            </w:pPr>
            <w:r w:rsidRPr="00A60EC0">
              <w:rPr>
                <w:rFonts w:ascii="Calibri" w:eastAsia="Times New Roman" w:hAnsi="Calibri" w:cs="Times New Roman"/>
                <w:b/>
                <w:color w:val="000000"/>
                <w:sz w:val="20"/>
                <w:szCs w:val="20"/>
              </w:rPr>
              <w:t>Malawi IHPS 2013</w:t>
            </w:r>
          </w:p>
        </w:tc>
      </w:tr>
      <w:tr w:rsidR="00C42ADF" w:rsidRPr="00B10546" w14:paraId="77A9C891" w14:textId="77777777" w:rsidTr="0066125A">
        <w:trPr>
          <w:trHeight w:val="1695"/>
          <w:jc w:val="center"/>
        </w:trPr>
        <w:tc>
          <w:tcPr>
            <w:tcW w:w="5670" w:type="dxa"/>
            <w:gridSpan w:val="3"/>
            <w:tcBorders>
              <w:top w:val="single" w:sz="4" w:space="0" w:color="auto"/>
              <w:right w:val="single" w:sz="4" w:space="0" w:color="auto"/>
            </w:tcBorders>
            <w:shd w:val="clear" w:color="auto" w:fill="auto"/>
            <w:noWrap/>
            <w:vAlign w:val="bottom"/>
            <w:hideMark/>
          </w:tcPr>
          <w:p w14:paraId="621ABE2C" w14:textId="77777777" w:rsidR="00C42ADF" w:rsidRDefault="0023411D" w:rsidP="0023411D">
            <w:pPr>
              <w:spacing w:after="0" w:line="240" w:lineRule="auto"/>
              <w:rPr>
                <w:rFonts w:ascii="Calibri" w:eastAsia="Times New Roman" w:hAnsi="Calibri" w:cs="Times New Roman"/>
                <w:color w:val="000000"/>
                <w:sz w:val="20"/>
                <w:szCs w:val="20"/>
              </w:rPr>
            </w:pPr>
            <w:commentRangeStart w:id="606"/>
            <w:commentRangeStart w:id="607"/>
            <w:r>
              <w:rPr>
                <w:rFonts w:ascii="Calibri" w:eastAsia="Times New Roman" w:hAnsi="Calibri" w:cs="Times New Roman"/>
                <w:color w:val="000000"/>
                <w:sz w:val="20"/>
                <w:szCs w:val="20"/>
              </w:rPr>
              <w:t>4</w:t>
            </w:r>
            <w:commentRangeEnd w:id="607"/>
            <w:r w:rsidR="00F63185">
              <w:rPr>
                <w:rStyle w:val="CommentReference"/>
                <w:lang w:eastAsia="ja-JP"/>
              </w:rPr>
              <w:commentReference w:id="607"/>
            </w:r>
            <w:r>
              <w:rPr>
                <w:rFonts w:ascii="Calibri" w:eastAsia="Times New Roman" w:hAnsi="Calibri" w:cs="Times New Roman"/>
                <w:color w:val="000000"/>
                <w:sz w:val="20"/>
                <w:szCs w:val="20"/>
              </w:rPr>
              <w:t>.</w:t>
            </w:r>
            <w:r w:rsidR="00C42ADF">
              <w:rPr>
                <w:rFonts w:ascii="Calibri" w:eastAsia="Times New Roman" w:hAnsi="Calibri" w:cs="Times New Roman"/>
                <w:color w:val="000000"/>
                <w:sz w:val="20"/>
                <w:szCs w:val="20"/>
              </w:rPr>
              <w:t xml:space="preserve"> </w:t>
            </w:r>
          </w:p>
          <w:p w14:paraId="595E1D6A" w14:textId="36FE9A5E" w:rsidR="0023411D" w:rsidRDefault="0023411D" w:rsidP="0023411D">
            <w:pPr>
              <w:spacing w:after="0" w:line="240" w:lineRule="auto"/>
              <w:rPr>
                <w:rFonts w:ascii="Calibri" w:eastAsia="Times New Roman" w:hAnsi="Calibri" w:cs="Times New Roman"/>
                <w:color w:val="000000"/>
                <w:sz w:val="20"/>
                <w:szCs w:val="20"/>
              </w:rPr>
            </w:pPr>
            <w:r w:rsidRPr="00B10546">
              <w:rPr>
                <w:rFonts w:ascii="Calibri" w:eastAsia="Times New Roman" w:hAnsi="Calibri" w:cs="Times New Roman"/>
                <w:color w:val="000000"/>
                <w:sz w:val="20"/>
                <w:szCs w:val="20"/>
              </w:rPr>
              <w:t xml:space="preserve">What was the area </w:t>
            </w:r>
            <w:r>
              <w:rPr>
                <w:rFonts w:ascii="Calibri" w:eastAsia="Times New Roman" w:hAnsi="Calibri" w:cs="Times New Roman"/>
                <w:color w:val="000000"/>
                <w:sz w:val="20"/>
                <w:szCs w:val="20"/>
              </w:rPr>
              <w:t>of this [GARDEN]?</w:t>
            </w:r>
          </w:p>
          <w:p w14:paraId="0A9B44D3" w14:textId="77777777" w:rsidR="0023411D" w:rsidRDefault="0023411D" w:rsidP="0023411D">
            <w:pPr>
              <w:spacing w:after="0" w:line="240" w:lineRule="auto"/>
              <w:rPr>
                <w:rFonts w:ascii="Calibri" w:eastAsia="Times New Roman" w:hAnsi="Calibri" w:cs="Times New Roman"/>
                <w:color w:val="000000"/>
                <w:sz w:val="20"/>
                <w:szCs w:val="20"/>
              </w:rPr>
            </w:pPr>
            <w:r w:rsidRPr="00AB499D">
              <w:rPr>
                <w:rFonts w:ascii="Calibri" w:eastAsia="Times New Roman" w:hAnsi="Calibri" w:cs="Times New Roman"/>
                <w:b/>
                <w:color w:val="000000"/>
                <w:sz w:val="20"/>
                <w:szCs w:val="20"/>
              </w:rPr>
              <w:t>ENUMERATOR</w:t>
            </w:r>
            <w:r>
              <w:rPr>
                <w:rFonts w:ascii="Calibri" w:eastAsia="Times New Roman" w:hAnsi="Calibri" w:cs="Times New Roman"/>
                <w:color w:val="000000"/>
                <w:sz w:val="20"/>
                <w:szCs w:val="20"/>
              </w:rPr>
              <w:t xml:space="preserve">: ASK THE FARMER TO ESTIMATE THE AREA FIRST. MEASURE THE AREA WITH THE GPS LATER. MAKE SURE TO MEASURE THE AREA WITH GPS </w:t>
            </w:r>
            <w:r w:rsidRPr="00AB499D">
              <w:rPr>
                <w:rFonts w:ascii="Calibri" w:eastAsia="Times New Roman" w:hAnsi="Calibri" w:cs="Times New Roman"/>
                <w:b/>
                <w:color w:val="000000"/>
                <w:sz w:val="20"/>
                <w:szCs w:val="20"/>
                <w:u w:val="single"/>
              </w:rPr>
              <w:t>AT LEAST TWICE</w:t>
            </w:r>
            <w:r>
              <w:rPr>
                <w:rFonts w:ascii="Calibri" w:eastAsia="Times New Roman" w:hAnsi="Calibri" w:cs="Times New Roman"/>
                <w:color w:val="000000"/>
                <w:sz w:val="20"/>
                <w:szCs w:val="20"/>
              </w:rPr>
              <w:t xml:space="preserve"> TO GET A CONSISTENT VALUE. RECORD ZEROS TO THE RIGHT OF THE DECIMAL. </w:t>
            </w:r>
          </w:p>
          <w:p w14:paraId="01AC19EA" w14:textId="77777777" w:rsidR="0023411D" w:rsidRPr="00B10546" w:rsidRDefault="0023411D" w:rsidP="0023411D">
            <w:pPr>
              <w:spacing w:after="0" w:line="240" w:lineRule="auto"/>
              <w:rPr>
                <w:rFonts w:ascii="Calibri" w:eastAsia="Times New Roman" w:hAnsi="Calibri" w:cs="Times New Roman"/>
                <w:color w:val="000000"/>
                <w:sz w:val="20"/>
                <w:szCs w:val="20"/>
              </w:rPr>
            </w:pPr>
          </w:p>
        </w:tc>
        <w:tc>
          <w:tcPr>
            <w:tcW w:w="4329" w:type="dxa"/>
            <w:gridSpan w:val="3"/>
            <w:tcBorders>
              <w:top w:val="single" w:sz="4" w:space="0" w:color="auto"/>
              <w:left w:val="single" w:sz="4" w:space="0" w:color="auto"/>
            </w:tcBorders>
          </w:tcPr>
          <w:p w14:paraId="426ACF85" w14:textId="77777777" w:rsidR="0023411D" w:rsidRDefault="0023411D" w:rsidP="0023411D">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5. </w:t>
            </w:r>
          </w:p>
          <w:p w14:paraId="16A7ECED" w14:textId="77777777" w:rsidR="0023411D" w:rsidDel="00A76F2B" w:rsidRDefault="0023411D" w:rsidP="0023411D">
            <w:pPr>
              <w:spacing w:after="0" w:line="240" w:lineRule="auto"/>
              <w:rPr>
                <w:del w:id="608" w:author="Abhilasha Vaid" w:date="2016-06-17T12:59:00Z"/>
                <w:rFonts w:ascii="Calibri" w:eastAsia="Times New Roman" w:hAnsi="Calibri" w:cs="Times New Roman"/>
                <w:b/>
                <w:color w:val="000000"/>
                <w:sz w:val="20"/>
                <w:szCs w:val="20"/>
              </w:rPr>
            </w:pPr>
          </w:p>
          <w:p w14:paraId="57921F92" w14:textId="77777777" w:rsidR="00A76F2B" w:rsidRDefault="00A76F2B" w:rsidP="0023411D">
            <w:pPr>
              <w:spacing w:after="0" w:line="240" w:lineRule="auto"/>
              <w:rPr>
                <w:ins w:id="609" w:author="Abhilasha Vaid" w:date="2016-06-17T12:59:00Z"/>
                <w:rFonts w:ascii="Calibri" w:eastAsia="Times New Roman" w:hAnsi="Calibri" w:cs="Times New Roman"/>
                <w:color w:val="000000"/>
                <w:sz w:val="20"/>
                <w:szCs w:val="20"/>
              </w:rPr>
            </w:pPr>
          </w:p>
          <w:p w14:paraId="4338EEC7" w14:textId="77777777" w:rsidR="0023411D" w:rsidRDefault="0023411D" w:rsidP="0023411D">
            <w:pPr>
              <w:spacing w:after="0" w:line="240" w:lineRule="auto"/>
              <w:rPr>
                <w:rFonts w:ascii="Calibri" w:eastAsia="Times New Roman" w:hAnsi="Calibri" w:cs="Times New Roman"/>
                <w:color w:val="000000"/>
                <w:sz w:val="20"/>
                <w:szCs w:val="20"/>
              </w:rPr>
            </w:pPr>
            <w:r w:rsidRPr="00AB499D">
              <w:rPr>
                <w:rFonts w:ascii="Calibri" w:eastAsia="Times New Roman" w:hAnsi="Calibri" w:cs="Times New Roman"/>
                <w:b/>
                <w:color w:val="000000"/>
                <w:sz w:val="20"/>
                <w:szCs w:val="20"/>
              </w:rPr>
              <w:t>ENUMERATOR</w:t>
            </w:r>
            <w:r>
              <w:rPr>
                <w:rFonts w:ascii="Calibri" w:eastAsia="Times New Roman" w:hAnsi="Calibri" w:cs="Times New Roman"/>
                <w:color w:val="000000"/>
                <w:sz w:val="20"/>
                <w:szCs w:val="20"/>
              </w:rPr>
              <w:t>: RECORD THE COORDINATES FOR THE CORNER OF THE GARDEN AT WHICH YOU STARTED AREA MEASUREMENT.</w:t>
            </w:r>
          </w:p>
          <w:p w14:paraId="7A2D2859" w14:textId="77777777" w:rsidR="0023411D" w:rsidRDefault="0023411D" w:rsidP="0023411D">
            <w:pPr>
              <w:spacing w:after="0" w:line="240" w:lineRule="auto"/>
              <w:rPr>
                <w:rFonts w:ascii="Calibri" w:eastAsia="Times New Roman" w:hAnsi="Calibri" w:cs="Times New Roman"/>
                <w:color w:val="000000"/>
                <w:sz w:val="20"/>
                <w:szCs w:val="20"/>
              </w:rPr>
            </w:pPr>
          </w:p>
          <w:p w14:paraId="3171D94A" w14:textId="77777777" w:rsidR="0023411D" w:rsidRDefault="0023411D" w:rsidP="0023411D">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IF YOU DO NOT RECORD THE GPS COORDINATES, PLEASE SPECIFY WHY</w:t>
            </w:r>
          </w:p>
        </w:tc>
      </w:tr>
      <w:tr w:rsidR="00C42ADF" w:rsidRPr="00B10546" w14:paraId="6FC587EA" w14:textId="77777777" w:rsidTr="00C42ADF">
        <w:trPr>
          <w:trHeight w:val="100"/>
          <w:jc w:val="center"/>
        </w:trPr>
        <w:tc>
          <w:tcPr>
            <w:tcW w:w="5670" w:type="dxa"/>
            <w:gridSpan w:val="3"/>
            <w:tcBorders>
              <w:right w:val="single" w:sz="4" w:space="0" w:color="auto"/>
            </w:tcBorders>
            <w:shd w:val="clear" w:color="auto" w:fill="auto"/>
            <w:noWrap/>
            <w:vAlign w:val="bottom"/>
            <w:hideMark/>
          </w:tcPr>
          <w:p w14:paraId="478056F7" w14:textId="77777777" w:rsidR="0023411D" w:rsidRPr="00B10546" w:rsidRDefault="0023411D" w:rsidP="0023411D">
            <w:pPr>
              <w:spacing w:after="0" w:line="240" w:lineRule="auto"/>
              <w:rPr>
                <w:rFonts w:ascii="Calibri" w:eastAsia="Times New Roman" w:hAnsi="Calibri" w:cs="Times New Roman"/>
                <w:b/>
                <w:color w:val="000000"/>
                <w:sz w:val="20"/>
                <w:szCs w:val="20"/>
                <w:u w:val="single"/>
              </w:rPr>
            </w:pPr>
            <w:r w:rsidRPr="00B10546">
              <w:rPr>
                <w:rFonts w:ascii="Calibri" w:eastAsia="Times New Roman" w:hAnsi="Calibri" w:cs="Times New Roman"/>
                <w:b/>
                <w:color w:val="000000"/>
                <w:sz w:val="20"/>
                <w:szCs w:val="20"/>
                <w:u w:val="single"/>
              </w:rPr>
              <w:t>CODES FOR UNIT</w:t>
            </w:r>
          </w:p>
        </w:tc>
        <w:tc>
          <w:tcPr>
            <w:tcW w:w="4329" w:type="dxa"/>
            <w:gridSpan w:val="3"/>
            <w:tcBorders>
              <w:left w:val="single" w:sz="4" w:space="0" w:color="auto"/>
            </w:tcBorders>
          </w:tcPr>
          <w:p w14:paraId="219517FA" w14:textId="77777777" w:rsidR="0023411D" w:rsidRPr="00AB499D" w:rsidRDefault="0023411D" w:rsidP="0023411D">
            <w:pPr>
              <w:spacing w:after="0" w:line="240" w:lineRule="auto"/>
              <w:rPr>
                <w:rFonts w:ascii="Calibri" w:eastAsia="Times New Roman" w:hAnsi="Calibri" w:cs="Times New Roman"/>
                <w:color w:val="000000"/>
                <w:sz w:val="20"/>
                <w:szCs w:val="20"/>
              </w:rPr>
            </w:pPr>
            <w:r w:rsidRPr="00AB499D">
              <w:rPr>
                <w:rFonts w:ascii="Calibri" w:eastAsia="Times New Roman" w:hAnsi="Calibri" w:cs="Times New Roman"/>
                <w:color w:val="000000"/>
                <w:sz w:val="20"/>
                <w:szCs w:val="20"/>
              </w:rPr>
              <w:t>TOO FAR……………………..</w:t>
            </w:r>
            <w:r>
              <w:rPr>
                <w:rFonts w:ascii="Calibri" w:eastAsia="Times New Roman" w:hAnsi="Calibri" w:cs="Times New Roman"/>
                <w:color w:val="000000"/>
                <w:sz w:val="20"/>
                <w:szCs w:val="20"/>
              </w:rPr>
              <w:t xml:space="preserve"> </w:t>
            </w:r>
            <w:r w:rsidRPr="00AB499D">
              <w:rPr>
                <w:rFonts w:ascii="Calibri" w:eastAsia="Times New Roman" w:hAnsi="Calibri" w:cs="Times New Roman"/>
                <w:color w:val="000000"/>
                <w:sz w:val="20"/>
                <w:szCs w:val="20"/>
              </w:rPr>
              <w:t>1</w:t>
            </w:r>
          </w:p>
        </w:tc>
      </w:tr>
      <w:tr w:rsidR="00C42ADF" w:rsidRPr="00B10546" w14:paraId="36420D0E" w14:textId="77777777" w:rsidTr="00C42ADF">
        <w:trPr>
          <w:trHeight w:val="100"/>
          <w:jc w:val="center"/>
        </w:trPr>
        <w:tc>
          <w:tcPr>
            <w:tcW w:w="5670" w:type="dxa"/>
            <w:gridSpan w:val="3"/>
            <w:tcBorders>
              <w:right w:val="single" w:sz="4" w:space="0" w:color="auto"/>
            </w:tcBorders>
            <w:shd w:val="clear" w:color="auto" w:fill="auto"/>
            <w:noWrap/>
            <w:vAlign w:val="bottom"/>
            <w:hideMark/>
          </w:tcPr>
          <w:p w14:paraId="07FC21C2" w14:textId="77777777" w:rsidR="0023411D" w:rsidRPr="00B10546" w:rsidRDefault="0023411D" w:rsidP="0023411D">
            <w:pPr>
              <w:spacing w:after="0" w:line="240" w:lineRule="auto"/>
              <w:rPr>
                <w:rFonts w:ascii="Calibri" w:eastAsia="Times New Roman" w:hAnsi="Calibri" w:cs="Times New Roman"/>
                <w:color w:val="000000"/>
                <w:sz w:val="20"/>
                <w:szCs w:val="20"/>
              </w:rPr>
            </w:pPr>
            <w:r w:rsidRPr="00B10546">
              <w:rPr>
                <w:rFonts w:ascii="Calibri" w:eastAsia="Times New Roman" w:hAnsi="Calibri" w:cs="Times New Roman"/>
                <w:color w:val="000000"/>
                <w:sz w:val="20"/>
                <w:szCs w:val="20"/>
              </w:rPr>
              <w:lastRenderedPageBreak/>
              <w:t>ACRE....................</w:t>
            </w:r>
            <w:r>
              <w:rPr>
                <w:rFonts w:ascii="Calibri" w:eastAsia="Times New Roman" w:hAnsi="Calibri" w:cs="Times New Roman"/>
                <w:color w:val="000000"/>
                <w:sz w:val="20"/>
                <w:szCs w:val="20"/>
              </w:rPr>
              <w:t>.</w:t>
            </w:r>
            <w:r w:rsidRPr="00B10546">
              <w:rPr>
                <w:rFonts w:ascii="Calibri" w:eastAsia="Times New Roman" w:hAnsi="Calibri" w:cs="Times New Roman"/>
                <w:color w:val="000000"/>
                <w:sz w:val="20"/>
                <w:szCs w:val="20"/>
              </w:rPr>
              <w:t>1</w:t>
            </w:r>
          </w:p>
        </w:tc>
        <w:tc>
          <w:tcPr>
            <w:tcW w:w="4329" w:type="dxa"/>
            <w:gridSpan w:val="3"/>
            <w:tcBorders>
              <w:left w:val="single" w:sz="4" w:space="0" w:color="auto"/>
            </w:tcBorders>
          </w:tcPr>
          <w:p w14:paraId="6EA7CBCB" w14:textId="77777777" w:rsidR="0023411D" w:rsidRPr="00B10546" w:rsidRDefault="0023411D" w:rsidP="0023411D">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HOUSEHOLD REFUSED…2</w:t>
            </w:r>
          </w:p>
        </w:tc>
      </w:tr>
      <w:tr w:rsidR="00C42ADF" w:rsidRPr="00B10546" w14:paraId="3D5DE971" w14:textId="77777777" w:rsidTr="00C42ADF">
        <w:trPr>
          <w:trHeight w:val="100"/>
          <w:jc w:val="center"/>
        </w:trPr>
        <w:tc>
          <w:tcPr>
            <w:tcW w:w="5670" w:type="dxa"/>
            <w:gridSpan w:val="3"/>
            <w:tcBorders>
              <w:right w:val="single" w:sz="4" w:space="0" w:color="auto"/>
            </w:tcBorders>
            <w:shd w:val="clear" w:color="auto" w:fill="auto"/>
            <w:noWrap/>
            <w:vAlign w:val="bottom"/>
            <w:hideMark/>
          </w:tcPr>
          <w:p w14:paraId="1EFB918D" w14:textId="77777777" w:rsidR="0023411D" w:rsidRPr="00B10546" w:rsidRDefault="0023411D" w:rsidP="0023411D">
            <w:pPr>
              <w:spacing w:after="0" w:line="240" w:lineRule="auto"/>
              <w:rPr>
                <w:rFonts w:ascii="Calibri" w:eastAsia="Times New Roman" w:hAnsi="Calibri" w:cs="Times New Roman"/>
                <w:color w:val="000000"/>
                <w:sz w:val="20"/>
                <w:szCs w:val="20"/>
              </w:rPr>
            </w:pPr>
            <w:r w:rsidRPr="00B10546">
              <w:rPr>
                <w:rFonts w:ascii="Calibri" w:eastAsia="Times New Roman" w:hAnsi="Calibri" w:cs="Times New Roman"/>
                <w:color w:val="000000"/>
                <w:sz w:val="20"/>
                <w:szCs w:val="20"/>
              </w:rPr>
              <w:t>HECTARE............</w:t>
            </w:r>
            <w:r>
              <w:rPr>
                <w:rFonts w:ascii="Calibri" w:eastAsia="Times New Roman" w:hAnsi="Calibri" w:cs="Times New Roman"/>
                <w:color w:val="000000"/>
                <w:sz w:val="20"/>
                <w:szCs w:val="20"/>
              </w:rPr>
              <w:t>...</w:t>
            </w:r>
            <w:r w:rsidRPr="00B10546">
              <w:rPr>
                <w:rFonts w:ascii="Calibri" w:eastAsia="Times New Roman" w:hAnsi="Calibri" w:cs="Times New Roman"/>
                <w:color w:val="000000"/>
                <w:sz w:val="20"/>
                <w:szCs w:val="20"/>
              </w:rPr>
              <w:t>2</w:t>
            </w:r>
          </w:p>
        </w:tc>
        <w:tc>
          <w:tcPr>
            <w:tcW w:w="4329" w:type="dxa"/>
            <w:gridSpan w:val="3"/>
            <w:tcBorders>
              <w:left w:val="single" w:sz="4" w:space="0" w:color="auto"/>
            </w:tcBorders>
          </w:tcPr>
          <w:p w14:paraId="340BA24B" w14:textId="77777777" w:rsidR="0023411D" w:rsidRPr="00B10546" w:rsidRDefault="0023411D" w:rsidP="0023411D">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OTHER (SPECIFY)………….3</w:t>
            </w:r>
          </w:p>
        </w:tc>
      </w:tr>
      <w:tr w:rsidR="00C42ADF" w:rsidRPr="00B10546" w14:paraId="5A162C59" w14:textId="77777777" w:rsidTr="00C42ADF">
        <w:trPr>
          <w:trHeight w:val="100"/>
          <w:jc w:val="center"/>
        </w:trPr>
        <w:tc>
          <w:tcPr>
            <w:tcW w:w="5670" w:type="dxa"/>
            <w:gridSpan w:val="3"/>
            <w:tcBorders>
              <w:right w:val="single" w:sz="4" w:space="0" w:color="auto"/>
            </w:tcBorders>
            <w:shd w:val="clear" w:color="auto" w:fill="auto"/>
            <w:noWrap/>
            <w:vAlign w:val="bottom"/>
            <w:hideMark/>
          </w:tcPr>
          <w:p w14:paraId="56D177DB" w14:textId="77777777" w:rsidR="0023411D" w:rsidRPr="00B10546" w:rsidRDefault="0023411D" w:rsidP="0023411D">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SQUARE METRES...</w:t>
            </w:r>
            <w:r w:rsidRPr="00B10546">
              <w:rPr>
                <w:rFonts w:ascii="Calibri" w:eastAsia="Times New Roman" w:hAnsi="Calibri" w:cs="Times New Roman"/>
                <w:color w:val="000000"/>
                <w:sz w:val="20"/>
                <w:szCs w:val="20"/>
              </w:rPr>
              <w:t>3</w:t>
            </w:r>
          </w:p>
        </w:tc>
        <w:tc>
          <w:tcPr>
            <w:tcW w:w="4329" w:type="dxa"/>
            <w:gridSpan w:val="3"/>
            <w:tcBorders>
              <w:left w:val="single" w:sz="4" w:space="0" w:color="auto"/>
            </w:tcBorders>
          </w:tcPr>
          <w:p w14:paraId="3CEFE44D" w14:textId="77777777" w:rsidR="0023411D" w:rsidRDefault="0023411D" w:rsidP="0023411D">
            <w:pPr>
              <w:spacing w:after="0" w:line="240" w:lineRule="auto"/>
              <w:rPr>
                <w:rFonts w:ascii="Calibri" w:eastAsia="Times New Roman" w:hAnsi="Calibri" w:cs="Times New Roman"/>
                <w:color w:val="000000"/>
                <w:sz w:val="20"/>
                <w:szCs w:val="20"/>
              </w:rPr>
            </w:pPr>
          </w:p>
        </w:tc>
      </w:tr>
      <w:tr w:rsidR="00C42ADF" w:rsidRPr="00B10546" w14:paraId="08CBD80F" w14:textId="77777777" w:rsidTr="0066125A">
        <w:trPr>
          <w:trHeight w:val="382"/>
          <w:jc w:val="center"/>
        </w:trPr>
        <w:tc>
          <w:tcPr>
            <w:tcW w:w="5670" w:type="dxa"/>
            <w:gridSpan w:val="3"/>
            <w:tcBorders>
              <w:bottom w:val="single" w:sz="4" w:space="0" w:color="auto"/>
              <w:right w:val="single" w:sz="4" w:space="0" w:color="auto"/>
            </w:tcBorders>
            <w:shd w:val="clear" w:color="auto" w:fill="auto"/>
            <w:noWrap/>
            <w:vAlign w:val="bottom"/>
            <w:hideMark/>
          </w:tcPr>
          <w:p w14:paraId="1FB02C06" w14:textId="77777777" w:rsidR="0023411D" w:rsidRDefault="0023411D" w:rsidP="0023411D">
            <w:pPr>
              <w:spacing w:after="0" w:line="240" w:lineRule="auto"/>
              <w:rPr>
                <w:rFonts w:ascii="Calibri" w:eastAsia="Times New Roman" w:hAnsi="Calibri" w:cs="Times New Roman"/>
                <w:color w:val="000000"/>
                <w:sz w:val="20"/>
                <w:szCs w:val="20"/>
              </w:rPr>
            </w:pPr>
            <w:r w:rsidRPr="00B10546">
              <w:rPr>
                <w:rFonts w:ascii="Calibri" w:eastAsia="Times New Roman" w:hAnsi="Calibri" w:cs="Times New Roman"/>
                <w:color w:val="000000"/>
                <w:sz w:val="20"/>
                <w:szCs w:val="20"/>
              </w:rPr>
              <w:t>OTHER (SPECIFY)...4</w:t>
            </w:r>
          </w:p>
          <w:p w14:paraId="4495A5EA" w14:textId="77777777" w:rsidR="0023411D" w:rsidRPr="00B10546" w:rsidRDefault="0023411D" w:rsidP="0023411D">
            <w:pPr>
              <w:spacing w:after="0" w:line="240" w:lineRule="auto"/>
              <w:rPr>
                <w:rFonts w:ascii="Calibri" w:eastAsia="Times New Roman" w:hAnsi="Calibri" w:cs="Times New Roman"/>
                <w:color w:val="000000"/>
                <w:sz w:val="20"/>
                <w:szCs w:val="20"/>
              </w:rPr>
            </w:pPr>
          </w:p>
        </w:tc>
        <w:tc>
          <w:tcPr>
            <w:tcW w:w="4329" w:type="dxa"/>
            <w:gridSpan w:val="3"/>
            <w:tcBorders>
              <w:left w:val="single" w:sz="4" w:space="0" w:color="auto"/>
              <w:bottom w:val="nil"/>
            </w:tcBorders>
          </w:tcPr>
          <w:p w14:paraId="3C0AE3A4" w14:textId="77777777" w:rsidR="0023411D" w:rsidRPr="00B10546" w:rsidRDefault="0023411D" w:rsidP="0023411D">
            <w:pPr>
              <w:spacing w:after="0" w:line="240" w:lineRule="auto"/>
              <w:rPr>
                <w:rFonts w:ascii="Calibri" w:eastAsia="Times New Roman" w:hAnsi="Calibri" w:cs="Times New Roman"/>
                <w:color w:val="000000"/>
                <w:sz w:val="20"/>
                <w:szCs w:val="20"/>
              </w:rPr>
            </w:pPr>
          </w:p>
        </w:tc>
      </w:tr>
      <w:tr w:rsidR="00C42ADF" w:rsidRPr="00B10546" w14:paraId="5CE6072B" w14:textId="77777777" w:rsidTr="0066125A">
        <w:trPr>
          <w:trHeight w:val="100"/>
          <w:jc w:val="center"/>
        </w:trPr>
        <w:tc>
          <w:tcPr>
            <w:tcW w:w="2521" w:type="dxa"/>
            <w:gridSpan w:val="2"/>
            <w:tcBorders>
              <w:top w:val="single" w:sz="4" w:space="0" w:color="auto"/>
              <w:bottom w:val="single" w:sz="4" w:space="0" w:color="auto"/>
              <w:right w:val="single" w:sz="4" w:space="0" w:color="auto"/>
            </w:tcBorders>
            <w:shd w:val="clear" w:color="auto" w:fill="auto"/>
            <w:noWrap/>
            <w:vAlign w:val="bottom"/>
          </w:tcPr>
          <w:p w14:paraId="0F2C63E3" w14:textId="77777777" w:rsidR="0023411D" w:rsidRPr="00AB499D" w:rsidRDefault="0023411D" w:rsidP="0023411D">
            <w:pPr>
              <w:pStyle w:val="ListParagraph"/>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a.</w:t>
            </w:r>
          </w:p>
        </w:tc>
        <w:tc>
          <w:tcPr>
            <w:tcW w:w="3149" w:type="dxa"/>
            <w:tcBorders>
              <w:top w:val="single" w:sz="4" w:space="0" w:color="auto"/>
              <w:left w:val="single" w:sz="4" w:space="0" w:color="auto"/>
              <w:bottom w:val="single" w:sz="4" w:space="0" w:color="auto"/>
            </w:tcBorders>
            <w:shd w:val="clear" w:color="auto" w:fill="auto"/>
            <w:noWrap/>
            <w:vAlign w:val="bottom"/>
          </w:tcPr>
          <w:p w14:paraId="3500A3ED" w14:textId="77777777" w:rsidR="0023411D" w:rsidRPr="00AB499D" w:rsidRDefault="0023411D" w:rsidP="0023411D">
            <w:pPr>
              <w:pStyle w:val="ListParagraph"/>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a.</w:t>
            </w:r>
          </w:p>
        </w:tc>
        <w:tc>
          <w:tcPr>
            <w:tcW w:w="4329" w:type="dxa"/>
            <w:gridSpan w:val="3"/>
            <w:tcBorders>
              <w:top w:val="nil"/>
              <w:left w:val="single" w:sz="4" w:space="0" w:color="auto"/>
              <w:bottom w:val="single" w:sz="4" w:space="0" w:color="auto"/>
            </w:tcBorders>
          </w:tcPr>
          <w:p w14:paraId="749D983B" w14:textId="77777777" w:rsidR="0023411D" w:rsidRDefault="0023411D" w:rsidP="0023411D">
            <w:pPr>
              <w:pStyle w:val="ListParagraph"/>
              <w:spacing w:after="0" w:line="240" w:lineRule="auto"/>
              <w:jc w:val="center"/>
              <w:rPr>
                <w:rFonts w:ascii="Calibri" w:eastAsia="Times New Roman" w:hAnsi="Calibri" w:cs="Times New Roman"/>
                <w:b/>
                <w:color w:val="000000"/>
                <w:sz w:val="20"/>
                <w:szCs w:val="20"/>
              </w:rPr>
            </w:pPr>
          </w:p>
        </w:tc>
      </w:tr>
      <w:tr w:rsidR="00C42ADF" w:rsidRPr="00B10546" w14:paraId="71EA53ED" w14:textId="77777777" w:rsidTr="0066125A">
        <w:trPr>
          <w:trHeight w:val="100"/>
          <w:jc w:val="center"/>
        </w:trPr>
        <w:tc>
          <w:tcPr>
            <w:tcW w:w="2521" w:type="dxa"/>
            <w:gridSpan w:val="2"/>
            <w:tcBorders>
              <w:top w:val="single" w:sz="4" w:space="0" w:color="auto"/>
              <w:bottom w:val="single" w:sz="4" w:space="0" w:color="auto"/>
              <w:right w:val="single" w:sz="4" w:space="0" w:color="auto"/>
            </w:tcBorders>
            <w:shd w:val="clear" w:color="auto" w:fill="auto"/>
            <w:noWrap/>
            <w:vAlign w:val="bottom"/>
          </w:tcPr>
          <w:p w14:paraId="7FADE0A6" w14:textId="77777777" w:rsidR="0023411D" w:rsidRDefault="0023411D" w:rsidP="0023411D">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FARMER ESTIMATION</w:t>
            </w:r>
          </w:p>
        </w:tc>
        <w:tc>
          <w:tcPr>
            <w:tcW w:w="3149" w:type="dxa"/>
            <w:tcBorders>
              <w:top w:val="single" w:sz="4" w:space="0" w:color="auto"/>
              <w:left w:val="single" w:sz="4" w:space="0" w:color="auto"/>
              <w:bottom w:val="single" w:sz="4" w:space="0" w:color="auto"/>
            </w:tcBorders>
            <w:shd w:val="clear" w:color="auto" w:fill="auto"/>
            <w:noWrap/>
            <w:vAlign w:val="bottom"/>
          </w:tcPr>
          <w:p w14:paraId="4C902CF3" w14:textId="77777777" w:rsidR="0023411D" w:rsidRDefault="0023411D" w:rsidP="0023411D">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GPS MEASURE</w:t>
            </w:r>
          </w:p>
        </w:tc>
        <w:tc>
          <w:tcPr>
            <w:tcW w:w="1440" w:type="dxa"/>
            <w:tcBorders>
              <w:top w:val="single" w:sz="4" w:space="0" w:color="auto"/>
              <w:left w:val="single" w:sz="4" w:space="0" w:color="auto"/>
              <w:bottom w:val="single" w:sz="4" w:space="0" w:color="auto"/>
            </w:tcBorders>
          </w:tcPr>
          <w:p w14:paraId="52194ECD" w14:textId="77777777" w:rsidR="0023411D" w:rsidRDefault="0023411D" w:rsidP="0023411D">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a.</w:t>
            </w:r>
          </w:p>
        </w:tc>
        <w:tc>
          <w:tcPr>
            <w:tcW w:w="1440" w:type="dxa"/>
            <w:tcBorders>
              <w:top w:val="single" w:sz="4" w:space="0" w:color="auto"/>
              <w:left w:val="single" w:sz="4" w:space="0" w:color="auto"/>
              <w:bottom w:val="single" w:sz="4" w:space="0" w:color="auto"/>
            </w:tcBorders>
          </w:tcPr>
          <w:p w14:paraId="2FF0F739" w14:textId="77777777" w:rsidR="0023411D" w:rsidRDefault="0023411D" w:rsidP="0023411D">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b.</w:t>
            </w:r>
          </w:p>
        </w:tc>
        <w:tc>
          <w:tcPr>
            <w:tcW w:w="1449" w:type="dxa"/>
            <w:vMerge w:val="restart"/>
            <w:tcBorders>
              <w:top w:val="single" w:sz="4" w:space="0" w:color="auto"/>
              <w:left w:val="single" w:sz="4" w:space="0" w:color="auto"/>
            </w:tcBorders>
            <w:vAlign w:val="center"/>
          </w:tcPr>
          <w:p w14:paraId="4A491D00" w14:textId="77777777" w:rsidR="0023411D" w:rsidRDefault="0023411D" w:rsidP="0023411D">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REASON</w:t>
            </w:r>
          </w:p>
        </w:tc>
      </w:tr>
      <w:tr w:rsidR="00C42ADF" w:rsidRPr="00B10546" w14:paraId="50617953" w14:textId="77777777" w:rsidTr="0066125A">
        <w:trPr>
          <w:trHeight w:val="100"/>
          <w:jc w:val="center"/>
        </w:trPr>
        <w:tc>
          <w:tcPr>
            <w:tcW w:w="1160" w:type="dxa"/>
            <w:tcBorders>
              <w:top w:val="single" w:sz="4" w:space="0" w:color="auto"/>
              <w:bottom w:val="single" w:sz="4" w:space="0" w:color="auto"/>
              <w:right w:val="single" w:sz="4" w:space="0" w:color="auto"/>
            </w:tcBorders>
            <w:shd w:val="clear" w:color="auto" w:fill="auto"/>
            <w:noWrap/>
            <w:vAlign w:val="bottom"/>
            <w:hideMark/>
          </w:tcPr>
          <w:p w14:paraId="45A29D83" w14:textId="77777777" w:rsidR="0023411D" w:rsidRPr="00B10546" w:rsidRDefault="0023411D" w:rsidP="0023411D">
            <w:pPr>
              <w:spacing w:after="0" w:line="240" w:lineRule="auto"/>
              <w:jc w:val="center"/>
              <w:rPr>
                <w:rFonts w:ascii="Calibri" w:eastAsia="Times New Roman" w:hAnsi="Calibri" w:cs="Times New Roman"/>
                <w:b/>
                <w:color w:val="000000"/>
                <w:sz w:val="20"/>
                <w:szCs w:val="20"/>
              </w:rPr>
            </w:pPr>
            <w:r w:rsidRPr="00B10546">
              <w:rPr>
                <w:rFonts w:ascii="Calibri" w:eastAsia="Times New Roman" w:hAnsi="Calibri" w:cs="Times New Roman"/>
                <w:b/>
                <w:color w:val="000000"/>
                <w:sz w:val="20"/>
                <w:szCs w:val="20"/>
              </w:rPr>
              <w:t>AREA</w:t>
            </w:r>
          </w:p>
        </w:tc>
        <w:tc>
          <w:tcPr>
            <w:tcW w:w="1361" w:type="dxa"/>
            <w:tcBorders>
              <w:top w:val="single" w:sz="4" w:space="0" w:color="auto"/>
              <w:bottom w:val="single" w:sz="4" w:space="0" w:color="auto"/>
              <w:right w:val="single" w:sz="4" w:space="0" w:color="auto"/>
            </w:tcBorders>
          </w:tcPr>
          <w:p w14:paraId="0A819285" w14:textId="77777777" w:rsidR="0023411D" w:rsidRDefault="0023411D" w:rsidP="0023411D">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UNIT</w:t>
            </w:r>
          </w:p>
        </w:tc>
        <w:tc>
          <w:tcPr>
            <w:tcW w:w="3149" w:type="dxa"/>
            <w:tcBorders>
              <w:top w:val="single" w:sz="4" w:space="0" w:color="auto"/>
              <w:left w:val="single" w:sz="4" w:space="0" w:color="auto"/>
              <w:bottom w:val="single" w:sz="4" w:space="0" w:color="auto"/>
            </w:tcBorders>
            <w:shd w:val="clear" w:color="auto" w:fill="auto"/>
            <w:noWrap/>
            <w:vAlign w:val="bottom"/>
            <w:hideMark/>
          </w:tcPr>
          <w:p w14:paraId="27DEA952" w14:textId="77777777" w:rsidR="0023411D" w:rsidRPr="00B10546" w:rsidRDefault="0023411D" w:rsidP="0023411D">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AREA IN ACRES</w:t>
            </w:r>
          </w:p>
        </w:tc>
        <w:tc>
          <w:tcPr>
            <w:tcW w:w="1440" w:type="dxa"/>
            <w:tcBorders>
              <w:top w:val="single" w:sz="4" w:space="0" w:color="auto"/>
              <w:left w:val="single" w:sz="4" w:space="0" w:color="auto"/>
              <w:bottom w:val="single" w:sz="4" w:space="0" w:color="auto"/>
            </w:tcBorders>
          </w:tcPr>
          <w:p w14:paraId="241280B0" w14:textId="77777777" w:rsidR="0023411D" w:rsidRDefault="0023411D" w:rsidP="0023411D">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LATITUDE (S)</w:t>
            </w:r>
          </w:p>
        </w:tc>
        <w:tc>
          <w:tcPr>
            <w:tcW w:w="1440" w:type="dxa"/>
            <w:tcBorders>
              <w:top w:val="single" w:sz="4" w:space="0" w:color="auto"/>
              <w:left w:val="single" w:sz="4" w:space="0" w:color="auto"/>
              <w:bottom w:val="single" w:sz="4" w:space="0" w:color="auto"/>
            </w:tcBorders>
          </w:tcPr>
          <w:p w14:paraId="74DFA7DE" w14:textId="77777777" w:rsidR="0023411D" w:rsidRDefault="0023411D" w:rsidP="0023411D">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LONGITUDE (E)</w:t>
            </w:r>
          </w:p>
        </w:tc>
        <w:tc>
          <w:tcPr>
            <w:tcW w:w="1449" w:type="dxa"/>
            <w:vMerge/>
            <w:tcBorders>
              <w:left w:val="single" w:sz="4" w:space="0" w:color="auto"/>
              <w:bottom w:val="single" w:sz="4" w:space="0" w:color="auto"/>
            </w:tcBorders>
          </w:tcPr>
          <w:p w14:paraId="4337D7E0" w14:textId="77777777" w:rsidR="0023411D" w:rsidRDefault="0023411D" w:rsidP="0023411D">
            <w:pPr>
              <w:spacing w:after="0" w:line="240" w:lineRule="auto"/>
              <w:jc w:val="center"/>
              <w:rPr>
                <w:rFonts w:ascii="Calibri" w:eastAsia="Times New Roman" w:hAnsi="Calibri" w:cs="Times New Roman"/>
                <w:b/>
                <w:color w:val="000000"/>
                <w:sz w:val="20"/>
                <w:szCs w:val="20"/>
              </w:rPr>
            </w:pPr>
          </w:p>
        </w:tc>
      </w:tr>
      <w:tr w:rsidR="00C42ADF" w:rsidRPr="00B10546" w14:paraId="0652FA39" w14:textId="77777777" w:rsidTr="0066125A">
        <w:trPr>
          <w:trHeight w:val="100"/>
          <w:jc w:val="center"/>
        </w:trPr>
        <w:tc>
          <w:tcPr>
            <w:tcW w:w="1160" w:type="dxa"/>
            <w:tcBorders>
              <w:top w:val="single" w:sz="4" w:space="0" w:color="auto"/>
              <w:bottom w:val="single" w:sz="4" w:space="0" w:color="auto"/>
              <w:right w:val="single" w:sz="4" w:space="0" w:color="auto"/>
            </w:tcBorders>
            <w:shd w:val="clear" w:color="auto" w:fill="auto"/>
            <w:noWrap/>
            <w:vAlign w:val="bottom"/>
            <w:hideMark/>
          </w:tcPr>
          <w:p w14:paraId="467853E5" w14:textId="77777777" w:rsidR="0023411D" w:rsidRPr="00B10546" w:rsidRDefault="0023411D" w:rsidP="0023411D">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_ _ _ _ .</w:t>
            </w:r>
            <w:r w:rsidRPr="00B10546">
              <w:rPr>
                <w:rFonts w:ascii="Calibri" w:eastAsia="Times New Roman" w:hAnsi="Calibri" w:cs="Times New Roman"/>
                <w:color w:val="000000"/>
                <w:sz w:val="20"/>
                <w:szCs w:val="20"/>
              </w:rPr>
              <w:t xml:space="preserve"> _ _</w:t>
            </w:r>
          </w:p>
        </w:tc>
        <w:tc>
          <w:tcPr>
            <w:tcW w:w="1361" w:type="dxa"/>
            <w:tcBorders>
              <w:top w:val="single" w:sz="4" w:space="0" w:color="auto"/>
              <w:bottom w:val="single" w:sz="4" w:space="0" w:color="auto"/>
              <w:right w:val="single" w:sz="4" w:space="0" w:color="auto"/>
            </w:tcBorders>
          </w:tcPr>
          <w:p w14:paraId="113763DE" w14:textId="77777777" w:rsidR="0023411D" w:rsidRPr="00B10546" w:rsidRDefault="0023411D" w:rsidP="0023411D">
            <w:pPr>
              <w:spacing w:after="0" w:line="240" w:lineRule="auto"/>
              <w:jc w:val="center"/>
              <w:rPr>
                <w:rFonts w:ascii="Calibri" w:eastAsia="Times New Roman" w:hAnsi="Calibri" w:cs="Times New Roman"/>
                <w:color w:val="000000"/>
                <w:sz w:val="20"/>
                <w:szCs w:val="20"/>
              </w:rPr>
            </w:pPr>
          </w:p>
        </w:tc>
        <w:tc>
          <w:tcPr>
            <w:tcW w:w="3149" w:type="dxa"/>
            <w:tcBorders>
              <w:top w:val="single" w:sz="4" w:space="0" w:color="auto"/>
              <w:left w:val="single" w:sz="4" w:space="0" w:color="auto"/>
              <w:bottom w:val="single" w:sz="4" w:space="0" w:color="auto"/>
            </w:tcBorders>
            <w:shd w:val="clear" w:color="auto" w:fill="auto"/>
            <w:noWrap/>
            <w:vAlign w:val="bottom"/>
            <w:hideMark/>
          </w:tcPr>
          <w:p w14:paraId="14FEEFCD" w14:textId="77777777" w:rsidR="0023411D" w:rsidRPr="00B10546" w:rsidRDefault="0023411D" w:rsidP="0023411D">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_ _ _ _ .</w:t>
            </w:r>
            <w:r w:rsidRPr="00B10546">
              <w:rPr>
                <w:rFonts w:ascii="Calibri" w:eastAsia="Times New Roman" w:hAnsi="Calibri" w:cs="Times New Roman"/>
                <w:color w:val="000000"/>
                <w:sz w:val="20"/>
                <w:szCs w:val="20"/>
              </w:rPr>
              <w:t xml:space="preserve"> _ _</w:t>
            </w:r>
          </w:p>
        </w:tc>
        <w:tc>
          <w:tcPr>
            <w:tcW w:w="1440" w:type="dxa"/>
            <w:tcBorders>
              <w:top w:val="single" w:sz="4" w:space="0" w:color="auto"/>
              <w:left w:val="single" w:sz="4" w:space="0" w:color="auto"/>
              <w:bottom w:val="single" w:sz="4" w:space="0" w:color="auto"/>
            </w:tcBorders>
          </w:tcPr>
          <w:p w14:paraId="13424F23" w14:textId="77777777" w:rsidR="0023411D" w:rsidRPr="00B10546" w:rsidRDefault="0023411D" w:rsidP="0023411D">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_ _ °  _ _ .</w:t>
            </w:r>
            <w:r w:rsidRPr="00B10546">
              <w:rPr>
                <w:rFonts w:ascii="Calibri" w:eastAsia="Times New Roman" w:hAnsi="Calibri" w:cs="Times New Roman"/>
                <w:color w:val="000000"/>
                <w:sz w:val="20"/>
                <w:szCs w:val="20"/>
              </w:rPr>
              <w:t xml:space="preserve"> _ _</w:t>
            </w:r>
            <w:r>
              <w:rPr>
                <w:rFonts w:ascii="Calibri" w:eastAsia="Times New Roman" w:hAnsi="Calibri" w:cs="Times New Roman"/>
                <w:color w:val="000000"/>
                <w:sz w:val="20"/>
                <w:szCs w:val="20"/>
              </w:rPr>
              <w:t xml:space="preserve"> _</w:t>
            </w:r>
          </w:p>
        </w:tc>
        <w:tc>
          <w:tcPr>
            <w:tcW w:w="1440" w:type="dxa"/>
            <w:tcBorders>
              <w:top w:val="single" w:sz="4" w:space="0" w:color="auto"/>
              <w:left w:val="single" w:sz="4" w:space="0" w:color="auto"/>
              <w:bottom w:val="single" w:sz="4" w:space="0" w:color="auto"/>
            </w:tcBorders>
          </w:tcPr>
          <w:p w14:paraId="71E2A603" w14:textId="77777777" w:rsidR="0023411D" w:rsidRPr="00B10546" w:rsidRDefault="0023411D" w:rsidP="0023411D">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_ _ °  _ _ .</w:t>
            </w:r>
            <w:r w:rsidRPr="00B10546">
              <w:rPr>
                <w:rFonts w:ascii="Calibri" w:eastAsia="Times New Roman" w:hAnsi="Calibri" w:cs="Times New Roman"/>
                <w:color w:val="000000"/>
                <w:sz w:val="20"/>
                <w:szCs w:val="20"/>
              </w:rPr>
              <w:t xml:space="preserve"> _ _</w:t>
            </w:r>
            <w:r>
              <w:rPr>
                <w:rFonts w:ascii="Calibri" w:eastAsia="Times New Roman" w:hAnsi="Calibri" w:cs="Times New Roman"/>
                <w:color w:val="000000"/>
                <w:sz w:val="20"/>
                <w:szCs w:val="20"/>
              </w:rPr>
              <w:t xml:space="preserve"> _</w:t>
            </w:r>
          </w:p>
        </w:tc>
        <w:tc>
          <w:tcPr>
            <w:tcW w:w="1449" w:type="dxa"/>
            <w:tcBorders>
              <w:top w:val="single" w:sz="4" w:space="0" w:color="auto"/>
              <w:left w:val="single" w:sz="4" w:space="0" w:color="auto"/>
              <w:bottom w:val="single" w:sz="4" w:space="0" w:color="auto"/>
            </w:tcBorders>
          </w:tcPr>
          <w:p w14:paraId="1F07B90D" w14:textId="77777777" w:rsidR="0023411D" w:rsidRPr="00B10546" w:rsidRDefault="0023411D" w:rsidP="0023411D">
            <w:pPr>
              <w:spacing w:after="0" w:line="240" w:lineRule="auto"/>
              <w:jc w:val="center"/>
              <w:rPr>
                <w:rFonts w:ascii="Calibri" w:eastAsia="Times New Roman" w:hAnsi="Calibri" w:cs="Times New Roman"/>
                <w:color w:val="000000"/>
                <w:sz w:val="20"/>
                <w:szCs w:val="20"/>
              </w:rPr>
            </w:pPr>
          </w:p>
        </w:tc>
      </w:tr>
      <w:tr w:rsidR="00C42ADF" w:rsidRPr="00B10546" w14:paraId="183A8BC2" w14:textId="77777777" w:rsidTr="0066125A">
        <w:trPr>
          <w:trHeight w:val="100"/>
          <w:jc w:val="center"/>
        </w:trPr>
        <w:tc>
          <w:tcPr>
            <w:tcW w:w="1160" w:type="dxa"/>
            <w:tcBorders>
              <w:top w:val="single" w:sz="4" w:space="0" w:color="auto"/>
              <w:bottom w:val="single" w:sz="4" w:space="0" w:color="auto"/>
              <w:right w:val="single" w:sz="4" w:space="0" w:color="auto"/>
            </w:tcBorders>
            <w:shd w:val="clear" w:color="auto" w:fill="auto"/>
            <w:noWrap/>
            <w:vAlign w:val="bottom"/>
            <w:hideMark/>
          </w:tcPr>
          <w:p w14:paraId="38560FA9" w14:textId="77777777" w:rsidR="0023411D" w:rsidRPr="00B10546" w:rsidRDefault="0023411D" w:rsidP="0023411D">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_ _ _ _ .</w:t>
            </w:r>
            <w:r w:rsidRPr="00B10546">
              <w:rPr>
                <w:rFonts w:ascii="Calibri" w:eastAsia="Times New Roman" w:hAnsi="Calibri" w:cs="Times New Roman"/>
                <w:color w:val="000000"/>
                <w:sz w:val="20"/>
                <w:szCs w:val="20"/>
              </w:rPr>
              <w:t xml:space="preserve"> _ _</w:t>
            </w:r>
          </w:p>
        </w:tc>
        <w:tc>
          <w:tcPr>
            <w:tcW w:w="1361" w:type="dxa"/>
            <w:tcBorders>
              <w:top w:val="single" w:sz="4" w:space="0" w:color="auto"/>
              <w:bottom w:val="single" w:sz="4" w:space="0" w:color="auto"/>
              <w:right w:val="single" w:sz="4" w:space="0" w:color="auto"/>
            </w:tcBorders>
          </w:tcPr>
          <w:p w14:paraId="58A38DA6" w14:textId="77777777" w:rsidR="0023411D" w:rsidRPr="00B10546" w:rsidRDefault="0023411D" w:rsidP="0023411D">
            <w:pPr>
              <w:spacing w:after="0" w:line="240" w:lineRule="auto"/>
              <w:jc w:val="center"/>
              <w:rPr>
                <w:rFonts w:ascii="Calibri" w:eastAsia="Times New Roman" w:hAnsi="Calibri" w:cs="Times New Roman"/>
                <w:color w:val="000000"/>
                <w:sz w:val="20"/>
                <w:szCs w:val="20"/>
              </w:rPr>
            </w:pPr>
          </w:p>
        </w:tc>
        <w:tc>
          <w:tcPr>
            <w:tcW w:w="3149" w:type="dxa"/>
            <w:tcBorders>
              <w:top w:val="single" w:sz="4" w:space="0" w:color="auto"/>
              <w:left w:val="single" w:sz="4" w:space="0" w:color="auto"/>
              <w:bottom w:val="single" w:sz="4" w:space="0" w:color="auto"/>
            </w:tcBorders>
            <w:shd w:val="clear" w:color="auto" w:fill="auto"/>
            <w:noWrap/>
            <w:vAlign w:val="bottom"/>
            <w:hideMark/>
          </w:tcPr>
          <w:p w14:paraId="157E0F8B" w14:textId="77777777" w:rsidR="0023411D" w:rsidRPr="00B10546" w:rsidRDefault="0023411D" w:rsidP="0023411D">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_ _ _ _ .</w:t>
            </w:r>
            <w:r w:rsidRPr="00B10546">
              <w:rPr>
                <w:rFonts w:ascii="Calibri" w:eastAsia="Times New Roman" w:hAnsi="Calibri" w:cs="Times New Roman"/>
                <w:color w:val="000000"/>
                <w:sz w:val="20"/>
                <w:szCs w:val="20"/>
              </w:rPr>
              <w:t xml:space="preserve"> _ _</w:t>
            </w:r>
          </w:p>
        </w:tc>
        <w:tc>
          <w:tcPr>
            <w:tcW w:w="1440" w:type="dxa"/>
            <w:tcBorders>
              <w:top w:val="single" w:sz="4" w:space="0" w:color="auto"/>
              <w:left w:val="single" w:sz="4" w:space="0" w:color="auto"/>
              <w:bottom w:val="single" w:sz="4" w:space="0" w:color="auto"/>
            </w:tcBorders>
          </w:tcPr>
          <w:p w14:paraId="2027131A" w14:textId="77777777" w:rsidR="0023411D" w:rsidRPr="00B10546" w:rsidRDefault="0023411D" w:rsidP="0023411D">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_ _ °  _ _ .</w:t>
            </w:r>
            <w:r w:rsidRPr="00B10546">
              <w:rPr>
                <w:rFonts w:ascii="Calibri" w:eastAsia="Times New Roman" w:hAnsi="Calibri" w:cs="Times New Roman"/>
                <w:color w:val="000000"/>
                <w:sz w:val="20"/>
                <w:szCs w:val="20"/>
              </w:rPr>
              <w:t xml:space="preserve"> _ _</w:t>
            </w:r>
            <w:r>
              <w:rPr>
                <w:rFonts w:ascii="Calibri" w:eastAsia="Times New Roman" w:hAnsi="Calibri" w:cs="Times New Roman"/>
                <w:color w:val="000000"/>
                <w:sz w:val="20"/>
                <w:szCs w:val="20"/>
              </w:rPr>
              <w:t xml:space="preserve"> _</w:t>
            </w:r>
          </w:p>
        </w:tc>
        <w:tc>
          <w:tcPr>
            <w:tcW w:w="1440" w:type="dxa"/>
            <w:tcBorders>
              <w:top w:val="single" w:sz="4" w:space="0" w:color="auto"/>
              <w:left w:val="single" w:sz="4" w:space="0" w:color="auto"/>
              <w:bottom w:val="single" w:sz="4" w:space="0" w:color="auto"/>
            </w:tcBorders>
          </w:tcPr>
          <w:p w14:paraId="16148A7D" w14:textId="77777777" w:rsidR="0023411D" w:rsidRPr="00B10546" w:rsidRDefault="0023411D" w:rsidP="0023411D">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_ _ °  _ _ .</w:t>
            </w:r>
            <w:r w:rsidRPr="00B10546">
              <w:rPr>
                <w:rFonts w:ascii="Calibri" w:eastAsia="Times New Roman" w:hAnsi="Calibri" w:cs="Times New Roman"/>
                <w:color w:val="000000"/>
                <w:sz w:val="20"/>
                <w:szCs w:val="20"/>
              </w:rPr>
              <w:t xml:space="preserve"> _ _</w:t>
            </w:r>
            <w:r>
              <w:rPr>
                <w:rFonts w:ascii="Calibri" w:eastAsia="Times New Roman" w:hAnsi="Calibri" w:cs="Times New Roman"/>
                <w:color w:val="000000"/>
                <w:sz w:val="20"/>
                <w:szCs w:val="20"/>
              </w:rPr>
              <w:t xml:space="preserve"> _</w:t>
            </w:r>
          </w:p>
        </w:tc>
        <w:tc>
          <w:tcPr>
            <w:tcW w:w="1449" w:type="dxa"/>
            <w:tcBorders>
              <w:top w:val="single" w:sz="4" w:space="0" w:color="auto"/>
              <w:left w:val="single" w:sz="4" w:space="0" w:color="auto"/>
              <w:bottom w:val="single" w:sz="4" w:space="0" w:color="auto"/>
            </w:tcBorders>
          </w:tcPr>
          <w:p w14:paraId="2D11A02C" w14:textId="77777777" w:rsidR="0023411D" w:rsidRPr="00B10546" w:rsidRDefault="0023411D" w:rsidP="0023411D">
            <w:pPr>
              <w:spacing w:after="0" w:line="240" w:lineRule="auto"/>
              <w:jc w:val="center"/>
              <w:rPr>
                <w:rFonts w:ascii="Calibri" w:eastAsia="Times New Roman" w:hAnsi="Calibri" w:cs="Times New Roman"/>
                <w:color w:val="000000"/>
                <w:sz w:val="20"/>
                <w:szCs w:val="20"/>
              </w:rPr>
            </w:pPr>
          </w:p>
        </w:tc>
      </w:tr>
    </w:tbl>
    <w:p w14:paraId="474512F8" w14:textId="77777777" w:rsidR="0023411D" w:rsidRDefault="0023411D" w:rsidP="00DD5494">
      <w:pPr>
        <w:pStyle w:val="Default"/>
        <w:spacing w:after="200" w:line="360" w:lineRule="auto"/>
        <w:jc w:val="both"/>
        <w:rPr>
          <w:rFonts w:asciiTheme="majorHAnsi" w:hAnsiTheme="majorHAnsi"/>
        </w:rPr>
      </w:pPr>
    </w:p>
    <w:tbl>
      <w:tblPr>
        <w:tblStyle w:val="TableGrid"/>
        <w:tblW w:w="8515" w:type="dxa"/>
        <w:jc w:val="center"/>
        <w:tblLook w:val="04A0" w:firstRow="1" w:lastRow="0" w:firstColumn="1" w:lastColumn="0" w:noHBand="0" w:noVBand="1"/>
      </w:tblPr>
      <w:tblGrid>
        <w:gridCol w:w="3706"/>
        <w:gridCol w:w="4809"/>
      </w:tblGrid>
      <w:tr w:rsidR="00C42ADF" w:rsidRPr="00E22094" w14:paraId="73213FAE" w14:textId="77777777" w:rsidTr="0066125A">
        <w:trPr>
          <w:trHeight w:val="341"/>
          <w:jc w:val="center"/>
        </w:trPr>
        <w:tc>
          <w:tcPr>
            <w:tcW w:w="8515" w:type="dxa"/>
            <w:gridSpan w:val="2"/>
            <w:shd w:val="clear" w:color="auto" w:fill="A9D5E7" w:themeFill="accent1" w:themeFillTint="66"/>
            <w:noWrap/>
            <w:hideMark/>
          </w:tcPr>
          <w:p w14:paraId="2927B396" w14:textId="77777777" w:rsidR="0023411D" w:rsidRPr="00E22094" w:rsidRDefault="0023411D" w:rsidP="0023411D">
            <w:pPr>
              <w:jc w:val="center"/>
              <w:rPr>
                <w:rFonts w:ascii="Calibri" w:eastAsia="Times New Roman" w:hAnsi="Calibri" w:cs="Times New Roman"/>
                <w:b/>
                <w:color w:val="000000"/>
              </w:rPr>
            </w:pPr>
            <w:r w:rsidRPr="00E22094">
              <w:rPr>
                <w:rFonts w:ascii="Calibri" w:eastAsia="Times New Roman" w:hAnsi="Calibri" w:cs="Times New Roman"/>
                <w:b/>
                <w:color w:val="000000"/>
              </w:rPr>
              <w:t>Ethiopia ERSS 2013/14</w:t>
            </w:r>
          </w:p>
        </w:tc>
      </w:tr>
      <w:tr w:rsidR="00C42ADF" w:rsidRPr="00B10546" w14:paraId="405C456B" w14:textId="77777777" w:rsidTr="0066125A">
        <w:trPr>
          <w:trHeight w:val="148"/>
          <w:jc w:val="center"/>
        </w:trPr>
        <w:tc>
          <w:tcPr>
            <w:tcW w:w="3706" w:type="dxa"/>
            <w:noWrap/>
            <w:hideMark/>
          </w:tcPr>
          <w:p w14:paraId="5D94ED45" w14:textId="77777777" w:rsidR="0023411D" w:rsidRDefault="0023411D" w:rsidP="0023411D">
            <w:pPr>
              <w:rPr>
                <w:rFonts w:ascii="Calibri" w:eastAsia="Times New Roman" w:hAnsi="Calibri" w:cs="Times New Roman"/>
                <w:color w:val="000000"/>
              </w:rPr>
            </w:pPr>
            <w:r>
              <w:rPr>
                <w:rFonts w:ascii="Calibri" w:eastAsia="Times New Roman" w:hAnsi="Calibri" w:cs="Times New Roman"/>
                <w:color w:val="000000"/>
              </w:rPr>
              <w:t xml:space="preserve"> 5.</w:t>
            </w:r>
          </w:p>
          <w:p w14:paraId="355F6209" w14:textId="77777777" w:rsidR="0023411D" w:rsidRDefault="0023411D" w:rsidP="0023411D">
            <w:pPr>
              <w:rPr>
                <w:rFonts w:ascii="Calibri" w:eastAsia="Times New Roman" w:hAnsi="Calibri" w:cs="Times New Roman"/>
                <w:color w:val="000000"/>
              </w:rPr>
            </w:pPr>
            <w:r>
              <w:rPr>
                <w:rFonts w:ascii="Calibri" w:eastAsia="Times New Roman" w:hAnsi="Calibri" w:cs="Times New Roman"/>
                <w:color w:val="000000"/>
              </w:rPr>
              <w:t>RECORD AREA OF THE FIELD USING GPS.</w:t>
            </w:r>
          </w:p>
          <w:p w14:paraId="2740B150" w14:textId="77777777" w:rsidR="0023411D" w:rsidRPr="00B10546" w:rsidRDefault="0023411D" w:rsidP="0023411D">
            <w:pPr>
              <w:rPr>
                <w:rFonts w:ascii="Calibri" w:eastAsia="Times New Roman" w:hAnsi="Calibri" w:cs="Times New Roman"/>
                <w:color w:val="000000"/>
              </w:rPr>
            </w:pPr>
          </w:p>
        </w:tc>
        <w:tc>
          <w:tcPr>
            <w:tcW w:w="4809" w:type="dxa"/>
            <w:tcBorders>
              <w:bottom w:val="nil"/>
            </w:tcBorders>
          </w:tcPr>
          <w:p w14:paraId="77DF0CD2" w14:textId="77777777" w:rsidR="0023411D" w:rsidRDefault="0023411D" w:rsidP="0023411D">
            <w:pPr>
              <w:rPr>
                <w:rFonts w:ascii="Calibri" w:eastAsia="Times New Roman" w:hAnsi="Calibri" w:cs="Times New Roman"/>
                <w:color w:val="000000"/>
              </w:rPr>
            </w:pPr>
            <w:r>
              <w:rPr>
                <w:rFonts w:ascii="Calibri" w:eastAsia="Times New Roman" w:hAnsi="Calibri" w:cs="Times New Roman"/>
                <w:color w:val="000000"/>
              </w:rPr>
              <w:t>GPS COORDINATES</w:t>
            </w:r>
          </w:p>
          <w:p w14:paraId="42FBCE6C" w14:textId="77777777" w:rsidR="0023411D" w:rsidRDefault="0023411D" w:rsidP="0023411D">
            <w:pPr>
              <w:rPr>
                <w:rFonts w:ascii="Calibri" w:eastAsia="Times New Roman" w:hAnsi="Calibri" w:cs="Times New Roman"/>
                <w:color w:val="000000"/>
              </w:rPr>
            </w:pPr>
            <w:r>
              <w:rPr>
                <w:rFonts w:ascii="Calibri" w:eastAsia="Times New Roman" w:hAnsi="Calibri" w:cs="Times New Roman"/>
                <w:color w:val="000000"/>
              </w:rPr>
              <w:t>N=1  S=2      D                       M</w:t>
            </w:r>
          </w:p>
          <w:p w14:paraId="512AE212" w14:textId="77777777" w:rsidR="0023411D" w:rsidRDefault="0023411D" w:rsidP="0023411D">
            <w:pPr>
              <w:rPr>
                <w:rFonts w:ascii="Calibri" w:eastAsia="Times New Roman" w:hAnsi="Calibri" w:cs="Times New Roman"/>
                <w:color w:val="000000"/>
              </w:rPr>
            </w:pPr>
            <w:r w:rsidRPr="0066125A">
              <w:rPr>
                <w:rFonts w:ascii="Calibri" w:eastAsia="Times New Roman" w:hAnsi="Calibri" w:cs="Times New Roman"/>
                <w:noProof/>
                <w:color w:val="000000"/>
              </w:rPr>
              <mc:AlternateContent>
                <mc:Choice Requires="wps">
                  <w:drawing>
                    <wp:anchor distT="0" distB="0" distL="114300" distR="114300" simplePos="0" relativeHeight="251753472" behindDoc="0" locked="0" layoutInCell="1" allowOverlap="1" wp14:anchorId="4302E227" wp14:editId="60AAD48C">
                      <wp:simplePos x="0" y="0"/>
                      <wp:positionH relativeFrom="column">
                        <wp:posOffset>1692275</wp:posOffset>
                      </wp:positionH>
                      <wp:positionV relativeFrom="paragraph">
                        <wp:posOffset>52070</wp:posOffset>
                      </wp:positionV>
                      <wp:extent cx="142875" cy="1047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42875" cy="104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29EA586" id="Rectangle_x0020_18" o:spid="_x0000_s1026" style="position:absolute;margin-left:133.25pt;margin-top:4.1pt;width:11.25pt;height:8.2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" fillcolor="white [3201]" strokecolor="#2683c6 [3209]" strokeweight="1pt"/>
                  </w:pict>
                </mc:Fallback>
              </mc:AlternateContent>
            </w:r>
            <w:r w:rsidRPr="0066125A">
              <w:rPr>
                <w:rFonts w:ascii="Calibri" w:eastAsia="Times New Roman" w:hAnsi="Calibri" w:cs="Times New Roman"/>
                <w:noProof/>
                <w:color w:val="000000"/>
              </w:rPr>
              <mc:AlternateContent>
                <mc:Choice Requires="wps">
                  <w:drawing>
                    <wp:anchor distT="0" distB="0" distL="114300" distR="114300" simplePos="0" relativeHeight="251744256" behindDoc="0" locked="0" layoutInCell="1" allowOverlap="1" wp14:anchorId="14A8EBA9" wp14:editId="2F655BFB">
                      <wp:simplePos x="0" y="0"/>
                      <wp:positionH relativeFrom="column">
                        <wp:posOffset>688340</wp:posOffset>
                      </wp:positionH>
                      <wp:positionV relativeFrom="paragraph">
                        <wp:posOffset>157480</wp:posOffset>
                      </wp:positionV>
                      <wp:extent cx="142875" cy="1047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42875" cy="104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56BCE21" id="Rectangle_x0020_7" o:spid="_x0000_s1026" style="position:absolute;margin-left:54.2pt;margin-top:12.4pt;width:11.25pt;height:8.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" fillcolor="white [3201]" strokecolor="#2683c6 [3209]" strokeweight="1pt"/>
                  </w:pict>
                </mc:Fallback>
              </mc:AlternateContent>
            </w:r>
            <w:r w:rsidRPr="0066125A">
              <w:rPr>
                <w:rFonts w:ascii="Calibri" w:eastAsia="Times New Roman" w:hAnsi="Calibri" w:cs="Times New Roman"/>
                <w:noProof/>
                <w:color w:val="000000"/>
              </w:rPr>
              <mc:AlternateContent>
                <mc:Choice Requires="wps">
                  <w:drawing>
                    <wp:anchor distT="0" distB="0" distL="114300" distR="114300" simplePos="0" relativeHeight="251752448" behindDoc="0" locked="0" layoutInCell="1" allowOverlap="1" wp14:anchorId="5E867EC1" wp14:editId="68B99265">
                      <wp:simplePos x="0" y="0"/>
                      <wp:positionH relativeFrom="column">
                        <wp:posOffset>1530985</wp:posOffset>
                      </wp:positionH>
                      <wp:positionV relativeFrom="paragraph">
                        <wp:posOffset>173355</wp:posOffset>
                      </wp:positionV>
                      <wp:extent cx="142875" cy="1047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142875" cy="104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450607B" id="Rectangle_x0020_15" o:spid="_x0000_s1026" style="position:absolute;margin-left:120.55pt;margin-top:13.65pt;width:11.25pt;height:8.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" fillcolor="white [3201]" strokecolor="#2683c6 [3209]" strokeweight="1pt"/>
                  </w:pict>
                </mc:Fallback>
              </mc:AlternateContent>
            </w:r>
            <w:r w:rsidRPr="0066125A">
              <w:rPr>
                <w:rFonts w:ascii="Calibri" w:eastAsia="Times New Roman" w:hAnsi="Calibri" w:cs="Times New Roman"/>
                <w:noProof/>
                <w:color w:val="000000"/>
              </w:rPr>
              <mc:AlternateContent>
                <mc:Choice Requires="wps">
                  <w:drawing>
                    <wp:anchor distT="0" distB="0" distL="114300" distR="114300" simplePos="0" relativeHeight="251751424" behindDoc="0" locked="0" layoutInCell="1" allowOverlap="1" wp14:anchorId="32321631" wp14:editId="468A260D">
                      <wp:simplePos x="0" y="0"/>
                      <wp:positionH relativeFrom="column">
                        <wp:posOffset>1364615</wp:posOffset>
                      </wp:positionH>
                      <wp:positionV relativeFrom="paragraph">
                        <wp:posOffset>170815</wp:posOffset>
                      </wp:positionV>
                      <wp:extent cx="142875" cy="1047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42875" cy="104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DCB9234" id="Rectangle_x0020_14" o:spid="_x0000_s1026" style="position:absolute;margin-left:107.45pt;margin-top:13.45pt;width:11.25pt;height:8.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" fillcolor="white [3201]" strokecolor="#2683c6 [3209]" strokeweight="1pt"/>
                  </w:pict>
                </mc:Fallback>
              </mc:AlternateContent>
            </w:r>
            <w:r w:rsidRPr="0066125A">
              <w:rPr>
                <w:rFonts w:ascii="Calibri" w:eastAsia="Times New Roman" w:hAnsi="Calibri" w:cs="Times New Roman"/>
                <w:noProof/>
                <w:color w:val="000000"/>
              </w:rPr>
              <mc:AlternateContent>
                <mc:Choice Requires="wps">
                  <w:drawing>
                    <wp:anchor distT="0" distB="0" distL="114300" distR="114300" simplePos="0" relativeHeight="251750400" behindDoc="0" locked="0" layoutInCell="1" allowOverlap="1" wp14:anchorId="3CE288CE" wp14:editId="59A716A2">
                      <wp:simplePos x="0" y="0"/>
                      <wp:positionH relativeFrom="column">
                        <wp:posOffset>1526540</wp:posOffset>
                      </wp:positionH>
                      <wp:positionV relativeFrom="paragraph">
                        <wp:posOffset>43180</wp:posOffset>
                      </wp:positionV>
                      <wp:extent cx="142875" cy="1047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42875" cy="104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BA8CA32" id="Rectangle_x0020_13" o:spid="_x0000_s1026" style="position:absolute;margin-left:120.2pt;margin-top:3.4pt;width:11.25pt;height:8.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" fillcolor="white [3201]" strokecolor="#2683c6 [3209]" strokeweight="1pt"/>
                  </w:pict>
                </mc:Fallback>
              </mc:AlternateContent>
            </w:r>
            <w:r w:rsidRPr="0066125A">
              <w:rPr>
                <w:rFonts w:ascii="Calibri" w:eastAsia="Times New Roman" w:hAnsi="Calibri" w:cs="Times New Roman"/>
                <w:noProof/>
                <w:color w:val="000000"/>
              </w:rPr>
              <mc:AlternateContent>
                <mc:Choice Requires="wps">
                  <w:drawing>
                    <wp:anchor distT="0" distB="0" distL="114300" distR="114300" simplePos="0" relativeHeight="251749376" behindDoc="0" locked="0" layoutInCell="1" allowOverlap="1" wp14:anchorId="7A1C2FD9" wp14:editId="2664805C">
                      <wp:simplePos x="0" y="0"/>
                      <wp:positionH relativeFrom="column">
                        <wp:posOffset>1364933</wp:posOffset>
                      </wp:positionH>
                      <wp:positionV relativeFrom="paragraph">
                        <wp:posOffset>43498</wp:posOffset>
                      </wp:positionV>
                      <wp:extent cx="142875" cy="1047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2875" cy="104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20F8FD0" id="Rectangle_x0020_12" o:spid="_x0000_s1026" style="position:absolute;margin-left:107.5pt;margin-top:3.45pt;width:11.25pt;height:8.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" fillcolor="white [3201]" strokecolor="#2683c6 [3209]" strokeweight="1pt"/>
                  </w:pict>
                </mc:Fallback>
              </mc:AlternateContent>
            </w:r>
            <w:r w:rsidRPr="0066125A">
              <w:rPr>
                <w:rFonts w:ascii="Calibri" w:eastAsia="Times New Roman" w:hAnsi="Calibri" w:cs="Times New Roman"/>
                <w:noProof/>
                <w:color w:val="000000"/>
              </w:rPr>
              <mc:AlternateContent>
                <mc:Choice Requires="wps">
                  <w:drawing>
                    <wp:anchor distT="0" distB="0" distL="114300" distR="114300" simplePos="0" relativeHeight="251747328" behindDoc="0" locked="0" layoutInCell="1" allowOverlap="1" wp14:anchorId="789D0BE1" wp14:editId="3BDDBB5D">
                      <wp:simplePos x="0" y="0"/>
                      <wp:positionH relativeFrom="column">
                        <wp:posOffset>1031240</wp:posOffset>
                      </wp:positionH>
                      <wp:positionV relativeFrom="paragraph">
                        <wp:posOffset>170815</wp:posOffset>
                      </wp:positionV>
                      <wp:extent cx="142875" cy="1047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42875" cy="104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9EBD440" id="Rectangle_x0020_10" o:spid="_x0000_s1026" style="position:absolute;margin-left:81.2pt;margin-top:13.45pt;width:11.25pt;height:8.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" fillcolor="white [3201]" strokecolor="#2683c6 [3209]" strokeweight="1pt"/>
                  </w:pict>
                </mc:Fallback>
              </mc:AlternateContent>
            </w:r>
            <w:r w:rsidRPr="0066125A">
              <w:rPr>
                <w:rFonts w:ascii="Calibri" w:eastAsia="Times New Roman" w:hAnsi="Calibri" w:cs="Times New Roman"/>
                <w:noProof/>
                <w:color w:val="000000"/>
              </w:rPr>
              <mc:AlternateContent>
                <mc:Choice Requires="wps">
                  <w:drawing>
                    <wp:anchor distT="0" distB="0" distL="114300" distR="114300" simplePos="0" relativeHeight="251746304" behindDoc="0" locked="0" layoutInCell="1" allowOverlap="1" wp14:anchorId="4469A5BE" wp14:editId="24084464">
                      <wp:simplePos x="0" y="0"/>
                      <wp:positionH relativeFrom="column">
                        <wp:posOffset>1193165</wp:posOffset>
                      </wp:positionH>
                      <wp:positionV relativeFrom="paragraph">
                        <wp:posOffset>43180</wp:posOffset>
                      </wp:positionV>
                      <wp:extent cx="142875" cy="1047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42875" cy="104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A98C0DF" id="Rectangle_x0020_9" o:spid="_x0000_s1026" style="position:absolute;margin-left:93.95pt;margin-top:3.4pt;width:11.25pt;height:8.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" fillcolor="white [3201]" strokecolor="#2683c6 [3209]" strokeweight="1pt"/>
                  </w:pict>
                </mc:Fallback>
              </mc:AlternateContent>
            </w:r>
            <w:r w:rsidRPr="0066125A">
              <w:rPr>
                <w:rFonts w:ascii="Calibri" w:eastAsia="Times New Roman" w:hAnsi="Calibri" w:cs="Times New Roman"/>
                <w:noProof/>
                <w:color w:val="000000"/>
              </w:rPr>
              <mc:AlternateContent>
                <mc:Choice Requires="wps">
                  <w:drawing>
                    <wp:anchor distT="0" distB="0" distL="114300" distR="114300" simplePos="0" relativeHeight="251745280" behindDoc="0" locked="0" layoutInCell="1" allowOverlap="1" wp14:anchorId="6C34660D" wp14:editId="313BE3A1">
                      <wp:simplePos x="0" y="0"/>
                      <wp:positionH relativeFrom="column">
                        <wp:posOffset>1031557</wp:posOffset>
                      </wp:positionH>
                      <wp:positionV relativeFrom="paragraph">
                        <wp:posOffset>43498</wp:posOffset>
                      </wp:positionV>
                      <wp:extent cx="142875" cy="1047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42875" cy="104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661D7CB" id="Rectangle_x0020_8" o:spid="_x0000_s1026" style="position:absolute;margin-left:81.2pt;margin-top:3.45pt;width:11.25pt;height:8.2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" fillcolor="white [3201]" strokecolor="#2683c6 [3209]" strokeweight="1pt"/>
                  </w:pict>
                </mc:Fallback>
              </mc:AlternateContent>
            </w:r>
            <w:r w:rsidRPr="0066125A">
              <w:rPr>
                <w:rFonts w:ascii="Calibri" w:eastAsia="Times New Roman" w:hAnsi="Calibri" w:cs="Times New Roman"/>
                <w:noProof/>
                <w:color w:val="000000"/>
              </w:rPr>
              <mc:AlternateContent>
                <mc:Choice Requires="wps">
                  <w:drawing>
                    <wp:anchor distT="0" distB="0" distL="114300" distR="114300" simplePos="0" relativeHeight="251742208" behindDoc="0" locked="0" layoutInCell="1" allowOverlap="1" wp14:anchorId="61986856" wp14:editId="2EE784B5">
                      <wp:simplePos x="0" y="0"/>
                      <wp:positionH relativeFrom="column">
                        <wp:posOffset>683895</wp:posOffset>
                      </wp:positionH>
                      <wp:positionV relativeFrom="paragraph">
                        <wp:posOffset>36830</wp:posOffset>
                      </wp:positionV>
                      <wp:extent cx="142875" cy="1047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42875" cy="104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6A67F96" id="Rectangle_x0020_11" o:spid="_x0000_s1026" style="position:absolute;margin-left:53.85pt;margin-top:2.9pt;width:11.25pt;height:8.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" fillcolor="white [3201]" strokecolor="#2683c6 [3209]" strokeweight="1pt"/>
                  </w:pict>
                </mc:Fallback>
              </mc:AlternateContent>
            </w:r>
            <w:r w:rsidRPr="0066125A">
              <w:rPr>
                <w:rFonts w:ascii="Calibri" w:eastAsia="Times New Roman" w:hAnsi="Calibri" w:cs="Times New Roman"/>
                <w:noProof/>
                <w:color w:val="000000"/>
              </w:rPr>
              <mc:AlternateContent>
                <mc:Choice Requires="wps">
                  <w:drawing>
                    <wp:anchor distT="0" distB="0" distL="114300" distR="114300" simplePos="0" relativeHeight="251741184" behindDoc="0" locked="0" layoutInCell="1" allowOverlap="1" wp14:anchorId="02DAE8F4" wp14:editId="232779E9">
                      <wp:simplePos x="0" y="0"/>
                      <wp:positionH relativeFrom="column">
                        <wp:posOffset>521970</wp:posOffset>
                      </wp:positionH>
                      <wp:positionV relativeFrom="paragraph">
                        <wp:posOffset>36830</wp:posOffset>
                      </wp:positionV>
                      <wp:extent cx="142875" cy="1047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142875" cy="104775"/>
                              </a:xfrm>
                              <a:prstGeom prst="rect">
                                <a:avLst/>
                              </a:prstGeom>
                              <a:solidFill>
                                <a:schemeClr val="bg1">
                                  <a:lumMod val="75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076A570" id="Rectangle_x0020_16" o:spid="_x0000_s1026" style="position:absolute;margin-left:41.1pt;margin-top:2.9pt;width:11.25pt;height:8.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" fillcolor="#bfbfbf [2412]" strokecolor="#2683c6 [3209]" strokeweight="1pt"/>
                  </w:pict>
                </mc:Fallback>
              </mc:AlternateContent>
            </w:r>
            <w:r w:rsidRPr="0066125A">
              <w:rPr>
                <w:rFonts w:ascii="Calibri" w:eastAsia="Times New Roman" w:hAnsi="Calibri" w:cs="Times New Roman"/>
                <w:noProof/>
                <w:color w:val="000000"/>
              </w:rPr>
              <mc:AlternateContent>
                <mc:Choice Requires="wps">
                  <w:drawing>
                    <wp:anchor distT="0" distB="0" distL="114300" distR="114300" simplePos="0" relativeHeight="251740160" behindDoc="0" locked="0" layoutInCell="1" allowOverlap="1" wp14:anchorId="3C7CAC00" wp14:editId="15DF4A01">
                      <wp:simplePos x="0" y="0"/>
                      <wp:positionH relativeFrom="column">
                        <wp:posOffset>237490</wp:posOffset>
                      </wp:positionH>
                      <wp:positionV relativeFrom="paragraph">
                        <wp:posOffset>38100</wp:posOffset>
                      </wp:positionV>
                      <wp:extent cx="142875" cy="1047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42875" cy="104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A27292C" id="Rectangle_x0020_17" o:spid="_x0000_s1026" style="position:absolute;margin-left:18.7pt;margin-top:3pt;width:11.25pt;height:8.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" fillcolor="white [3201]" strokecolor="#2683c6 [3209]" strokeweight="1pt"/>
                  </w:pict>
                </mc:Fallback>
              </mc:AlternateContent>
            </w:r>
            <w:r>
              <w:rPr>
                <w:rFonts w:ascii="Calibri" w:eastAsia="Times New Roman" w:hAnsi="Calibri" w:cs="Times New Roman"/>
                <w:color w:val="000000"/>
              </w:rPr>
              <w:t xml:space="preserve">LAT           </w:t>
            </w:r>
          </w:p>
          <w:p w14:paraId="752FA866" w14:textId="77777777" w:rsidR="0023411D" w:rsidRDefault="0023411D" w:rsidP="0023411D">
            <w:pPr>
              <w:rPr>
                <w:rFonts w:ascii="Calibri" w:eastAsia="Times New Roman" w:hAnsi="Calibri" w:cs="Times New Roman"/>
                <w:color w:val="000000"/>
              </w:rPr>
            </w:pPr>
            <w:r w:rsidRPr="0066125A">
              <w:rPr>
                <w:rFonts w:ascii="Calibri" w:eastAsia="Times New Roman" w:hAnsi="Calibri" w:cs="Times New Roman"/>
                <w:noProof/>
                <w:color w:val="000000"/>
              </w:rPr>
              <mc:AlternateContent>
                <mc:Choice Requires="wps">
                  <w:drawing>
                    <wp:anchor distT="0" distB="0" distL="114300" distR="114300" simplePos="0" relativeHeight="251748352" behindDoc="0" locked="0" layoutInCell="1" allowOverlap="1" wp14:anchorId="3226BF36" wp14:editId="138252F6">
                      <wp:simplePos x="0" y="0"/>
                      <wp:positionH relativeFrom="column">
                        <wp:posOffset>1188085</wp:posOffset>
                      </wp:positionH>
                      <wp:positionV relativeFrom="paragraph">
                        <wp:posOffset>18415</wp:posOffset>
                      </wp:positionV>
                      <wp:extent cx="142875" cy="1047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42875" cy="104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9D14D57" id="Rectangle_x0020_19" o:spid="_x0000_s1026" style="position:absolute;margin-left:93.55pt;margin-top:1.45pt;width:11.25pt;height:8.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" fillcolor="white [3201]" strokecolor="#2683c6 [3209]" strokeweight="1pt"/>
                  </w:pict>
                </mc:Fallback>
              </mc:AlternateContent>
            </w:r>
            <w:r w:rsidRPr="0066125A">
              <w:rPr>
                <w:rFonts w:ascii="Calibri" w:eastAsia="Times New Roman" w:hAnsi="Calibri" w:cs="Times New Roman"/>
                <w:noProof/>
                <w:color w:val="000000"/>
              </w:rPr>
              <mc:AlternateContent>
                <mc:Choice Requires="wps">
                  <w:drawing>
                    <wp:anchor distT="0" distB="0" distL="114300" distR="114300" simplePos="0" relativeHeight="251754496" behindDoc="0" locked="0" layoutInCell="1" allowOverlap="1" wp14:anchorId="09B560C4" wp14:editId="0E4DF7ED">
                      <wp:simplePos x="0" y="0"/>
                      <wp:positionH relativeFrom="column">
                        <wp:posOffset>1692910</wp:posOffset>
                      </wp:positionH>
                      <wp:positionV relativeFrom="paragraph">
                        <wp:posOffset>14923</wp:posOffset>
                      </wp:positionV>
                      <wp:extent cx="142875" cy="1047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42875" cy="104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391E76C" id="Rectangle_x0020_23" o:spid="_x0000_s1026" style="position:absolute;margin-left:133.3pt;margin-top:1.2pt;width:11.25pt;height:8.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" fillcolor="white [3201]" strokecolor="#2683c6 [3209]" strokeweight="1pt"/>
                  </w:pict>
                </mc:Fallback>
              </mc:AlternateContent>
            </w:r>
            <w:r w:rsidRPr="0066125A">
              <w:rPr>
                <w:rFonts w:ascii="Calibri" w:eastAsia="Times New Roman" w:hAnsi="Calibri" w:cs="Times New Roman"/>
                <w:noProof/>
                <w:color w:val="000000"/>
              </w:rPr>
              <mc:AlternateContent>
                <mc:Choice Requires="wps">
                  <w:drawing>
                    <wp:anchor distT="0" distB="0" distL="114300" distR="114300" simplePos="0" relativeHeight="251743232" behindDoc="0" locked="0" layoutInCell="1" allowOverlap="1" wp14:anchorId="602D05D4" wp14:editId="3A4581D7">
                      <wp:simplePos x="0" y="0"/>
                      <wp:positionH relativeFrom="column">
                        <wp:posOffset>521970</wp:posOffset>
                      </wp:positionH>
                      <wp:positionV relativeFrom="paragraph">
                        <wp:posOffset>9525</wp:posOffset>
                      </wp:positionV>
                      <wp:extent cx="142875" cy="1047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42875" cy="104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116D769" id="Rectangle_x0020_24" o:spid="_x0000_s1026" style="position:absolute;margin-left:41.1pt;margin-top:.75pt;width:11.25pt;height:8.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" fillcolor="white [3201]" strokecolor="#2683c6 [3209]" strokeweight="1pt"/>
                  </w:pict>
                </mc:Fallback>
              </mc:AlternateContent>
            </w:r>
            <w:r>
              <w:rPr>
                <w:rFonts w:ascii="Calibri" w:eastAsia="Times New Roman" w:hAnsi="Calibri" w:cs="Times New Roman"/>
                <w:color w:val="000000"/>
              </w:rPr>
              <w:t xml:space="preserve">LONG       </w:t>
            </w:r>
          </w:p>
        </w:tc>
      </w:tr>
      <w:tr w:rsidR="00C42ADF" w:rsidRPr="00B10546" w14:paraId="2E094BBF" w14:textId="77777777" w:rsidTr="0066125A">
        <w:trPr>
          <w:trHeight w:val="95"/>
          <w:jc w:val="center"/>
        </w:trPr>
        <w:tc>
          <w:tcPr>
            <w:tcW w:w="3706" w:type="dxa"/>
            <w:noWrap/>
          </w:tcPr>
          <w:p w14:paraId="2EDFF728" w14:textId="77777777" w:rsidR="0023411D" w:rsidRPr="00B10546" w:rsidRDefault="0023411D" w:rsidP="0023411D">
            <w:pPr>
              <w:rPr>
                <w:rFonts w:ascii="Calibri" w:eastAsia="Times New Roman" w:hAnsi="Calibri" w:cs="Times New Roman"/>
                <w:b/>
                <w:color w:val="000000"/>
                <w:u w:val="single"/>
              </w:rPr>
            </w:pPr>
            <w:r>
              <w:rPr>
                <w:rFonts w:ascii="Calibri" w:eastAsia="Times New Roman" w:hAnsi="Calibri" w:cs="Times New Roman"/>
                <w:b/>
                <w:color w:val="000000"/>
                <w:u w:val="single"/>
              </w:rPr>
              <w:t>AREA IN SQUARE METRES</w:t>
            </w:r>
          </w:p>
        </w:tc>
        <w:tc>
          <w:tcPr>
            <w:tcW w:w="4809" w:type="dxa"/>
            <w:tcBorders>
              <w:top w:val="nil"/>
              <w:bottom w:val="nil"/>
            </w:tcBorders>
          </w:tcPr>
          <w:p w14:paraId="611998D7" w14:textId="77777777" w:rsidR="0023411D" w:rsidRPr="00AB499D" w:rsidRDefault="0023411D" w:rsidP="0023411D">
            <w:pPr>
              <w:rPr>
                <w:rFonts w:ascii="Calibri" w:eastAsia="Times New Roman" w:hAnsi="Calibri" w:cs="Times New Roman"/>
                <w:color w:val="000000"/>
              </w:rPr>
            </w:pPr>
          </w:p>
        </w:tc>
      </w:tr>
      <w:tr w:rsidR="00C42ADF" w:rsidRPr="00B10546" w14:paraId="17BE4232" w14:textId="77777777" w:rsidTr="0066125A">
        <w:trPr>
          <w:trHeight w:val="95"/>
          <w:jc w:val="center"/>
        </w:trPr>
        <w:tc>
          <w:tcPr>
            <w:tcW w:w="3706" w:type="dxa"/>
            <w:noWrap/>
          </w:tcPr>
          <w:p w14:paraId="35AB977C" w14:textId="77777777" w:rsidR="0023411D" w:rsidRPr="00B10546" w:rsidRDefault="0023411D" w:rsidP="0023411D">
            <w:pPr>
              <w:jc w:val="center"/>
              <w:rPr>
                <w:rFonts w:ascii="Calibri" w:eastAsia="Times New Roman" w:hAnsi="Calibri" w:cs="Times New Roman"/>
                <w:color w:val="000000"/>
              </w:rPr>
            </w:pPr>
            <w:r>
              <w:rPr>
                <w:rFonts w:ascii="Calibri" w:eastAsia="Times New Roman" w:hAnsi="Calibri" w:cs="Times New Roman"/>
                <w:color w:val="000000"/>
              </w:rPr>
              <w:t>_ _ _ _ .</w:t>
            </w:r>
            <w:r w:rsidRPr="00B10546">
              <w:rPr>
                <w:rFonts w:ascii="Calibri" w:eastAsia="Times New Roman" w:hAnsi="Calibri" w:cs="Times New Roman"/>
                <w:color w:val="000000"/>
              </w:rPr>
              <w:t xml:space="preserve"> _ _</w:t>
            </w:r>
          </w:p>
        </w:tc>
        <w:tc>
          <w:tcPr>
            <w:tcW w:w="4809" w:type="dxa"/>
            <w:tcBorders>
              <w:top w:val="nil"/>
              <w:bottom w:val="nil"/>
            </w:tcBorders>
          </w:tcPr>
          <w:p w14:paraId="12DF3343" w14:textId="77777777" w:rsidR="0023411D" w:rsidRPr="00B10546" w:rsidRDefault="0023411D" w:rsidP="0023411D">
            <w:pPr>
              <w:rPr>
                <w:rFonts w:ascii="Calibri" w:eastAsia="Times New Roman" w:hAnsi="Calibri" w:cs="Times New Roman"/>
                <w:color w:val="000000"/>
              </w:rPr>
            </w:pPr>
          </w:p>
        </w:tc>
      </w:tr>
      <w:tr w:rsidR="00C42ADF" w:rsidRPr="00B10546" w14:paraId="037BE4BD" w14:textId="77777777" w:rsidTr="0066125A">
        <w:trPr>
          <w:trHeight w:val="341"/>
          <w:jc w:val="center"/>
        </w:trPr>
        <w:tc>
          <w:tcPr>
            <w:tcW w:w="3706" w:type="dxa"/>
            <w:noWrap/>
          </w:tcPr>
          <w:p w14:paraId="78FE3C1F" w14:textId="77777777" w:rsidR="0023411D" w:rsidRPr="00B10546" w:rsidRDefault="0023411D" w:rsidP="0023411D">
            <w:pPr>
              <w:jc w:val="center"/>
              <w:rPr>
                <w:rFonts w:ascii="Calibri" w:eastAsia="Times New Roman" w:hAnsi="Calibri" w:cs="Times New Roman"/>
                <w:color w:val="000000"/>
              </w:rPr>
            </w:pPr>
            <w:r>
              <w:rPr>
                <w:rFonts w:ascii="Calibri" w:eastAsia="Times New Roman" w:hAnsi="Calibri" w:cs="Times New Roman"/>
                <w:color w:val="000000"/>
              </w:rPr>
              <w:t>_ _ _ _ .</w:t>
            </w:r>
            <w:r w:rsidRPr="00B10546">
              <w:rPr>
                <w:rFonts w:ascii="Calibri" w:eastAsia="Times New Roman" w:hAnsi="Calibri" w:cs="Times New Roman"/>
                <w:color w:val="000000"/>
              </w:rPr>
              <w:t xml:space="preserve"> _ _</w:t>
            </w:r>
          </w:p>
        </w:tc>
        <w:tc>
          <w:tcPr>
            <w:tcW w:w="4809" w:type="dxa"/>
            <w:tcBorders>
              <w:top w:val="nil"/>
            </w:tcBorders>
          </w:tcPr>
          <w:p w14:paraId="4C5567CC" w14:textId="77777777" w:rsidR="0023411D" w:rsidRPr="00B10546" w:rsidRDefault="0023411D" w:rsidP="0023411D">
            <w:pPr>
              <w:rPr>
                <w:rFonts w:ascii="Calibri" w:eastAsia="Times New Roman" w:hAnsi="Calibri" w:cs="Times New Roman"/>
                <w:color w:val="000000"/>
              </w:rPr>
            </w:pPr>
          </w:p>
        </w:tc>
      </w:tr>
    </w:tbl>
    <w:commentRangeEnd w:id="606"/>
    <w:p w14:paraId="46D08D16" w14:textId="77777777" w:rsidR="00F07AD8" w:rsidRPr="00106042" w:rsidRDefault="001F5B94" w:rsidP="00DD5494">
      <w:pPr>
        <w:pStyle w:val="Default"/>
        <w:spacing w:after="200" w:line="360" w:lineRule="auto"/>
        <w:jc w:val="both"/>
        <w:rPr>
          <w:rFonts w:asciiTheme="majorHAnsi" w:hAnsiTheme="majorHAnsi" w:cs="Times New Roman"/>
          <w:sz w:val="22"/>
          <w:szCs w:val="22"/>
        </w:rPr>
      </w:pPr>
      <w:r>
        <w:rPr>
          <w:rStyle w:val="CommentReference"/>
          <w:rFonts w:asciiTheme="majorHAnsi" w:hAnsiTheme="majorHAnsi" w:cstheme="majorBidi"/>
          <w:color w:val="auto"/>
          <w:lang w:eastAsia="ja-JP"/>
        </w:rPr>
        <w:commentReference w:id="606"/>
      </w:r>
    </w:p>
    <w:p w14:paraId="2BE7CD15" w14:textId="4068D242" w:rsidR="009A5923" w:rsidRPr="00106042" w:rsidRDefault="008A0A49" w:rsidP="00DD5494">
      <w:pPr>
        <w:pStyle w:val="Default"/>
        <w:spacing w:after="200" w:line="360" w:lineRule="auto"/>
        <w:jc w:val="both"/>
        <w:rPr>
          <w:rFonts w:asciiTheme="majorHAnsi" w:hAnsiTheme="majorHAnsi" w:cs="Times New Roman"/>
          <w:sz w:val="22"/>
          <w:szCs w:val="22"/>
        </w:rPr>
      </w:pPr>
      <w:r w:rsidRPr="00106042">
        <w:rPr>
          <w:rFonts w:asciiTheme="majorHAnsi" w:hAnsiTheme="majorHAnsi" w:cs="Times New Roman"/>
          <w:sz w:val="22"/>
          <w:szCs w:val="22"/>
        </w:rPr>
        <w:t xml:space="preserve">If not saving plot outlines, it is highly recommended that waypoints are saved on the GPS device </w:t>
      </w:r>
      <w:r w:rsidRPr="00106042">
        <w:rPr>
          <w:rFonts w:asciiTheme="majorHAnsi" w:hAnsiTheme="majorHAnsi" w:cs="Times New Roman"/>
          <w:i/>
          <w:sz w:val="22"/>
          <w:szCs w:val="22"/>
        </w:rPr>
        <w:t>in addition</w:t>
      </w:r>
      <w:r w:rsidRPr="00106042">
        <w:rPr>
          <w:rFonts w:asciiTheme="majorHAnsi" w:hAnsiTheme="majorHAnsi" w:cs="Times New Roman"/>
          <w:sz w:val="22"/>
          <w:szCs w:val="22"/>
        </w:rPr>
        <w:t xml:space="preserve"> to the coordinates recorded on the questionnaire. </w:t>
      </w:r>
      <w:r w:rsidR="00F85BE3" w:rsidRPr="00106042">
        <w:rPr>
          <w:rFonts w:asciiTheme="majorHAnsi" w:hAnsiTheme="majorHAnsi" w:cs="Times New Roman"/>
          <w:sz w:val="22"/>
          <w:szCs w:val="22"/>
        </w:rPr>
        <w:t>Labeling</w:t>
      </w:r>
      <w:r w:rsidRPr="00106042">
        <w:rPr>
          <w:rFonts w:asciiTheme="majorHAnsi" w:hAnsiTheme="majorHAnsi" w:cs="Times New Roman"/>
          <w:sz w:val="22"/>
          <w:szCs w:val="22"/>
        </w:rPr>
        <w:t xml:space="preserve"> is often an issue and having the coordinates both in the questionnaire and the GPS device will facilitate data cleaning.</w:t>
      </w:r>
      <w:r w:rsidR="00EB7E7F" w:rsidRPr="00106042">
        <w:rPr>
          <w:rFonts w:asciiTheme="majorHAnsi" w:hAnsiTheme="majorHAnsi" w:cs="Times New Roman"/>
          <w:sz w:val="22"/>
          <w:szCs w:val="22"/>
        </w:rPr>
        <w:t xml:space="preserve"> </w:t>
      </w:r>
      <w:r w:rsidR="00454D9B" w:rsidRPr="00106042">
        <w:rPr>
          <w:rFonts w:asciiTheme="majorHAnsi" w:hAnsiTheme="majorHAnsi" w:cs="Times New Roman"/>
          <w:sz w:val="22"/>
          <w:szCs w:val="22"/>
        </w:rPr>
        <w:t xml:space="preserve">Common mistakes in the transcription of GPS coordinates </w:t>
      </w:r>
      <w:r w:rsidR="001019AA" w:rsidRPr="00106042">
        <w:rPr>
          <w:rFonts w:asciiTheme="majorHAnsi" w:hAnsiTheme="majorHAnsi" w:cs="Times New Roman"/>
          <w:sz w:val="22"/>
          <w:szCs w:val="22"/>
        </w:rPr>
        <w:t>on</w:t>
      </w:r>
      <w:r w:rsidR="00454D9B" w:rsidRPr="00106042">
        <w:rPr>
          <w:rFonts w:asciiTheme="majorHAnsi" w:hAnsiTheme="majorHAnsi" w:cs="Times New Roman"/>
          <w:sz w:val="22"/>
          <w:szCs w:val="22"/>
        </w:rPr>
        <w:t xml:space="preserve">to paper include </w:t>
      </w:r>
      <w:r w:rsidR="001019AA" w:rsidRPr="00106042">
        <w:rPr>
          <w:rFonts w:asciiTheme="majorHAnsi" w:hAnsiTheme="majorHAnsi" w:cs="Times New Roman"/>
          <w:sz w:val="22"/>
          <w:szCs w:val="22"/>
        </w:rPr>
        <w:t xml:space="preserve">annotating longitude values </w:t>
      </w:r>
      <w:r w:rsidR="00F67F28" w:rsidRPr="00106042">
        <w:rPr>
          <w:rFonts w:asciiTheme="majorHAnsi" w:hAnsiTheme="majorHAnsi" w:cs="Times New Roman"/>
          <w:sz w:val="22"/>
          <w:szCs w:val="22"/>
        </w:rPr>
        <w:t>in place of latitude and vice v</w:t>
      </w:r>
      <w:r w:rsidR="001019AA" w:rsidRPr="00106042">
        <w:rPr>
          <w:rFonts w:asciiTheme="majorHAnsi" w:hAnsiTheme="majorHAnsi" w:cs="Times New Roman"/>
          <w:sz w:val="22"/>
          <w:szCs w:val="22"/>
        </w:rPr>
        <w:t>ersa</w:t>
      </w:r>
      <w:r w:rsidR="00454D9B" w:rsidRPr="00106042">
        <w:rPr>
          <w:rFonts w:asciiTheme="majorHAnsi" w:hAnsiTheme="majorHAnsi" w:cs="Times New Roman"/>
          <w:sz w:val="22"/>
          <w:szCs w:val="22"/>
        </w:rPr>
        <w:t xml:space="preserve">, </w:t>
      </w:r>
      <w:r w:rsidR="00966A6F" w:rsidRPr="00106042">
        <w:rPr>
          <w:rFonts w:asciiTheme="majorHAnsi" w:hAnsiTheme="majorHAnsi" w:cs="Times New Roman"/>
          <w:sz w:val="22"/>
          <w:szCs w:val="22"/>
        </w:rPr>
        <w:t xml:space="preserve">as well as </w:t>
      </w:r>
      <w:r w:rsidR="00F67F28" w:rsidRPr="00106042">
        <w:rPr>
          <w:rFonts w:asciiTheme="majorHAnsi" w:hAnsiTheme="majorHAnsi" w:cs="Times New Roman"/>
          <w:sz w:val="22"/>
          <w:szCs w:val="22"/>
        </w:rPr>
        <w:t>using minutes when decimal degrees are required for coordinates</w:t>
      </w:r>
      <w:r w:rsidR="000E68C7" w:rsidRPr="00106042">
        <w:rPr>
          <w:rFonts w:asciiTheme="majorHAnsi" w:hAnsiTheme="majorHAnsi" w:cs="Times New Roman"/>
          <w:sz w:val="22"/>
          <w:szCs w:val="22"/>
        </w:rPr>
        <w:t>. F</w:t>
      </w:r>
      <w:r w:rsidR="00454D9B" w:rsidRPr="00106042">
        <w:rPr>
          <w:rFonts w:asciiTheme="majorHAnsi" w:hAnsiTheme="majorHAnsi" w:cs="Times New Roman"/>
          <w:sz w:val="22"/>
          <w:szCs w:val="22"/>
        </w:rPr>
        <w:t xml:space="preserve">ailing to annotate whether the latitude is North or South, or if the longitude is East or West </w:t>
      </w:r>
      <w:r w:rsidR="000E68C7" w:rsidRPr="00106042">
        <w:rPr>
          <w:rFonts w:asciiTheme="majorHAnsi" w:hAnsiTheme="majorHAnsi" w:cs="Times New Roman"/>
          <w:sz w:val="22"/>
          <w:szCs w:val="22"/>
        </w:rPr>
        <w:t xml:space="preserve">is also </w:t>
      </w:r>
      <w:r w:rsidR="00966A6F" w:rsidRPr="00106042">
        <w:rPr>
          <w:rFonts w:asciiTheme="majorHAnsi" w:hAnsiTheme="majorHAnsi" w:cs="Times New Roman"/>
          <w:sz w:val="22"/>
          <w:szCs w:val="22"/>
        </w:rPr>
        <w:t>a challenge</w:t>
      </w:r>
      <w:r w:rsidR="00454D9B" w:rsidRPr="00106042">
        <w:rPr>
          <w:rFonts w:asciiTheme="majorHAnsi" w:hAnsiTheme="majorHAnsi" w:cs="Times New Roman"/>
          <w:sz w:val="22"/>
          <w:szCs w:val="22"/>
        </w:rPr>
        <w:t xml:space="preserve"> </w:t>
      </w:r>
      <w:r w:rsidR="000E68C7" w:rsidRPr="00106042">
        <w:rPr>
          <w:rFonts w:asciiTheme="majorHAnsi" w:hAnsiTheme="majorHAnsi" w:cs="Times New Roman"/>
          <w:sz w:val="22"/>
          <w:szCs w:val="22"/>
        </w:rPr>
        <w:t>in countries that lie across the equator or</w:t>
      </w:r>
      <w:r w:rsidR="00454D9B" w:rsidRPr="00106042">
        <w:rPr>
          <w:rFonts w:asciiTheme="majorHAnsi" w:hAnsiTheme="majorHAnsi" w:cs="Times New Roman"/>
          <w:sz w:val="22"/>
          <w:szCs w:val="22"/>
        </w:rPr>
        <w:t xml:space="preserve"> along the Greenwich prime meridian</w:t>
      </w:r>
      <w:r w:rsidR="00F67F28" w:rsidRPr="00106042">
        <w:rPr>
          <w:rStyle w:val="FootnoteReference"/>
          <w:rFonts w:asciiTheme="majorHAnsi" w:hAnsiTheme="majorHAnsi" w:cs="Times New Roman"/>
          <w:sz w:val="22"/>
          <w:szCs w:val="22"/>
        </w:rPr>
        <w:footnoteReference w:id="8"/>
      </w:r>
      <w:r w:rsidR="00454D9B" w:rsidRPr="00106042">
        <w:rPr>
          <w:rFonts w:asciiTheme="majorHAnsi" w:hAnsiTheme="majorHAnsi" w:cs="Times New Roman"/>
          <w:sz w:val="22"/>
          <w:szCs w:val="22"/>
        </w:rPr>
        <w:t>.</w:t>
      </w:r>
      <w:r w:rsidRPr="00106042">
        <w:rPr>
          <w:rFonts w:asciiTheme="majorHAnsi" w:hAnsiTheme="majorHAnsi" w:cs="Times New Roman"/>
          <w:sz w:val="22"/>
          <w:szCs w:val="22"/>
        </w:rPr>
        <w:t xml:space="preserve"> If plot outlines are saved, the waypoints can be extracted from that file.</w:t>
      </w:r>
    </w:p>
    <w:p w14:paraId="4E95E0DD" w14:textId="37EE79C8" w:rsidR="009A5923" w:rsidRPr="00106042" w:rsidRDefault="009A5923" w:rsidP="005144A6">
      <w:pPr>
        <w:pStyle w:val="Default"/>
        <w:spacing w:after="200" w:line="360" w:lineRule="auto"/>
        <w:jc w:val="both"/>
        <w:rPr>
          <w:rFonts w:asciiTheme="majorHAnsi" w:hAnsiTheme="majorHAnsi" w:cs="Times New Roman"/>
          <w:sz w:val="22"/>
          <w:szCs w:val="22"/>
        </w:rPr>
      </w:pPr>
      <w:r w:rsidRPr="00106042">
        <w:rPr>
          <w:rFonts w:asciiTheme="majorHAnsi" w:hAnsiTheme="majorHAnsi" w:cs="Times New Roman"/>
          <w:b/>
          <w:i/>
          <w:iCs/>
          <w:sz w:val="22"/>
          <w:szCs w:val="22"/>
          <w:lang w:val="en-GB"/>
        </w:rPr>
        <w:t xml:space="preserve">Complementary </w:t>
      </w:r>
      <w:r w:rsidR="003B6B81" w:rsidRPr="00106042">
        <w:rPr>
          <w:rFonts w:asciiTheme="majorHAnsi" w:hAnsiTheme="majorHAnsi" w:cs="Times New Roman"/>
          <w:b/>
          <w:i/>
          <w:iCs/>
          <w:sz w:val="22"/>
          <w:szCs w:val="22"/>
          <w:lang w:val="en-GB"/>
        </w:rPr>
        <w:t>q</w:t>
      </w:r>
      <w:r w:rsidRPr="00106042">
        <w:rPr>
          <w:rFonts w:asciiTheme="majorHAnsi" w:hAnsiTheme="majorHAnsi" w:cs="Times New Roman"/>
          <w:b/>
          <w:i/>
          <w:iCs/>
          <w:sz w:val="22"/>
          <w:szCs w:val="22"/>
          <w:lang w:val="en-GB"/>
        </w:rPr>
        <w:t>uestions</w:t>
      </w:r>
      <w:r w:rsidRPr="00106042">
        <w:rPr>
          <w:rFonts w:asciiTheme="majorHAnsi" w:hAnsiTheme="majorHAnsi" w:cs="Times New Roman"/>
          <w:b/>
          <w:sz w:val="22"/>
          <w:szCs w:val="22"/>
        </w:rPr>
        <w:t>:</w:t>
      </w:r>
      <w:r w:rsidRPr="00106042">
        <w:rPr>
          <w:rFonts w:asciiTheme="majorHAnsi" w:hAnsiTheme="majorHAnsi" w:cs="Times New Roman"/>
          <w:sz w:val="22"/>
          <w:szCs w:val="22"/>
        </w:rPr>
        <w:t xml:space="preserve"> Survey planners should consider recording additional information in the questionnaire</w:t>
      </w:r>
      <w:r w:rsidR="0021035D" w:rsidRPr="00106042">
        <w:rPr>
          <w:rFonts w:asciiTheme="majorHAnsi" w:hAnsiTheme="majorHAnsi" w:cs="Times New Roman"/>
          <w:sz w:val="22"/>
          <w:szCs w:val="22"/>
        </w:rPr>
        <w:t xml:space="preserve"> aside from </w:t>
      </w:r>
      <w:r w:rsidRPr="00106042">
        <w:rPr>
          <w:rFonts w:asciiTheme="majorHAnsi" w:hAnsiTheme="majorHAnsi" w:cs="Times New Roman"/>
          <w:sz w:val="22"/>
          <w:szCs w:val="22"/>
        </w:rPr>
        <w:t>the area and coordinates. Precision indicators include the number of satellites acquired at the time of measurement, slope of the plot, canopy cover around the perimeter of the plot, and cloud cover.</w:t>
      </w:r>
      <w:r w:rsidR="00EB474D" w:rsidRPr="00106042">
        <w:rPr>
          <w:rFonts w:asciiTheme="majorHAnsi" w:hAnsiTheme="majorHAnsi" w:cs="Times New Roman"/>
          <w:sz w:val="22"/>
          <w:szCs w:val="22"/>
        </w:rPr>
        <w:t xml:space="preserve"> If plot outlines are saved, some variables may be estimated using external geospatial data</w:t>
      </w:r>
      <w:r w:rsidR="0021035D" w:rsidRPr="00106042">
        <w:rPr>
          <w:rFonts w:asciiTheme="majorHAnsi" w:hAnsiTheme="majorHAnsi" w:cs="Times New Roman"/>
          <w:sz w:val="22"/>
          <w:szCs w:val="22"/>
        </w:rPr>
        <w:t>;</w:t>
      </w:r>
      <w:r w:rsidR="00EB474D" w:rsidRPr="00106042">
        <w:rPr>
          <w:rFonts w:asciiTheme="majorHAnsi" w:hAnsiTheme="majorHAnsi" w:cs="Times New Roman"/>
          <w:sz w:val="22"/>
          <w:szCs w:val="22"/>
        </w:rPr>
        <w:t xml:space="preserve"> </w:t>
      </w:r>
      <w:r w:rsidR="0021035D" w:rsidRPr="00106042">
        <w:rPr>
          <w:rFonts w:asciiTheme="majorHAnsi" w:hAnsiTheme="majorHAnsi" w:cs="Times New Roman"/>
          <w:sz w:val="22"/>
          <w:szCs w:val="22"/>
        </w:rPr>
        <w:t>however,</w:t>
      </w:r>
      <w:r w:rsidR="00EB474D" w:rsidRPr="00106042">
        <w:rPr>
          <w:rFonts w:asciiTheme="majorHAnsi" w:hAnsiTheme="majorHAnsi" w:cs="Times New Roman"/>
          <w:sz w:val="22"/>
          <w:szCs w:val="22"/>
        </w:rPr>
        <w:t xml:space="preserve"> resolution </w:t>
      </w:r>
      <w:r w:rsidR="0021035D" w:rsidRPr="00106042">
        <w:rPr>
          <w:rFonts w:asciiTheme="majorHAnsi" w:hAnsiTheme="majorHAnsi" w:cs="Times New Roman"/>
          <w:sz w:val="22"/>
          <w:szCs w:val="22"/>
        </w:rPr>
        <w:t xml:space="preserve">may </w:t>
      </w:r>
      <w:r w:rsidR="00EB474D" w:rsidRPr="00106042">
        <w:rPr>
          <w:rFonts w:asciiTheme="majorHAnsi" w:hAnsiTheme="majorHAnsi" w:cs="Times New Roman"/>
          <w:sz w:val="22"/>
          <w:szCs w:val="22"/>
        </w:rPr>
        <w:t>be lower than if recorded at the plot level.</w:t>
      </w:r>
      <w:r w:rsidR="00C42ADF" w:rsidRPr="00C42ADF">
        <w:rPr>
          <w:rFonts w:asciiTheme="majorHAnsi" w:hAnsiTheme="majorHAnsi"/>
          <w:noProof/>
        </w:rPr>
        <w:t xml:space="preserve"> </w:t>
      </w:r>
      <w:r w:rsidR="00C42ADF" w:rsidRPr="0066125A">
        <w:rPr>
          <w:rFonts w:asciiTheme="majorHAnsi" w:hAnsiTheme="majorHAnsi"/>
          <w:noProof/>
        </w:rPr>
        <mc:AlternateContent>
          <mc:Choice Requires="wps">
            <w:drawing>
              <wp:anchor distT="45720" distB="45720" distL="114300" distR="114300" simplePos="0" relativeHeight="251759616" behindDoc="0" locked="1" layoutInCell="1" allowOverlap="0" wp14:anchorId="52C2BD15" wp14:editId="79ACCF14">
                <wp:simplePos x="0" y="0"/>
                <wp:positionH relativeFrom="margin">
                  <wp:posOffset>-9525</wp:posOffset>
                </wp:positionH>
                <wp:positionV relativeFrom="paragraph">
                  <wp:posOffset>0</wp:posOffset>
                </wp:positionV>
                <wp:extent cx="3870960" cy="5946140"/>
                <wp:effectExtent l="0" t="0" r="15240" b="22860"/>
                <wp:wrapTight wrapText="bothSides">
                  <wp:wrapPolygon edited="0">
                    <wp:start x="0" y="0"/>
                    <wp:lineTo x="0" y="21591"/>
                    <wp:lineTo x="21543" y="21591"/>
                    <wp:lineTo x="21543" y="0"/>
                    <wp:lineTo x="0" y="0"/>
                  </wp:wrapPolygon>
                </wp:wrapTight>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960" cy="5946140"/>
                        </a:xfrm>
                        <a:prstGeom prst="rect">
                          <a:avLst/>
                        </a:prstGeom>
                        <a:solidFill>
                          <a:schemeClr val="accent1">
                            <a:lumMod val="40000"/>
                            <a:lumOff val="60000"/>
                          </a:schemeClr>
                        </a:solidFill>
                        <a:ln w="9525">
                          <a:solidFill>
                            <a:schemeClr val="accent1">
                              <a:lumMod val="50000"/>
                            </a:schemeClr>
                          </a:solidFill>
                          <a:miter lim="800000"/>
                          <a:headEnd/>
                          <a:tailEnd/>
                        </a:ln>
                      </wps:spPr>
                      <wps:txbx>
                        <w:txbxContent>
                          <w:p w14:paraId="344BE9CA" w14:textId="77777777" w:rsidR="005870A9" w:rsidRPr="00845C01" w:rsidRDefault="005870A9" w:rsidP="0066125A">
                            <w:pPr>
                              <w:spacing w:line="276" w:lineRule="auto"/>
                              <w:jc w:val="both"/>
                              <w:rPr>
                                <w:b/>
                              </w:rPr>
                            </w:pPr>
                            <w:r w:rsidRPr="00845C01">
                              <w:rPr>
                                <w:b/>
                              </w:rPr>
                              <w:t>Box 2 – Computer Assisted Personal Interviewing (CAPI)</w:t>
                            </w:r>
                          </w:p>
                          <w:p w14:paraId="5F54C053" w14:textId="77777777" w:rsidR="005870A9" w:rsidRPr="00845C01" w:rsidRDefault="005870A9" w:rsidP="005144A6">
                            <w:pPr>
                              <w:spacing w:line="276" w:lineRule="auto"/>
                              <w:jc w:val="both"/>
                              <w:rPr>
                                <w:rFonts w:eastAsia="Times New Roman"/>
                              </w:rPr>
                            </w:pPr>
                            <w:r w:rsidRPr="00845C01">
                              <w:t>With the expansion of computer assisted personal interviewing (CAPI) opportunities, geo-referencing and measuring land area directly through tablets with built-in GPS technology becomes an attractive option. Capturing coordinates and measurements directly prevents data entry errors and cuts down on the need to procure separate devices. However, as with any other measurement, there are unique costs and benefits, such as issues of rapid battery drainage and potentially slow signal acquisition.</w:t>
                            </w:r>
                          </w:p>
                          <w:p w14:paraId="5163171A" w14:textId="77777777" w:rsidR="005870A9" w:rsidRPr="00845C01" w:rsidRDefault="005870A9" w:rsidP="00B754C6">
                            <w:pPr>
                              <w:spacing w:line="276" w:lineRule="auto"/>
                              <w:jc w:val="both"/>
                            </w:pPr>
                            <w:r w:rsidRPr="00845C01">
                              <w:t>Experience and evidence from two ongoing LSMS methodological studies suggests that tablets have a significantly larger point accuracy radius. This is often presented as “accuracy” on the GPS device, with a smaller accuracy figure reflecting a lower position error.</w:t>
                            </w:r>
                          </w:p>
                          <w:p w14:paraId="617A3050" w14:textId="77777777" w:rsidR="005870A9" w:rsidRPr="00845C01" w:rsidRDefault="005870A9" w:rsidP="00920C85">
                            <w:pPr>
                              <w:spacing w:line="276" w:lineRule="auto"/>
                              <w:jc w:val="both"/>
                            </w:pPr>
                            <w:r w:rsidRPr="00845C01">
                              <w:t xml:space="preserve">If implementing a survey on CAPI, it is highly recommended to capture the </w:t>
                            </w:r>
                            <w:r w:rsidRPr="00106042">
                              <w:t>plot coordinates</w:t>
                            </w:r>
                            <w:r w:rsidRPr="00845C01">
                              <w:t xml:space="preserve"> directly through the tablet rather than recording the coordinates manually. This will eliminate any data entry errors associated with the coordinates and therefore expedite and simplify cleaning of plot outline labels. </w:t>
                            </w:r>
                            <w:r w:rsidRPr="00106042">
                              <w:t>Area measurement</w:t>
                            </w:r>
                            <w:r w:rsidRPr="00845C01">
                              <w:t xml:space="preserve"> using a tablet has not yet been validated on a sufficient scale. One small-scale (N=234) effort undertaken by the LSMS team to validate handheld versus CAPI measures in Ethiopia (unpublished, data available on request) revealed sufficient concurrence between the two measures. However, satellite acquisition was slow on tablets resulting in several occurrences of zero area measures. This is likely to change as technology improves, but at the time of writing, the recommendation is not to record area measures via tablet applications.</w:t>
                            </w:r>
                          </w:p>
                          <w:p w14:paraId="279C4E2C" w14:textId="77777777" w:rsidR="005870A9" w:rsidRPr="00B56DB7" w:rsidRDefault="005870A9" w:rsidP="0066125A">
                            <w:pPr>
                              <w:jc w:val="both"/>
                            </w:pPr>
                          </w:p>
                          <w:p w14:paraId="326FB10C" w14:textId="77777777" w:rsidR="005870A9" w:rsidRDefault="005870A9" w:rsidP="0066125A">
                            <w:pPr>
                              <w:jc w:val="both"/>
                            </w:pPr>
                          </w:p>
                          <w:p w14:paraId="01E7E2A5" w14:textId="77777777" w:rsidR="005870A9" w:rsidRDefault="005870A9" w:rsidP="0066125A">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2C2BD15" id="Text Box 59" o:spid="_x0000_s1035" type="#_x0000_t202" style="position:absolute;left:0;text-align:left;margin-left:-.75pt;margin-top:0;width:304.8pt;height:468.2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" o:allowoverlap="f" fillcolor="#a9d5e7 [1300]" strokecolor="#1a495c [1604]">
                <v:textbox>
                  <w:txbxContent>
                    <w:p w14:paraId="344BE9CA" w14:textId="77777777" w:rsidR="002F1E30" w:rsidRPr="00845C01" w:rsidRDefault="002F1E30" w:rsidP="0066125A">
                      <w:pPr>
                        <w:spacing w:line="276" w:lineRule="auto"/>
                        <w:jc w:val="both"/>
                        <w:rPr>
                          <w:b/>
                        </w:rPr>
                      </w:pPr>
                      <w:r w:rsidRPr="00845C01">
                        <w:rPr>
                          <w:b/>
                        </w:rPr>
                        <w:t>Box 2 – Computer Assisted Personal Interviewing (CAPI)</w:t>
                      </w:r>
                    </w:p>
                    <w:p w14:paraId="5F54C053" w14:textId="77777777" w:rsidR="002F1E30" w:rsidRPr="00845C01" w:rsidRDefault="002F1E30" w:rsidP="005144A6">
                      <w:pPr>
                        <w:spacing w:line="276" w:lineRule="auto"/>
                        <w:jc w:val="both"/>
                        <w:rPr>
                          <w:rFonts w:eastAsia="Times New Roman"/>
                        </w:rPr>
                      </w:pPr>
                      <w:r w:rsidRPr="00845C01">
                        <w:t>With the expansion of computer assisted personal interviewing (CAPI) opportunities, geo-referencing and measuring land area directly through tablets with built-in GPS technology becomes an attractive option. Capturing coordinates and measurements directly prevents data entry errors and cuts down on the need to procure separate devices. However, as with any other measurement, there are unique costs and benefits, such as issues of rapid battery drainage and potentially slow signal acquisition.</w:t>
                      </w:r>
                    </w:p>
                    <w:p w14:paraId="5163171A" w14:textId="77777777" w:rsidR="002F1E30" w:rsidRPr="00845C01" w:rsidRDefault="002F1E30" w:rsidP="00B754C6">
                      <w:pPr>
                        <w:spacing w:line="276" w:lineRule="auto"/>
                        <w:jc w:val="both"/>
                      </w:pPr>
                      <w:r w:rsidRPr="00845C01">
                        <w:t>Experience and evidence from two ongoing LSMS methodological studies suggests that tablets have a significantly larger point accuracy radius. This is often presented as “accuracy” on the GPS device, with a smaller accuracy figure reflecting a lower position error.</w:t>
                      </w:r>
                    </w:p>
                    <w:p w14:paraId="617A3050" w14:textId="77777777" w:rsidR="002F1E30" w:rsidRPr="00845C01" w:rsidRDefault="002F1E30" w:rsidP="00920C85">
                      <w:pPr>
                        <w:spacing w:line="276" w:lineRule="auto"/>
                        <w:jc w:val="both"/>
                      </w:pPr>
                      <w:r w:rsidRPr="00845C01">
                        <w:t xml:space="preserve">If implementing a survey on CAPI, it is highly recommended to capture the </w:t>
                      </w:r>
                      <w:r w:rsidRPr="00106042">
                        <w:t>plot coordinates</w:t>
                      </w:r>
                      <w:r w:rsidRPr="00845C01">
                        <w:t xml:space="preserve"> directly through the tablet rather than recording the coordinates manually. This will eliminate any data entry errors associated with the coordinates and therefore expedite and simplify cleaning of plot outline labels. </w:t>
                      </w:r>
                      <w:r w:rsidRPr="00106042">
                        <w:t>Area measurement</w:t>
                      </w:r>
                      <w:r w:rsidRPr="00845C01">
                        <w:t xml:space="preserve"> using a tablet has not yet been validated on a sufficient scale. One small-scale (N=234) effort undertaken by the LSMS team to validate handheld versus CAPI measures in Ethiopia (unpublished, data available on request) revealed sufficient concurrence between the two measures. However, satellite acquisition was slow on tablets resulting in several occurrences of zero area measures. This is likely to change as technology improves, but at the time of writing, the recommendation is not to record area measures via tablet applications.</w:t>
                      </w:r>
                    </w:p>
                    <w:p w14:paraId="279C4E2C" w14:textId="77777777" w:rsidR="002F1E30" w:rsidRPr="00B56DB7" w:rsidRDefault="002F1E30" w:rsidP="0066125A">
                      <w:pPr>
                        <w:jc w:val="both"/>
                      </w:pPr>
                    </w:p>
                    <w:p w14:paraId="326FB10C" w14:textId="77777777" w:rsidR="002F1E30" w:rsidRDefault="002F1E30" w:rsidP="0066125A">
                      <w:pPr>
                        <w:jc w:val="both"/>
                      </w:pPr>
                    </w:p>
                    <w:p w14:paraId="01E7E2A5" w14:textId="77777777" w:rsidR="002F1E30" w:rsidRDefault="002F1E30" w:rsidP="0066125A">
                      <w:pPr>
                        <w:jc w:val="both"/>
                      </w:pPr>
                    </w:p>
                  </w:txbxContent>
                </v:textbox>
                <w10:wrap type="tight" anchorx="margin"/>
                <w10:anchorlock/>
              </v:shape>
            </w:pict>
          </mc:Fallback>
        </mc:AlternateContent>
      </w:r>
    </w:p>
    <w:p w14:paraId="4614C861" w14:textId="1BBE6121" w:rsidR="00221CEF" w:rsidRPr="00106042" w:rsidRDefault="00B66A54" w:rsidP="00106042">
      <w:pPr>
        <w:spacing w:line="360" w:lineRule="auto"/>
        <w:jc w:val="both"/>
      </w:pPr>
      <w:r w:rsidRPr="00106042">
        <w:rPr>
          <w:b/>
          <w:i/>
        </w:rPr>
        <w:t>Data dissemination</w:t>
      </w:r>
      <w:r w:rsidRPr="00106042">
        <w:rPr>
          <w:b/>
        </w:rPr>
        <w:t xml:space="preserve">: </w:t>
      </w:r>
      <w:r w:rsidRPr="00106042">
        <w:t xml:space="preserve">Geo-referenced information should be handled with extreme care as it can allow for the identification of survey respondents, breaching the confidentiality agreement with respondents and, in most cases, national statistical laws. GPS coordinates and plot outlines should </w:t>
      </w:r>
      <w:r w:rsidR="00221CEF" w:rsidRPr="00106042">
        <w:t>not</w:t>
      </w:r>
      <w:r w:rsidRPr="00106042">
        <w:t xml:space="preserve"> be distributed with the household survey data and should be eliminated from the data files as they are </w:t>
      </w:r>
      <w:proofErr w:type="spellStart"/>
      <w:r w:rsidRPr="00106042">
        <w:t>anonymized</w:t>
      </w:r>
      <w:proofErr w:type="spellEnd"/>
      <w:r w:rsidRPr="00106042">
        <w:t xml:space="preserve"> ahead of public dissemination.</w:t>
      </w:r>
      <w:r w:rsidR="00221CEF" w:rsidRPr="00106042">
        <w:t xml:space="preserve"> Modified location information may be included in some form after first reducing precision through a process of aggregation, truncation or alteration of coordinates. Examples of this type of dissemination</w:t>
      </w:r>
      <w:r w:rsidR="00802D1E" w:rsidRPr="00106042">
        <w:t>, for household data,</w:t>
      </w:r>
      <w:r w:rsidR="00221CEF" w:rsidRPr="00106042">
        <w:t xml:space="preserve"> include the LSMS-ISA project of the World Bank and Demographic and Health Surveys (DHS) program supported by USAID.</w:t>
      </w:r>
      <w:r w:rsidR="00802D1E" w:rsidRPr="00106042">
        <w:t xml:space="preserve"> We are not aware of similar examples for the dissemination of land area data.</w:t>
      </w:r>
    </w:p>
    <w:p w14:paraId="3822F8BC" w14:textId="420F679B" w:rsidR="00C42ADF" w:rsidRDefault="00221CEF" w:rsidP="0066125A">
      <w:pPr>
        <w:pStyle w:val="Default"/>
        <w:tabs>
          <w:tab w:val="left" w:pos="1560"/>
          <w:tab w:val="center" w:pos="5040"/>
        </w:tabs>
        <w:spacing w:after="200" w:line="360" w:lineRule="auto"/>
        <w:jc w:val="both"/>
        <w:rPr>
          <w:rFonts w:asciiTheme="majorHAnsi" w:hAnsiTheme="majorHAnsi"/>
          <w:noProof/>
        </w:rPr>
      </w:pPr>
      <w:r w:rsidRPr="00106042">
        <w:rPr>
          <w:rFonts w:asciiTheme="majorHAnsi" w:hAnsiTheme="majorHAnsi" w:cs="Times New Roman"/>
          <w:sz w:val="22"/>
          <w:szCs w:val="22"/>
        </w:rPr>
        <w:t>However, the demand for more precise location is likely to grow, as very-high resolution (VHR) imagery becomes more widely available, and more research is needed to determine the effectiveness of different methods of masking in such a data-rich environment. Adaptive masking to limit distortion based on local characteristics, as well as the use of data enclaves that provide strictly limited access, or software solutions that produce results without allowing access to coordinates should also be evaluated. Most importantly, however, any plans for dissemination should be approved at the onset of field data collection and communicated clearly to both respondents and governing bodies.</w:t>
      </w:r>
    </w:p>
    <w:p w14:paraId="258531D0" w14:textId="01D6E44A" w:rsidR="00241736" w:rsidRPr="00106042" w:rsidRDefault="000F2AEF" w:rsidP="0066125A">
      <w:pPr>
        <w:pStyle w:val="Heading3"/>
      </w:pPr>
      <w:bookmarkStart w:id="610" w:name="_Toc423686339"/>
      <w:bookmarkStart w:id="611" w:name="_Toc424034104"/>
      <w:bookmarkStart w:id="612" w:name="_Toc424034645"/>
      <w:bookmarkStart w:id="613" w:name="_Toc424042931"/>
      <w:bookmarkStart w:id="614" w:name="_Toc448919866"/>
      <w:bookmarkEnd w:id="610"/>
      <w:bookmarkEnd w:id="611"/>
      <w:bookmarkEnd w:id="612"/>
      <w:bookmarkEnd w:id="613"/>
      <w:r>
        <w:t xml:space="preserve">5.2 </w:t>
      </w:r>
      <w:r w:rsidR="00162720" w:rsidRPr="00372827">
        <w:t>GPS Area Measurement: Key Issues and Limitations</w:t>
      </w:r>
      <w:bookmarkEnd w:id="614"/>
    </w:p>
    <w:p w14:paraId="52A455FF" w14:textId="4F745DAF" w:rsidR="003652DC" w:rsidRPr="00106042" w:rsidRDefault="003652DC" w:rsidP="003652DC">
      <w:pPr>
        <w:pStyle w:val="Default"/>
        <w:spacing w:after="200" w:line="360" w:lineRule="auto"/>
        <w:jc w:val="both"/>
        <w:rPr>
          <w:rFonts w:asciiTheme="majorHAnsi" w:eastAsia="Times New Roman" w:hAnsiTheme="majorHAnsi" w:cs="Times New Roman"/>
          <w:sz w:val="22"/>
          <w:szCs w:val="22"/>
        </w:rPr>
      </w:pPr>
      <w:r w:rsidRPr="00106042">
        <w:rPr>
          <w:rFonts w:asciiTheme="majorHAnsi" w:hAnsiTheme="majorHAnsi"/>
          <w:sz w:val="22"/>
          <w:szCs w:val="22"/>
        </w:rPr>
        <w:t>GPS technology and GPS-enabled devices offer a practical approach to objective area measurement</w:t>
      </w:r>
      <w:r w:rsidR="00EC41DA" w:rsidRPr="00106042">
        <w:rPr>
          <w:rFonts w:asciiTheme="majorHAnsi" w:hAnsiTheme="majorHAnsi"/>
          <w:sz w:val="22"/>
          <w:szCs w:val="22"/>
        </w:rPr>
        <w:t xml:space="preserve"> (Kelly</w:t>
      </w:r>
      <w:r w:rsidR="00071051" w:rsidRPr="00106042">
        <w:rPr>
          <w:rFonts w:asciiTheme="majorHAnsi" w:hAnsiTheme="majorHAnsi"/>
          <w:sz w:val="22"/>
          <w:szCs w:val="22"/>
        </w:rPr>
        <w:t xml:space="preserve"> and Donovan</w:t>
      </w:r>
      <w:r w:rsidR="008D4FC3" w:rsidRPr="00106042">
        <w:rPr>
          <w:rFonts w:asciiTheme="majorHAnsi" w:hAnsiTheme="majorHAnsi"/>
          <w:sz w:val="22"/>
          <w:szCs w:val="22"/>
        </w:rPr>
        <w:t>,</w:t>
      </w:r>
      <w:r w:rsidR="00EC41DA" w:rsidRPr="00106042">
        <w:rPr>
          <w:rFonts w:asciiTheme="majorHAnsi" w:hAnsiTheme="majorHAnsi"/>
          <w:sz w:val="22"/>
          <w:szCs w:val="22"/>
        </w:rPr>
        <w:t xml:space="preserve"> 2008)</w:t>
      </w:r>
      <w:r w:rsidRPr="00106042">
        <w:rPr>
          <w:rFonts w:asciiTheme="majorHAnsi" w:hAnsiTheme="majorHAnsi"/>
          <w:sz w:val="22"/>
          <w:szCs w:val="22"/>
        </w:rPr>
        <w:t xml:space="preserve">. </w:t>
      </w:r>
      <w:r w:rsidR="00EC41DA" w:rsidRPr="00106042">
        <w:rPr>
          <w:rFonts w:asciiTheme="majorHAnsi" w:hAnsiTheme="majorHAnsi"/>
          <w:sz w:val="22"/>
          <w:szCs w:val="22"/>
        </w:rPr>
        <w:t xml:space="preserve">Time can often be the most restrictive resource in survey implementation and </w:t>
      </w:r>
      <w:r w:rsidR="00AF45FB" w:rsidRPr="00106042">
        <w:rPr>
          <w:rFonts w:asciiTheme="majorHAnsi" w:hAnsiTheme="majorHAnsi"/>
          <w:sz w:val="22"/>
          <w:szCs w:val="22"/>
        </w:rPr>
        <w:t>existing</w:t>
      </w:r>
      <w:r w:rsidR="00EC41DA" w:rsidRPr="00106042">
        <w:rPr>
          <w:rFonts w:asciiTheme="majorHAnsi" w:hAnsiTheme="majorHAnsi"/>
          <w:sz w:val="22"/>
          <w:szCs w:val="22"/>
        </w:rPr>
        <w:t xml:space="preserve"> studies comparing the time use for GPS and compass and rope find that compass and rope can take approximately 3.5 times as long as required for GPS (</w:t>
      </w:r>
      <w:proofErr w:type="spellStart"/>
      <w:r w:rsidR="00EC41DA" w:rsidRPr="00106042">
        <w:rPr>
          <w:rFonts w:asciiTheme="majorHAnsi" w:hAnsiTheme="majorHAnsi"/>
          <w:sz w:val="22"/>
          <w:szCs w:val="22"/>
        </w:rPr>
        <w:t>Schoning</w:t>
      </w:r>
      <w:proofErr w:type="spellEnd"/>
      <w:r w:rsidR="00EC41DA" w:rsidRPr="00106042">
        <w:rPr>
          <w:rFonts w:asciiTheme="majorHAnsi" w:hAnsiTheme="majorHAnsi"/>
          <w:sz w:val="22"/>
          <w:szCs w:val="22"/>
        </w:rPr>
        <w:t xml:space="preserve"> et al., 2005; Keita and </w:t>
      </w:r>
      <w:proofErr w:type="spellStart"/>
      <w:r w:rsidR="00EC41DA" w:rsidRPr="00106042">
        <w:rPr>
          <w:rFonts w:asciiTheme="majorHAnsi" w:hAnsiTheme="majorHAnsi"/>
          <w:sz w:val="22"/>
          <w:szCs w:val="22"/>
        </w:rPr>
        <w:t>Carfagna</w:t>
      </w:r>
      <w:proofErr w:type="spellEnd"/>
      <w:r w:rsidR="00EC41DA" w:rsidRPr="00106042">
        <w:rPr>
          <w:rFonts w:asciiTheme="majorHAnsi" w:hAnsiTheme="majorHAnsi"/>
          <w:sz w:val="22"/>
          <w:szCs w:val="22"/>
        </w:rPr>
        <w:t>, 2009).</w:t>
      </w:r>
      <w:r w:rsidRPr="00106042">
        <w:rPr>
          <w:rFonts w:asciiTheme="majorHAnsi" w:hAnsiTheme="majorHAnsi"/>
          <w:sz w:val="22"/>
          <w:szCs w:val="22"/>
        </w:rPr>
        <w:t xml:space="preserve"> Keita and </w:t>
      </w:r>
      <w:proofErr w:type="spellStart"/>
      <w:r w:rsidRPr="00106042">
        <w:rPr>
          <w:rFonts w:asciiTheme="majorHAnsi" w:hAnsiTheme="majorHAnsi"/>
          <w:sz w:val="22"/>
          <w:szCs w:val="22"/>
        </w:rPr>
        <w:t>Carfagna</w:t>
      </w:r>
      <w:proofErr w:type="spellEnd"/>
      <w:r w:rsidRPr="00106042">
        <w:rPr>
          <w:rFonts w:asciiTheme="majorHAnsi" w:hAnsiTheme="majorHAnsi"/>
          <w:sz w:val="22"/>
          <w:szCs w:val="22"/>
        </w:rPr>
        <w:t xml:space="preserve"> (2009) provide a discussion of the area measurement performance of different GPS devices compared to traversing. Their discussion is informed by a field experiment, the results of which indicate that the GPS-based area measurement is a reliable alternative to traversing and that 80 percent of the sample plots were measured with negligible error. Advancements in GPS technology show promise for increased accuracy in the coming years</w:t>
      </w:r>
      <w:r w:rsidR="00241736" w:rsidRPr="00106042">
        <w:rPr>
          <w:rFonts w:asciiTheme="majorHAnsi" w:hAnsiTheme="majorHAnsi"/>
          <w:sz w:val="22"/>
          <w:szCs w:val="22"/>
        </w:rPr>
        <w:t xml:space="preserve"> </w:t>
      </w:r>
      <w:r w:rsidR="00C86741" w:rsidRPr="00106042">
        <w:rPr>
          <w:rFonts w:asciiTheme="majorHAnsi" w:hAnsiTheme="majorHAnsi"/>
          <w:sz w:val="22"/>
          <w:szCs w:val="22"/>
        </w:rPr>
        <w:t xml:space="preserve">as more satellites </w:t>
      </w:r>
      <w:r w:rsidR="008B0B67" w:rsidRPr="00106042">
        <w:rPr>
          <w:rFonts w:asciiTheme="majorHAnsi" w:hAnsiTheme="majorHAnsi"/>
          <w:sz w:val="22"/>
          <w:szCs w:val="22"/>
        </w:rPr>
        <w:t xml:space="preserve">are launched </w:t>
      </w:r>
      <w:r w:rsidR="00C86741" w:rsidRPr="00106042">
        <w:rPr>
          <w:rFonts w:asciiTheme="majorHAnsi" w:hAnsiTheme="majorHAnsi"/>
          <w:sz w:val="22"/>
          <w:szCs w:val="22"/>
        </w:rPr>
        <w:t xml:space="preserve">and the availability of satellite augmentation systems </w:t>
      </w:r>
      <w:r w:rsidR="008B0B67" w:rsidRPr="00106042">
        <w:rPr>
          <w:rFonts w:asciiTheme="majorHAnsi" w:hAnsiTheme="majorHAnsi"/>
          <w:sz w:val="22"/>
          <w:szCs w:val="22"/>
        </w:rPr>
        <w:t xml:space="preserve">spreads to </w:t>
      </w:r>
      <w:r w:rsidR="00C86741" w:rsidRPr="00106042">
        <w:rPr>
          <w:rFonts w:asciiTheme="majorHAnsi" w:hAnsiTheme="majorHAnsi"/>
          <w:sz w:val="22"/>
          <w:szCs w:val="22"/>
        </w:rPr>
        <w:t xml:space="preserve">reach all world regions (at the time of </w:t>
      </w:r>
      <w:r w:rsidR="008D4FC3" w:rsidRPr="00106042">
        <w:rPr>
          <w:rFonts w:asciiTheme="majorHAnsi" w:hAnsiTheme="majorHAnsi"/>
          <w:sz w:val="22"/>
          <w:szCs w:val="22"/>
        </w:rPr>
        <w:t xml:space="preserve">this </w:t>
      </w:r>
      <w:r w:rsidR="00C86741" w:rsidRPr="00106042">
        <w:rPr>
          <w:rFonts w:asciiTheme="majorHAnsi" w:hAnsiTheme="majorHAnsi"/>
          <w:sz w:val="22"/>
          <w:szCs w:val="22"/>
        </w:rPr>
        <w:t>writing</w:t>
      </w:r>
      <w:r w:rsidR="008D4FC3" w:rsidRPr="00106042">
        <w:rPr>
          <w:rFonts w:asciiTheme="majorHAnsi" w:hAnsiTheme="majorHAnsi"/>
          <w:sz w:val="22"/>
          <w:szCs w:val="22"/>
        </w:rPr>
        <w:t>,</w:t>
      </w:r>
      <w:r w:rsidR="00C86741" w:rsidRPr="00106042">
        <w:rPr>
          <w:rFonts w:asciiTheme="majorHAnsi" w:hAnsiTheme="majorHAnsi"/>
          <w:sz w:val="22"/>
          <w:szCs w:val="22"/>
        </w:rPr>
        <w:t xml:space="preserve"> augmentation systems </w:t>
      </w:r>
      <w:r w:rsidRPr="00106042">
        <w:rPr>
          <w:rFonts w:asciiTheme="majorHAnsi" w:hAnsiTheme="majorHAnsi"/>
          <w:sz w:val="22"/>
          <w:szCs w:val="22"/>
        </w:rPr>
        <w:t>do not currently extend across Africa to any useful degree</w:t>
      </w:r>
      <w:r w:rsidR="00C86741" w:rsidRPr="00106042">
        <w:rPr>
          <w:rFonts w:asciiTheme="majorHAnsi" w:hAnsiTheme="majorHAnsi"/>
          <w:sz w:val="22"/>
          <w:szCs w:val="22"/>
        </w:rPr>
        <w:t>)</w:t>
      </w:r>
      <w:r w:rsidR="00C86741" w:rsidRPr="00106042">
        <w:rPr>
          <w:rStyle w:val="FootnoteReference"/>
          <w:rFonts w:asciiTheme="majorHAnsi" w:hAnsiTheme="majorHAnsi"/>
          <w:sz w:val="22"/>
          <w:szCs w:val="22"/>
        </w:rPr>
        <w:footnoteReference w:id="9"/>
      </w:r>
      <w:r w:rsidRPr="00106042">
        <w:rPr>
          <w:rFonts w:asciiTheme="majorHAnsi" w:hAnsiTheme="majorHAnsi"/>
          <w:sz w:val="22"/>
          <w:szCs w:val="22"/>
        </w:rPr>
        <w:t xml:space="preserve">. </w:t>
      </w:r>
    </w:p>
    <w:p w14:paraId="3377541D" w14:textId="6B26A648" w:rsidR="003652DC" w:rsidRPr="00106042" w:rsidRDefault="00C6565E" w:rsidP="003652DC">
      <w:pPr>
        <w:pStyle w:val="Default"/>
        <w:spacing w:after="200" w:line="360" w:lineRule="auto"/>
        <w:jc w:val="both"/>
        <w:rPr>
          <w:rFonts w:asciiTheme="majorHAnsi" w:eastAsia="Times New Roman" w:hAnsiTheme="majorHAnsi" w:cs="Times New Roman"/>
          <w:sz w:val="22"/>
          <w:szCs w:val="22"/>
        </w:rPr>
      </w:pPr>
      <w:r w:rsidRPr="00106042">
        <w:rPr>
          <w:rFonts w:asciiTheme="majorHAnsi" w:hAnsiTheme="majorHAnsi"/>
          <w:sz w:val="22"/>
          <w:szCs w:val="22"/>
        </w:rPr>
        <w:t xml:space="preserve">One major advantage of GPS, as with any objective measure, is that of being immune of the potential biases linked to respondent characteristics and the use of non-standard measurement units. </w:t>
      </w:r>
      <w:r w:rsidR="003652DC" w:rsidRPr="00106042">
        <w:rPr>
          <w:rFonts w:asciiTheme="majorHAnsi" w:hAnsiTheme="majorHAnsi"/>
          <w:sz w:val="22"/>
          <w:szCs w:val="22"/>
        </w:rPr>
        <w:t>Despite the great potential of GPS technology, GPS-based coordinates are subject to known types of measurement error stemming from satellite position, signal propagation, and receivers. Approximate contributions of these factors to the overall position error are significant, ranging from 0.5 to 4 meters (Hofmann-</w:t>
      </w:r>
      <w:proofErr w:type="spellStart"/>
      <w:r w:rsidR="003652DC" w:rsidRPr="00106042">
        <w:rPr>
          <w:rFonts w:asciiTheme="majorHAnsi" w:hAnsiTheme="majorHAnsi"/>
          <w:sz w:val="22"/>
          <w:szCs w:val="22"/>
        </w:rPr>
        <w:t>Wellenhof</w:t>
      </w:r>
      <w:proofErr w:type="spellEnd"/>
      <w:r w:rsidR="003652DC" w:rsidRPr="00106042">
        <w:rPr>
          <w:rFonts w:asciiTheme="majorHAnsi" w:hAnsiTheme="majorHAnsi"/>
          <w:sz w:val="22"/>
          <w:szCs w:val="22"/>
        </w:rPr>
        <w:t xml:space="preserve"> et al., 2008). </w:t>
      </w:r>
      <w:r w:rsidR="003652DC" w:rsidRPr="00106042">
        <w:rPr>
          <w:rFonts w:asciiTheme="majorHAnsi" w:hAnsiTheme="majorHAnsi"/>
          <w:color w:val="222222"/>
          <w:sz w:val="22"/>
          <w:szCs w:val="22"/>
        </w:rPr>
        <w:t xml:space="preserve">The number of satellites, in particular, can cause the distribution of position error to be elliptical, rather than spherical (van </w:t>
      </w:r>
      <w:proofErr w:type="spellStart"/>
      <w:r w:rsidR="003652DC" w:rsidRPr="00106042">
        <w:rPr>
          <w:rFonts w:asciiTheme="majorHAnsi" w:hAnsiTheme="majorHAnsi"/>
          <w:color w:val="222222"/>
          <w:sz w:val="22"/>
          <w:szCs w:val="22"/>
        </w:rPr>
        <w:t>Diggelen</w:t>
      </w:r>
      <w:proofErr w:type="spellEnd"/>
      <w:r w:rsidR="003652DC" w:rsidRPr="00106042">
        <w:rPr>
          <w:rFonts w:asciiTheme="majorHAnsi" w:hAnsiTheme="majorHAnsi"/>
          <w:color w:val="222222"/>
          <w:sz w:val="22"/>
          <w:szCs w:val="22"/>
        </w:rPr>
        <w:t xml:space="preserve">, 2007). </w:t>
      </w:r>
      <w:r w:rsidR="003652DC" w:rsidRPr="00106042">
        <w:rPr>
          <w:rFonts w:asciiTheme="majorHAnsi" w:hAnsiTheme="majorHAnsi"/>
          <w:sz w:val="22"/>
          <w:szCs w:val="22"/>
        </w:rPr>
        <w:t>Additional factors that may be expected to influence the quality of GPS measures include the presence of dense tree canopy or cloud cover, which may interfere with the signal. The quality of the GPS device used also has non-negligible impact on the magnitude and distribution of measurement error (</w:t>
      </w:r>
      <w:proofErr w:type="spellStart"/>
      <w:r w:rsidR="003652DC" w:rsidRPr="00106042">
        <w:rPr>
          <w:rFonts w:asciiTheme="majorHAnsi" w:hAnsiTheme="majorHAnsi"/>
          <w:sz w:val="22"/>
          <w:szCs w:val="22"/>
        </w:rPr>
        <w:t>Palmegiani</w:t>
      </w:r>
      <w:proofErr w:type="spellEnd"/>
      <w:r w:rsidR="003652DC" w:rsidRPr="00106042">
        <w:rPr>
          <w:rFonts w:asciiTheme="majorHAnsi" w:hAnsiTheme="majorHAnsi"/>
          <w:sz w:val="22"/>
          <w:szCs w:val="22"/>
        </w:rPr>
        <w:t xml:space="preserve">, 2009). </w:t>
      </w:r>
      <w:r w:rsidR="003652DC" w:rsidRPr="00106042">
        <w:rPr>
          <w:rFonts w:asciiTheme="majorHAnsi" w:hAnsiTheme="majorHAnsi"/>
          <w:color w:val="222222"/>
          <w:sz w:val="22"/>
          <w:szCs w:val="22"/>
        </w:rPr>
        <w:t>Although position estimates are subject to a certain level of inaccuracy and may be distributed in a non-spherical manner, in theory the error associated with area measurement should be random</w:t>
      </w:r>
      <w:r w:rsidR="009155D9" w:rsidRPr="00106042">
        <w:rPr>
          <w:rFonts w:asciiTheme="majorHAnsi" w:hAnsiTheme="majorHAnsi"/>
          <w:color w:val="222222"/>
          <w:sz w:val="22"/>
          <w:szCs w:val="22"/>
        </w:rPr>
        <w:t xml:space="preserve"> – </w:t>
      </w:r>
      <w:r w:rsidR="003652DC" w:rsidRPr="00106042">
        <w:rPr>
          <w:rFonts w:asciiTheme="majorHAnsi" w:hAnsiTheme="majorHAnsi"/>
          <w:color w:val="222222"/>
          <w:sz w:val="22"/>
          <w:szCs w:val="22"/>
        </w:rPr>
        <w:t>that is, the factors that cause non-spherical position error are largely macro level factors that are unlikely to change in the short period of time required to pace the perimeter of a plot, rendering the position error distribution consistent at all points along the perimeter.</w:t>
      </w:r>
      <w:r w:rsidR="003652DC" w:rsidRPr="00106042">
        <w:rPr>
          <w:rFonts w:asciiTheme="majorHAnsi" w:hAnsiTheme="majorHAnsi"/>
          <w:color w:val="222222"/>
          <w:sz w:val="22"/>
          <w:szCs w:val="22"/>
          <w:u w:color="1154CB"/>
        </w:rPr>
        <w:t xml:space="preserve"> A study by </w:t>
      </w:r>
      <w:proofErr w:type="spellStart"/>
      <w:r w:rsidR="003652DC" w:rsidRPr="00106042">
        <w:rPr>
          <w:rFonts w:asciiTheme="majorHAnsi" w:hAnsiTheme="majorHAnsi"/>
          <w:color w:val="222222"/>
          <w:sz w:val="22"/>
          <w:szCs w:val="22"/>
          <w:u w:color="1154CB"/>
        </w:rPr>
        <w:t>Bogaert</w:t>
      </w:r>
      <w:proofErr w:type="spellEnd"/>
      <w:r w:rsidR="00071051" w:rsidRPr="00106042">
        <w:rPr>
          <w:rFonts w:asciiTheme="majorHAnsi" w:hAnsiTheme="majorHAnsi"/>
          <w:color w:val="222222"/>
          <w:sz w:val="22"/>
          <w:szCs w:val="22"/>
          <w:u w:color="1154CB"/>
        </w:rPr>
        <w:t xml:space="preserve"> et al.</w:t>
      </w:r>
      <w:r w:rsidR="003652DC" w:rsidRPr="00106042">
        <w:rPr>
          <w:rFonts w:asciiTheme="majorHAnsi" w:hAnsiTheme="majorHAnsi"/>
          <w:color w:val="222222"/>
          <w:sz w:val="22"/>
          <w:szCs w:val="22"/>
          <w:u w:color="1154CB"/>
        </w:rPr>
        <w:t xml:space="preserve"> (2005) using simulated coordinates and European Geostationary Navigation Overlay Service (EGNOS) augmentation concluded that the position error can be reasonably assumed to be normally distributed.</w:t>
      </w:r>
      <w:r w:rsidR="003652DC" w:rsidRPr="00106042">
        <w:rPr>
          <w:rFonts w:asciiTheme="majorHAnsi" w:hAnsiTheme="majorHAnsi"/>
          <w:sz w:val="22"/>
          <w:szCs w:val="22"/>
        </w:rPr>
        <w:t xml:space="preserve"> </w:t>
      </w:r>
    </w:p>
    <w:p w14:paraId="277C0097" w14:textId="44C5FBBC" w:rsidR="003652DC" w:rsidRPr="00106042" w:rsidRDefault="003652DC" w:rsidP="003652DC">
      <w:pPr>
        <w:pStyle w:val="Default"/>
        <w:spacing w:after="200" w:line="360" w:lineRule="auto"/>
        <w:jc w:val="both"/>
        <w:rPr>
          <w:rFonts w:asciiTheme="majorHAnsi" w:eastAsia="Times New Roman" w:hAnsiTheme="majorHAnsi" w:cs="Times New Roman"/>
          <w:sz w:val="22"/>
          <w:szCs w:val="22"/>
        </w:rPr>
      </w:pPr>
      <w:r w:rsidRPr="00106042">
        <w:rPr>
          <w:rFonts w:asciiTheme="majorHAnsi" w:hAnsiTheme="majorHAnsi"/>
          <w:sz w:val="22"/>
          <w:szCs w:val="22"/>
        </w:rPr>
        <w:t xml:space="preserve">Literature suggests there is some concern that errors in GPS measures may vary systematically with key plot characteristics, namely plot size, slope, and shape. Few published studies have tested the use of GPS measurement against the gold-standard measure, the traditional compass and rope method. Recent research by FAO points out possible effects of slope on the accuracy of GPS-based area measurement (Keita and </w:t>
      </w:r>
      <w:proofErr w:type="spellStart"/>
      <w:r w:rsidRPr="00106042">
        <w:rPr>
          <w:rFonts w:asciiTheme="majorHAnsi" w:hAnsiTheme="majorHAnsi"/>
          <w:sz w:val="22"/>
          <w:szCs w:val="22"/>
        </w:rPr>
        <w:t>Carfagna</w:t>
      </w:r>
      <w:proofErr w:type="spellEnd"/>
      <w:r w:rsidRPr="00106042">
        <w:rPr>
          <w:rFonts w:asciiTheme="majorHAnsi" w:hAnsiTheme="majorHAnsi"/>
          <w:sz w:val="22"/>
          <w:szCs w:val="22"/>
        </w:rPr>
        <w:t xml:space="preserve">, </w:t>
      </w:r>
      <w:r w:rsidR="00071051" w:rsidRPr="00106042">
        <w:rPr>
          <w:rFonts w:asciiTheme="majorHAnsi" w:hAnsiTheme="majorHAnsi"/>
          <w:sz w:val="22"/>
          <w:szCs w:val="22"/>
        </w:rPr>
        <w:t>2009</w:t>
      </w:r>
      <w:r w:rsidRPr="00106042">
        <w:rPr>
          <w:rFonts w:asciiTheme="majorHAnsi" w:hAnsiTheme="majorHAnsi"/>
          <w:sz w:val="22"/>
          <w:szCs w:val="22"/>
        </w:rPr>
        <w:t>). Slope-related effects on area measurement are rooted in the fact that the actual area should be the horizontal projection of the plot, as opposed to the plot area itself (</w:t>
      </w:r>
      <w:proofErr w:type="spellStart"/>
      <w:r w:rsidRPr="00106042">
        <w:rPr>
          <w:rFonts w:asciiTheme="majorHAnsi" w:hAnsiTheme="majorHAnsi"/>
          <w:sz w:val="22"/>
          <w:szCs w:val="22"/>
        </w:rPr>
        <w:t>Muwanga-Zake</w:t>
      </w:r>
      <w:proofErr w:type="spellEnd"/>
      <w:r w:rsidRPr="00106042">
        <w:rPr>
          <w:rFonts w:asciiTheme="majorHAnsi" w:hAnsiTheme="majorHAnsi"/>
          <w:sz w:val="22"/>
          <w:szCs w:val="22"/>
        </w:rPr>
        <w:t>, 1985). The difference between actual area and projection appear</w:t>
      </w:r>
      <w:r w:rsidR="00FA30CE" w:rsidRPr="00106042">
        <w:rPr>
          <w:rFonts w:asciiTheme="majorHAnsi" w:hAnsiTheme="majorHAnsi"/>
          <w:sz w:val="22"/>
          <w:szCs w:val="22"/>
        </w:rPr>
        <w:t>s</w:t>
      </w:r>
      <w:r w:rsidRPr="00106042">
        <w:rPr>
          <w:rFonts w:asciiTheme="majorHAnsi" w:hAnsiTheme="majorHAnsi"/>
          <w:sz w:val="22"/>
          <w:szCs w:val="22"/>
        </w:rPr>
        <w:t xml:space="preserve"> to be particularly important for slopes greater than 10 degrees (</w:t>
      </w:r>
      <w:proofErr w:type="spellStart"/>
      <w:r w:rsidRPr="00106042">
        <w:rPr>
          <w:rFonts w:asciiTheme="majorHAnsi" w:hAnsiTheme="majorHAnsi"/>
          <w:sz w:val="22"/>
          <w:szCs w:val="22"/>
        </w:rPr>
        <w:t>Fermont</w:t>
      </w:r>
      <w:proofErr w:type="spellEnd"/>
      <w:r w:rsidRPr="00106042">
        <w:rPr>
          <w:rFonts w:asciiTheme="majorHAnsi" w:hAnsiTheme="majorHAnsi"/>
          <w:sz w:val="22"/>
          <w:szCs w:val="22"/>
        </w:rPr>
        <w:t xml:space="preserve"> and Benson, 2011).</w:t>
      </w:r>
    </w:p>
    <w:p w14:paraId="5B2F5D2C" w14:textId="6FE97D7F" w:rsidR="003652DC" w:rsidRPr="00106042" w:rsidRDefault="003652DC" w:rsidP="003652DC">
      <w:pPr>
        <w:pStyle w:val="Default"/>
        <w:spacing w:after="200" w:line="360" w:lineRule="auto"/>
        <w:jc w:val="both"/>
        <w:rPr>
          <w:rFonts w:asciiTheme="majorHAnsi" w:hAnsiTheme="majorHAnsi"/>
          <w:sz w:val="22"/>
          <w:szCs w:val="22"/>
        </w:rPr>
      </w:pPr>
      <w:proofErr w:type="spellStart"/>
      <w:r w:rsidRPr="00106042">
        <w:rPr>
          <w:rFonts w:asciiTheme="majorHAnsi" w:hAnsiTheme="majorHAnsi"/>
          <w:sz w:val="22"/>
          <w:szCs w:val="22"/>
        </w:rPr>
        <w:t>Bogaert</w:t>
      </w:r>
      <w:proofErr w:type="spellEnd"/>
      <w:r w:rsidRPr="00106042">
        <w:rPr>
          <w:rFonts w:asciiTheme="majorHAnsi" w:hAnsiTheme="majorHAnsi"/>
          <w:sz w:val="22"/>
          <w:szCs w:val="22"/>
        </w:rPr>
        <w:t xml:space="preserve">, </w:t>
      </w:r>
      <w:proofErr w:type="spellStart"/>
      <w:r w:rsidRPr="00106042">
        <w:rPr>
          <w:rFonts w:asciiTheme="majorHAnsi" w:hAnsiTheme="majorHAnsi"/>
          <w:sz w:val="22"/>
          <w:szCs w:val="22"/>
        </w:rPr>
        <w:t>Delinc</w:t>
      </w:r>
      <w:proofErr w:type="spellEnd"/>
      <w:r w:rsidRPr="00106042">
        <w:rPr>
          <w:rFonts w:asciiTheme="majorHAnsi" w:hAnsiTheme="majorHAnsi"/>
          <w:sz w:val="22"/>
          <w:szCs w:val="22"/>
          <w:lang w:val="en-GB"/>
        </w:rPr>
        <w:t xml:space="preserve">è </w:t>
      </w:r>
      <w:r w:rsidRPr="00106042">
        <w:rPr>
          <w:rFonts w:asciiTheme="majorHAnsi" w:hAnsiTheme="majorHAnsi"/>
          <w:sz w:val="22"/>
          <w:szCs w:val="22"/>
        </w:rPr>
        <w:t xml:space="preserve">and Kay (2005) </w:t>
      </w:r>
      <w:r w:rsidR="001A4072" w:rsidRPr="00106042">
        <w:rPr>
          <w:rFonts w:asciiTheme="majorHAnsi" w:hAnsiTheme="majorHAnsi"/>
          <w:sz w:val="22"/>
          <w:szCs w:val="22"/>
        </w:rPr>
        <w:t>use</w:t>
      </w:r>
      <w:r w:rsidRPr="00106042">
        <w:rPr>
          <w:rFonts w:asciiTheme="majorHAnsi" w:hAnsiTheme="majorHAnsi"/>
          <w:sz w:val="22"/>
          <w:szCs w:val="22"/>
        </w:rPr>
        <w:t xml:space="preserve"> modeling and simulations </w:t>
      </w:r>
      <w:r w:rsidR="001A4072" w:rsidRPr="00106042">
        <w:rPr>
          <w:rFonts w:asciiTheme="majorHAnsi" w:hAnsiTheme="majorHAnsi"/>
          <w:sz w:val="22"/>
          <w:szCs w:val="22"/>
        </w:rPr>
        <w:t xml:space="preserve">to </w:t>
      </w:r>
      <w:r w:rsidRPr="00106042">
        <w:rPr>
          <w:rFonts w:asciiTheme="majorHAnsi" w:hAnsiTheme="majorHAnsi"/>
          <w:sz w:val="22"/>
          <w:szCs w:val="22"/>
        </w:rPr>
        <w:t>conclude that “for GPS/EGNOS measurements made by an operator moving along the border of a field, area measurement error is linked both to the operator speed and to the acquisition rate of the GPS device. For typical field sizes found in the European Union, ranging from 0.5 ha to 5 ha, the coefficient of variation (CV) for area measurement errors is about 1 to 5</w:t>
      </w:r>
      <w:r w:rsidR="00AA0C8C" w:rsidRPr="00106042">
        <w:rPr>
          <w:rFonts w:asciiTheme="majorHAnsi" w:hAnsiTheme="majorHAnsi"/>
          <w:sz w:val="22"/>
          <w:szCs w:val="22"/>
        </w:rPr>
        <w:t xml:space="preserve"> percent</w:t>
      </w:r>
      <w:r w:rsidRPr="00106042">
        <w:rPr>
          <w:rFonts w:asciiTheme="majorHAnsi" w:hAnsiTheme="majorHAnsi"/>
          <w:sz w:val="22"/>
          <w:szCs w:val="22"/>
        </w:rPr>
        <w:t xml:space="preserve">. These results depend on the field area, but they can be considered to be insensitive with respect to the field shape. They also show that field area measurement errors can be limited if an appropriate combination of operator speed and GPS acquisition rate is selected.” </w:t>
      </w:r>
      <w:r w:rsidR="001A4072" w:rsidRPr="00106042">
        <w:rPr>
          <w:rFonts w:asciiTheme="majorHAnsi" w:hAnsiTheme="majorHAnsi"/>
          <w:sz w:val="22"/>
          <w:szCs w:val="22"/>
        </w:rPr>
        <w:t>T</w:t>
      </w:r>
      <w:r w:rsidRPr="00106042">
        <w:rPr>
          <w:rFonts w:asciiTheme="majorHAnsi" w:hAnsiTheme="majorHAnsi"/>
          <w:sz w:val="22"/>
          <w:szCs w:val="22"/>
        </w:rPr>
        <w:t xml:space="preserve">his optimal operator speed is dependent on plot size and not a single preferred pace. </w:t>
      </w:r>
    </w:p>
    <w:p w14:paraId="4316434A" w14:textId="268DC23F" w:rsidR="003652DC" w:rsidRPr="00106042" w:rsidRDefault="003652DC" w:rsidP="003652DC">
      <w:pPr>
        <w:pStyle w:val="Default"/>
        <w:spacing w:after="200" w:line="360" w:lineRule="auto"/>
        <w:jc w:val="both"/>
        <w:rPr>
          <w:rFonts w:asciiTheme="majorHAnsi" w:eastAsia="Times New Roman" w:hAnsiTheme="majorHAnsi" w:cs="Times New Roman"/>
          <w:sz w:val="22"/>
          <w:szCs w:val="22"/>
        </w:rPr>
      </w:pPr>
      <w:proofErr w:type="spellStart"/>
      <w:r w:rsidRPr="00106042">
        <w:rPr>
          <w:rFonts w:asciiTheme="majorHAnsi" w:hAnsiTheme="majorHAnsi"/>
          <w:sz w:val="22"/>
          <w:szCs w:val="22"/>
        </w:rPr>
        <w:t>Fasbender</w:t>
      </w:r>
      <w:proofErr w:type="spellEnd"/>
      <w:r w:rsidRPr="00106042">
        <w:rPr>
          <w:rFonts w:asciiTheme="majorHAnsi" w:hAnsiTheme="majorHAnsi"/>
          <w:sz w:val="22"/>
          <w:szCs w:val="22"/>
        </w:rPr>
        <w:t xml:space="preserve"> and </w:t>
      </w:r>
      <w:proofErr w:type="spellStart"/>
      <w:r w:rsidRPr="00106042">
        <w:rPr>
          <w:rFonts w:asciiTheme="majorHAnsi" w:hAnsiTheme="majorHAnsi"/>
          <w:sz w:val="22"/>
          <w:szCs w:val="22"/>
        </w:rPr>
        <w:t>Lucau</w:t>
      </w:r>
      <w:proofErr w:type="spellEnd"/>
      <w:r w:rsidRPr="00106042">
        <w:rPr>
          <w:rFonts w:asciiTheme="majorHAnsi" w:hAnsiTheme="majorHAnsi"/>
          <w:sz w:val="22"/>
          <w:szCs w:val="22"/>
        </w:rPr>
        <w:t xml:space="preserve"> (2012), also find that </w:t>
      </w:r>
      <w:r w:rsidR="00C6565E" w:rsidRPr="00106042">
        <w:rPr>
          <w:rFonts w:asciiTheme="majorHAnsi" w:hAnsiTheme="majorHAnsi"/>
          <w:sz w:val="22"/>
          <w:szCs w:val="22"/>
        </w:rPr>
        <w:t xml:space="preserve">plot shape as well as </w:t>
      </w:r>
      <w:r w:rsidRPr="00106042">
        <w:rPr>
          <w:rFonts w:asciiTheme="majorHAnsi" w:hAnsiTheme="majorHAnsi"/>
          <w:sz w:val="22"/>
          <w:szCs w:val="22"/>
        </w:rPr>
        <w:t>plot size affects GNSS area measurement error. In their synthetic simulation of four distinct parcel shapes (square, rectangular, elongated narrow rectangle, and irregular polygon), with simulations for areas from 1 m</w:t>
      </w:r>
      <w:r w:rsidRPr="00106042">
        <w:rPr>
          <w:rFonts w:asciiTheme="majorHAnsi" w:hAnsiTheme="majorHAnsi"/>
          <w:sz w:val="22"/>
          <w:szCs w:val="22"/>
          <w:vertAlign w:val="superscript"/>
        </w:rPr>
        <w:t xml:space="preserve">2 </w:t>
      </w:r>
      <w:r w:rsidRPr="00106042">
        <w:rPr>
          <w:rFonts w:asciiTheme="majorHAnsi" w:hAnsiTheme="majorHAnsi"/>
          <w:sz w:val="22"/>
          <w:szCs w:val="22"/>
        </w:rPr>
        <w:t>to 10 ha, they find that the variance of the measurement on the elongated rectangle and irregularly shaped polygon are the most amplified. Specifically, they suggest that the error on such irregular parcels, which are common amongst African small-holder farmers, is primarily attributable to operator (enumerator) error (</w:t>
      </w:r>
      <w:proofErr w:type="spellStart"/>
      <w:r w:rsidRPr="00106042">
        <w:rPr>
          <w:rFonts w:asciiTheme="majorHAnsi" w:hAnsiTheme="majorHAnsi"/>
          <w:sz w:val="22"/>
          <w:szCs w:val="22"/>
        </w:rPr>
        <w:t>Fasbender</w:t>
      </w:r>
      <w:proofErr w:type="spellEnd"/>
      <w:r w:rsidRPr="00106042">
        <w:rPr>
          <w:rFonts w:asciiTheme="majorHAnsi" w:hAnsiTheme="majorHAnsi"/>
          <w:sz w:val="22"/>
          <w:szCs w:val="22"/>
        </w:rPr>
        <w:t xml:space="preserve"> and </w:t>
      </w:r>
      <w:proofErr w:type="spellStart"/>
      <w:r w:rsidRPr="00106042">
        <w:rPr>
          <w:rFonts w:asciiTheme="majorHAnsi" w:hAnsiTheme="majorHAnsi"/>
          <w:sz w:val="22"/>
          <w:szCs w:val="22"/>
        </w:rPr>
        <w:t>Lucau</w:t>
      </w:r>
      <w:proofErr w:type="spellEnd"/>
      <w:r w:rsidRPr="00106042">
        <w:rPr>
          <w:rFonts w:asciiTheme="majorHAnsi" w:hAnsiTheme="majorHAnsi"/>
          <w:sz w:val="22"/>
          <w:szCs w:val="22"/>
        </w:rPr>
        <w:t>, 2012).</w:t>
      </w:r>
    </w:p>
    <w:p w14:paraId="482053B6" w14:textId="6B805191" w:rsidR="003652DC" w:rsidRPr="00106042" w:rsidRDefault="003652DC" w:rsidP="003652DC">
      <w:pPr>
        <w:pStyle w:val="Default"/>
        <w:spacing w:after="200" w:line="360" w:lineRule="auto"/>
        <w:jc w:val="both"/>
        <w:rPr>
          <w:rFonts w:asciiTheme="majorHAnsi" w:eastAsia="Times New Roman" w:hAnsiTheme="majorHAnsi" w:cs="Times New Roman"/>
          <w:sz w:val="22"/>
          <w:szCs w:val="22"/>
        </w:rPr>
      </w:pPr>
      <w:r w:rsidRPr="00106042">
        <w:rPr>
          <w:rFonts w:asciiTheme="majorHAnsi" w:hAnsiTheme="majorHAnsi"/>
          <w:sz w:val="22"/>
          <w:szCs w:val="22"/>
        </w:rPr>
        <w:t>One concern with GPS measures in large</w:t>
      </w:r>
      <w:r w:rsidR="0048465F" w:rsidRPr="00106042">
        <w:rPr>
          <w:rFonts w:asciiTheme="majorHAnsi" w:hAnsiTheme="majorHAnsi"/>
          <w:sz w:val="22"/>
          <w:szCs w:val="22"/>
        </w:rPr>
        <w:t>-</w:t>
      </w:r>
      <w:r w:rsidRPr="00106042">
        <w:rPr>
          <w:rFonts w:asciiTheme="majorHAnsi" w:hAnsiTheme="majorHAnsi"/>
          <w:sz w:val="22"/>
          <w:szCs w:val="22"/>
        </w:rPr>
        <w:t xml:space="preserve">scale surveys, which does not apply to self-reported measures, is the rate of </w:t>
      </w:r>
      <w:proofErr w:type="spellStart"/>
      <w:r w:rsidRPr="00106042">
        <w:rPr>
          <w:rFonts w:asciiTheme="majorHAnsi" w:hAnsiTheme="majorHAnsi"/>
          <w:sz w:val="22"/>
          <w:szCs w:val="22"/>
        </w:rPr>
        <w:t>missingness</w:t>
      </w:r>
      <w:proofErr w:type="spellEnd"/>
      <w:r w:rsidRPr="00106042">
        <w:rPr>
          <w:rFonts w:asciiTheme="majorHAnsi" w:hAnsiTheme="majorHAnsi"/>
          <w:sz w:val="22"/>
          <w:szCs w:val="22"/>
        </w:rPr>
        <w:t xml:space="preserve"> in the data. </w:t>
      </w:r>
      <w:proofErr w:type="spellStart"/>
      <w:r w:rsidRPr="00106042">
        <w:rPr>
          <w:rFonts w:asciiTheme="majorHAnsi" w:hAnsiTheme="majorHAnsi"/>
          <w:sz w:val="22"/>
          <w:szCs w:val="22"/>
        </w:rPr>
        <w:t>Missingness</w:t>
      </w:r>
      <w:proofErr w:type="spellEnd"/>
      <w:r w:rsidRPr="00106042">
        <w:rPr>
          <w:rFonts w:asciiTheme="majorHAnsi" w:hAnsiTheme="majorHAnsi"/>
          <w:sz w:val="22"/>
          <w:szCs w:val="22"/>
        </w:rPr>
        <w:t xml:space="preserve"> rates of 20-30 percent are not uncommon in existing datasets, and the pattern of </w:t>
      </w:r>
      <w:proofErr w:type="spellStart"/>
      <w:r w:rsidRPr="00106042">
        <w:rPr>
          <w:rFonts w:asciiTheme="majorHAnsi" w:hAnsiTheme="majorHAnsi"/>
          <w:sz w:val="22"/>
          <w:szCs w:val="22"/>
        </w:rPr>
        <w:t>missingness</w:t>
      </w:r>
      <w:proofErr w:type="spellEnd"/>
      <w:r w:rsidRPr="00106042">
        <w:rPr>
          <w:rFonts w:asciiTheme="majorHAnsi" w:hAnsiTheme="majorHAnsi"/>
          <w:sz w:val="22"/>
          <w:szCs w:val="22"/>
        </w:rPr>
        <w:t xml:space="preserve"> is not random but tends to be correlated with both plot and respondent characteristics. </w:t>
      </w:r>
    </w:p>
    <w:p w14:paraId="1B384130" w14:textId="0758DD5E" w:rsidR="003652DC" w:rsidRPr="00106042" w:rsidRDefault="003652DC" w:rsidP="003652DC">
      <w:pPr>
        <w:pStyle w:val="Default"/>
        <w:spacing w:after="200" w:line="360" w:lineRule="auto"/>
        <w:jc w:val="both"/>
        <w:rPr>
          <w:rFonts w:asciiTheme="majorHAnsi" w:hAnsiTheme="majorHAnsi"/>
          <w:sz w:val="22"/>
          <w:szCs w:val="22"/>
        </w:rPr>
      </w:pPr>
      <w:proofErr w:type="spellStart"/>
      <w:r w:rsidRPr="00106042">
        <w:rPr>
          <w:rFonts w:asciiTheme="majorHAnsi" w:hAnsiTheme="majorHAnsi"/>
          <w:sz w:val="22"/>
          <w:szCs w:val="22"/>
        </w:rPr>
        <w:t>Kilic</w:t>
      </w:r>
      <w:proofErr w:type="spellEnd"/>
      <w:r w:rsidRPr="00106042">
        <w:rPr>
          <w:rFonts w:asciiTheme="majorHAnsi" w:hAnsiTheme="majorHAnsi"/>
          <w:sz w:val="22"/>
          <w:szCs w:val="22"/>
        </w:rPr>
        <w:t xml:space="preserve"> et al. (2013) show, with national data for Uganda and Tanzania, how plot distance from the interviewed household is the main factor determining </w:t>
      </w:r>
      <w:r w:rsidR="008F1622" w:rsidRPr="00106042">
        <w:rPr>
          <w:rFonts w:asciiTheme="majorHAnsi" w:hAnsiTheme="majorHAnsi"/>
          <w:sz w:val="22"/>
          <w:szCs w:val="22"/>
        </w:rPr>
        <w:t xml:space="preserve">which </w:t>
      </w:r>
      <w:r w:rsidRPr="00106042">
        <w:rPr>
          <w:rFonts w:asciiTheme="majorHAnsi" w:hAnsiTheme="majorHAnsi"/>
          <w:sz w:val="22"/>
          <w:szCs w:val="22"/>
        </w:rPr>
        <w:t xml:space="preserve">plots get measured, as field protocols normally include a provision not to measure plots beyond a given distance. Partly due to that, the plots that are not measured also differ systematically from those for which a GPS measure is taken in a number of (self-reported) characteristics, such as self-reported plot size, level of input use, and titling. Furthermore, some respondent characteristics are associated with higher </w:t>
      </w:r>
      <w:proofErr w:type="spellStart"/>
      <w:r w:rsidRPr="00106042">
        <w:rPr>
          <w:rFonts w:asciiTheme="majorHAnsi" w:hAnsiTheme="majorHAnsi"/>
          <w:sz w:val="22"/>
          <w:szCs w:val="22"/>
        </w:rPr>
        <w:t>missingness</w:t>
      </w:r>
      <w:proofErr w:type="spellEnd"/>
      <w:r w:rsidRPr="00106042">
        <w:rPr>
          <w:rFonts w:asciiTheme="majorHAnsi" w:hAnsiTheme="majorHAnsi"/>
          <w:sz w:val="22"/>
          <w:szCs w:val="22"/>
        </w:rPr>
        <w:t xml:space="preserve"> rates: plots belonging to older, less educated, poorer household heads</w:t>
      </w:r>
      <w:r w:rsidR="008F1622" w:rsidRPr="00106042">
        <w:rPr>
          <w:rFonts w:asciiTheme="majorHAnsi" w:hAnsiTheme="majorHAnsi"/>
          <w:sz w:val="22"/>
          <w:szCs w:val="22"/>
        </w:rPr>
        <w:t xml:space="preserve"> who</w:t>
      </w:r>
      <w:r w:rsidRPr="00106042">
        <w:rPr>
          <w:rFonts w:asciiTheme="majorHAnsi" w:hAnsiTheme="majorHAnsi"/>
          <w:sz w:val="22"/>
          <w:szCs w:val="22"/>
        </w:rPr>
        <w:t xml:space="preserve"> own fewer plots are more likely to be measured than other plots. This is a drawback of GPS data that </w:t>
      </w:r>
      <w:r w:rsidR="008F1622" w:rsidRPr="00106042">
        <w:rPr>
          <w:rFonts w:asciiTheme="majorHAnsi" w:hAnsiTheme="majorHAnsi"/>
          <w:sz w:val="22"/>
          <w:szCs w:val="22"/>
        </w:rPr>
        <w:t xml:space="preserve">raises </w:t>
      </w:r>
      <w:r w:rsidRPr="00106042">
        <w:rPr>
          <w:rFonts w:asciiTheme="majorHAnsi" w:hAnsiTheme="majorHAnsi"/>
          <w:sz w:val="22"/>
          <w:szCs w:val="22"/>
        </w:rPr>
        <w:t xml:space="preserve">concerns about possible biases introduced by relying on observed GPS plot measures alone. </w:t>
      </w:r>
    </w:p>
    <w:p w14:paraId="29BD1878" w14:textId="2C0092AC" w:rsidR="000944F5" w:rsidRDefault="003652DC" w:rsidP="003652DC">
      <w:pPr>
        <w:pStyle w:val="Default"/>
        <w:spacing w:after="200" w:line="360" w:lineRule="auto"/>
        <w:jc w:val="both"/>
        <w:rPr>
          <w:rFonts w:asciiTheme="majorHAnsi" w:hAnsiTheme="majorHAnsi"/>
          <w:color w:val="000000" w:themeColor="text1"/>
          <w:sz w:val="22"/>
          <w:szCs w:val="22"/>
        </w:rPr>
      </w:pPr>
      <w:r w:rsidRPr="00106042">
        <w:rPr>
          <w:rFonts w:asciiTheme="majorHAnsi" w:hAnsiTheme="majorHAnsi"/>
          <w:sz w:val="22"/>
          <w:szCs w:val="22"/>
        </w:rPr>
        <w:t xml:space="preserve">In </w:t>
      </w:r>
      <w:r w:rsidR="008F1622" w:rsidRPr="00106042">
        <w:rPr>
          <w:rFonts w:asciiTheme="majorHAnsi" w:hAnsiTheme="majorHAnsi"/>
          <w:sz w:val="22"/>
          <w:szCs w:val="22"/>
        </w:rPr>
        <w:t xml:space="preserve">the </w:t>
      </w:r>
      <w:r w:rsidRPr="00106042">
        <w:rPr>
          <w:rFonts w:asciiTheme="majorHAnsi" w:hAnsiTheme="majorHAnsi"/>
          <w:sz w:val="22"/>
          <w:szCs w:val="22"/>
        </w:rPr>
        <w:t xml:space="preserve">presence of </w:t>
      </w:r>
      <w:r w:rsidR="008F1622" w:rsidRPr="00106042">
        <w:rPr>
          <w:rFonts w:asciiTheme="majorHAnsi" w:hAnsiTheme="majorHAnsi"/>
          <w:sz w:val="22"/>
          <w:szCs w:val="22"/>
        </w:rPr>
        <w:t xml:space="preserve">high </w:t>
      </w:r>
      <w:r w:rsidRPr="00106042">
        <w:rPr>
          <w:rFonts w:asciiTheme="majorHAnsi" w:hAnsiTheme="majorHAnsi"/>
          <w:sz w:val="22"/>
          <w:szCs w:val="22"/>
        </w:rPr>
        <w:t xml:space="preserve">rates of </w:t>
      </w:r>
      <w:proofErr w:type="spellStart"/>
      <w:r w:rsidRPr="00106042">
        <w:rPr>
          <w:rFonts w:asciiTheme="majorHAnsi" w:hAnsiTheme="majorHAnsi"/>
          <w:sz w:val="22"/>
          <w:szCs w:val="22"/>
        </w:rPr>
        <w:t>missingness</w:t>
      </w:r>
      <w:proofErr w:type="spellEnd"/>
      <w:r w:rsidRPr="00106042">
        <w:rPr>
          <w:rFonts w:asciiTheme="majorHAnsi" w:hAnsiTheme="majorHAnsi"/>
          <w:sz w:val="22"/>
          <w:szCs w:val="22"/>
        </w:rPr>
        <w:t>, imputations are often necessary for analysts to be able to work with complete case datasets. Self-reported land area measures have been shown to be an important predictor of GPS area measure</w:t>
      </w:r>
      <w:r w:rsidR="00EB30E3" w:rsidRPr="00106042">
        <w:rPr>
          <w:rFonts w:asciiTheme="majorHAnsi" w:hAnsiTheme="majorHAnsi"/>
          <w:sz w:val="22"/>
          <w:szCs w:val="22"/>
        </w:rPr>
        <w:t>s</w:t>
      </w:r>
      <w:r w:rsidRPr="00106042">
        <w:rPr>
          <w:rFonts w:asciiTheme="majorHAnsi" w:hAnsiTheme="majorHAnsi"/>
          <w:sz w:val="22"/>
          <w:szCs w:val="22"/>
        </w:rPr>
        <w:t xml:space="preserve"> (</w:t>
      </w:r>
      <w:proofErr w:type="spellStart"/>
      <w:r w:rsidRPr="00106042">
        <w:rPr>
          <w:rFonts w:asciiTheme="majorHAnsi" w:hAnsiTheme="majorHAnsi"/>
          <w:sz w:val="22"/>
          <w:szCs w:val="22"/>
        </w:rPr>
        <w:t>Kilic</w:t>
      </w:r>
      <w:proofErr w:type="spellEnd"/>
      <w:r w:rsidRPr="00106042">
        <w:rPr>
          <w:rFonts w:asciiTheme="majorHAnsi" w:hAnsiTheme="majorHAnsi"/>
          <w:sz w:val="22"/>
          <w:szCs w:val="22"/>
        </w:rPr>
        <w:t xml:space="preserve"> et al., 2013</w:t>
      </w:r>
      <w:r w:rsidR="00DC1171" w:rsidRPr="00106042">
        <w:rPr>
          <w:rFonts w:asciiTheme="majorHAnsi" w:hAnsiTheme="majorHAnsi"/>
          <w:sz w:val="22"/>
          <w:szCs w:val="22"/>
        </w:rPr>
        <w:t>; 2016</w:t>
      </w:r>
      <w:r w:rsidRPr="00106042">
        <w:rPr>
          <w:rFonts w:asciiTheme="majorHAnsi" w:hAnsiTheme="majorHAnsi"/>
          <w:sz w:val="22"/>
          <w:szCs w:val="22"/>
        </w:rPr>
        <w:t xml:space="preserve">). For </w:t>
      </w:r>
      <w:r w:rsidR="00EB30E3" w:rsidRPr="00106042">
        <w:rPr>
          <w:rFonts w:asciiTheme="majorHAnsi" w:hAnsiTheme="majorHAnsi"/>
          <w:sz w:val="22"/>
          <w:szCs w:val="22"/>
        </w:rPr>
        <w:t xml:space="preserve">this </w:t>
      </w:r>
      <w:r w:rsidRPr="00106042">
        <w:rPr>
          <w:rFonts w:asciiTheme="majorHAnsi" w:hAnsiTheme="majorHAnsi"/>
          <w:sz w:val="22"/>
          <w:szCs w:val="22"/>
        </w:rPr>
        <w:t>reason</w:t>
      </w:r>
      <w:r w:rsidR="00EB30E3" w:rsidRPr="00106042">
        <w:rPr>
          <w:rFonts w:asciiTheme="majorHAnsi" w:hAnsiTheme="majorHAnsi"/>
          <w:sz w:val="22"/>
          <w:szCs w:val="22"/>
        </w:rPr>
        <w:t>,</w:t>
      </w:r>
      <w:r w:rsidRPr="00106042">
        <w:rPr>
          <w:rFonts w:asciiTheme="majorHAnsi" w:hAnsiTheme="majorHAnsi"/>
          <w:sz w:val="22"/>
          <w:szCs w:val="22"/>
        </w:rPr>
        <w:t xml:space="preserve"> it is recommended that GPS measures be taken in addition to, not instead of, self-reported </w:t>
      </w:r>
      <w:r w:rsidRPr="00106042">
        <w:rPr>
          <w:rFonts w:asciiTheme="majorHAnsi" w:hAnsiTheme="majorHAnsi"/>
          <w:color w:val="000000" w:themeColor="text1"/>
          <w:sz w:val="22"/>
          <w:szCs w:val="22"/>
        </w:rPr>
        <w:t>ones.</w:t>
      </w:r>
    </w:p>
    <w:p w14:paraId="177C34D1" w14:textId="77777777" w:rsidR="000944F5" w:rsidRDefault="000944F5" w:rsidP="003652DC">
      <w:pPr>
        <w:pStyle w:val="Default"/>
        <w:spacing w:after="200" w:line="360" w:lineRule="auto"/>
        <w:jc w:val="both"/>
        <w:rPr>
          <w:rFonts w:asciiTheme="majorHAnsi" w:hAnsiTheme="majorHAnsi"/>
          <w:color w:val="000000" w:themeColor="text1"/>
          <w:sz w:val="22"/>
          <w:szCs w:val="22"/>
        </w:rPr>
      </w:pPr>
    </w:p>
    <w:p w14:paraId="1302F518" w14:textId="77777777" w:rsidR="000944F5" w:rsidRDefault="000944F5" w:rsidP="003652DC">
      <w:pPr>
        <w:pStyle w:val="Default"/>
        <w:spacing w:after="200" w:line="360" w:lineRule="auto"/>
        <w:jc w:val="both"/>
        <w:rPr>
          <w:rFonts w:asciiTheme="majorHAnsi" w:hAnsiTheme="majorHAnsi"/>
          <w:color w:val="000000" w:themeColor="text1"/>
          <w:sz w:val="22"/>
          <w:szCs w:val="22"/>
        </w:rPr>
      </w:pPr>
    </w:p>
    <w:p w14:paraId="738151EA" w14:textId="77777777" w:rsidR="000944F5" w:rsidRDefault="000944F5" w:rsidP="003652DC">
      <w:pPr>
        <w:pStyle w:val="Default"/>
        <w:spacing w:after="200" w:line="360" w:lineRule="auto"/>
        <w:jc w:val="both"/>
        <w:rPr>
          <w:rFonts w:asciiTheme="majorHAnsi" w:hAnsiTheme="majorHAnsi"/>
          <w:color w:val="000000" w:themeColor="text1"/>
          <w:sz w:val="22"/>
          <w:szCs w:val="22"/>
        </w:rPr>
      </w:pPr>
    </w:p>
    <w:p w14:paraId="433060B0" w14:textId="77777777" w:rsidR="000944F5" w:rsidRDefault="000944F5" w:rsidP="003652DC">
      <w:pPr>
        <w:pStyle w:val="Default"/>
        <w:spacing w:after="200" w:line="360" w:lineRule="auto"/>
        <w:jc w:val="both"/>
        <w:rPr>
          <w:rFonts w:asciiTheme="majorHAnsi" w:hAnsiTheme="majorHAnsi"/>
          <w:color w:val="000000" w:themeColor="text1"/>
          <w:sz w:val="22"/>
          <w:szCs w:val="22"/>
        </w:rPr>
      </w:pPr>
    </w:p>
    <w:p w14:paraId="31FA2252" w14:textId="77777777" w:rsidR="000944F5" w:rsidRDefault="000944F5" w:rsidP="003652DC">
      <w:pPr>
        <w:pStyle w:val="Default"/>
        <w:spacing w:after="200" w:line="360" w:lineRule="auto"/>
        <w:jc w:val="both"/>
        <w:rPr>
          <w:rFonts w:asciiTheme="majorHAnsi" w:hAnsiTheme="majorHAnsi"/>
          <w:color w:val="000000" w:themeColor="text1"/>
          <w:sz w:val="22"/>
          <w:szCs w:val="22"/>
        </w:rPr>
      </w:pPr>
    </w:p>
    <w:p w14:paraId="64036A38" w14:textId="77777777" w:rsidR="000944F5" w:rsidRDefault="000944F5" w:rsidP="003652DC">
      <w:pPr>
        <w:pStyle w:val="Default"/>
        <w:spacing w:after="200" w:line="360" w:lineRule="auto"/>
        <w:jc w:val="both"/>
        <w:rPr>
          <w:rFonts w:asciiTheme="majorHAnsi" w:hAnsiTheme="majorHAnsi"/>
          <w:color w:val="000000" w:themeColor="text1"/>
          <w:sz w:val="22"/>
          <w:szCs w:val="22"/>
        </w:rPr>
      </w:pPr>
    </w:p>
    <w:p w14:paraId="720EDCA7" w14:textId="77777777" w:rsidR="000944F5" w:rsidRDefault="000944F5" w:rsidP="003652DC">
      <w:pPr>
        <w:pStyle w:val="Default"/>
        <w:spacing w:after="200" w:line="360" w:lineRule="auto"/>
        <w:jc w:val="both"/>
        <w:rPr>
          <w:rFonts w:asciiTheme="majorHAnsi" w:hAnsiTheme="majorHAnsi"/>
          <w:color w:val="000000" w:themeColor="text1"/>
          <w:sz w:val="22"/>
          <w:szCs w:val="22"/>
        </w:rPr>
      </w:pPr>
    </w:p>
    <w:p w14:paraId="3F33EB9A" w14:textId="77777777" w:rsidR="000944F5" w:rsidRDefault="000944F5" w:rsidP="003652DC">
      <w:pPr>
        <w:pStyle w:val="Default"/>
        <w:spacing w:after="200" w:line="360" w:lineRule="auto"/>
        <w:jc w:val="both"/>
        <w:rPr>
          <w:rFonts w:asciiTheme="majorHAnsi" w:hAnsiTheme="majorHAnsi"/>
          <w:color w:val="000000" w:themeColor="text1"/>
          <w:sz w:val="22"/>
          <w:szCs w:val="22"/>
        </w:rPr>
      </w:pPr>
    </w:p>
    <w:p w14:paraId="45E25361" w14:textId="77777777" w:rsidR="000944F5" w:rsidDel="003E489C" w:rsidRDefault="000944F5" w:rsidP="0066125A">
      <w:pPr>
        <w:pStyle w:val="Default"/>
        <w:spacing w:after="200" w:line="360" w:lineRule="auto"/>
        <w:jc w:val="both"/>
        <w:rPr>
          <w:del w:id="615" w:author="Abhilasha Vaid" w:date="2016-06-17T16:02:00Z"/>
          <w:rFonts w:asciiTheme="majorHAnsi" w:hAnsiTheme="majorHAnsi"/>
          <w:color w:val="000000" w:themeColor="text1"/>
          <w:sz w:val="22"/>
          <w:szCs w:val="22"/>
        </w:rPr>
      </w:pPr>
    </w:p>
    <w:p w14:paraId="073D5E6F" w14:textId="77777777" w:rsidR="003E489C" w:rsidRDefault="003E489C" w:rsidP="003652DC">
      <w:pPr>
        <w:pStyle w:val="Default"/>
        <w:spacing w:after="200" w:line="360" w:lineRule="auto"/>
        <w:jc w:val="both"/>
        <w:rPr>
          <w:ins w:id="616" w:author="Abhilasha Vaid" w:date="2016-06-17T16:02:00Z"/>
          <w:rFonts w:asciiTheme="majorHAnsi" w:hAnsiTheme="majorHAnsi"/>
          <w:color w:val="000000" w:themeColor="text1"/>
          <w:sz w:val="22"/>
          <w:szCs w:val="22"/>
        </w:rPr>
      </w:pPr>
    </w:p>
    <w:p w14:paraId="585C83D1" w14:textId="77777777" w:rsidR="003E489C" w:rsidRDefault="003E489C" w:rsidP="003652DC">
      <w:pPr>
        <w:pStyle w:val="Default"/>
        <w:spacing w:after="200" w:line="360" w:lineRule="auto"/>
        <w:jc w:val="both"/>
        <w:rPr>
          <w:ins w:id="617" w:author="Abhilasha Vaid" w:date="2016-06-17T16:02:00Z"/>
          <w:rFonts w:asciiTheme="majorHAnsi" w:hAnsiTheme="majorHAnsi"/>
          <w:color w:val="000000" w:themeColor="text1"/>
          <w:sz w:val="22"/>
          <w:szCs w:val="22"/>
        </w:rPr>
      </w:pPr>
    </w:p>
    <w:p w14:paraId="16A58150" w14:textId="3AD87707" w:rsidR="000944F5" w:rsidDel="003E489C" w:rsidRDefault="000944F5" w:rsidP="003652DC">
      <w:pPr>
        <w:pStyle w:val="Default"/>
        <w:spacing w:after="200" w:line="360" w:lineRule="auto"/>
        <w:jc w:val="both"/>
        <w:rPr>
          <w:del w:id="618" w:author="Abhilasha Vaid" w:date="2016-06-17T16:02:00Z"/>
          <w:rFonts w:asciiTheme="majorHAnsi" w:hAnsiTheme="majorHAnsi"/>
          <w:color w:val="000000" w:themeColor="text1"/>
          <w:sz w:val="22"/>
          <w:szCs w:val="22"/>
        </w:rPr>
      </w:pPr>
    </w:p>
    <w:p w14:paraId="665EA211" w14:textId="1D5B1219" w:rsidR="000944F5" w:rsidDel="003E489C" w:rsidRDefault="000944F5" w:rsidP="003652DC">
      <w:pPr>
        <w:pStyle w:val="Default"/>
        <w:spacing w:after="200" w:line="360" w:lineRule="auto"/>
        <w:jc w:val="both"/>
        <w:rPr>
          <w:del w:id="619" w:author="Abhilasha Vaid" w:date="2016-06-17T16:02:00Z"/>
          <w:rFonts w:asciiTheme="majorHAnsi" w:hAnsiTheme="majorHAnsi"/>
          <w:color w:val="000000" w:themeColor="text1"/>
          <w:sz w:val="22"/>
          <w:szCs w:val="22"/>
        </w:rPr>
      </w:pPr>
    </w:p>
    <w:p w14:paraId="577C555E" w14:textId="49D218A8" w:rsidR="000944F5" w:rsidDel="003E489C" w:rsidRDefault="000944F5" w:rsidP="003652DC">
      <w:pPr>
        <w:pStyle w:val="Default"/>
        <w:spacing w:after="200" w:line="360" w:lineRule="auto"/>
        <w:jc w:val="both"/>
        <w:rPr>
          <w:del w:id="620" w:author="Abhilasha Vaid" w:date="2016-06-17T16:02:00Z"/>
          <w:rFonts w:asciiTheme="majorHAnsi" w:hAnsiTheme="majorHAnsi"/>
          <w:color w:val="000000" w:themeColor="text1"/>
          <w:sz w:val="22"/>
          <w:szCs w:val="22"/>
        </w:rPr>
      </w:pPr>
    </w:p>
    <w:p w14:paraId="57E3E644" w14:textId="1C08BB20" w:rsidR="000944F5" w:rsidDel="003E489C" w:rsidRDefault="000944F5" w:rsidP="003652DC">
      <w:pPr>
        <w:pStyle w:val="Default"/>
        <w:spacing w:after="200" w:line="360" w:lineRule="auto"/>
        <w:jc w:val="both"/>
        <w:rPr>
          <w:del w:id="621" w:author="Abhilasha Vaid" w:date="2016-06-17T16:02:00Z"/>
          <w:rFonts w:asciiTheme="majorHAnsi" w:hAnsiTheme="majorHAnsi"/>
          <w:color w:val="000000" w:themeColor="text1"/>
          <w:sz w:val="22"/>
          <w:szCs w:val="22"/>
        </w:rPr>
      </w:pPr>
    </w:p>
    <w:p w14:paraId="5D05A6DA" w14:textId="15FF8927" w:rsidR="000944F5" w:rsidRPr="00106042" w:rsidDel="003E489C" w:rsidRDefault="000944F5" w:rsidP="003652DC">
      <w:pPr>
        <w:pStyle w:val="Default"/>
        <w:spacing w:after="200" w:line="360" w:lineRule="auto"/>
        <w:jc w:val="both"/>
        <w:rPr>
          <w:del w:id="622" w:author="Abhilasha Vaid" w:date="2016-06-17T16:02:00Z"/>
          <w:rFonts w:asciiTheme="majorHAnsi" w:hAnsiTheme="majorHAnsi"/>
          <w:color w:val="000000" w:themeColor="text1"/>
          <w:sz w:val="22"/>
          <w:szCs w:val="22"/>
        </w:rPr>
      </w:pPr>
    </w:p>
    <w:p w14:paraId="70CF0965" w14:textId="77777777" w:rsidR="002D7EC4" w:rsidRPr="00106042" w:rsidRDefault="002D7EC4" w:rsidP="0066125A">
      <w:pPr>
        <w:pStyle w:val="Default"/>
        <w:spacing w:after="200" w:line="360" w:lineRule="auto"/>
        <w:jc w:val="both"/>
        <w:rPr>
          <w:rFonts w:asciiTheme="majorHAnsi" w:eastAsia="Times New Roman" w:hAnsiTheme="majorHAnsi" w:cs="Times New Roman"/>
        </w:rPr>
      </w:pPr>
    </w:p>
    <w:p w14:paraId="21BCD103" w14:textId="3A5ECDBF" w:rsidR="00BF60B2" w:rsidRPr="00A54F82" w:rsidRDefault="003652DC" w:rsidP="00A54F82">
      <w:pPr>
        <w:pStyle w:val="Heading2"/>
        <w:numPr>
          <w:ilvl w:val="0"/>
          <w:numId w:val="56"/>
        </w:numPr>
      </w:pPr>
      <w:bookmarkStart w:id="623" w:name="_Toc409670516"/>
      <w:bookmarkStart w:id="624" w:name="_Toc448919867"/>
      <w:r w:rsidRPr="00372827">
        <w:t>The ‘Gold-Standard’: Compass and R</w:t>
      </w:r>
      <w:bookmarkEnd w:id="623"/>
      <w:r w:rsidRPr="00372827">
        <w:t>ope Measurement</w:t>
      </w:r>
      <w:bookmarkStart w:id="625" w:name="_Toc448916036"/>
      <w:bookmarkStart w:id="626" w:name="_Toc448918330"/>
      <w:bookmarkStart w:id="627" w:name="_Toc448919868"/>
      <w:bookmarkStart w:id="628" w:name="_Toc448916037"/>
      <w:bookmarkStart w:id="629" w:name="_Toc448919869"/>
      <w:bookmarkEnd w:id="624"/>
      <w:bookmarkEnd w:id="625"/>
      <w:bookmarkEnd w:id="626"/>
      <w:bookmarkEnd w:id="627"/>
      <w:bookmarkEnd w:id="628"/>
      <w:bookmarkEnd w:id="629"/>
    </w:p>
    <w:p w14:paraId="18F08D27" w14:textId="1898E73F" w:rsidR="00287646" w:rsidRPr="00106042" w:rsidRDefault="00BF60B2" w:rsidP="003652DC">
      <w:pPr>
        <w:pStyle w:val="Default"/>
        <w:spacing w:after="200" w:line="360" w:lineRule="auto"/>
        <w:jc w:val="both"/>
        <w:rPr>
          <w:rFonts w:asciiTheme="majorHAnsi" w:hAnsiTheme="majorHAnsi"/>
          <w:sz w:val="22"/>
          <w:szCs w:val="22"/>
        </w:rPr>
      </w:pPr>
      <w:r w:rsidRPr="00106042">
        <w:rPr>
          <w:noProof/>
        </w:rPr>
        <mc:AlternateContent>
          <mc:Choice Requires="wps">
            <w:drawing>
              <wp:inline distT="0" distB="0" distL="0" distR="0" wp14:anchorId="5B675CC6" wp14:editId="39A3E29D">
                <wp:extent cx="6400800" cy="1221816"/>
                <wp:effectExtent l="0" t="0" r="25400" b="22860"/>
                <wp:docPr id="39" name="Text Box 39"/>
                <wp:cNvGraphicFramePr/>
                <a:graphic xmlns:a="http://schemas.openxmlformats.org/drawingml/2006/main">
                  <a:graphicData uri="http://schemas.microsoft.com/office/word/2010/wordprocessingShape">
                    <wps:wsp>
                      <wps:cNvSpPr txBox="1"/>
                      <wps:spPr>
                        <a:xfrm>
                          <a:off x="0" y="0"/>
                          <a:ext cx="6400800" cy="1221816"/>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067D088" w14:textId="77777777" w:rsidR="005870A9" w:rsidRPr="00AF45FB" w:rsidRDefault="005870A9" w:rsidP="00BF60B2">
                            <w:pPr>
                              <w:spacing w:before="240"/>
                              <w:jc w:val="both"/>
                              <w:rPr>
                                <w:i/>
                              </w:rPr>
                            </w:pPr>
                            <w:r>
                              <w:rPr>
                                <w:i/>
                              </w:rPr>
                              <w:t>The Compass and Rope method is considered the ‘gold standard’ of land area measurement. However, the method is more cumbersome and time-consuming than self-reporting and GPS, which makes it impractical in large-scale household surveys. Given its accuracy even on small plots, it remains the approach of choice for specific types of data collection, but must be implemented by experienced staff for optimal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5B675CC6" id="Text Box 39" o:spid="_x0000_s1036" type="#_x0000_t202" style="width:7in;height:9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" fillcolor="#a9d5e7 [1300]" strokecolor="#1a495c [1604]" strokeweight=".5pt">
                <v:textbox>
                  <w:txbxContent>
                    <w:p w14:paraId="5067D088" w14:textId="77777777" w:rsidR="002F1E30" w:rsidRPr="00AF45FB" w:rsidRDefault="002F1E30" w:rsidP="00BF60B2">
                      <w:pPr>
                        <w:spacing w:before="240"/>
                        <w:jc w:val="both"/>
                        <w:rPr>
                          <w:i/>
                        </w:rPr>
                      </w:pPr>
                      <w:r>
                        <w:rPr>
                          <w:i/>
                        </w:rPr>
                        <w:t>The Compass and Rope method is considered the ‘gold standard’ of land area measurement. However, the method is more cumbersome and time-consuming than self-reporting and GPS, which makes it impractical in large-scale household surveys. Given its accuracy even on small plots, it remains the approach of choice for specific types of data collection, but must be implemented by experienced staff for optimal results.</w:t>
                      </w:r>
                    </w:p>
                  </w:txbxContent>
                </v:textbox>
                <w10:anchorlock/>
              </v:shape>
            </w:pict>
          </mc:Fallback>
        </mc:AlternateContent>
      </w:r>
    </w:p>
    <w:p w14:paraId="3D9A7090" w14:textId="74F47174" w:rsidR="00407042" w:rsidRPr="00106042" w:rsidRDefault="005F1B33" w:rsidP="0066125A">
      <w:pPr>
        <w:pStyle w:val="Heading3"/>
      </w:pPr>
      <w:bookmarkStart w:id="630" w:name="_Toc423686342"/>
      <w:bookmarkStart w:id="631" w:name="_Toc424034107"/>
      <w:bookmarkStart w:id="632" w:name="_Toc424034648"/>
      <w:bookmarkStart w:id="633" w:name="_Toc424042934"/>
      <w:bookmarkStart w:id="634" w:name="_Toc423686343"/>
      <w:bookmarkStart w:id="635" w:name="_Toc424034108"/>
      <w:bookmarkStart w:id="636" w:name="_Toc424034649"/>
      <w:bookmarkStart w:id="637" w:name="_Toc424042935"/>
      <w:bookmarkEnd w:id="630"/>
      <w:bookmarkEnd w:id="631"/>
      <w:bookmarkEnd w:id="632"/>
      <w:bookmarkEnd w:id="633"/>
      <w:bookmarkEnd w:id="634"/>
      <w:bookmarkEnd w:id="635"/>
      <w:bookmarkEnd w:id="636"/>
      <w:bookmarkEnd w:id="637"/>
      <w:r w:rsidRPr="00372827">
        <w:t xml:space="preserve"> </w:t>
      </w:r>
      <w:bookmarkStart w:id="638" w:name="_Toc448919870"/>
      <w:r w:rsidR="005349DA">
        <w:t xml:space="preserve">6.1 </w:t>
      </w:r>
      <w:r w:rsidR="00407042" w:rsidRPr="00372827">
        <w:t>Compass and Rope: Practical Considerations</w:t>
      </w:r>
      <w:bookmarkEnd w:id="638"/>
    </w:p>
    <w:p w14:paraId="6933D7D4" w14:textId="5CDF49B2" w:rsidR="00407042" w:rsidRPr="00106042" w:rsidRDefault="00407042" w:rsidP="00407042">
      <w:pPr>
        <w:pStyle w:val="Default"/>
        <w:spacing w:after="200" w:line="360" w:lineRule="auto"/>
        <w:jc w:val="both"/>
        <w:rPr>
          <w:rFonts w:asciiTheme="majorHAnsi" w:eastAsia="Times New Roman" w:hAnsiTheme="majorHAnsi" w:cs="Times New Roman"/>
          <w:color w:val="00B962"/>
          <w:sz w:val="22"/>
          <w:szCs w:val="22"/>
        </w:rPr>
      </w:pPr>
      <w:r w:rsidRPr="00106042">
        <w:rPr>
          <w:rFonts w:asciiTheme="majorHAnsi" w:hAnsiTheme="majorHAnsi"/>
          <w:sz w:val="22"/>
          <w:szCs w:val="22"/>
        </w:rPr>
        <w:t xml:space="preserve">The compass and rope method </w:t>
      </w:r>
      <w:r w:rsidR="00DD70C9" w:rsidRPr="00106042">
        <w:rPr>
          <w:rFonts w:asciiTheme="majorHAnsi" w:hAnsiTheme="majorHAnsi"/>
          <w:sz w:val="22"/>
          <w:szCs w:val="22"/>
        </w:rPr>
        <w:t xml:space="preserve">(or traversing) </w:t>
      </w:r>
      <w:r w:rsidRPr="00106042">
        <w:rPr>
          <w:rFonts w:asciiTheme="majorHAnsi" w:hAnsiTheme="majorHAnsi"/>
          <w:sz w:val="22"/>
          <w:szCs w:val="22"/>
        </w:rPr>
        <w:t>is commonly considered to be the gold standard in objective area measurement (FAO, 1982).</w:t>
      </w:r>
      <w:r w:rsidRPr="00106042">
        <w:rPr>
          <w:rFonts w:asciiTheme="majorHAnsi" w:hAnsiTheme="majorHAnsi"/>
          <w:color w:val="00B962"/>
          <w:sz w:val="22"/>
          <w:szCs w:val="22"/>
        </w:rPr>
        <w:t xml:space="preserve"> </w:t>
      </w:r>
      <w:r w:rsidRPr="00106042">
        <w:rPr>
          <w:rFonts w:asciiTheme="majorHAnsi" w:hAnsiTheme="majorHAnsi"/>
          <w:sz w:val="22"/>
          <w:szCs w:val="22"/>
        </w:rPr>
        <w:t>It does not rely on advanced technology, only basic geometry and often readily available equipment. With a compass, measuring tape, ranging poles, two to three persons and a programmable calculator or other computational tool, the area of a plot can be measured significantly more accurately than by subjective estimates. When carefully implemente</w:t>
      </w:r>
      <w:r w:rsidR="006C2C88" w:rsidRPr="00106042">
        <w:rPr>
          <w:rFonts w:asciiTheme="majorHAnsi" w:hAnsiTheme="majorHAnsi"/>
          <w:sz w:val="22"/>
          <w:szCs w:val="22"/>
        </w:rPr>
        <w:t xml:space="preserve">d, this method provides accurate </w:t>
      </w:r>
      <w:r w:rsidRPr="00106042">
        <w:rPr>
          <w:rFonts w:asciiTheme="majorHAnsi" w:hAnsiTheme="majorHAnsi"/>
          <w:sz w:val="22"/>
          <w:szCs w:val="22"/>
        </w:rPr>
        <w:t xml:space="preserve">estimates, and it can therefore be considered as a benchmark against which to assess the </w:t>
      </w:r>
      <w:r w:rsidR="006C2C88" w:rsidRPr="00106042">
        <w:rPr>
          <w:rFonts w:asciiTheme="majorHAnsi" w:hAnsiTheme="majorHAnsi"/>
          <w:sz w:val="22"/>
          <w:szCs w:val="22"/>
        </w:rPr>
        <w:t>accuracy</w:t>
      </w:r>
      <w:r w:rsidRPr="00106042">
        <w:rPr>
          <w:rFonts w:asciiTheme="majorHAnsi" w:hAnsiTheme="majorHAnsi"/>
          <w:sz w:val="22"/>
          <w:szCs w:val="22"/>
        </w:rPr>
        <w:t xml:space="preserve"> of other methods. </w:t>
      </w:r>
    </w:p>
    <w:p w14:paraId="41A71FDC" w14:textId="6C0D92F0" w:rsidR="00407042" w:rsidRPr="00106042" w:rsidRDefault="00407042" w:rsidP="00407042">
      <w:pPr>
        <w:pStyle w:val="Default"/>
        <w:spacing w:after="200" w:line="360" w:lineRule="auto"/>
        <w:jc w:val="both"/>
        <w:rPr>
          <w:rFonts w:asciiTheme="majorHAnsi" w:hAnsiTheme="majorHAnsi"/>
          <w:sz w:val="22"/>
          <w:szCs w:val="22"/>
        </w:rPr>
      </w:pPr>
      <w:r w:rsidRPr="00106042">
        <w:rPr>
          <w:rFonts w:asciiTheme="majorHAnsi" w:hAnsiTheme="majorHAnsi"/>
          <w:sz w:val="22"/>
          <w:szCs w:val="22"/>
        </w:rPr>
        <w:t>As in the GPS measurement, this method requires that the enumerator and respondent travel to the plot, and clear its boundaries from obstacles to the extent possible. Before the measurement can begin</w:t>
      </w:r>
      <w:r w:rsidR="00B61FC4" w:rsidRPr="00106042">
        <w:rPr>
          <w:rFonts w:asciiTheme="majorHAnsi" w:hAnsiTheme="majorHAnsi"/>
          <w:sz w:val="22"/>
          <w:szCs w:val="22"/>
        </w:rPr>
        <w:t>,</w:t>
      </w:r>
      <w:r w:rsidRPr="00106042">
        <w:rPr>
          <w:rFonts w:asciiTheme="majorHAnsi" w:hAnsiTheme="majorHAnsi"/>
          <w:sz w:val="22"/>
          <w:szCs w:val="22"/>
        </w:rPr>
        <w:t xml:space="preserve"> the farmer must pace the perimeter of the plot with the enumerator in tow to ensure </w:t>
      </w:r>
      <w:r w:rsidR="00B61FC4" w:rsidRPr="00106042">
        <w:rPr>
          <w:rFonts w:asciiTheme="majorHAnsi" w:hAnsiTheme="majorHAnsi"/>
          <w:sz w:val="22"/>
          <w:szCs w:val="22"/>
        </w:rPr>
        <w:t xml:space="preserve">that </w:t>
      </w:r>
      <w:r w:rsidRPr="00106042">
        <w:rPr>
          <w:rFonts w:asciiTheme="majorHAnsi" w:hAnsiTheme="majorHAnsi"/>
          <w:sz w:val="22"/>
          <w:szCs w:val="22"/>
        </w:rPr>
        <w:t>the measurement captures the proper area. The enumerator will note the corners of the plot, where clearly available. When plots are irregularly shaped</w:t>
      </w:r>
      <w:r w:rsidR="00B61FC4" w:rsidRPr="00106042">
        <w:rPr>
          <w:rFonts w:asciiTheme="majorHAnsi" w:hAnsiTheme="majorHAnsi"/>
          <w:sz w:val="22"/>
          <w:szCs w:val="22"/>
        </w:rPr>
        <w:t>,</w:t>
      </w:r>
      <w:r w:rsidRPr="00106042">
        <w:rPr>
          <w:rFonts w:asciiTheme="majorHAnsi" w:hAnsiTheme="majorHAnsi"/>
          <w:sz w:val="22"/>
          <w:szCs w:val="22"/>
        </w:rPr>
        <w:t xml:space="preserve"> enumerators use their best judgment in declaring the corner points. The boundary of bushy plots will need to be cleared (with the permission of the farmer) prior to commencing measurement in order for the ranging poles to be visible. Only then can the enumerator start the task of measuring the plot. </w:t>
      </w:r>
      <w:r w:rsidR="006C2C88" w:rsidRPr="00106042">
        <w:rPr>
          <w:rFonts w:asciiTheme="majorHAnsi" w:hAnsiTheme="majorHAnsi"/>
          <w:sz w:val="22"/>
          <w:szCs w:val="22"/>
        </w:rPr>
        <w:t xml:space="preserve">Examples of instructions for completing the compass and rope measurement can be found in </w:t>
      </w:r>
      <w:proofErr w:type="spellStart"/>
      <w:r w:rsidR="006C2C88" w:rsidRPr="00106042">
        <w:rPr>
          <w:rFonts w:asciiTheme="majorHAnsi" w:hAnsiTheme="majorHAnsi"/>
          <w:color w:val="auto"/>
          <w:sz w:val="22"/>
          <w:szCs w:val="22"/>
          <w:lang w:val="fr-FR"/>
        </w:rPr>
        <w:t>Annex</w:t>
      </w:r>
      <w:proofErr w:type="spellEnd"/>
      <w:r w:rsidR="006C2C88" w:rsidRPr="00106042">
        <w:rPr>
          <w:rFonts w:asciiTheme="majorHAnsi" w:hAnsiTheme="majorHAnsi"/>
          <w:color w:val="auto"/>
          <w:sz w:val="22"/>
          <w:szCs w:val="22"/>
          <w:lang w:val="fr-FR"/>
        </w:rPr>
        <w:t xml:space="preserve"> </w:t>
      </w:r>
      <w:r w:rsidR="00D52A46" w:rsidRPr="00106042">
        <w:rPr>
          <w:rFonts w:asciiTheme="majorHAnsi" w:hAnsiTheme="majorHAnsi"/>
          <w:color w:val="auto"/>
          <w:sz w:val="22"/>
          <w:szCs w:val="22"/>
          <w:lang w:val="fr-FR"/>
        </w:rPr>
        <w:t>3</w:t>
      </w:r>
      <w:r w:rsidR="006C2C88" w:rsidRPr="00106042">
        <w:rPr>
          <w:rFonts w:asciiTheme="majorHAnsi" w:hAnsiTheme="majorHAnsi"/>
          <w:color w:val="00B962"/>
          <w:sz w:val="22"/>
          <w:szCs w:val="22"/>
          <w:lang w:val="fr-FR"/>
        </w:rPr>
        <w:t xml:space="preserve"> </w:t>
      </w:r>
      <w:r w:rsidR="006C2C88" w:rsidRPr="00106042">
        <w:rPr>
          <w:rFonts w:asciiTheme="majorHAnsi" w:hAnsiTheme="majorHAnsi"/>
          <w:sz w:val="22"/>
          <w:szCs w:val="22"/>
        </w:rPr>
        <w:t>or in the FAO</w:t>
      </w:r>
      <w:r w:rsidR="006C2C88" w:rsidRPr="00106042">
        <w:rPr>
          <w:rFonts w:asciiTheme="majorHAnsi" w:hAnsiTheme="majorHAnsi"/>
          <w:sz w:val="22"/>
          <w:szCs w:val="22"/>
          <w:lang w:val="fr-FR"/>
        </w:rPr>
        <w:t>’</w:t>
      </w:r>
      <w:r w:rsidR="006C2C88" w:rsidRPr="00106042">
        <w:rPr>
          <w:rFonts w:asciiTheme="majorHAnsi" w:hAnsiTheme="majorHAnsi"/>
          <w:sz w:val="22"/>
          <w:szCs w:val="22"/>
        </w:rPr>
        <w:t>s ‘Estimation of Crop Areas and Yields in Agricultural Statistics” (1982).</w:t>
      </w:r>
    </w:p>
    <w:p w14:paraId="6218E3EE" w14:textId="74FFE19B" w:rsidR="00407042" w:rsidRPr="00106042" w:rsidRDefault="00407042" w:rsidP="00407042">
      <w:pPr>
        <w:pStyle w:val="Default"/>
        <w:spacing w:after="200" w:line="360" w:lineRule="auto"/>
        <w:jc w:val="both"/>
        <w:rPr>
          <w:rFonts w:asciiTheme="majorHAnsi" w:eastAsia="Times New Roman" w:hAnsiTheme="majorHAnsi" w:cs="Times New Roman"/>
          <w:sz w:val="22"/>
          <w:szCs w:val="22"/>
        </w:rPr>
      </w:pPr>
      <w:r w:rsidRPr="00106042">
        <w:rPr>
          <w:rFonts w:asciiTheme="majorHAnsi" w:hAnsiTheme="majorHAnsi"/>
          <w:sz w:val="22"/>
          <w:szCs w:val="22"/>
        </w:rPr>
        <w:t>The enumerator will record the compass bearings and distances between all corners of the plot. T</w:t>
      </w:r>
      <w:r w:rsidR="006C2C88" w:rsidRPr="00106042">
        <w:rPr>
          <w:rFonts w:asciiTheme="majorHAnsi" w:hAnsiTheme="majorHAnsi"/>
          <w:sz w:val="22"/>
          <w:szCs w:val="22"/>
        </w:rPr>
        <w:t>o calculate the area of the plot and the</w:t>
      </w:r>
      <w:r w:rsidRPr="00106042">
        <w:rPr>
          <w:rFonts w:asciiTheme="majorHAnsi" w:hAnsiTheme="majorHAnsi"/>
          <w:sz w:val="22"/>
          <w:szCs w:val="22"/>
        </w:rPr>
        <w:t xml:space="preserve"> closing error</w:t>
      </w:r>
      <w:r w:rsidR="00C168B5" w:rsidRPr="00106042">
        <w:rPr>
          <w:rFonts w:asciiTheme="majorHAnsi" w:hAnsiTheme="majorHAnsi"/>
          <w:sz w:val="22"/>
          <w:szCs w:val="22"/>
        </w:rPr>
        <w:t>,</w:t>
      </w:r>
      <w:r w:rsidRPr="00106042">
        <w:rPr>
          <w:rFonts w:asciiTheme="majorHAnsi" w:hAnsiTheme="majorHAnsi"/>
          <w:sz w:val="22"/>
          <w:szCs w:val="22"/>
        </w:rPr>
        <w:t xml:space="preserve"> </w:t>
      </w:r>
      <w:r w:rsidR="006C2C88" w:rsidRPr="00106042">
        <w:rPr>
          <w:rFonts w:asciiTheme="majorHAnsi" w:hAnsiTheme="majorHAnsi"/>
          <w:sz w:val="22"/>
          <w:szCs w:val="22"/>
        </w:rPr>
        <w:t>the data need to be</w:t>
      </w:r>
      <w:r w:rsidRPr="00106042">
        <w:rPr>
          <w:rFonts w:asciiTheme="majorHAnsi" w:hAnsiTheme="majorHAnsi"/>
          <w:sz w:val="22"/>
          <w:szCs w:val="22"/>
        </w:rPr>
        <w:t xml:space="preserve"> enter</w:t>
      </w:r>
      <w:r w:rsidR="006C2C88" w:rsidRPr="00106042">
        <w:rPr>
          <w:rFonts w:asciiTheme="majorHAnsi" w:hAnsiTheme="majorHAnsi"/>
          <w:sz w:val="22"/>
          <w:szCs w:val="22"/>
        </w:rPr>
        <w:t>ed</w:t>
      </w:r>
      <w:r w:rsidRPr="00106042">
        <w:rPr>
          <w:rFonts w:asciiTheme="majorHAnsi" w:hAnsiTheme="majorHAnsi"/>
          <w:sz w:val="22"/>
          <w:szCs w:val="22"/>
        </w:rPr>
        <w:t xml:space="preserve"> in</w:t>
      </w:r>
      <w:r w:rsidR="006C2C88" w:rsidRPr="00106042">
        <w:rPr>
          <w:rFonts w:asciiTheme="majorHAnsi" w:hAnsiTheme="majorHAnsi"/>
          <w:sz w:val="22"/>
          <w:szCs w:val="22"/>
        </w:rPr>
        <w:t xml:space="preserve"> a </w:t>
      </w:r>
      <w:r w:rsidRPr="00106042">
        <w:rPr>
          <w:rFonts w:asciiTheme="majorHAnsi" w:hAnsiTheme="majorHAnsi"/>
          <w:sz w:val="22"/>
          <w:szCs w:val="22"/>
        </w:rPr>
        <w:t xml:space="preserve">computational tool, be that an algorithm pre-programed in </w:t>
      </w:r>
      <w:r w:rsidR="006C2C88" w:rsidRPr="00106042">
        <w:rPr>
          <w:rFonts w:asciiTheme="majorHAnsi" w:hAnsiTheme="majorHAnsi"/>
          <w:sz w:val="22"/>
          <w:szCs w:val="22"/>
        </w:rPr>
        <w:t xml:space="preserve">a spreadsheet software (e.g. </w:t>
      </w:r>
      <w:r w:rsidRPr="00106042">
        <w:rPr>
          <w:rFonts w:asciiTheme="majorHAnsi" w:hAnsiTheme="majorHAnsi"/>
          <w:sz w:val="22"/>
          <w:szCs w:val="22"/>
        </w:rPr>
        <w:t>Microsoft Excel</w:t>
      </w:r>
      <w:r w:rsidR="006C2C88" w:rsidRPr="00106042">
        <w:rPr>
          <w:rFonts w:asciiTheme="majorHAnsi" w:hAnsiTheme="majorHAnsi"/>
          <w:sz w:val="22"/>
          <w:szCs w:val="22"/>
        </w:rPr>
        <w:t>)</w:t>
      </w:r>
      <w:r w:rsidRPr="00106042">
        <w:rPr>
          <w:rFonts w:asciiTheme="majorHAnsi" w:hAnsiTheme="majorHAnsi"/>
          <w:sz w:val="22"/>
          <w:szCs w:val="22"/>
        </w:rPr>
        <w:t xml:space="preserve"> or a programmable calculator</w:t>
      </w:r>
      <w:r w:rsidR="000129D5" w:rsidRPr="00106042">
        <w:rPr>
          <w:rFonts w:asciiTheme="majorHAnsi" w:hAnsiTheme="majorHAnsi"/>
          <w:sz w:val="22"/>
          <w:szCs w:val="22"/>
        </w:rPr>
        <w:t xml:space="preserve"> (for examples</w:t>
      </w:r>
      <w:r w:rsidR="00C168B5" w:rsidRPr="00106042">
        <w:rPr>
          <w:rFonts w:asciiTheme="majorHAnsi" w:hAnsiTheme="majorHAnsi"/>
          <w:sz w:val="22"/>
          <w:szCs w:val="22"/>
        </w:rPr>
        <w:t xml:space="preserve"> of</w:t>
      </w:r>
      <w:r w:rsidR="000129D5" w:rsidRPr="00106042">
        <w:rPr>
          <w:rFonts w:asciiTheme="majorHAnsi" w:hAnsiTheme="majorHAnsi"/>
          <w:sz w:val="22"/>
          <w:szCs w:val="22"/>
        </w:rPr>
        <w:t xml:space="preserve"> programmable calculator code, see Annex 5 of FAO 1982)</w:t>
      </w:r>
      <w:r w:rsidRPr="00106042">
        <w:rPr>
          <w:rFonts w:asciiTheme="majorHAnsi" w:hAnsiTheme="majorHAnsi"/>
          <w:sz w:val="22"/>
          <w:szCs w:val="22"/>
        </w:rPr>
        <w:t xml:space="preserve">. </w:t>
      </w:r>
      <w:r w:rsidR="003E2E16" w:rsidRPr="00106042">
        <w:rPr>
          <w:rFonts w:asciiTheme="majorHAnsi" w:hAnsiTheme="majorHAnsi"/>
          <w:sz w:val="22"/>
          <w:szCs w:val="22"/>
        </w:rPr>
        <w:t>The closure (or closing) error is an important element of quality control in the compass and rope method</w:t>
      </w:r>
      <w:r w:rsidR="003E2E16" w:rsidRPr="00106042">
        <w:rPr>
          <w:rFonts w:asciiTheme="majorHAnsi" w:hAnsiTheme="majorHAnsi"/>
          <w:b/>
          <w:sz w:val="22"/>
          <w:szCs w:val="22"/>
        </w:rPr>
        <w:t>.</w:t>
      </w:r>
      <w:r w:rsidR="003E2E16" w:rsidRPr="00106042">
        <w:rPr>
          <w:rFonts w:asciiTheme="majorHAnsi" w:hAnsiTheme="majorHAnsi"/>
          <w:sz w:val="22"/>
          <w:szCs w:val="22"/>
        </w:rPr>
        <w:t xml:space="preserve"> It is a measure of the gap between the reported start and end points of the constructed polygon, and gives an indication of the </w:t>
      </w:r>
      <w:r w:rsidR="00271088" w:rsidRPr="00106042">
        <w:rPr>
          <w:rFonts w:asciiTheme="majorHAnsi" w:hAnsiTheme="majorHAnsi"/>
          <w:sz w:val="22"/>
          <w:szCs w:val="22"/>
        </w:rPr>
        <w:t>accuracy</w:t>
      </w:r>
      <w:r w:rsidR="003E2E16" w:rsidRPr="00106042">
        <w:rPr>
          <w:rFonts w:asciiTheme="majorHAnsi" w:hAnsiTheme="majorHAnsi"/>
          <w:sz w:val="22"/>
          <w:szCs w:val="22"/>
        </w:rPr>
        <w:t xml:space="preserve"> of the measurement. The survey designer should decide in advance of fieldwork what constitutes an acceptable closing error threshold beyond which the measure needs to be re-taken</w:t>
      </w:r>
      <w:r w:rsidR="003E2E16" w:rsidRPr="00106042">
        <w:rPr>
          <w:rStyle w:val="FootnoteReference"/>
          <w:rFonts w:asciiTheme="majorHAnsi" w:hAnsiTheme="majorHAnsi"/>
          <w:sz w:val="22"/>
          <w:szCs w:val="22"/>
        </w:rPr>
        <w:footnoteReference w:id="10"/>
      </w:r>
      <w:r w:rsidR="003E2E16" w:rsidRPr="00106042">
        <w:rPr>
          <w:rFonts w:asciiTheme="majorHAnsi" w:hAnsiTheme="majorHAnsi"/>
          <w:sz w:val="22"/>
          <w:szCs w:val="22"/>
        </w:rPr>
        <w:t xml:space="preserve">. </w:t>
      </w:r>
      <w:r w:rsidRPr="00106042">
        <w:rPr>
          <w:rFonts w:asciiTheme="majorHAnsi" w:hAnsiTheme="majorHAnsi"/>
          <w:sz w:val="22"/>
          <w:szCs w:val="22"/>
        </w:rPr>
        <w:t xml:space="preserve">In order to allow for relatively easy re-measurement of plots with a higher than acceptable closing error (as dictated by the survey guidelines), </w:t>
      </w:r>
      <w:r w:rsidR="006C2C88" w:rsidRPr="00106042">
        <w:rPr>
          <w:rFonts w:asciiTheme="majorHAnsi" w:hAnsiTheme="majorHAnsi"/>
          <w:sz w:val="22"/>
          <w:szCs w:val="22"/>
        </w:rPr>
        <w:t xml:space="preserve">it is recommended that </w:t>
      </w:r>
      <w:r w:rsidRPr="00106042">
        <w:rPr>
          <w:rFonts w:asciiTheme="majorHAnsi" w:hAnsiTheme="majorHAnsi"/>
          <w:sz w:val="22"/>
          <w:szCs w:val="22"/>
        </w:rPr>
        <w:t xml:space="preserve">the field teams </w:t>
      </w:r>
      <w:r w:rsidR="006C2C88" w:rsidRPr="00106042">
        <w:rPr>
          <w:rFonts w:asciiTheme="majorHAnsi" w:hAnsiTheme="majorHAnsi"/>
          <w:sz w:val="22"/>
          <w:szCs w:val="22"/>
        </w:rPr>
        <w:t xml:space="preserve">be equipped </w:t>
      </w:r>
      <w:r w:rsidRPr="00106042">
        <w:rPr>
          <w:rFonts w:asciiTheme="majorHAnsi" w:hAnsiTheme="majorHAnsi"/>
          <w:sz w:val="22"/>
          <w:szCs w:val="22"/>
        </w:rPr>
        <w:t xml:space="preserve">with the computational tool so they can re-measure </w:t>
      </w:r>
      <w:r w:rsidR="006C2C88" w:rsidRPr="00106042">
        <w:rPr>
          <w:rFonts w:asciiTheme="majorHAnsi" w:hAnsiTheme="majorHAnsi"/>
          <w:sz w:val="22"/>
          <w:szCs w:val="22"/>
        </w:rPr>
        <w:t>the plot immediately when needed</w:t>
      </w:r>
      <w:r w:rsidRPr="00106042">
        <w:rPr>
          <w:rFonts w:asciiTheme="majorHAnsi" w:hAnsiTheme="majorHAnsi"/>
          <w:sz w:val="22"/>
          <w:szCs w:val="22"/>
        </w:rPr>
        <w:t>. The alternative, computing the closing error at a central location, will result in extra effort and time delays for those plots which need to be re-measured.</w:t>
      </w:r>
    </w:p>
    <w:p w14:paraId="7931DE46" w14:textId="09292057" w:rsidR="00DA6176" w:rsidRDefault="00C1156C" w:rsidP="005B6EA1">
      <w:pPr>
        <w:pStyle w:val="Default"/>
        <w:spacing w:after="200" w:line="360" w:lineRule="auto"/>
        <w:jc w:val="both"/>
        <w:rPr>
          <w:ins w:id="639" w:author="Abhilasha Vaid" w:date="2016-06-17T15:34:00Z"/>
          <w:rFonts w:asciiTheme="majorHAnsi" w:eastAsia="Times New Roman" w:hAnsiTheme="majorHAnsi" w:cs="Times New Roman"/>
          <w:noProof/>
        </w:rPr>
      </w:pPr>
      <w:r w:rsidRPr="00106042">
        <w:rPr>
          <w:rFonts w:asciiTheme="majorHAnsi" w:hAnsiTheme="majorHAnsi"/>
          <w:sz w:val="22"/>
          <w:szCs w:val="22"/>
        </w:rPr>
        <w:t>E</w:t>
      </w:r>
      <w:r w:rsidR="00407042" w:rsidRPr="00106042">
        <w:rPr>
          <w:rFonts w:asciiTheme="majorHAnsi" w:hAnsiTheme="majorHAnsi"/>
          <w:sz w:val="22"/>
          <w:szCs w:val="22"/>
        </w:rPr>
        <w:t xml:space="preserve">ven if the area, perimeter, and closing error are the only pieces of data that will be used in analysis, the questionnaire should require the enumerator to enter all compass bearings and distances. This will allow for spot checks of the area measurements entered as well as facilitate data cleaning when area measurement outliers are identified. Including back bearings (the bearing from point B to point A, for example) will allow enumerators to more easily identify problem areas when they measure a plot with high closing error. An example </w:t>
      </w:r>
      <w:r w:rsidRPr="00106042">
        <w:rPr>
          <w:rFonts w:asciiTheme="majorHAnsi" w:hAnsiTheme="majorHAnsi"/>
          <w:sz w:val="22"/>
          <w:szCs w:val="22"/>
        </w:rPr>
        <w:t xml:space="preserve">of a questionnaire for the collection of </w:t>
      </w:r>
      <w:r w:rsidR="00407042" w:rsidRPr="00106042">
        <w:rPr>
          <w:rFonts w:asciiTheme="majorHAnsi" w:hAnsiTheme="majorHAnsi"/>
          <w:sz w:val="22"/>
          <w:szCs w:val="22"/>
        </w:rPr>
        <w:t>this</w:t>
      </w:r>
      <w:r w:rsidRPr="00106042">
        <w:rPr>
          <w:rFonts w:asciiTheme="majorHAnsi" w:hAnsiTheme="majorHAnsi"/>
          <w:sz w:val="22"/>
          <w:szCs w:val="22"/>
        </w:rPr>
        <w:t xml:space="preserve"> information</w:t>
      </w:r>
      <w:r w:rsidR="00407042" w:rsidRPr="00106042">
        <w:rPr>
          <w:rFonts w:asciiTheme="majorHAnsi" w:hAnsiTheme="majorHAnsi"/>
          <w:sz w:val="22"/>
          <w:szCs w:val="22"/>
        </w:rPr>
        <w:t xml:space="preserve"> is found below:</w:t>
      </w:r>
      <w:r w:rsidR="00850F34" w:rsidRPr="00850F34">
        <w:rPr>
          <w:rFonts w:asciiTheme="majorHAnsi" w:eastAsia="Times New Roman" w:hAnsiTheme="majorHAnsi" w:cs="Times New Roman"/>
          <w:noProof/>
        </w:rPr>
        <w:t xml:space="preserve"> </w:t>
      </w:r>
    </w:p>
    <w:p w14:paraId="0B5D422C" w14:textId="5A23A3A1" w:rsidR="00945B99" w:rsidRPr="00945B99" w:rsidRDefault="00945B99" w:rsidP="005B6EA1">
      <w:pPr>
        <w:pStyle w:val="Default"/>
        <w:spacing w:after="200" w:line="360" w:lineRule="auto"/>
        <w:jc w:val="both"/>
        <w:rPr>
          <w:rFonts w:asciiTheme="majorHAnsi" w:eastAsia="Times New Roman" w:hAnsiTheme="majorHAnsi" w:cs="Times New Roman"/>
          <w:b/>
          <w:noProof/>
          <w:rPrChange w:id="640" w:author="Abhilasha Vaid" w:date="2016-06-17T15:35:00Z">
            <w:rPr>
              <w:rFonts w:asciiTheme="majorHAnsi" w:eastAsia="Times New Roman" w:hAnsiTheme="majorHAnsi" w:cs="Times New Roman"/>
              <w:noProof/>
            </w:rPr>
          </w:rPrChange>
        </w:rPr>
      </w:pPr>
      <w:ins w:id="641" w:author="Abhilasha Vaid" w:date="2016-06-17T15:34:00Z">
        <w:r w:rsidRPr="00945B99">
          <w:rPr>
            <w:rFonts w:asciiTheme="majorHAnsi" w:eastAsia="Times New Roman" w:hAnsiTheme="majorHAnsi" w:cs="Times New Roman"/>
            <w:b/>
            <w:noProof/>
            <w:rPrChange w:id="642" w:author="Abhilasha Vaid" w:date="2016-06-17T15:35:00Z">
              <w:rPr>
                <w:rFonts w:asciiTheme="majorHAnsi" w:eastAsia="Times New Roman" w:hAnsiTheme="majorHAnsi" w:cs="Times New Roman"/>
                <w:noProof/>
              </w:rPr>
            </w:rPrChange>
          </w:rPr>
          <w:t xml:space="preserve">Table </w:t>
        </w:r>
      </w:ins>
      <w:ins w:id="643" w:author="Sydney Gourlay" w:date="2016-06-17T13:27:00Z">
        <w:r w:rsidR="005870A9">
          <w:rPr>
            <w:rFonts w:asciiTheme="majorHAnsi" w:eastAsia="Times New Roman" w:hAnsiTheme="majorHAnsi" w:cs="Times New Roman"/>
            <w:b/>
            <w:noProof/>
          </w:rPr>
          <w:t>5</w:t>
        </w:r>
      </w:ins>
      <w:ins w:id="644" w:author="Abhilasha Vaid" w:date="2016-06-17T15:34:00Z">
        <w:del w:id="645" w:author="Sydney Gourlay" w:date="2016-06-17T13:27:00Z">
          <w:r w:rsidRPr="00945B99" w:rsidDel="005870A9">
            <w:rPr>
              <w:rFonts w:asciiTheme="majorHAnsi" w:eastAsia="Times New Roman" w:hAnsiTheme="majorHAnsi" w:cs="Times New Roman"/>
              <w:b/>
              <w:noProof/>
              <w:rPrChange w:id="646" w:author="Abhilasha Vaid" w:date="2016-06-17T15:35:00Z">
                <w:rPr>
                  <w:rFonts w:asciiTheme="majorHAnsi" w:eastAsia="Times New Roman" w:hAnsiTheme="majorHAnsi" w:cs="Times New Roman"/>
                  <w:noProof/>
                </w:rPr>
              </w:rPrChange>
            </w:rPr>
            <w:delText>7</w:delText>
          </w:r>
        </w:del>
      </w:ins>
      <w:ins w:id="647" w:author="Abhilasha Vaid" w:date="2016-06-17T15:35:00Z">
        <w:r w:rsidRPr="00945B99">
          <w:rPr>
            <w:rFonts w:asciiTheme="majorHAnsi" w:eastAsia="Times New Roman" w:hAnsiTheme="majorHAnsi" w:cs="Times New Roman"/>
            <w:b/>
            <w:noProof/>
            <w:rPrChange w:id="648" w:author="Abhilasha Vaid" w:date="2016-06-17T15:35:00Z">
              <w:rPr>
                <w:rFonts w:asciiTheme="majorHAnsi" w:eastAsia="Times New Roman" w:hAnsiTheme="majorHAnsi" w:cs="Times New Roman"/>
                <w:noProof/>
              </w:rPr>
            </w:rPrChange>
          </w:rPr>
          <w:t>−Questionnaire Example: Compass and Rope Module</w:t>
        </w:r>
      </w:ins>
    </w:p>
    <w:p w14:paraId="2C38B0D4" w14:textId="58F3C3BE" w:rsidR="00850F34" w:rsidRPr="00106042" w:rsidRDefault="00850F34" w:rsidP="00A54F82">
      <w:pPr>
        <w:pStyle w:val="Default"/>
        <w:spacing w:after="200" w:line="360" w:lineRule="auto"/>
        <w:contextualSpacing/>
        <w:jc w:val="center"/>
        <w:rPr>
          <w:rFonts w:asciiTheme="majorHAnsi" w:eastAsia="Times New Roman" w:hAnsiTheme="majorHAnsi" w:cs="Times New Roman"/>
        </w:rPr>
      </w:pPr>
      <w:r w:rsidRPr="00106042">
        <w:rPr>
          <w:rFonts w:asciiTheme="majorHAnsi" w:eastAsia="Times New Roman" w:hAnsiTheme="majorHAnsi" w:cs="Times New Roman"/>
          <w:noProof/>
        </w:rPr>
        <w:drawing>
          <wp:inline distT="0" distB="0" distL="0" distR="0" wp14:anchorId="5C503240" wp14:editId="0BA4B458">
            <wp:extent cx="4580890" cy="1307465"/>
            <wp:effectExtent l="0" t="0" r="0" b="0"/>
            <wp:docPr id="47"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24">
                      <a:extLst>
                        <a:ext uri="{28A0092B-C50C-407E-A947-70E740481C1C}">
                          <a14:useLocalDpi xmlns:a14="http://schemas.microsoft.com/office/drawing/2010/main" val="0"/>
                        </a:ext>
                      </a:extLst>
                    </a:blip>
                    <a:stretch>
                      <a:fillRect/>
                    </a:stretch>
                  </pic:blipFill>
                  <pic:spPr>
                    <a:xfrm>
                      <a:off x="0" y="0"/>
                      <a:ext cx="4580890" cy="1307465"/>
                    </a:xfrm>
                    <a:prstGeom prst="rect">
                      <a:avLst/>
                    </a:prstGeom>
                    <a:ln w="12700" cap="flat">
                      <a:noFill/>
                      <a:miter lim="400000"/>
                    </a:ln>
                    <a:effectLst/>
                  </pic:spPr>
                </pic:pic>
              </a:graphicData>
            </a:graphic>
          </wp:inline>
        </w:drawing>
      </w:r>
    </w:p>
    <w:p w14:paraId="09525169" w14:textId="63DF19BA" w:rsidR="003803EC" w:rsidRPr="00A54F82" w:rsidRDefault="004D5DA3" w:rsidP="00A54F82">
      <w:pPr>
        <w:pStyle w:val="Default"/>
        <w:spacing w:after="200" w:line="360" w:lineRule="auto"/>
        <w:contextualSpacing/>
        <w:jc w:val="center"/>
        <w:rPr>
          <w:rFonts w:cs="Times New Roman"/>
          <w:i/>
          <w:sz w:val="20"/>
          <w:szCs w:val="20"/>
        </w:rPr>
      </w:pPr>
      <w:r w:rsidRPr="00A54F82">
        <w:rPr>
          <w:i/>
          <w:sz w:val="20"/>
          <w:szCs w:val="20"/>
        </w:rPr>
        <w:t>Source: Ethiopia Land and Soil Experimental Research Study, Post-Planting Questionnaire.</w:t>
      </w:r>
    </w:p>
    <w:p w14:paraId="5E18FEA8" w14:textId="00EADCF3" w:rsidR="003652DC" w:rsidRPr="00106042" w:rsidRDefault="00585570" w:rsidP="0066125A">
      <w:pPr>
        <w:pStyle w:val="Heading3"/>
      </w:pPr>
      <w:r w:rsidRPr="00372827">
        <w:t xml:space="preserve"> </w:t>
      </w:r>
      <w:bookmarkStart w:id="649" w:name="_Toc448919871"/>
      <w:r w:rsidR="005349DA">
        <w:t xml:space="preserve">6.2 </w:t>
      </w:r>
      <w:r w:rsidR="003803EC" w:rsidRPr="00372827">
        <w:t>Compass and Rope: Key Issues and Limitations</w:t>
      </w:r>
      <w:bookmarkEnd w:id="649"/>
    </w:p>
    <w:p w14:paraId="67E4AB37" w14:textId="26FCF725" w:rsidR="00CA0C4D" w:rsidRPr="00106042" w:rsidRDefault="00CA0C4D" w:rsidP="00CA0C4D">
      <w:pPr>
        <w:pStyle w:val="Default"/>
        <w:spacing w:after="200" w:line="360" w:lineRule="auto"/>
        <w:jc w:val="both"/>
        <w:rPr>
          <w:rFonts w:asciiTheme="majorHAnsi" w:hAnsiTheme="majorHAnsi"/>
          <w:sz w:val="22"/>
          <w:szCs w:val="22"/>
        </w:rPr>
      </w:pPr>
      <w:r w:rsidRPr="00106042">
        <w:rPr>
          <w:rFonts w:asciiTheme="majorHAnsi" w:hAnsiTheme="majorHAnsi"/>
          <w:sz w:val="22"/>
          <w:szCs w:val="22"/>
        </w:rPr>
        <w:t xml:space="preserve">The limitations to the compass and rope method lie primarily in </w:t>
      </w:r>
      <w:r w:rsidR="00B61FC4" w:rsidRPr="00106042">
        <w:rPr>
          <w:rFonts w:asciiTheme="majorHAnsi" w:hAnsiTheme="majorHAnsi"/>
          <w:sz w:val="22"/>
          <w:szCs w:val="22"/>
        </w:rPr>
        <w:t xml:space="preserve">its </w:t>
      </w:r>
      <w:r w:rsidRPr="00106042">
        <w:rPr>
          <w:rFonts w:asciiTheme="majorHAnsi" w:hAnsiTheme="majorHAnsi"/>
          <w:sz w:val="22"/>
          <w:szCs w:val="22"/>
        </w:rPr>
        <w:t xml:space="preserve">burdensome nature and time required to complete the measurement. Due to the extensive time requirements, this method is unsuitable for national level, large-sample surveys. The time requirements will vary by plot size but the compass and rope method is expected to be consistently and significantly more time-intensive than other objective measurement options such as GPS. </w:t>
      </w:r>
      <w:r w:rsidR="003652DC" w:rsidRPr="00106042">
        <w:rPr>
          <w:rFonts w:asciiTheme="majorHAnsi" w:hAnsiTheme="majorHAnsi"/>
          <w:sz w:val="22"/>
          <w:szCs w:val="22"/>
        </w:rPr>
        <w:t xml:space="preserve">The compass and rope technique requires traversing around the plot from corner to corner, taking the bearing and distance of each side, and subsequently calculating the area and perimeter. A study by </w:t>
      </w:r>
      <w:proofErr w:type="spellStart"/>
      <w:r w:rsidR="003652DC" w:rsidRPr="00106042">
        <w:rPr>
          <w:rFonts w:asciiTheme="majorHAnsi" w:hAnsiTheme="majorHAnsi"/>
          <w:sz w:val="22"/>
          <w:szCs w:val="22"/>
        </w:rPr>
        <w:t>Schoning</w:t>
      </w:r>
      <w:proofErr w:type="spellEnd"/>
      <w:r w:rsidR="003652DC" w:rsidRPr="00106042">
        <w:rPr>
          <w:rFonts w:asciiTheme="majorHAnsi" w:hAnsiTheme="majorHAnsi"/>
          <w:sz w:val="22"/>
          <w:szCs w:val="22"/>
        </w:rPr>
        <w:t xml:space="preserve"> et al. (2005) </w:t>
      </w:r>
      <w:r w:rsidR="00C1156C" w:rsidRPr="00106042">
        <w:rPr>
          <w:rFonts w:asciiTheme="majorHAnsi" w:hAnsiTheme="majorHAnsi"/>
          <w:sz w:val="22"/>
          <w:szCs w:val="22"/>
        </w:rPr>
        <w:t xml:space="preserve">in Uganda </w:t>
      </w:r>
      <w:r w:rsidR="003652DC" w:rsidRPr="00106042">
        <w:rPr>
          <w:rFonts w:asciiTheme="majorHAnsi" w:hAnsiTheme="majorHAnsi"/>
          <w:sz w:val="22"/>
          <w:szCs w:val="22"/>
        </w:rPr>
        <w:t>found the average time required for compass and rope measurement to exceed 3 hours.</w:t>
      </w:r>
      <w:r w:rsidR="00C1156C" w:rsidRPr="00106042">
        <w:rPr>
          <w:rFonts w:asciiTheme="majorHAnsi" w:hAnsiTheme="majorHAnsi"/>
          <w:sz w:val="22"/>
          <w:szCs w:val="22"/>
        </w:rPr>
        <w:t xml:space="preserve"> </w:t>
      </w:r>
      <w:r w:rsidRPr="00106042">
        <w:rPr>
          <w:rFonts w:asciiTheme="majorHAnsi" w:hAnsiTheme="majorHAnsi"/>
          <w:sz w:val="22"/>
          <w:szCs w:val="22"/>
        </w:rPr>
        <w:t>However, this method is not as subject to the instrumental error typical of GP</w:t>
      </w:r>
      <w:r w:rsidR="00C168B5" w:rsidRPr="00106042">
        <w:rPr>
          <w:rFonts w:asciiTheme="majorHAnsi" w:hAnsiTheme="majorHAnsi"/>
          <w:sz w:val="22"/>
          <w:szCs w:val="22"/>
        </w:rPr>
        <w:t>S</w:t>
      </w:r>
      <w:r w:rsidRPr="00106042">
        <w:rPr>
          <w:rFonts w:asciiTheme="majorHAnsi" w:hAnsiTheme="majorHAnsi"/>
          <w:sz w:val="22"/>
          <w:szCs w:val="22"/>
        </w:rPr>
        <w:t xml:space="preserve"> devices, and when properly implemented is still considered the gold standard for precision and accuracy.</w:t>
      </w:r>
    </w:p>
    <w:p w14:paraId="3C8FCBDC" w14:textId="551652F9" w:rsidR="00911416" w:rsidRPr="00106042" w:rsidRDefault="003652DC" w:rsidP="00CA0C4D">
      <w:pPr>
        <w:pStyle w:val="Default"/>
        <w:spacing w:after="200" w:line="360" w:lineRule="auto"/>
        <w:jc w:val="both"/>
        <w:rPr>
          <w:rFonts w:asciiTheme="majorHAnsi" w:hAnsiTheme="majorHAnsi"/>
          <w:sz w:val="22"/>
          <w:szCs w:val="22"/>
        </w:rPr>
      </w:pPr>
      <w:r w:rsidRPr="00106042">
        <w:rPr>
          <w:rFonts w:asciiTheme="majorHAnsi" w:hAnsiTheme="majorHAnsi"/>
          <w:sz w:val="22"/>
          <w:szCs w:val="22"/>
        </w:rPr>
        <w:t>Th</w:t>
      </w:r>
      <w:r w:rsidR="00C1156C" w:rsidRPr="00106042">
        <w:rPr>
          <w:rFonts w:asciiTheme="majorHAnsi" w:hAnsiTheme="majorHAnsi"/>
          <w:sz w:val="22"/>
          <w:szCs w:val="22"/>
        </w:rPr>
        <w:t xml:space="preserve">e challenges with this method are however not limited to the time it requires, as it also </w:t>
      </w:r>
      <w:r w:rsidR="003E2E16" w:rsidRPr="00106042">
        <w:rPr>
          <w:rFonts w:asciiTheme="majorHAnsi" w:hAnsiTheme="majorHAnsi"/>
          <w:sz w:val="22"/>
          <w:szCs w:val="22"/>
        </w:rPr>
        <w:t>necessitates of</w:t>
      </w:r>
      <w:r w:rsidR="00C1156C" w:rsidRPr="00106042">
        <w:rPr>
          <w:rFonts w:asciiTheme="majorHAnsi" w:hAnsiTheme="majorHAnsi"/>
          <w:sz w:val="22"/>
          <w:szCs w:val="22"/>
        </w:rPr>
        <w:t xml:space="preserve"> specific skills and a good deal of precision on the part of the enumerators.</w:t>
      </w:r>
      <w:r w:rsidR="00CA0C4D" w:rsidRPr="00106042">
        <w:rPr>
          <w:rFonts w:asciiTheme="majorHAnsi" w:hAnsiTheme="majorHAnsi"/>
          <w:sz w:val="22"/>
          <w:szCs w:val="22"/>
        </w:rPr>
        <w:t xml:space="preserve"> Compass and rope is at its best when implemented by professional land surveyors, and can be problematic when working with enumerators</w:t>
      </w:r>
      <w:r w:rsidR="0026573C" w:rsidRPr="00106042">
        <w:rPr>
          <w:rFonts w:asciiTheme="majorHAnsi" w:hAnsiTheme="majorHAnsi"/>
          <w:sz w:val="22"/>
          <w:szCs w:val="22"/>
        </w:rPr>
        <w:t xml:space="preserve"> unfamiliar with </w:t>
      </w:r>
      <w:r w:rsidR="00CA0C4D" w:rsidRPr="00106042">
        <w:rPr>
          <w:rFonts w:asciiTheme="majorHAnsi" w:hAnsiTheme="majorHAnsi"/>
          <w:sz w:val="22"/>
          <w:szCs w:val="22"/>
        </w:rPr>
        <w:t xml:space="preserve">the method. The compass and rope method is also physically demanding and therefore </w:t>
      </w:r>
      <w:r w:rsidR="006059F3" w:rsidRPr="00106042">
        <w:rPr>
          <w:rFonts w:asciiTheme="majorHAnsi" w:hAnsiTheme="majorHAnsi"/>
          <w:sz w:val="22"/>
          <w:szCs w:val="22"/>
        </w:rPr>
        <w:t xml:space="preserve">not all </w:t>
      </w:r>
      <w:r w:rsidR="00CA0C4D" w:rsidRPr="00106042">
        <w:rPr>
          <w:rFonts w:asciiTheme="majorHAnsi" w:hAnsiTheme="majorHAnsi"/>
          <w:sz w:val="22"/>
          <w:szCs w:val="22"/>
        </w:rPr>
        <w:t xml:space="preserve">enumerators will be </w:t>
      </w:r>
      <w:r w:rsidR="006059F3" w:rsidRPr="00106042">
        <w:rPr>
          <w:rFonts w:asciiTheme="majorHAnsi" w:hAnsiTheme="majorHAnsi"/>
          <w:sz w:val="22"/>
          <w:szCs w:val="22"/>
        </w:rPr>
        <w:t>well-</w:t>
      </w:r>
      <w:r w:rsidR="00CA0C4D" w:rsidRPr="00106042">
        <w:rPr>
          <w:rFonts w:asciiTheme="majorHAnsi" w:hAnsiTheme="majorHAnsi"/>
          <w:sz w:val="22"/>
          <w:szCs w:val="22"/>
        </w:rPr>
        <w:t xml:space="preserve">equipped for successfully and thoroughly completing the measurement. </w:t>
      </w:r>
    </w:p>
    <w:p w14:paraId="735E4050" w14:textId="65617BFF" w:rsidR="003652DC" w:rsidRPr="00106042" w:rsidRDefault="00C1156C" w:rsidP="00CA0C4D">
      <w:pPr>
        <w:pStyle w:val="Default"/>
        <w:spacing w:after="200" w:line="360" w:lineRule="auto"/>
        <w:jc w:val="both"/>
        <w:rPr>
          <w:rFonts w:asciiTheme="majorHAnsi" w:hAnsiTheme="majorHAnsi"/>
          <w:sz w:val="22"/>
          <w:szCs w:val="22"/>
        </w:rPr>
      </w:pPr>
      <w:r w:rsidRPr="00106042">
        <w:rPr>
          <w:rFonts w:asciiTheme="majorHAnsi" w:hAnsiTheme="majorHAnsi"/>
          <w:sz w:val="22"/>
          <w:szCs w:val="22"/>
        </w:rPr>
        <w:t xml:space="preserve">While accurate training is </w:t>
      </w:r>
      <w:r w:rsidR="003E2E16" w:rsidRPr="00106042">
        <w:rPr>
          <w:rFonts w:asciiTheme="majorHAnsi" w:hAnsiTheme="majorHAnsi"/>
          <w:sz w:val="22"/>
          <w:szCs w:val="22"/>
        </w:rPr>
        <w:t>essential in all aspects of survey fieldwork, compass and rope measurement requires arguably more complex skills and intense training compared to the GPS method</w:t>
      </w:r>
      <w:r w:rsidR="00911416" w:rsidRPr="00106042">
        <w:rPr>
          <w:rFonts w:asciiTheme="majorHAnsi" w:hAnsiTheme="majorHAnsi"/>
          <w:sz w:val="22"/>
          <w:szCs w:val="22"/>
        </w:rPr>
        <w:t>, and greater effort on their part</w:t>
      </w:r>
      <w:r w:rsidR="003E2E16" w:rsidRPr="00106042">
        <w:rPr>
          <w:rFonts w:asciiTheme="majorHAnsi" w:hAnsiTheme="majorHAnsi"/>
          <w:sz w:val="22"/>
          <w:szCs w:val="22"/>
        </w:rPr>
        <w:t xml:space="preserve">. </w:t>
      </w:r>
      <w:r w:rsidR="00911416" w:rsidRPr="00106042">
        <w:rPr>
          <w:rFonts w:asciiTheme="majorHAnsi" w:hAnsiTheme="majorHAnsi"/>
          <w:sz w:val="22"/>
          <w:szCs w:val="22"/>
        </w:rPr>
        <w:t xml:space="preserve">Enumerator fatigue is a real concern with compass and rope measurement. When planning fieldwork timelines, survey managers should not expect enumerators to be able to measure several fields in one day (the actual number </w:t>
      </w:r>
      <w:r w:rsidR="002B11AF" w:rsidRPr="00106042">
        <w:rPr>
          <w:rFonts w:asciiTheme="majorHAnsi" w:hAnsiTheme="majorHAnsi"/>
          <w:sz w:val="22"/>
          <w:szCs w:val="22"/>
        </w:rPr>
        <w:t xml:space="preserve">will depend </w:t>
      </w:r>
      <w:r w:rsidR="00911416" w:rsidRPr="00106042">
        <w:rPr>
          <w:rFonts w:asciiTheme="majorHAnsi" w:hAnsiTheme="majorHAnsi"/>
          <w:sz w:val="22"/>
          <w:szCs w:val="22"/>
        </w:rPr>
        <w:t>on the plot size and terrain, and travel time between plots). In particularly hilly or forested areas, the workload on the enumerator will be extremely heavy. This should also be considered in considering recruitment and remuneration of the enumerators.</w:t>
      </w:r>
    </w:p>
    <w:p w14:paraId="01D6237E" w14:textId="08EF7255" w:rsidR="003652DC" w:rsidRPr="00106042" w:rsidRDefault="003652DC" w:rsidP="003652DC">
      <w:pPr>
        <w:pStyle w:val="Default"/>
        <w:spacing w:after="200" w:line="360" w:lineRule="auto"/>
        <w:jc w:val="both"/>
        <w:rPr>
          <w:rFonts w:asciiTheme="majorHAnsi" w:eastAsia="Times New Roman" w:hAnsiTheme="majorHAnsi" w:cs="Times New Roman"/>
          <w:sz w:val="22"/>
          <w:szCs w:val="22"/>
        </w:rPr>
      </w:pPr>
      <w:r w:rsidRPr="00106042">
        <w:rPr>
          <w:rFonts w:asciiTheme="majorHAnsi" w:hAnsiTheme="majorHAnsi"/>
          <w:sz w:val="22"/>
          <w:szCs w:val="22"/>
        </w:rPr>
        <w:t xml:space="preserve">To some degree, the measurement error associated with traversing is observable. If the closing error is calculated while in the field, the measurement can be conducted again when found to be above </w:t>
      </w:r>
      <w:r w:rsidR="00CA0C4D" w:rsidRPr="00106042">
        <w:rPr>
          <w:rFonts w:asciiTheme="majorHAnsi" w:hAnsiTheme="majorHAnsi"/>
          <w:sz w:val="22"/>
          <w:szCs w:val="22"/>
        </w:rPr>
        <w:t>the</w:t>
      </w:r>
      <w:r w:rsidRPr="00106042">
        <w:rPr>
          <w:rFonts w:asciiTheme="majorHAnsi" w:hAnsiTheme="majorHAnsi"/>
          <w:sz w:val="22"/>
          <w:szCs w:val="22"/>
        </w:rPr>
        <w:t xml:space="preserve"> pre-determined threshold. </w:t>
      </w:r>
      <w:r w:rsidR="004B69DB" w:rsidRPr="00106042">
        <w:rPr>
          <w:rFonts w:asciiTheme="majorHAnsi" w:hAnsiTheme="majorHAnsi"/>
          <w:sz w:val="22"/>
          <w:szCs w:val="22"/>
        </w:rPr>
        <w:t xml:space="preserve">However, the </w:t>
      </w:r>
      <w:r w:rsidRPr="00106042">
        <w:rPr>
          <w:rFonts w:asciiTheme="majorHAnsi" w:hAnsiTheme="majorHAnsi"/>
          <w:sz w:val="22"/>
          <w:szCs w:val="22"/>
        </w:rPr>
        <w:t>closing error will not confirm that the plot corners have been accurately assessed,</w:t>
      </w:r>
      <w:r w:rsidR="004B69DB" w:rsidRPr="00106042">
        <w:rPr>
          <w:rFonts w:asciiTheme="majorHAnsi" w:hAnsiTheme="majorHAnsi"/>
          <w:sz w:val="22"/>
          <w:szCs w:val="22"/>
        </w:rPr>
        <w:t xml:space="preserve"> but</w:t>
      </w:r>
      <w:r w:rsidRPr="00106042">
        <w:rPr>
          <w:rFonts w:asciiTheme="majorHAnsi" w:hAnsiTheme="majorHAnsi"/>
          <w:sz w:val="22"/>
          <w:szCs w:val="22"/>
        </w:rPr>
        <w:t xml:space="preserve"> only that the bearings and distances recorded form a full closed figure. The precision of the measurement is still subject to human error as identifying the plot corners can be a burdensome and noisy task on its own, particularly for irregularly shaped plots. </w:t>
      </w:r>
    </w:p>
    <w:p w14:paraId="7C02830B" w14:textId="4D2B0ABA" w:rsidR="003652DC" w:rsidRPr="00106042" w:rsidRDefault="003652DC" w:rsidP="0066125A">
      <w:pPr>
        <w:pStyle w:val="Default"/>
        <w:spacing w:after="200" w:line="360" w:lineRule="auto"/>
        <w:jc w:val="both"/>
      </w:pPr>
      <w:r w:rsidRPr="00106042">
        <w:rPr>
          <w:rFonts w:asciiTheme="majorHAnsi" w:hAnsiTheme="majorHAnsi"/>
          <w:sz w:val="22"/>
          <w:szCs w:val="22"/>
        </w:rPr>
        <w:t xml:space="preserve">Irregular plot shapes appear to be more </w:t>
      </w:r>
      <w:r w:rsidR="00CA0C4D" w:rsidRPr="00106042">
        <w:rPr>
          <w:rFonts w:asciiTheme="majorHAnsi" w:hAnsiTheme="majorHAnsi"/>
          <w:sz w:val="22"/>
          <w:szCs w:val="22"/>
        </w:rPr>
        <w:t>o</w:t>
      </w:r>
      <w:r w:rsidRPr="00106042">
        <w:rPr>
          <w:rFonts w:asciiTheme="majorHAnsi" w:hAnsiTheme="majorHAnsi"/>
          <w:sz w:val="22"/>
          <w:szCs w:val="22"/>
        </w:rPr>
        <w:t xml:space="preserve">f a challenge for the proper implementation of the compass and rope </w:t>
      </w:r>
      <w:r w:rsidR="00C168B5" w:rsidRPr="00106042">
        <w:rPr>
          <w:rFonts w:asciiTheme="majorHAnsi" w:hAnsiTheme="majorHAnsi"/>
          <w:sz w:val="22"/>
          <w:szCs w:val="22"/>
        </w:rPr>
        <w:t xml:space="preserve">method </w:t>
      </w:r>
      <w:r w:rsidRPr="00106042">
        <w:rPr>
          <w:rFonts w:asciiTheme="majorHAnsi" w:hAnsiTheme="majorHAnsi"/>
          <w:sz w:val="22"/>
          <w:szCs w:val="22"/>
        </w:rPr>
        <w:t>tha</w:t>
      </w:r>
      <w:r w:rsidR="00C168B5" w:rsidRPr="00106042">
        <w:rPr>
          <w:rFonts w:asciiTheme="majorHAnsi" w:hAnsiTheme="majorHAnsi"/>
          <w:sz w:val="22"/>
          <w:szCs w:val="22"/>
        </w:rPr>
        <w:t>n</w:t>
      </w:r>
      <w:r w:rsidRPr="00106042">
        <w:rPr>
          <w:rFonts w:asciiTheme="majorHAnsi" w:hAnsiTheme="majorHAnsi"/>
          <w:sz w:val="22"/>
          <w:szCs w:val="22"/>
        </w:rPr>
        <w:t xml:space="preserve"> the GPS method. While with GPS measurement an enumerator can pace the perimeter of the plot </w:t>
      </w:r>
      <w:r w:rsidR="007F0787" w:rsidRPr="00106042">
        <w:rPr>
          <w:rFonts w:asciiTheme="majorHAnsi" w:hAnsiTheme="majorHAnsi"/>
          <w:sz w:val="22"/>
          <w:szCs w:val="22"/>
        </w:rPr>
        <w:t xml:space="preserve">regardless of </w:t>
      </w:r>
      <w:r w:rsidRPr="00106042">
        <w:rPr>
          <w:rFonts w:asciiTheme="majorHAnsi" w:hAnsiTheme="majorHAnsi"/>
          <w:sz w:val="22"/>
          <w:szCs w:val="22"/>
        </w:rPr>
        <w:t>the shape, in the compass and rope technique the enumerator must first identify all corners of the plot, and when corners are not clearly defined (as is the case in many irregularly</w:t>
      </w:r>
      <w:r w:rsidR="007F0787" w:rsidRPr="00106042">
        <w:rPr>
          <w:rFonts w:asciiTheme="majorHAnsi" w:hAnsiTheme="majorHAnsi"/>
          <w:sz w:val="22"/>
          <w:szCs w:val="22"/>
        </w:rPr>
        <w:t>-</w:t>
      </w:r>
      <w:r w:rsidRPr="00106042">
        <w:rPr>
          <w:rFonts w:asciiTheme="majorHAnsi" w:hAnsiTheme="majorHAnsi"/>
          <w:sz w:val="22"/>
          <w:szCs w:val="22"/>
        </w:rPr>
        <w:t>shaped plots) they must plot the “best” corner they can while trying to preserve the true area of the plot. Then at each corner</w:t>
      </w:r>
      <w:r w:rsidR="007F0787" w:rsidRPr="00106042">
        <w:rPr>
          <w:rFonts w:asciiTheme="majorHAnsi" w:hAnsiTheme="majorHAnsi"/>
          <w:sz w:val="22"/>
          <w:szCs w:val="22"/>
        </w:rPr>
        <w:t>,</w:t>
      </w:r>
      <w:r w:rsidRPr="00106042">
        <w:rPr>
          <w:rFonts w:asciiTheme="majorHAnsi" w:hAnsiTheme="majorHAnsi"/>
          <w:sz w:val="22"/>
          <w:szCs w:val="22"/>
        </w:rPr>
        <w:t xml:space="preserve"> the enumerator takes the compass bearings. With each additional corner</w:t>
      </w:r>
      <w:r w:rsidR="007F0787" w:rsidRPr="00106042">
        <w:rPr>
          <w:rFonts w:asciiTheme="majorHAnsi" w:hAnsiTheme="majorHAnsi"/>
          <w:sz w:val="22"/>
          <w:szCs w:val="22"/>
        </w:rPr>
        <w:t>,</w:t>
      </w:r>
      <w:r w:rsidRPr="00106042">
        <w:rPr>
          <w:rFonts w:asciiTheme="majorHAnsi" w:hAnsiTheme="majorHAnsi"/>
          <w:sz w:val="22"/>
          <w:szCs w:val="22"/>
        </w:rPr>
        <w:t xml:space="preserve"> there is additional room for error in the misreading of the compass or the measurement of the distance between two corners. Misreading of the compass by one or two degrees on one corner is not likely to result in material changes to the area measurement. However, aggregated over several plot corners, these small deviations can add to a significant closing error, implying that the area calculation is not for the true plot boundaries. Cutting a corner when measuring via compass and rope results in a much greater time saving for the enumerator, who therefore has stronger incentive to do that than with the GPS method. While field protocols usually include closing error thresholds beyond which the measurement needs to be retaken, this will add considerably to the time necessary to take the measurement. </w:t>
      </w:r>
    </w:p>
    <w:p w14:paraId="076A47D8" w14:textId="588EB942" w:rsidR="003652DC" w:rsidRPr="00372827" w:rsidRDefault="003652DC" w:rsidP="0066125A">
      <w:pPr>
        <w:pStyle w:val="Heading2"/>
        <w:numPr>
          <w:ilvl w:val="0"/>
          <w:numId w:val="56"/>
        </w:numPr>
      </w:pPr>
      <w:bookmarkStart w:id="650" w:name="_Toc398564299"/>
      <w:bookmarkStart w:id="651" w:name="_Toc409670523"/>
      <w:bookmarkStart w:id="652" w:name="_Toc448919872"/>
      <w:r w:rsidRPr="00372827">
        <w:t>Remote Sensing Imagery</w:t>
      </w:r>
      <w:bookmarkEnd w:id="650"/>
      <w:bookmarkEnd w:id="651"/>
      <w:bookmarkEnd w:id="652"/>
    </w:p>
    <w:p w14:paraId="1352CCEA" w14:textId="4A3F7C4E" w:rsidR="003652DC" w:rsidRPr="00106042" w:rsidRDefault="00D7422A" w:rsidP="003652DC">
      <w:r w:rsidRPr="00106042">
        <w:rPr>
          <w:noProof/>
        </w:rPr>
        <mc:AlternateContent>
          <mc:Choice Requires="wps">
            <w:drawing>
              <wp:inline distT="0" distB="0" distL="0" distR="0" wp14:anchorId="262D7EA0" wp14:editId="49D9F5D8">
                <wp:extent cx="6436995" cy="1000125"/>
                <wp:effectExtent l="0" t="0" r="14605" b="15875"/>
                <wp:docPr id="38" name="Text Box 38"/>
                <wp:cNvGraphicFramePr/>
                <a:graphic xmlns:a="http://schemas.openxmlformats.org/drawingml/2006/main">
                  <a:graphicData uri="http://schemas.microsoft.com/office/word/2010/wordprocessingShape">
                    <wps:wsp>
                      <wps:cNvSpPr txBox="1"/>
                      <wps:spPr>
                        <a:xfrm>
                          <a:off x="0" y="0"/>
                          <a:ext cx="6436995" cy="1000125"/>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0C508C7" w14:textId="231BCD33" w:rsidR="005870A9" w:rsidRPr="00931B30" w:rsidRDefault="005870A9" w:rsidP="00106042">
                            <w:pPr>
                              <w:spacing w:before="240"/>
                              <w:rPr>
                                <w:i/>
                              </w:rPr>
                            </w:pPr>
                            <w:r>
                              <w:rPr>
                                <w:i/>
                              </w:rPr>
                              <w:t>Remote sensing imagery has not been widely used for land area measurement in household surveys in low-income settings</w:t>
                            </w:r>
                            <w:r w:rsidRPr="004B3247">
                              <w:rPr>
                                <w:i/>
                              </w:rPr>
                              <w:t xml:space="preserve"> </w:t>
                            </w:r>
                            <w:r>
                              <w:rPr>
                                <w:i/>
                              </w:rPr>
                              <w:t>to date. Techniques based on the use of remote sensing imagery are, however, likely to become more and more tractable in all settings as imagery become cheaper and more detailed, and technology for its integration into computer-assisted interviews evolves.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262D7EA0" id="Text Box 38" o:spid="_x0000_s1037" type="#_x0000_t202" style="width:506.8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" fillcolor="#a9d5e7 [1300]" strokecolor="#1a495c [1604]" strokeweight=".5pt">
                <v:textbox>
                  <w:txbxContent>
                    <w:p w14:paraId="70C508C7" w14:textId="231BCD33" w:rsidR="002F1E30" w:rsidRPr="00931B30" w:rsidRDefault="002F1E30" w:rsidP="00106042">
                      <w:pPr>
                        <w:spacing w:before="240"/>
                        <w:rPr>
                          <w:i/>
                        </w:rPr>
                      </w:pPr>
                      <w:r>
                        <w:rPr>
                          <w:i/>
                        </w:rPr>
                        <w:t>Remote sensing imagery has not been widely used for land area measurement in household surveys in low-income settings</w:t>
                      </w:r>
                      <w:r w:rsidRPr="004B3247">
                        <w:rPr>
                          <w:i/>
                        </w:rPr>
                        <w:t xml:space="preserve"> </w:t>
                      </w:r>
                      <w:r>
                        <w:rPr>
                          <w:i/>
                        </w:rPr>
                        <w:t>to date. Techniques based on the use of remote sensing imagery are, however, likely to become more and more tractable in all settings as imagery become cheaper and more detailed, and technology for its integration into computer-assisted interviews evolves.</w:t>
                      </w:r>
                    </w:p>
                  </w:txbxContent>
                </v:textbox>
                <w10:anchorlock/>
              </v:shape>
            </w:pict>
          </mc:Fallback>
        </mc:AlternateContent>
      </w:r>
    </w:p>
    <w:p w14:paraId="1CC2B8C0" w14:textId="4CEF370F" w:rsidR="005C7195" w:rsidRPr="00106042" w:rsidRDefault="003652DC" w:rsidP="00106042">
      <w:pPr>
        <w:spacing w:line="360" w:lineRule="auto"/>
        <w:jc w:val="both"/>
        <w:rPr>
          <w:rFonts w:cs="Calibri"/>
          <w:color w:val="000000"/>
        </w:rPr>
      </w:pPr>
      <w:bookmarkStart w:id="653" w:name="_Toc409670529"/>
      <w:r w:rsidRPr="00106042">
        <w:rPr>
          <w:rFonts w:cs="Calibri"/>
          <w:color w:val="000000"/>
        </w:rPr>
        <w:t xml:space="preserve">Satellite imagery has been used extensively for land cover classification and cultivated area and yield estimation (for example, </w:t>
      </w:r>
      <w:proofErr w:type="spellStart"/>
      <w:r w:rsidR="00C15D14" w:rsidRPr="00106042">
        <w:rPr>
          <w:rFonts w:cs="Calibri"/>
          <w:color w:val="000000"/>
        </w:rPr>
        <w:t>Boryan</w:t>
      </w:r>
      <w:proofErr w:type="spellEnd"/>
      <w:r w:rsidR="00C15D14" w:rsidRPr="00106042">
        <w:rPr>
          <w:rFonts w:cs="Calibri"/>
          <w:color w:val="000000"/>
        </w:rPr>
        <w:t xml:space="preserve"> et al. (2011), </w:t>
      </w:r>
      <w:r w:rsidRPr="00106042">
        <w:rPr>
          <w:rFonts w:cs="Calibri"/>
          <w:color w:val="000000"/>
        </w:rPr>
        <w:t xml:space="preserve">GEOSS (2009), </w:t>
      </w:r>
      <w:r w:rsidR="00C15D14" w:rsidRPr="00106042">
        <w:rPr>
          <w:rFonts w:cs="Calibri"/>
          <w:color w:val="000000"/>
        </w:rPr>
        <w:t xml:space="preserve">and </w:t>
      </w:r>
      <w:proofErr w:type="spellStart"/>
      <w:r w:rsidRPr="00106042">
        <w:rPr>
          <w:rFonts w:cs="Calibri"/>
          <w:color w:val="000000"/>
        </w:rPr>
        <w:t>Wardlow</w:t>
      </w:r>
      <w:proofErr w:type="spellEnd"/>
      <w:r w:rsidRPr="00106042">
        <w:rPr>
          <w:rFonts w:cs="Calibri"/>
          <w:color w:val="000000"/>
        </w:rPr>
        <w:t xml:space="preserve"> and Egbert (2008)). </w:t>
      </w:r>
      <w:proofErr w:type="spellStart"/>
      <w:r w:rsidRPr="00106042">
        <w:rPr>
          <w:rFonts w:cs="Calibri"/>
          <w:color w:val="000000"/>
        </w:rPr>
        <w:t>Carfagna</w:t>
      </w:r>
      <w:proofErr w:type="spellEnd"/>
      <w:r w:rsidRPr="00106042">
        <w:rPr>
          <w:rFonts w:cs="Calibri"/>
          <w:color w:val="000000"/>
        </w:rPr>
        <w:t xml:space="preserve"> and </w:t>
      </w:r>
      <w:proofErr w:type="spellStart"/>
      <w:r w:rsidRPr="00106042">
        <w:rPr>
          <w:rFonts w:cs="Calibri"/>
          <w:color w:val="000000"/>
        </w:rPr>
        <w:t>Gallego</w:t>
      </w:r>
      <w:proofErr w:type="spellEnd"/>
      <w:r w:rsidRPr="00106042">
        <w:rPr>
          <w:rFonts w:cs="Calibri"/>
          <w:color w:val="000000"/>
        </w:rPr>
        <w:t xml:space="preserve"> (2005) offer a comprehensive summary of the existing uses of satellite imagery for agricultural statistics. While these applications generally involve some ground data collection for validation, the samples are not likely to be connected to household data. The use of remote sensing specifically for </w:t>
      </w:r>
      <w:r w:rsidR="00D52A46" w:rsidRPr="00106042">
        <w:rPr>
          <w:rFonts w:cs="Calibri"/>
          <w:color w:val="000000"/>
        </w:rPr>
        <w:t xml:space="preserve">parcel or </w:t>
      </w:r>
      <w:r w:rsidRPr="00106042">
        <w:rPr>
          <w:rFonts w:cs="Calibri"/>
          <w:color w:val="000000"/>
        </w:rPr>
        <w:t>plot area measurement has not yet been</w:t>
      </w:r>
      <w:r w:rsidR="00B759CF" w:rsidRPr="00106042">
        <w:rPr>
          <w:rFonts w:cs="Calibri"/>
          <w:color w:val="000000"/>
        </w:rPr>
        <w:t xml:space="preserve"> widely</w:t>
      </w:r>
      <w:r w:rsidRPr="00106042">
        <w:rPr>
          <w:rFonts w:cs="Calibri"/>
          <w:color w:val="000000"/>
        </w:rPr>
        <w:t xml:space="preserve"> integrated into household-level surveys. </w:t>
      </w:r>
      <w:r w:rsidR="005C7195" w:rsidRPr="00106042">
        <w:rPr>
          <w:rFonts w:cs="Calibri"/>
          <w:color w:val="000000"/>
        </w:rPr>
        <w:t>In this section</w:t>
      </w:r>
      <w:r w:rsidR="0019769E" w:rsidRPr="00106042">
        <w:rPr>
          <w:rFonts w:cs="Calibri"/>
          <w:color w:val="000000"/>
        </w:rPr>
        <w:t>,</w:t>
      </w:r>
      <w:r w:rsidR="005C7195" w:rsidRPr="00106042">
        <w:rPr>
          <w:rFonts w:cs="Calibri"/>
          <w:color w:val="000000"/>
        </w:rPr>
        <w:t xml:space="preserve"> we use the terms parcel and plot somewhat interchangeably. While these are different concepts and survey designers may target measuring one or the other depending on survey goals (see Section 3 above)</w:t>
      </w:r>
      <w:r w:rsidR="0019769E" w:rsidRPr="00106042">
        <w:rPr>
          <w:rFonts w:cs="Calibri"/>
          <w:color w:val="000000"/>
        </w:rPr>
        <w:t>,</w:t>
      </w:r>
      <w:r w:rsidR="005C7195" w:rsidRPr="00106042">
        <w:rPr>
          <w:rFonts w:cs="Calibri"/>
          <w:color w:val="000000"/>
        </w:rPr>
        <w:t xml:space="preserve"> </w:t>
      </w:r>
      <w:r w:rsidR="0019769E" w:rsidRPr="00106042">
        <w:rPr>
          <w:rFonts w:cs="Calibri"/>
          <w:color w:val="000000"/>
        </w:rPr>
        <w:t xml:space="preserve">many </w:t>
      </w:r>
      <w:r w:rsidR="005C7195" w:rsidRPr="00106042">
        <w:rPr>
          <w:rFonts w:cs="Calibri"/>
          <w:color w:val="000000"/>
        </w:rPr>
        <w:t>of the measurement challenges via remote sensing apply to both. Parcels will generally be an easier target than plots, as they are more permanent, larger, with more clearly identified boundaries</w:t>
      </w:r>
      <w:r w:rsidR="0019769E" w:rsidRPr="00106042">
        <w:rPr>
          <w:rFonts w:cs="Calibri"/>
          <w:color w:val="000000"/>
        </w:rPr>
        <w:t xml:space="preserve">, </w:t>
      </w:r>
      <w:r w:rsidR="005C7195" w:rsidRPr="00106042">
        <w:rPr>
          <w:rFonts w:cs="Calibri"/>
          <w:color w:val="000000"/>
        </w:rPr>
        <w:t>but the general discussion holds for both plots and parcels. One important exception is that if cadastral or administrative information is available at the parcel level, this can be used to augment satellite imagery to aid parcel identification.</w:t>
      </w:r>
    </w:p>
    <w:p w14:paraId="34E8F638" w14:textId="138F4F41" w:rsidR="0040597A" w:rsidRPr="00106042" w:rsidRDefault="005F6E3F" w:rsidP="00106042">
      <w:pPr>
        <w:spacing w:line="360" w:lineRule="auto"/>
        <w:jc w:val="both"/>
        <w:rPr>
          <w:rFonts w:cs="Calibri"/>
          <w:color w:val="000000"/>
        </w:rPr>
      </w:pPr>
      <w:r w:rsidRPr="00106042">
        <w:rPr>
          <w:rFonts w:cs="Calibri"/>
          <w:color w:val="000000"/>
        </w:rPr>
        <w:t>Remote sensing imagery</w:t>
      </w:r>
      <w:r w:rsidR="003652DC" w:rsidRPr="00106042">
        <w:rPr>
          <w:rFonts w:cs="Calibri"/>
          <w:color w:val="000000"/>
        </w:rPr>
        <w:t xml:space="preserve"> has the potential to eliminate the need for plot visitation by identification of plot boundaries on images and subsequent area measurement. This method would potentially reduce any bias due to exclusion of </w:t>
      </w:r>
      <w:r w:rsidR="005C7195" w:rsidRPr="00106042">
        <w:rPr>
          <w:rFonts w:cs="Calibri"/>
          <w:color w:val="000000"/>
        </w:rPr>
        <w:t xml:space="preserve">parcels </w:t>
      </w:r>
      <w:r w:rsidR="003652DC" w:rsidRPr="00106042">
        <w:rPr>
          <w:rFonts w:cs="Calibri"/>
          <w:color w:val="000000"/>
        </w:rPr>
        <w:t xml:space="preserve">that are either too large or too far away for respondents and enumerators to walk to or around them, or are in areas considered unsafe for fieldwork. Without the need to visit each plot and conduct the measurement, fieldwork time may be significantly reduced, although the time spent at the household might increase as respondents will need to identify the plot boundaries on images or maps. The effect on budget is more ambiguous. On one hand, the shortened duration of fieldwork and lighter transportation needs will reduce costs. On the other hand, additional costs may be incurred for purchase of imagery and any post-processing of the data. </w:t>
      </w:r>
    </w:p>
    <w:p w14:paraId="6F3C72D1" w14:textId="5DB5F316" w:rsidR="00545440" w:rsidRPr="00106042" w:rsidRDefault="003652DC" w:rsidP="00106042">
      <w:pPr>
        <w:spacing w:line="360" w:lineRule="auto"/>
        <w:jc w:val="both"/>
        <w:rPr>
          <w:rFonts w:cs="Calibri"/>
          <w:color w:val="000000"/>
        </w:rPr>
      </w:pPr>
      <w:r w:rsidRPr="00106042">
        <w:rPr>
          <w:rFonts w:cs="Calibri"/>
          <w:color w:val="000000"/>
        </w:rPr>
        <w:t xml:space="preserve">Despite the potential benefits of using remote sensing imagery for plot area measurement in household surveys, limitations in image resolution and availability, as well as practical implementation challenges, </w:t>
      </w:r>
      <w:r w:rsidR="0040597A" w:rsidRPr="00106042">
        <w:rPr>
          <w:rFonts w:cs="Calibri"/>
          <w:color w:val="000000"/>
        </w:rPr>
        <w:t xml:space="preserve">have </w:t>
      </w:r>
      <w:r w:rsidRPr="00106042">
        <w:rPr>
          <w:rFonts w:cs="Calibri"/>
          <w:color w:val="000000"/>
        </w:rPr>
        <w:t>inhibit</w:t>
      </w:r>
      <w:r w:rsidR="0040597A" w:rsidRPr="00106042">
        <w:rPr>
          <w:rFonts w:cs="Calibri"/>
          <w:color w:val="000000"/>
        </w:rPr>
        <w:t>ed</w:t>
      </w:r>
      <w:r w:rsidRPr="00106042">
        <w:rPr>
          <w:rFonts w:cs="Calibri"/>
          <w:color w:val="000000"/>
        </w:rPr>
        <w:t xml:space="preserve"> the widespread use of this method in the developing country context</w:t>
      </w:r>
      <w:r w:rsidR="0019769E" w:rsidRPr="00106042">
        <w:rPr>
          <w:rFonts w:cs="Calibri"/>
          <w:color w:val="000000"/>
        </w:rPr>
        <w:t xml:space="preserve"> to date</w:t>
      </w:r>
      <w:r w:rsidRPr="00106042">
        <w:rPr>
          <w:rFonts w:cs="Calibri"/>
          <w:color w:val="000000"/>
        </w:rPr>
        <w:t xml:space="preserve">. </w:t>
      </w:r>
      <w:r w:rsidR="0040597A" w:rsidRPr="00106042">
        <w:rPr>
          <w:rFonts w:cs="Calibri"/>
          <w:color w:val="000000"/>
        </w:rPr>
        <w:t>One notable example of a</w:t>
      </w:r>
      <w:r w:rsidR="00394CAE" w:rsidRPr="00106042">
        <w:rPr>
          <w:rFonts w:cs="Calibri"/>
          <w:color w:val="000000"/>
        </w:rPr>
        <w:t>n upper</w:t>
      </w:r>
      <w:r w:rsidR="00394CAE" w:rsidRPr="00106042">
        <w:rPr>
          <w:rFonts w:cs="Calibri"/>
          <w:color w:val="000000"/>
        </w:rPr>
        <w:noBreakHyphen/>
      </w:r>
      <w:r w:rsidR="0040597A" w:rsidRPr="00106042">
        <w:rPr>
          <w:rFonts w:cs="Calibri"/>
          <w:color w:val="000000"/>
        </w:rPr>
        <w:t xml:space="preserve"> middle-income country using satellite imagery</w:t>
      </w:r>
      <w:r w:rsidRPr="00106042">
        <w:rPr>
          <w:rFonts w:cs="Calibri"/>
          <w:color w:val="000000"/>
        </w:rPr>
        <w:t xml:space="preserve"> </w:t>
      </w:r>
      <w:r w:rsidR="0040597A" w:rsidRPr="00106042">
        <w:rPr>
          <w:rFonts w:cs="Calibri"/>
          <w:color w:val="000000"/>
        </w:rPr>
        <w:t xml:space="preserve">and other </w:t>
      </w:r>
      <w:proofErr w:type="spellStart"/>
      <w:r w:rsidR="0040597A" w:rsidRPr="00106042">
        <w:rPr>
          <w:rFonts w:cs="Calibri"/>
          <w:color w:val="000000"/>
        </w:rPr>
        <w:t>georeferenced</w:t>
      </w:r>
      <w:proofErr w:type="spellEnd"/>
      <w:r w:rsidR="0040597A" w:rsidRPr="00106042">
        <w:rPr>
          <w:rFonts w:cs="Calibri"/>
          <w:color w:val="000000"/>
        </w:rPr>
        <w:t xml:space="preserve"> information in the context of a large-scale farm survey is Mexico’s National Agricultural Survey.</w:t>
      </w:r>
      <w:r w:rsidR="00394CAE" w:rsidRPr="00106042">
        <w:rPr>
          <w:rFonts w:cs="Calibri"/>
          <w:color w:val="000000"/>
        </w:rPr>
        <w:t xml:space="preserve"> Embedding a cartographic module in a CAPI intervie</w:t>
      </w:r>
      <w:r w:rsidR="00B72E1D" w:rsidRPr="00106042">
        <w:rPr>
          <w:rFonts w:cs="Calibri"/>
          <w:color w:val="000000"/>
        </w:rPr>
        <w:t>w interface</w:t>
      </w:r>
      <w:r w:rsidR="00322C91" w:rsidRPr="00106042">
        <w:rPr>
          <w:rFonts w:cs="Calibri"/>
          <w:color w:val="000000"/>
        </w:rPr>
        <w:t>,</w:t>
      </w:r>
      <w:r w:rsidR="00B72E1D" w:rsidRPr="00106042">
        <w:rPr>
          <w:rFonts w:cs="Calibri"/>
          <w:color w:val="000000"/>
        </w:rPr>
        <w:t xml:space="preserve"> Mexico’s national statistical office (INEGI) has implemented a national survey in which farmers were shown a digital </w:t>
      </w:r>
      <w:r w:rsidR="00394CAE" w:rsidRPr="00106042">
        <w:rPr>
          <w:rFonts w:cs="Calibri"/>
          <w:color w:val="000000"/>
        </w:rPr>
        <w:t>satellite image</w:t>
      </w:r>
      <w:r w:rsidR="00B72E1D" w:rsidRPr="00106042">
        <w:rPr>
          <w:rFonts w:cs="Calibri"/>
          <w:color w:val="000000"/>
        </w:rPr>
        <w:t xml:space="preserve"> (including </w:t>
      </w:r>
      <w:r w:rsidR="00322C91" w:rsidRPr="00106042">
        <w:rPr>
          <w:rFonts w:cs="Calibri"/>
          <w:color w:val="000000"/>
        </w:rPr>
        <w:t xml:space="preserve">preloaded </w:t>
      </w:r>
      <w:r w:rsidR="00B72E1D" w:rsidRPr="00106042">
        <w:rPr>
          <w:rFonts w:cs="Calibri"/>
          <w:color w:val="000000"/>
        </w:rPr>
        <w:t xml:space="preserve">additional layers of </w:t>
      </w:r>
      <w:r w:rsidR="00322C91" w:rsidRPr="00106042">
        <w:rPr>
          <w:rFonts w:cs="Calibri"/>
          <w:color w:val="000000"/>
        </w:rPr>
        <w:t xml:space="preserve">geographic </w:t>
      </w:r>
      <w:r w:rsidR="00B72E1D" w:rsidRPr="00106042">
        <w:rPr>
          <w:rFonts w:cs="Calibri"/>
          <w:color w:val="000000"/>
        </w:rPr>
        <w:t>information)</w:t>
      </w:r>
      <w:r w:rsidR="00394CAE" w:rsidRPr="00106042">
        <w:rPr>
          <w:rFonts w:cs="Calibri"/>
          <w:color w:val="000000"/>
        </w:rPr>
        <w:t xml:space="preserve"> that </w:t>
      </w:r>
      <w:r w:rsidR="00B72E1D" w:rsidRPr="00106042">
        <w:rPr>
          <w:rFonts w:cs="Calibri"/>
          <w:color w:val="000000"/>
        </w:rPr>
        <w:t xml:space="preserve">could </w:t>
      </w:r>
      <w:r w:rsidR="00394CAE" w:rsidRPr="00106042">
        <w:rPr>
          <w:rFonts w:cs="Calibri"/>
          <w:color w:val="000000"/>
        </w:rPr>
        <w:t>be zoomed in or out accordin</w:t>
      </w:r>
      <w:r w:rsidR="00B72E1D" w:rsidRPr="00106042">
        <w:rPr>
          <w:rFonts w:cs="Calibri"/>
          <w:color w:val="000000"/>
        </w:rPr>
        <w:t>g to need</w:t>
      </w:r>
      <w:r w:rsidR="00394CAE" w:rsidRPr="00106042">
        <w:rPr>
          <w:rFonts w:cs="Calibri"/>
          <w:color w:val="000000"/>
        </w:rPr>
        <w:t>.</w:t>
      </w:r>
      <w:r w:rsidR="00B72E1D" w:rsidRPr="00106042">
        <w:rPr>
          <w:rFonts w:cs="Calibri"/>
          <w:color w:val="000000"/>
        </w:rPr>
        <w:t xml:space="preserve"> The respondents were asked to </w:t>
      </w:r>
      <w:r w:rsidR="00322C91" w:rsidRPr="00106042">
        <w:rPr>
          <w:rFonts w:cs="Calibri"/>
          <w:color w:val="000000"/>
        </w:rPr>
        <w:t xml:space="preserve">locate and </w:t>
      </w:r>
      <w:r w:rsidR="00B72E1D" w:rsidRPr="00106042">
        <w:rPr>
          <w:rFonts w:cs="Calibri"/>
          <w:color w:val="000000"/>
        </w:rPr>
        <w:t>ide</w:t>
      </w:r>
      <w:r w:rsidR="00322C91" w:rsidRPr="00106042">
        <w:rPr>
          <w:rFonts w:cs="Calibri"/>
          <w:color w:val="000000"/>
        </w:rPr>
        <w:t>ntify their land</w:t>
      </w:r>
      <w:r w:rsidR="00B72E1D" w:rsidRPr="00106042">
        <w:rPr>
          <w:rFonts w:cs="Calibri"/>
          <w:color w:val="000000"/>
        </w:rPr>
        <w:t xml:space="preserve"> plots</w:t>
      </w:r>
      <w:r w:rsidR="00322C91" w:rsidRPr="00106042">
        <w:rPr>
          <w:rFonts w:cs="Calibri"/>
          <w:color w:val="000000"/>
        </w:rPr>
        <w:t xml:space="preserve">, which then allowed enumerators to identify the plot vertexes and generate a plot measurement on the visualized map (Pérez </w:t>
      </w:r>
      <w:proofErr w:type="spellStart"/>
      <w:r w:rsidR="00322C91" w:rsidRPr="00106042">
        <w:rPr>
          <w:rFonts w:cs="Calibri"/>
          <w:color w:val="000000"/>
        </w:rPr>
        <w:t>Cadena</w:t>
      </w:r>
      <w:proofErr w:type="spellEnd"/>
      <w:r w:rsidR="00322C91" w:rsidRPr="00106042">
        <w:rPr>
          <w:rFonts w:cs="Calibri"/>
          <w:color w:val="000000"/>
        </w:rPr>
        <w:t>, 2015)</w:t>
      </w:r>
      <w:r w:rsidR="00B72E1D" w:rsidRPr="00106042">
        <w:rPr>
          <w:rFonts w:cs="Calibri"/>
          <w:color w:val="000000"/>
        </w:rPr>
        <w:t>.</w:t>
      </w:r>
      <w:r w:rsidR="0040597A" w:rsidRPr="00106042">
        <w:rPr>
          <w:rFonts w:cs="Calibri"/>
          <w:color w:val="000000"/>
        </w:rPr>
        <w:t xml:space="preserve"> </w:t>
      </w:r>
      <w:r w:rsidR="00322C91" w:rsidRPr="00106042">
        <w:rPr>
          <w:rFonts w:cs="Calibri"/>
          <w:color w:val="000000"/>
        </w:rPr>
        <w:t xml:space="preserve">This is clearly a promising experience, but we are not aware of any instance of such an approach being implemented in low-income countries. </w:t>
      </w:r>
      <w:r w:rsidRPr="00106042">
        <w:rPr>
          <w:rFonts w:cs="Calibri"/>
          <w:color w:val="000000"/>
        </w:rPr>
        <w:t>In the following sections</w:t>
      </w:r>
      <w:r w:rsidR="0019769E" w:rsidRPr="00106042">
        <w:rPr>
          <w:rFonts w:cs="Calibri"/>
          <w:color w:val="000000"/>
        </w:rPr>
        <w:t>,</w:t>
      </w:r>
      <w:r w:rsidRPr="00106042">
        <w:rPr>
          <w:rFonts w:cs="Calibri"/>
          <w:color w:val="000000"/>
        </w:rPr>
        <w:t xml:space="preserve"> we explore some of the challenges</w:t>
      </w:r>
      <w:r w:rsidR="00322C91" w:rsidRPr="00106042">
        <w:rPr>
          <w:rFonts w:cs="Calibri"/>
          <w:color w:val="000000"/>
        </w:rPr>
        <w:t xml:space="preserve"> for scaling up implementation of such an approach</w:t>
      </w:r>
      <w:r w:rsidRPr="00106042">
        <w:rPr>
          <w:rFonts w:cs="Calibri"/>
          <w:color w:val="000000"/>
        </w:rPr>
        <w:t>.</w:t>
      </w:r>
    </w:p>
    <w:p w14:paraId="7AAC054D" w14:textId="283B6E55" w:rsidR="003652DC" w:rsidRPr="00106042" w:rsidRDefault="003652DC" w:rsidP="0066125A">
      <w:pPr>
        <w:pStyle w:val="Heading3"/>
        <w:rPr>
          <w:lang w:eastAsia="ja-JP"/>
        </w:rPr>
      </w:pPr>
      <w:r w:rsidRPr="00372827">
        <w:t xml:space="preserve"> </w:t>
      </w:r>
      <w:bookmarkStart w:id="654" w:name="_Toc448919873"/>
      <w:r w:rsidR="005349DA">
        <w:t xml:space="preserve">7.1 </w:t>
      </w:r>
      <w:r w:rsidR="0040597A" w:rsidRPr="00372827">
        <w:t>Remote Sensing Imagery: Practical Consideration</w:t>
      </w:r>
      <w:bookmarkEnd w:id="654"/>
    </w:p>
    <w:p w14:paraId="34544B11" w14:textId="58656F9C" w:rsidR="003652DC" w:rsidRPr="00106042" w:rsidRDefault="0040597A" w:rsidP="00106042">
      <w:pPr>
        <w:spacing w:line="360" w:lineRule="auto"/>
        <w:jc w:val="both"/>
      </w:pPr>
      <w:r w:rsidRPr="00106042">
        <w:rPr>
          <w:b/>
          <w:i/>
        </w:rPr>
        <w:t>Finding Imagery</w:t>
      </w:r>
      <w:r w:rsidRPr="00106042">
        <w:rPr>
          <w:i/>
        </w:rPr>
        <w:t xml:space="preserve">. </w:t>
      </w:r>
      <w:r w:rsidR="003652DC" w:rsidRPr="00106042">
        <w:t xml:space="preserve">The main factors driving a search for imagery are location, reference period, spatial resolution and cost.  In the case of agricultural plots, the precise location will not be known prior to the household visit, but a general area of interest can be identified based on survey protocols and some estimation. In LSMS-ISA surveys the average distance of households from EA center is less than 2km, but plots are more dispersed (see </w:t>
      </w:r>
      <w:del w:id="655" w:author="Sydney Gourlay" w:date="2016-06-17T13:07:00Z">
        <w:r w:rsidR="00F63185" w:rsidDel="00342979">
          <w:fldChar w:fldCharType="begin"/>
        </w:r>
        <w:r w:rsidR="00F63185" w:rsidDel="00342979">
          <w:delInstrText xml:space="preserve"> HYPERLINK \l "Figure2" </w:delInstrText>
        </w:r>
        <w:r w:rsidR="00F63185" w:rsidDel="00342979">
          <w:fldChar w:fldCharType="separate"/>
        </w:r>
        <w:r w:rsidR="003652DC" w:rsidRPr="00106042" w:rsidDel="00342979">
          <w:rPr>
            <w:rStyle w:val="Hyperlink"/>
            <w:color w:val="auto"/>
            <w:u w:val="none"/>
          </w:rPr>
          <w:delText>Figure 2</w:delText>
        </w:r>
        <w:r w:rsidR="00F63185" w:rsidDel="00342979">
          <w:rPr>
            <w:rStyle w:val="Hyperlink"/>
            <w:color w:val="auto"/>
            <w:u w:val="none"/>
          </w:rPr>
          <w:fldChar w:fldCharType="end"/>
        </w:r>
      </w:del>
      <w:ins w:id="656" w:author="Sydney Gourlay" w:date="2016-06-17T13:07:00Z">
        <w:r w:rsidR="00342979">
          <w:fldChar w:fldCharType="begin"/>
        </w:r>
        <w:r w:rsidR="00342979">
          <w:instrText xml:space="preserve"> HYPERLINK \l "Figure2" </w:instrText>
        </w:r>
        <w:r w:rsidR="00342979">
          <w:fldChar w:fldCharType="separate"/>
        </w:r>
        <w:r w:rsidR="00342979" w:rsidRPr="00106042">
          <w:rPr>
            <w:rStyle w:val="Hyperlink"/>
            <w:color w:val="auto"/>
            <w:u w:val="none"/>
          </w:rPr>
          <w:t xml:space="preserve">Figure </w:t>
        </w:r>
        <w:r w:rsidR="00342979">
          <w:rPr>
            <w:rStyle w:val="Hyperlink"/>
            <w:color w:val="auto"/>
            <w:u w:val="none"/>
          </w:rPr>
          <w:t>4</w:t>
        </w:r>
        <w:r w:rsidR="00342979">
          <w:rPr>
            <w:rStyle w:val="Hyperlink"/>
            <w:color w:val="auto"/>
            <w:u w:val="none"/>
          </w:rPr>
          <w:fldChar w:fldCharType="end"/>
        </w:r>
      </w:ins>
      <w:r w:rsidR="003652DC" w:rsidRPr="00106042">
        <w:t xml:space="preserve">). The average bounding extent of an EA, </w:t>
      </w:r>
      <w:r w:rsidR="0081728A" w:rsidRPr="00106042">
        <w:t xml:space="preserve">the geographic area </w:t>
      </w:r>
      <w:r w:rsidR="003652DC" w:rsidRPr="00106042">
        <w:t>enclosing both plots and households</w:t>
      </w:r>
      <w:r w:rsidR="0081728A" w:rsidRPr="00106042">
        <w:t>,</w:t>
      </w:r>
      <w:r w:rsidR="003652DC" w:rsidRPr="00106042">
        <w:t xml:space="preserve"> is approximately 8 km². Reference period, or date of acquisition, is also an important </w:t>
      </w:r>
      <w:r w:rsidR="00B759CF" w:rsidRPr="00106042">
        <w:t>criterion</w:t>
      </w:r>
      <w:r w:rsidR="003652DC" w:rsidRPr="00106042">
        <w:t>, particularly when the object of interest is an agricultural plot, as plot dimensions and characteristics can change between seasons and over time. Spatial resolution describes the dimensions of the smallest resolvable element recorded in a digital image (akin to photo grain in film), and is a primary factor in determining the size of smallest detectable feature.</w:t>
      </w:r>
    </w:p>
    <w:p w14:paraId="273D2F98" w14:textId="580625E8" w:rsidR="000629C8" w:rsidRPr="0066125A" w:rsidRDefault="0023411D" w:rsidP="00106042">
      <w:pPr>
        <w:spacing w:line="360" w:lineRule="auto"/>
        <w:jc w:val="both"/>
        <w:rPr>
          <w:b/>
        </w:rPr>
      </w:pPr>
      <w:r w:rsidRPr="0066125A">
        <w:rPr>
          <w:b/>
        </w:rPr>
        <w:t xml:space="preserve">Figure </w:t>
      </w:r>
      <w:del w:id="657" w:author="Sydney Gourlay" w:date="2016-06-17T13:08:00Z">
        <w:r w:rsidRPr="0066125A" w:rsidDel="00342979">
          <w:rPr>
            <w:b/>
          </w:rPr>
          <w:delText xml:space="preserve">2 </w:delText>
        </w:r>
      </w:del>
      <w:ins w:id="658" w:author="Sydney Gourlay" w:date="2016-06-17T13:08:00Z">
        <w:r w:rsidR="00342979">
          <w:rPr>
            <w:b/>
          </w:rPr>
          <w:t>4</w:t>
        </w:r>
        <w:r w:rsidR="00342979" w:rsidRPr="0066125A">
          <w:rPr>
            <w:b/>
          </w:rPr>
          <w:t xml:space="preserve"> </w:t>
        </w:r>
      </w:ins>
      <w:r w:rsidRPr="0066125A">
        <w:rPr>
          <w:b/>
        </w:rPr>
        <w:t xml:space="preserve">– Bounding </w:t>
      </w:r>
      <w:r w:rsidR="00850F34" w:rsidRPr="0066125A">
        <w:rPr>
          <w:b/>
        </w:rPr>
        <w:t xml:space="preserve">Extent </w:t>
      </w:r>
      <w:r w:rsidR="00850F34">
        <w:rPr>
          <w:b/>
        </w:rPr>
        <w:t>of</w:t>
      </w:r>
      <w:r w:rsidR="00850F34" w:rsidRPr="0066125A">
        <w:rPr>
          <w:b/>
        </w:rPr>
        <w:t xml:space="preserve"> Households </w:t>
      </w:r>
      <w:r w:rsidR="00850F34">
        <w:rPr>
          <w:b/>
        </w:rPr>
        <w:t>and</w:t>
      </w:r>
      <w:r w:rsidR="00850F34" w:rsidRPr="0066125A">
        <w:rPr>
          <w:b/>
        </w:rPr>
        <w:t xml:space="preserve"> Plots</w:t>
      </w:r>
    </w:p>
    <w:p w14:paraId="71579FAD" w14:textId="454186ED" w:rsidR="000629C8" w:rsidRPr="00106042" w:rsidRDefault="0023411D" w:rsidP="0066125A">
      <w:pPr>
        <w:spacing w:line="360" w:lineRule="auto"/>
        <w:jc w:val="center"/>
      </w:pPr>
      <w:r>
        <w:rPr>
          <w:noProof/>
        </w:rPr>
        <w:drawing>
          <wp:inline distT="0" distB="0" distL="0" distR="0" wp14:anchorId="7028ACC8" wp14:editId="227318C7">
            <wp:extent cx="3700145" cy="2517140"/>
            <wp:effectExtent l="0" t="0" r="8255" b="0"/>
            <wp:docPr id="25"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06857" cy="2521706"/>
                    </a:xfrm>
                    <a:prstGeom prst="rect">
                      <a:avLst/>
                    </a:prstGeom>
                  </pic:spPr>
                </pic:pic>
              </a:graphicData>
            </a:graphic>
          </wp:inline>
        </w:drawing>
      </w:r>
    </w:p>
    <w:p w14:paraId="20D09AD4" w14:textId="648F140F" w:rsidR="003652DC" w:rsidRPr="00106042" w:rsidRDefault="003652DC" w:rsidP="00106042">
      <w:pPr>
        <w:spacing w:line="360" w:lineRule="auto"/>
        <w:jc w:val="both"/>
      </w:pPr>
      <w:r w:rsidRPr="00106042">
        <w:t xml:space="preserve">Many sources of remote sensing imagery exist with differing levels of resolution and costs. Landsat, a project executed by the US Geological Survey and NASA, has been collecting remote-sensing land data for over 40 years </w:t>
      </w:r>
      <w:r w:rsidR="00A565C4" w:rsidRPr="00106042">
        <w:t xml:space="preserve">which </w:t>
      </w:r>
      <w:r w:rsidRPr="00106042">
        <w:t>is available free of charge.</w:t>
      </w:r>
      <w:r w:rsidRPr="00106042">
        <w:rPr>
          <w:color w:val="FF0000"/>
        </w:rPr>
        <w:t xml:space="preserve"> </w:t>
      </w:r>
      <w:r w:rsidRPr="00106042">
        <w:t>Its latest satellite launch, Landsat 8, captures images with pixel sizes of 15 – 30m.</w:t>
      </w:r>
      <w:r w:rsidRPr="00106042">
        <w:rPr>
          <w:rStyle w:val="FootnoteReference"/>
        </w:rPr>
        <w:footnoteReference w:id="11"/>
      </w:r>
      <w:r w:rsidRPr="00106042">
        <w:t xml:space="preserve"> Due to the limited spatial resolution of Landsat and older SPOT imagery, these sources would be mostly suitable </w:t>
      </w:r>
      <w:r w:rsidR="00A565C4" w:rsidRPr="00106042">
        <w:t xml:space="preserve">for </w:t>
      </w:r>
      <w:r w:rsidRPr="00106042">
        <w:t xml:space="preserve">plots larger than 1 hectare. The current SPOT satellites, operated by Airbus </w:t>
      </w:r>
      <w:proofErr w:type="spellStart"/>
      <w:r w:rsidRPr="00106042">
        <w:t>Defence</w:t>
      </w:r>
      <w:proofErr w:type="spellEnd"/>
      <w:r w:rsidRPr="00106042">
        <w:t xml:space="preserve"> and Space, offer images of 2.5 meter resolution and greater but at a significant cost (up to €8,700 for one 60km x 60km scene).</w:t>
      </w:r>
      <w:r w:rsidRPr="00106042">
        <w:rPr>
          <w:rStyle w:val="FootnoteReference"/>
        </w:rPr>
        <w:footnoteReference w:id="12"/>
      </w:r>
      <w:r w:rsidRPr="00106042">
        <w:t xml:space="preserve"> </w:t>
      </w:r>
      <w:proofErr w:type="spellStart"/>
      <w:r w:rsidRPr="00106042">
        <w:t>DigitalGlobe’s</w:t>
      </w:r>
      <w:proofErr w:type="spellEnd"/>
      <w:r w:rsidRPr="00106042">
        <w:t xml:space="preserve"> </w:t>
      </w:r>
      <w:proofErr w:type="spellStart"/>
      <w:r w:rsidRPr="00106042">
        <w:t>WorldView</w:t>
      </w:r>
      <w:proofErr w:type="spellEnd"/>
      <w:r w:rsidRPr="00106042">
        <w:t xml:space="preserve"> and </w:t>
      </w:r>
      <w:proofErr w:type="spellStart"/>
      <w:r w:rsidRPr="00106042">
        <w:t>GeoEye</w:t>
      </w:r>
      <w:proofErr w:type="spellEnd"/>
      <w:r w:rsidRPr="00106042">
        <w:t xml:space="preserve"> products include sub-meter panchromatic images, with lower-resolution multispectral data.</w:t>
      </w:r>
      <w:r w:rsidRPr="00106042">
        <w:rPr>
          <w:rStyle w:val="FootnoteReference"/>
        </w:rPr>
        <w:footnoteReference w:id="13"/>
      </w:r>
      <w:r w:rsidRPr="00106042">
        <w:t xml:space="preserve"> Options are continually expanding with the launch of new satellites from companies like </w:t>
      </w:r>
      <w:r w:rsidR="00B759CF" w:rsidRPr="00106042">
        <w:t xml:space="preserve">Terra Bella (formerly </w:t>
      </w:r>
      <w:r w:rsidRPr="00106042">
        <w:t>SKYBOX</w:t>
      </w:r>
      <w:r w:rsidR="00B759CF" w:rsidRPr="00106042">
        <w:t>)</w:t>
      </w:r>
      <w:r w:rsidRPr="00106042">
        <w:t xml:space="preserve"> and Digital Globe, as well as product lines maintained by national space agencies. </w:t>
      </w:r>
    </w:p>
    <w:p w14:paraId="7DD06DB6" w14:textId="600167A0" w:rsidR="003652DC" w:rsidRPr="00106042" w:rsidRDefault="003652DC" w:rsidP="00106042">
      <w:pPr>
        <w:spacing w:line="360" w:lineRule="auto"/>
        <w:jc w:val="both"/>
      </w:pPr>
      <w:r w:rsidRPr="00106042">
        <w:t xml:space="preserve">There are a variety of tools available that greatly simplify the process of searching image archives and requesting new imagery. These include NASA CEOS Cove Tool, </w:t>
      </w:r>
      <w:proofErr w:type="spellStart"/>
      <w:r w:rsidRPr="00106042">
        <w:t>ApolloMapping</w:t>
      </w:r>
      <w:proofErr w:type="spellEnd"/>
      <w:r w:rsidRPr="00106042">
        <w:t xml:space="preserve"> </w:t>
      </w:r>
      <w:proofErr w:type="spellStart"/>
      <w:r w:rsidRPr="00106042">
        <w:t>ImageHunter</w:t>
      </w:r>
      <w:proofErr w:type="spellEnd"/>
      <w:r w:rsidRPr="00106042">
        <w:t xml:space="preserve">, </w:t>
      </w:r>
      <w:proofErr w:type="spellStart"/>
      <w:r w:rsidRPr="00106042">
        <w:t>DigitalGloble</w:t>
      </w:r>
      <w:proofErr w:type="spellEnd"/>
      <w:r w:rsidRPr="00106042">
        <w:t xml:space="preserve"> </w:t>
      </w:r>
      <w:proofErr w:type="spellStart"/>
      <w:r w:rsidRPr="00106042">
        <w:t>Geofuse</w:t>
      </w:r>
      <w:proofErr w:type="spellEnd"/>
      <w:r w:rsidRPr="00106042">
        <w:t xml:space="preserve">, </w:t>
      </w:r>
      <w:r w:rsidR="00B759CF" w:rsidRPr="00106042">
        <w:t xml:space="preserve">and </w:t>
      </w:r>
      <w:proofErr w:type="spellStart"/>
      <w:r w:rsidRPr="00106042">
        <w:t>i</w:t>
      </w:r>
      <w:proofErr w:type="spellEnd"/>
      <w:r w:rsidRPr="00106042">
        <w:t>-cubed Data Doors, to name a few. While an image search is often driven by the area of interest and spatial resolution, it should be noted that spectral resolution is also an issue to be considered.  Panchromatic imagery is generally highest resolution, but multi-spectral (visible through infra-red and thermal) provides useful information on vegetation type and condition, as well as enabling the production of color composites that may be easier to interpret. A last step in image acquisition is</w:t>
      </w:r>
      <w:r w:rsidR="000C39A7" w:rsidRPr="00106042">
        <w:t xml:space="preserve"> the</w:t>
      </w:r>
      <w:r w:rsidRPr="00106042">
        <w:t xml:space="preserve"> selection of processing level</w:t>
      </w:r>
      <w:r w:rsidR="000C39A7" w:rsidRPr="00106042">
        <w:t>;</w:t>
      </w:r>
      <w:r w:rsidRPr="00106042">
        <w:t xml:space="preserve"> options vary depending on vendor or source. At a minimum, imagery used for land area measurement should be geo-registered to a known coordinate system. However, only </w:t>
      </w:r>
      <w:proofErr w:type="spellStart"/>
      <w:r w:rsidRPr="00106042">
        <w:t>ortho</w:t>
      </w:r>
      <w:proofErr w:type="spellEnd"/>
      <w:r w:rsidRPr="00106042">
        <w:t xml:space="preserve">-rectification, where the image is fit to a terrain model, enables true area measurements.  </w:t>
      </w:r>
    </w:p>
    <w:p w14:paraId="31E76F3B" w14:textId="63D7F13D" w:rsidR="000944F5" w:rsidRDefault="003652DC" w:rsidP="0066125A">
      <w:pPr>
        <w:spacing w:line="360" w:lineRule="auto"/>
        <w:jc w:val="both"/>
        <w:rPr>
          <w:b/>
        </w:rPr>
      </w:pPr>
      <w:r w:rsidRPr="00106042">
        <w:t xml:space="preserve">Given that </w:t>
      </w:r>
      <w:r w:rsidR="000C39A7" w:rsidRPr="00106042">
        <w:t xml:space="preserve">the </w:t>
      </w:r>
      <w:r w:rsidRPr="00106042">
        <w:t>cost of imagery is a function of number and type of images, there is an obvious benefit to the clustering of sites that might occur in a localized survey such as a project-specific monitoring or impact evaluation survey. Conversely, the expectation is that utilizing VHR imagery in a nationally</w:t>
      </w:r>
      <w:r w:rsidR="000C39A7" w:rsidRPr="00106042">
        <w:t>-</w:t>
      </w:r>
      <w:r w:rsidRPr="00106042">
        <w:t>representative survey could be cost prohibitive, due to the wide distribution of households. A simple query in the Data Doors online service using survey sites from the GHS panel survey in Nigeria shows that availability would also be a constraining factor. In this example</w:t>
      </w:r>
      <w:r w:rsidR="006A759D" w:rsidRPr="00106042">
        <w:t>,</w:t>
      </w:r>
      <w:r w:rsidRPr="00106042">
        <w:t xml:space="preserve"> the query was limited to sources of at least 5m resolution, acquired between 1/1/2014 and 12/31 2014. Additional parameters included maximum 20</w:t>
      </w:r>
      <w:r w:rsidR="00AA0C8C" w:rsidRPr="00106042">
        <w:t xml:space="preserve"> percent</w:t>
      </w:r>
      <w:r w:rsidRPr="00106042">
        <w:t xml:space="preserve"> cloud cover and 20˚ incidence angle. Results shown in </w:t>
      </w:r>
      <w:del w:id="659" w:author="Sydney Gourlay" w:date="2016-06-17T13:08:00Z">
        <w:r w:rsidR="00F63185" w:rsidDel="00342979">
          <w:fldChar w:fldCharType="begin"/>
        </w:r>
        <w:r w:rsidR="00F63185" w:rsidDel="00342979">
          <w:delInstrText xml:space="preserve"> HYPERLINK \l "Figure3" </w:delInstrText>
        </w:r>
        <w:r w:rsidR="00F63185" w:rsidDel="00342979">
          <w:fldChar w:fldCharType="separate"/>
        </w:r>
        <w:r w:rsidRPr="00106042" w:rsidDel="00342979">
          <w:rPr>
            <w:rStyle w:val="Hyperlink"/>
            <w:color w:val="auto"/>
            <w:u w:val="none"/>
          </w:rPr>
          <w:delText>Figure 3</w:delText>
        </w:r>
        <w:r w:rsidR="00F63185" w:rsidDel="00342979">
          <w:rPr>
            <w:rStyle w:val="Hyperlink"/>
            <w:color w:val="auto"/>
            <w:u w:val="none"/>
          </w:rPr>
          <w:fldChar w:fldCharType="end"/>
        </w:r>
        <w:r w:rsidRPr="00106042" w:rsidDel="00342979">
          <w:delText xml:space="preserve"> </w:delText>
        </w:r>
      </w:del>
      <w:ins w:id="660" w:author="Sydney Gourlay" w:date="2016-06-17T13:08:00Z">
        <w:r w:rsidR="00342979">
          <w:fldChar w:fldCharType="begin"/>
        </w:r>
        <w:r w:rsidR="00342979">
          <w:instrText xml:space="preserve"> HYPERLINK \l "Figure3" </w:instrText>
        </w:r>
        <w:r w:rsidR="00342979">
          <w:fldChar w:fldCharType="separate"/>
        </w:r>
        <w:r w:rsidR="00342979" w:rsidRPr="00106042">
          <w:rPr>
            <w:rStyle w:val="Hyperlink"/>
            <w:color w:val="auto"/>
            <w:u w:val="none"/>
          </w:rPr>
          <w:t xml:space="preserve">Figure </w:t>
        </w:r>
        <w:r w:rsidR="00342979">
          <w:rPr>
            <w:rStyle w:val="Hyperlink"/>
            <w:color w:val="auto"/>
            <w:u w:val="none"/>
          </w:rPr>
          <w:t>5</w:t>
        </w:r>
        <w:r w:rsidR="00342979">
          <w:rPr>
            <w:rStyle w:val="Hyperlink"/>
            <w:color w:val="auto"/>
            <w:u w:val="none"/>
          </w:rPr>
          <w:fldChar w:fldCharType="end"/>
        </w:r>
        <w:r w:rsidR="00342979" w:rsidRPr="00106042">
          <w:t xml:space="preserve"> </w:t>
        </w:r>
      </w:ins>
      <w:r w:rsidRPr="00106042">
        <w:t>indicate that only 288 out of 500, or slightly more than half of the sites, are fully covered by at least one archived image. One possible explanation for the lack of coverage might be characteristics of the study area: cloud cover is a persistent issue in parts of Nigeria, and affects all optical sensors. Note that coverage could be increased if the temporal range is widened (at the loss of season specificity), or others parameters relaxed (at the loss of image quality). Also, many of the current satellites providing VHR imagery can be tasked so</w:t>
      </w:r>
      <w:r w:rsidR="006A759D" w:rsidRPr="00106042">
        <w:t xml:space="preserve"> as to optimize</w:t>
      </w:r>
      <w:r w:rsidRPr="00106042">
        <w:t xml:space="preserve"> image acquisition to cover a particular area of interest, but this process is </w:t>
      </w:r>
      <w:r w:rsidR="00BF60B2" w:rsidRPr="00106042">
        <w:t>costlier</w:t>
      </w:r>
      <w:r w:rsidRPr="00106042">
        <w:t xml:space="preserve"> and may not be successful for coverage of many areas in close proximity (competing targets)</w:t>
      </w:r>
      <w:r w:rsidR="000629C8" w:rsidRPr="00106042">
        <w:t>.</w:t>
      </w:r>
    </w:p>
    <w:p w14:paraId="0664C4BD" w14:textId="7E73D54F" w:rsidR="0023411D" w:rsidRPr="0066125A" w:rsidRDefault="0023411D" w:rsidP="003652DC">
      <w:pPr>
        <w:rPr>
          <w:b/>
        </w:rPr>
      </w:pPr>
      <w:r w:rsidRPr="0066125A">
        <w:rPr>
          <w:b/>
        </w:rPr>
        <w:t xml:space="preserve">Figure </w:t>
      </w:r>
      <w:del w:id="661" w:author="Sydney Gourlay" w:date="2016-06-17T13:08:00Z">
        <w:r w:rsidRPr="0066125A" w:rsidDel="00342979">
          <w:rPr>
            <w:b/>
          </w:rPr>
          <w:delText xml:space="preserve">3 </w:delText>
        </w:r>
      </w:del>
      <w:ins w:id="662" w:author="Sydney Gourlay" w:date="2016-06-17T13:08:00Z">
        <w:r w:rsidR="00342979">
          <w:rPr>
            <w:b/>
          </w:rPr>
          <w:t>5</w:t>
        </w:r>
        <w:r w:rsidR="00342979" w:rsidRPr="0066125A">
          <w:rPr>
            <w:b/>
          </w:rPr>
          <w:t xml:space="preserve"> </w:t>
        </w:r>
      </w:ins>
      <w:r w:rsidR="008C42FA" w:rsidRPr="0066125A">
        <w:rPr>
          <w:rFonts w:ascii="Calibri" w:hAnsi="Calibri"/>
          <w:b/>
        </w:rPr>
        <w:t>–</w:t>
      </w:r>
      <w:r w:rsidR="008C42FA" w:rsidRPr="0066125A">
        <w:rPr>
          <w:b/>
        </w:rPr>
        <w:t xml:space="preserve"> </w:t>
      </w:r>
      <w:r w:rsidRPr="0066125A">
        <w:rPr>
          <w:b/>
        </w:rPr>
        <w:t xml:space="preserve">Availability of VHR </w:t>
      </w:r>
      <w:r w:rsidR="00850F34">
        <w:rPr>
          <w:b/>
        </w:rPr>
        <w:t>I</w:t>
      </w:r>
      <w:r w:rsidRPr="0066125A">
        <w:rPr>
          <w:b/>
        </w:rPr>
        <w:t xml:space="preserve">magery for </w:t>
      </w:r>
      <w:r w:rsidR="00850F34">
        <w:rPr>
          <w:b/>
        </w:rPr>
        <w:t>S</w:t>
      </w:r>
      <w:r w:rsidRPr="0066125A">
        <w:rPr>
          <w:b/>
        </w:rPr>
        <w:t xml:space="preserve">urvey </w:t>
      </w:r>
      <w:r w:rsidR="00850F34">
        <w:rPr>
          <w:b/>
        </w:rPr>
        <w:t>S</w:t>
      </w:r>
      <w:r w:rsidRPr="0066125A">
        <w:rPr>
          <w:b/>
        </w:rPr>
        <w:t>ites in 2014</w:t>
      </w:r>
      <w:r w:rsidR="008A6FCD">
        <w:rPr>
          <w:b/>
        </w:rPr>
        <w:t>, Nigeria</w:t>
      </w:r>
    </w:p>
    <w:p w14:paraId="3568575C" w14:textId="5065C261" w:rsidR="000629C8" w:rsidRPr="00106042" w:rsidRDefault="0023411D" w:rsidP="0066125A">
      <w:pPr>
        <w:jc w:val="center"/>
      </w:pPr>
      <w:r>
        <w:rPr>
          <w:noProof/>
        </w:rPr>
        <w:drawing>
          <wp:inline distT="0" distB="0" distL="0" distR="0" wp14:anchorId="2535620F" wp14:editId="0BFF98D8">
            <wp:extent cx="5074920" cy="5090160"/>
            <wp:effectExtent l="25400" t="25400" r="30480" b="15240"/>
            <wp:docPr id="26"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4920" cy="5090160"/>
                    </a:xfrm>
                    <a:prstGeom prst="rect">
                      <a:avLst/>
                    </a:prstGeom>
                    <a:ln>
                      <a:solidFill>
                        <a:schemeClr val="tx1"/>
                      </a:solidFill>
                    </a:ln>
                  </pic:spPr>
                </pic:pic>
              </a:graphicData>
            </a:graphic>
          </wp:inline>
        </w:drawing>
      </w:r>
    </w:p>
    <w:p w14:paraId="1C5E8853" w14:textId="635E30F5" w:rsidR="003652DC" w:rsidRPr="00106042" w:rsidRDefault="00773EA8" w:rsidP="00106042">
      <w:pPr>
        <w:spacing w:line="360" w:lineRule="auto"/>
        <w:jc w:val="both"/>
      </w:pPr>
      <w:r w:rsidRPr="00106042">
        <w:rPr>
          <w:b/>
          <w:i/>
        </w:rPr>
        <w:t>Plot delineation.</w:t>
      </w:r>
      <w:r w:rsidRPr="00106042">
        <w:t xml:space="preserve"> </w:t>
      </w:r>
      <w:r w:rsidR="003652DC" w:rsidRPr="00106042">
        <w:t xml:space="preserve">The challenges that come with using imagery in household surveys differ from those encountered when estimating large crop area or land cover. In order for imagery to be a successful tool in measuring plot area, one needs to be able to precisely locate a single feature based on context and other reference features, rather than simply evaluating the content of each “pixel” or landscape unit. This requires both an </w:t>
      </w:r>
      <w:proofErr w:type="spellStart"/>
      <w:r w:rsidR="003652DC" w:rsidRPr="00106042">
        <w:t>unobscured</w:t>
      </w:r>
      <w:proofErr w:type="spellEnd"/>
      <w:r w:rsidR="003652DC" w:rsidRPr="00106042">
        <w:t xml:space="preserve"> view of the area of interest and an ability of the farmer to orient himself to the landscape from bird’s-eye perspective. Additional complicating factors include cloud cover, tree canopy obscuring the plot boundaries and the parcel-plot concept in which parcel boundaries may be observable but plot boundaries are less clearly defined. The timing of image acquisition would likely be an issue for plots that are not permanent or continuously cultivated in the same size and/or shape. </w:t>
      </w:r>
    </w:p>
    <w:p w14:paraId="71A0A0D5" w14:textId="027B482C" w:rsidR="003652DC" w:rsidRPr="00106042" w:rsidRDefault="003652DC" w:rsidP="00106042">
      <w:pPr>
        <w:spacing w:line="360" w:lineRule="auto"/>
        <w:jc w:val="both"/>
      </w:pPr>
      <w:r w:rsidRPr="00106042">
        <w:t>The most efficient method of plot identification would be visual interpretation of an image, in either digital or hardcopy format. As noted above, if respondents have limited exposure to photography and other technologies, presenting an image taken from a satellite and having them simply point to all of their agricultural plots is not likely to be an easy task. Even without consideration for plot boundary definition, the respondents may have difficulty finding the location of the plot, especially for plots that are located away from the household. Digital format has the advantage of providing zoom and pan capabilities, which can help in identification of major landmarks and orientation to the imagery</w:t>
      </w:r>
      <w:r w:rsidR="00D52A46" w:rsidRPr="00106042">
        <w:t>, and which are becoming easier to integrate in the standard household survey toolbox as the use of tablets for data collection becomes more common</w:t>
      </w:r>
      <w:r w:rsidRPr="00106042">
        <w:t xml:space="preserve">.  </w:t>
      </w:r>
    </w:p>
    <w:p w14:paraId="3A46EC90" w14:textId="77777777" w:rsidR="003652DC" w:rsidRPr="00106042" w:rsidRDefault="003652DC" w:rsidP="00106042">
      <w:pPr>
        <w:spacing w:line="360" w:lineRule="auto"/>
        <w:jc w:val="both"/>
      </w:pPr>
      <w:r w:rsidRPr="00106042">
        <w:t xml:space="preserve">Once the location of the plot is determined, outlining the boundaries may still prove difficult. If under dense canopy, boundaries will not be visible. The ability to measure plots in woody terrain or in an area common for tree crops, therefore, is impaired. In some areas, plots are nested immediately next to neighboring plots, either managed by the same household or not. If the barrier between the two plots is no more than a row of fencing crops or a narrow footpath, differentiation between the two will be extremely difficult in the images. Additionally, in many agricultural contexts there exists a parcel, a larger piece of land often of more permanent dimensions, and within that parcel several contiguous plots.  The cropping patterns and dimensions of the plots can vary by season.  If the images that the farmer is presented with do not match the current plot dimensions, identifying the boundaries will not be possible (or reliable). </w:t>
      </w:r>
    </w:p>
    <w:p w14:paraId="5F64B665" w14:textId="02923506" w:rsidR="006D40A4" w:rsidRPr="00106042" w:rsidRDefault="003652DC" w:rsidP="00106042">
      <w:pPr>
        <w:spacing w:line="360" w:lineRule="auto"/>
        <w:jc w:val="both"/>
      </w:pPr>
      <w:r w:rsidRPr="00106042">
        <w:t xml:space="preserve">Assuming these practical challenges to implementation are overcome, and the feature of interest has been located, the enumerator would zoom in and draw a shape around the feature, much as the GPS operator does in delineating a plot by walking the perimeter. Similarly, area calculation may be done on the fly, depending on the image viewer capabilities, or the feature stored for later processing. </w:t>
      </w:r>
      <w:r w:rsidR="006274D9" w:rsidRPr="00106042">
        <w:t xml:space="preserve">This type of approach, enriched by the availability of </w:t>
      </w:r>
      <w:proofErr w:type="spellStart"/>
      <w:r w:rsidR="006274D9" w:rsidRPr="00106042">
        <w:t>georeferenced</w:t>
      </w:r>
      <w:proofErr w:type="spellEnd"/>
      <w:r w:rsidR="006274D9" w:rsidRPr="00106042">
        <w:t xml:space="preserve"> agricultural census and other information, has been successfully implemented in Mexico (Pérez </w:t>
      </w:r>
      <w:proofErr w:type="spellStart"/>
      <w:r w:rsidR="006274D9" w:rsidRPr="00106042">
        <w:t>Cadena</w:t>
      </w:r>
      <w:proofErr w:type="spellEnd"/>
      <w:r w:rsidR="006274D9" w:rsidRPr="00106042">
        <w:t>, 2015), but has yet to be tested at scale in low</w:t>
      </w:r>
      <w:r w:rsidR="003747F3" w:rsidRPr="00106042">
        <w:t>-</w:t>
      </w:r>
      <w:r w:rsidR="006274D9" w:rsidRPr="00106042">
        <w:t xml:space="preserve">income countries. </w:t>
      </w:r>
      <w:r w:rsidR="00D52A46" w:rsidRPr="00106042">
        <w:t>Clearly</w:t>
      </w:r>
      <w:r w:rsidR="0040500B" w:rsidRPr="00106042">
        <w:t>,</w:t>
      </w:r>
      <w:r w:rsidR="00D52A46" w:rsidRPr="00106042">
        <w:t xml:space="preserve"> the approach will be easier to implement in farming system</w:t>
      </w:r>
      <w:r w:rsidR="003747F3" w:rsidRPr="00106042">
        <w:t>s</w:t>
      </w:r>
      <w:r w:rsidR="00D52A46" w:rsidRPr="00106042">
        <w:t xml:space="preserve"> characterized by large plots and monocultures, and more difficult in countries with very small and irregular plots, with unclear demarcations, and hosting a wide variety of crops on a very limited surface.</w:t>
      </w:r>
      <w:r w:rsidR="006274D9" w:rsidRPr="00106042">
        <w:t xml:space="preserve"> </w:t>
      </w:r>
    </w:p>
    <w:p w14:paraId="1B489375" w14:textId="2701C625" w:rsidR="003652DC" w:rsidRPr="00106042" w:rsidRDefault="005349DA" w:rsidP="00A54F82">
      <w:pPr>
        <w:pStyle w:val="Heading3"/>
        <w:rPr>
          <w:lang w:eastAsia="ja-JP"/>
        </w:rPr>
      </w:pPr>
      <w:bookmarkStart w:id="663" w:name="_Toc448919874"/>
      <w:r w:rsidRPr="00106042">
        <w:t xml:space="preserve">7.2 </w:t>
      </w:r>
      <w:r w:rsidR="00773EA8" w:rsidRPr="005349DA">
        <w:t>Remote Sensing Imagery: Key Issues and Limitations</w:t>
      </w:r>
      <w:bookmarkEnd w:id="663"/>
    </w:p>
    <w:p w14:paraId="4A4DBBC8" w14:textId="1B49E1F1" w:rsidR="003652DC" w:rsidRPr="00106042" w:rsidRDefault="003652DC" w:rsidP="00106042">
      <w:pPr>
        <w:spacing w:line="360" w:lineRule="auto"/>
        <w:jc w:val="both"/>
      </w:pPr>
      <w:r w:rsidRPr="00106042">
        <w:t xml:space="preserve">While testing the use of remote sensing imagery has not been a part of the LSMS-ISA methodological field work to date, we have used the collected GPS field outlines to assess the feasibility of delineating plot boundaries using public domain imagery sources. We conducted an informal but systematic review of imagery available in the Google Earth platform in November 2014 to explore the effect of image resolution, seasonality and landscape characteristics on the ability to clearly identify plot boundaries and therefore measure area. </w:t>
      </w:r>
      <w:proofErr w:type="spellStart"/>
      <w:r w:rsidRPr="00106042">
        <w:t>Gpx</w:t>
      </w:r>
      <w:proofErr w:type="spellEnd"/>
      <w:r w:rsidRPr="00106042">
        <w:t xml:space="preserve"> tracks were converted to </w:t>
      </w:r>
      <w:proofErr w:type="spellStart"/>
      <w:r w:rsidRPr="00106042">
        <w:t>kml</w:t>
      </w:r>
      <w:proofErr w:type="spellEnd"/>
      <w:r w:rsidRPr="00106042">
        <w:t xml:space="preserve">, opened in Google Earth, and assessments were made at different scales, determined by the zoom-to-feature tool. Historical imagery was used if a clearer image was available from 2012 onward. Each plot was evaluated based on the presence of clearly identifiable plot boundary, image source and date, presence of vegetation and country-specific season definition. </w:t>
      </w:r>
    </w:p>
    <w:p w14:paraId="49B1E321" w14:textId="1E92C30D" w:rsidR="000629C8" w:rsidRPr="0066125A" w:rsidRDefault="0023411D" w:rsidP="008D5F63">
      <w:pPr>
        <w:spacing w:after="120" w:line="360" w:lineRule="auto"/>
        <w:jc w:val="both"/>
        <w:rPr>
          <w:b/>
        </w:rPr>
      </w:pPr>
      <w:r w:rsidRPr="0066125A">
        <w:rPr>
          <w:b/>
        </w:rPr>
        <w:t xml:space="preserve">Figure </w:t>
      </w:r>
      <w:del w:id="664" w:author="Sydney Gourlay" w:date="2016-06-17T13:08:00Z">
        <w:r w:rsidRPr="0066125A" w:rsidDel="00342979">
          <w:rPr>
            <w:b/>
          </w:rPr>
          <w:delText xml:space="preserve">4 </w:delText>
        </w:r>
      </w:del>
      <w:ins w:id="665" w:author="Sydney Gourlay" w:date="2016-06-17T13:08:00Z">
        <w:r w:rsidR="00342979">
          <w:rPr>
            <w:b/>
          </w:rPr>
          <w:t xml:space="preserve">6 </w:t>
        </w:r>
      </w:ins>
      <w:r w:rsidR="008C42FA">
        <w:rPr>
          <w:rFonts w:ascii="Calibri" w:hAnsi="Calibri"/>
          <w:b/>
        </w:rPr>
        <w:t>–</w:t>
      </w:r>
      <w:r w:rsidR="008C42FA">
        <w:rPr>
          <w:b/>
        </w:rPr>
        <w:t xml:space="preserve"> </w:t>
      </w:r>
      <w:r w:rsidRPr="0066125A">
        <w:rPr>
          <w:b/>
        </w:rPr>
        <w:t xml:space="preserve">Examples </w:t>
      </w:r>
      <w:r w:rsidR="00850F34">
        <w:rPr>
          <w:b/>
        </w:rPr>
        <w:t>of</w:t>
      </w:r>
      <w:r w:rsidR="00850F34" w:rsidRPr="0066125A">
        <w:rPr>
          <w:b/>
        </w:rPr>
        <w:t xml:space="preserve"> Different Image Sources</w:t>
      </w:r>
    </w:p>
    <w:p w14:paraId="27909D13" w14:textId="77777777" w:rsidR="0023411D" w:rsidRDefault="0023411D" w:rsidP="00106042">
      <w:pPr>
        <w:spacing w:line="360" w:lineRule="auto"/>
        <w:jc w:val="both"/>
      </w:pPr>
      <w:r w:rsidRPr="0023411D">
        <w:rPr>
          <w:noProof/>
        </w:rPr>
        <mc:AlternateContent>
          <mc:Choice Requires="wpg">
            <w:drawing>
              <wp:inline distT="0" distB="0" distL="0" distR="0" wp14:anchorId="38CED567" wp14:editId="71DDAE4D">
                <wp:extent cx="5968999" cy="2235200"/>
                <wp:effectExtent l="0" t="0" r="635" b="0"/>
                <wp:docPr id="28" name="Group 1"/>
                <wp:cNvGraphicFramePr/>
                <a:graphic xmlns:a="http://schemas.openxmlformats.org/drawingml/2006/main">
                  <a:graphicData uri="http://schemas.microsoft.com/office/word/2010/wordprocessingGroup">
                    <wpg:wgp>
                      <wpg:cNvGrpSpPr/>
                      <wpg:grpSpPr>
                        <a:xfrm>
                          <a:off x="0" y="0"/>
                          <a:ext cx="5968999" cy="2235200"/>
                          <a:chOff x="0" y="0"/>
                          <a:chExt cx="5343525" cy="1876425"/>
                        </a:xfrm>
                      </wpg:grpSpPr>
                      <pic:pic xmlns:pic="http://schemas.openxmlformats.org/drawingml/2006/picture">
                        <pic:nvPicPr>
                          <pic:cNvPr id="30" name="Picture 3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828800" y="314325"/>
                            <a:ext cx="1685925" cy="1562100"/>
                          </a:xfrm>
                          <a:prstGeom prst="rect">
                            <a:avLst/>
                          </a:prstGeom>
                        </pic:spPr>
                      </pic:pic>
                      <pic:pic xmlns:pic="http://schemas.openxmlformats.org/drawingml/2006/picture">
                        <pic:nvPicPr>
                          <pic:cNvPr id="33" name="Picture 3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314325"/>
                            <a:ext cx="1685925" cy="1562100"/>
                          </a:xfrm>
                          <a:prstGeom prst="rect">
                            <a:avLst/>
                          </a:prstGeom>
                        </pic:spPr>
                      </pic:pic>
                      <pic:pic xmlns:pic="http://schemas.openxmlformats.org/drawingml/2006/picture">
                        <pic:nvPicPr>
                          <pic:cNvPr id="34" name="Picture 3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657600" y="314325"/>
                            <a:ext cx="1685925" cy="1562100"/>
                          </a:xfrm>
                          <a:prstGeom prst="rect">
                            <a:avLst/>
                          </a:prstGeom>
                        </pic:spPr>
                      </pic:pic>
                      <wps:wsp>
                        <wps:cNvPr id="35" name="Text Box 35"/>
                        <wps:cNvSpPr txBox="1"/>
                        <wps:spPr>
                          <a:xfrm>
                            <a:off x="38100" y="9525"/>
                            <a:ext cx="1047115" cy="262255"/>
                          </a:xfrm>
                          <a:prstGeom prst="rect">
                            <a:avLst/>
                          </a:prstGeom>
                          <a:noFill/>
                        </wps:spPr>
                        <wps:txbx>
                          <w:txbxContent>
                            <w:p w14:paraId="5BB5777D" w14:textId="77777777" w:rsidR="005870A9" w:rsidRDefault="005870A9" w:rsidP="0023411D">
                              <w:pPr>
                                <w:pStyle w:val="NormalWeb"/>
                                <w:spacing w:before="0" w:beforeAutospacing="0" w:after="0" w:afterAutospacing="0"/>
                                <w:jc w:val="both"/>
                              </w:pPr>
                              <w:r>
                                <w:rPr>
                                  <w:rFonts w:ascii="Calibri" w:hAnsi="Calibri"/>
                                  <w:color w:val="000000"/>
                                  <w:kern w:val="24"/>
                                  <w:sz w:val="22"/>
                                  <w:szCs w:val="22"/>
                                </w:rPr>
                                <w:t>a. Digital Globe</w:t>
                              </w:r>
                            </w:p>
                          </w:txbxContent>
                        </wps:txbx>
                        <wps:bodyPr wrap="square" rtlCol="0">
                          <a:noAutofit/>
                        </wps:bodyPr>
                      </wps:wsp>
                      <wps:wsp>
                        <wps:cNvPr id="36" name="Text Box 36"/>
                        <wps:cNvSpPr txBox="1"/>
                        <wps:spPr>
                          <a:xfrm>
                            <a:off x="1743075" y="0"/>
                            <a:ext cx="1185545" cy="262255"/>
                          </a:xfrm>
                          <a:prstGeom prst="rect">
                            <a:avLst/>
                          </a:prstGeom>
                          <a:noFill/>
                        </wps:spPr>
                        <wps:txbx>
                          <w:txbxContent>
                            <w:p w14:paraId="6CFF6B02" w14:textId="77777777" w:rsidR="005870A9" w:rsidRDefault="005870A9" w:rsidP="0023411D">
                              <w:pPr>
                                <w:pStyle w:val="NormalWeb"/>
                                <w:spacing w:before="0" w:beforeAutospacing="0" w:after="0" w:afterAutospacing="0"/>
                                <w:jc w:val="both"/>
                              </w:pPr>
                              <w:r>
                                <w:rPr>
                                  <w:rFonts w:ascii="Calibri" w:hAnsi="Calibri"/>
                                  <w:color w:val="000000"/>
                                  <w:kern w:val="24"/>
                                  <w:sz w:val="22"/>
                                  <w:szCs w:val="22"/>
                                </w:rPr>
                                <w:t xml:space="preserve">b. CNES / </w:t>
                              </w:r>
                              <w:proofErr w:type="spellStart"/>
                              <w:r>
                                <w:rPr>
                                  <w:rFonts w:ascii="Calibri" w:hAnsi="Calibri"/>
                                  <w:color w:val="000000"/>
                                  <w:kern w:val="24"/>
                                  <w:sz w:val="22"/>
                                  <w:szCs w:val="22"/>
                                </w:rPr>
                                <w:t>Astrium</w:t>
                              </w:r>
                              <w:proofErr w:type="spellEnd"/>
                            </w:p>
                          </w:txbxContent>
                        </wps:txbx>
                        <wps:bodyPr wrap="square" rtlCol="0">
                          <a:noAutofit/>
                        </wps:bodyPr>
                      </wps:wsp>
                      <wps:wsp>
                        <wps:cNvPr id="37" name="Text Box 37"/>
                        <wps:cNvSpPr txBox="1"/>
                        <wps:spPr>
                          <a:xfrm>
                            <a:off x="3638550" y="9525"/>
                            <a:ext cx="1020445" cy="262255"/>
                          </a:xfrm>
                          <a:prstGeom prst="rect">
                            <a:avLst/>
                          </a:prstGeom>
                          <a:noFill/>
                        </wps:spPr>
                        <wps:txbx>
                          <w:txbxContent>
                            <w:p w14:paraId="62FF84D5" w14:textId="77777777" w:rsidR="005870A9" w:rsidRDefault="005870A9" w:rsidP="0023411D">
                              <w:pPr>
                                <w:pStyle w:val="NormalWeb"/>
                                <w:spacing w:before="0" w:beforeAutospacing="0" w:after="0" w:afterAutospacing="0"/>
                                <w:jc w:val="both"/>
                              </w:pPr>
                              <w:r>
                                <w:rPr>
                                  <w:rFonts w:ascii="Calibri" w:hAnsi="Calibri"/>
                                  <w:color w:val="000000"/>
                                  <w:kern w:val="24"/>
                                  <w:sz w:val="22"/>
                                  <w:szCs w:val="22"/>
                                </w:rPr>
                                <w:t>c. CNES / SPOT</w:t>
                              </w:r>
                            </w:p>
                          </w:txbxContent>
                        </wps:txbx>
                        <wps:bodyPr wrap="square" rtlCol="0">
                          <a:noAutofit/>
                        </wps:bodyPr>
                      </wps:wsp>
                    </wpg:wgp>
                  </a:graphicData>
                </a:graphic>
              </wp:inline>
            </w:drawing>
          </mc:Choice>
          <mc:Fallback xmlns:w15="http://schemas.microsoft.com/office/word/2012/wordml">
            <w:pict>
              <v:group w14:anchorId="38CED567" id="Group 1" o:spid="_x0000_s1038" style="width:470pt;height:176pt;mso-position-horizontal-relative:char;mso-position-vertical-relative:line" coordsize="53435,187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9" type="#_x0000_t75" style="position:absolute;left:18288;top:3143;width:16859;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uW0TBAAAA2wAAAA8AAABkcnMvZG93bnJldi54bWxET89rwjAUvgv7H8IbeNO0m4h0RhkbAy8D&#10;G2W7Ppq3pqx5KU1Wa//65SB4/Ph+b/eja8VAfWg8K8iXGQjiypuGawXn08diAyJEZIOtZ1JwpQD7&#10;3cNsi4XxFy5p0LEWKYRDgQpsjF0hZagsOQxL3xEn7sf3DmOCfS1Nj5cU7lr5lGVr6bDh1GCxozdL&#10;1a/+cwr0tz18Hk+8+jrnenIlvtd6PSk1fxxfX0BEGuNdfHMfjILntD59ST9A7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UuW0TBAAAA2wAAAA8AAAAAAAAAAAAAAAAAnwIA&#10;AGRycy9kb3ducmV2LnhtbFBLBQYAAAAABAAEAPcAAACNAwAAAAA=&#10;">
                  <v:imagedata r:id="rId30" o:title=""/>
                  <v:path arrowok="t"/>
                </v:shape>
                <v:shape id="Picture 33" o:spid="_x0000_s1040" type="#_x0000_t75" style="position:absolute;top:3143;width:16859;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lnZPBAAAA2wAAAA8AAABkcnMvZG93bnJldi54bWxEj0uLAjEQhO8L/ofQgrc144NFRqPowIqX&#10;Pfi6t0k7GZx0hklWx3+/EYQ9FlX1FbVYda4Wd2pD5VnBaJiBINbeVFwqOB2/P2cgQkQ2WHsmBU8K&#10;sFr2PhaYG//gPd0PsRQJwiFHBTbGJpcyaEsOw9A3xMm7+tZhTLItpWnxkeCuluMs+5IOK04LFhsq&#10;LOnb4dcp0KPCdroxm8Lydnpxxfknu9ZKDfrdeg4iUhf/w+/2ziiYTOD1Jf0Auf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2lnZPBAAAA2wAAAA8AAAAAAAAAAAAAAAAAnwIA&#10;AGRycy9kb3ducmV2LnhtbFBLBQYAAAAABAAEAPcAAACNAwAAAAA=&#10;">
                  <v:imagedata r:id="rId31" o:title=""/>
                  <v:path arrowok="t"/>
                </v:shape>
                <v:shape id="Picture 34" o:spid="_x0000_s1041" type="#_x0000_t75" style="position:absolute;left:36576;top:3143;width:16859;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UKuDAAAAA2wAAAA8AAABkcnMvZG93bnJldi54bWxEj9GKwjAURN8F/yFcwTebuopbukZZBFEf&#10;6+4HXJK7bd3mpjZR698bQfBxmJkzzHLd20ZcqfO1YwXTJAVBrJ2puVTw+7OdZCB8QDbYOCYFd/Kw&#10;Xg0HS8yNu3FB12MoRYSwz1FBFUKbS+l1RRZ94lri6P25zmKIsiul6fAW4baRH2m6kBZrjgsVtrSp&#10;SP8fL1YButPBbag44fnQZ7vPQtfzTCs1HvXfXyAC9eEdfrX3RsFsDs8v8QfI1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Qq4MAAAADbAAAADwAAAAAAAAAAAAAAAACfAgAA&#10;ZHJzL2Rvd25yZXYueG1sUEsFBgAAAAAEAAQA9wAAAIwDAAAAAA==&#10;">
                  <v:imagedata r:id="rId32" o:title=""/>
                  <v:path arrowok="t"/>
                </v:shape>
                <v:shape id="Text Box 35" o:spid="_x0000_s1042" type="#_x0000_t202" style="position:absolute;left:381;top:95;width:10471;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14:paraId="5BB5777D" w14:textId="77777777" w:rsidR="002F1E30" w:rsidRDefault="002F1E30" w:rsidP="0023411D">
                        <w:pPr>
                          <w:pStyle w:val="NormalWeb"/>
                          <w:spacing w:before="0" w:beforeAutospacing="0" w:after="0" w:afterAutospacing="0"/>
                          <w:jc w:val="both"/>
                        </w:pPr>
                        <w:r>
                          <w:rPr>
                            <w:rFonts w:ascii="Calibri" w:hAnsi="Calibri"/>
                            <w:color w:val="000000"/>
                            <w:kern w:val="24"/>
                            <w:sz w:val="22"/>
                            <w:szCs w:val="22"/>
                          </w:rPr>
                          <w:t>a. Digital Globe</w:t>
                        </w:r>
                      </w:p>
                    </w:txbxContent>
                  </v:textbox>
                </v:shape>
                <v:shape id="Text Box 36" o:spid="_x0000_s1043" type="#_x0000_t202" style="position:absolute;left:17430;width:11856;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6CFF6B02" w14:textId="77777777" w:rsidR="002F1E30" w:rsidRDefault="002F1E30" w:rsidP="0023411D">
                        <w:pPr>
                          <w:pStyle w:val="NormalWeb"/>
                          <w:spacing w:before="0" w:beforeAutospacing="0" w:after="0" w:afterAutospacing="0"/>
                          <w:jc w:val="both"/>
                        </w:pPr>
                        <w:r>
                          <w:rPr>
                            <w:rFonts w:ascii="Calibri" w:hAnsi="Calibri"/>
                            <w:color w:val="000000"/>
                            <w:kern w:val="24"/>
                            <w:sz w:val="22"/>
                            <w:szCs w:val="22"/>
                          </w:rPr>
                          <w:t>b. CNES / Astrium</w:t>
                        </w:r>
                      </w:p>
                    </w:txbxContent>
                  </v:textbox>
                </v:shape>
                <v:shape id="Text Box 37" o:spid="_x0000_s1044" type="#_x0000_t202" style="position:absolute;left:36385;top:95;width:10204;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14:paraId="62FF84D5" w14:textId="77777777" w:rsidR="002F1E30" w:rsidRDefault="002F1E30" w:rsidP="0023411D">
                        <w:pPr>
                          <w:pStyle w:val="NormalWeb"/>
                          <w:spacing w:before="0" w:beforeAutospacing="0" w:after="0" w:afterAutospacing="0"/>
                          <w:jc w:val="both"/>
                        </w:pPr>
                        <w:r>
                          <w:rPr>
                            <w:rFonts w:ascii="Calibri" w:hAnsi="Calibri"/>
                            <w:color w:val="000000"/>
                            <w:kern w:val="24"/>
                            <w:sz w:val="22"/>
                            <w:szCs w:val="22"/>
                          </w:rPr>
                          <w:t>c. CNES / SPOT</w:t>
                        </w:r>
                      </w:p>
                    </w:txbxContent>
                  </v:textbox>
                </v:shape>
                <w10:anchorlock/>
              </v:group>
            </w:pict>
          </mc:Fallback>
        </mc:AlternateContent>
      </w:r>
    </w:p>
    <w:tbl>
      <w:tblPr>
        <w:tblW w:w="8031" w:type="dxa"/>
        <w:tblLook w:val="04A0" w:firstRow="1" w:lastRow="0" w:firstColumn="1" w:lastColumn="0" w:noHBand="0" w:noVBand="1"/>
      </w:tblPr>
      <w:tblGrid>
        <w:gridCol w:w="8031"/>
      </w:tblGrid>
      <w:tr w:rsidR="0023411D" w:rsidRPr="0023411D" w14:paraId="00FE91A9" w14:textId="77777777" w:rsidTr="0023411D">
        <w:trPr>
          <w:trHeight w:val="183"/>
        </w:trPr>
        <w:tc>
          <w:tcPr>
            <w:tcW w:w="8031" w:type="dxa"/>
            <w:tcBorders>
              <w:top w:val="nil"/>
              <w:left w:val="nil"/>
              <w:bottom w:val="nil"/>
              <w:right w:val="nil"/>
            </w:tcBorders>
            <w:shd w:val="clear" w:color="auto" w:fill="auto"/>
            <w:noWrap/>
            <w:vAlign w:val="bottom"/>
            <w:hideMark/>
          </w:tcPr>
          <w:p w14:paraId="4732C00D" w14:textId="77777777" w:rsidR="0023411D" w:rsidRPr="00830267" w:rsidRDefault="0023411D" w:rsidP="0023411D">
            <w:pPr>
              <w:spacing w:after="0" w:line="240" w:lineRule="auto"/>
              <w:rPr>
                <w:rFonts w:ascii="Calibri Light" w:eastAsia="Times New Roman" w:hAnsi="Calibri Light" w:cs="Times New Roman"/>
                <w:color w:val="000000"/>
              </w:rPr>
            </w:pPr>
            <w:r w:rsidRPr="00830267">
              <w:rPr>
                <w:rFonts w:ascii="Calibri Light" w:eastAsia="Times New Roman" w:hAnsi="Calibri Light" w:cs="Times New Roman"/>
                <w:color w:val="000000"/>
              </w:rPr>
              <w:t xml:space="preserve">a. High-resolution imagery from </w:t>
            </w:r>
            <w:proofErr w:type="spellStart"/>
            <w:r w:rsidRPr="00830267">
              <w:rPr>
                <w:rFonts w:ascii="Calibri Light" w:eastAsia="Times New Roman" w:hAnsi="Calibri Light" w:cs="Times New Roman"/>
                <w:color w:val="000000"/>
              </w:rPr>
              <w:t>WorldView</w:t>
            </w:r>
            <w:proofErr w:type="spellEnd"/>
            <w:r w:rsidRPr="00830267">
              <w:rPr>
                <w:rFonts w:ascii="Calibri Light" w:eastAsia="Times New Roman" w:hAnsi="Calibri Light" w:cs="Times New Roman"/>
                <w:color w:val="000000"/>
              </w:rPr>
              <w:t xml:space="preserve">, </w:t>
            </w:r>
            <w:proofErr w:type="spellStart"/>
            <w:r w:rsidRPr="00830267">
              <w:rPr>
                <w:rFonts w:ascii="Calibri Light" w:eastAsia="Times New Roman" w:hAnsi="Calibri Light" w:cs="Times New Roman"/>
                <w:color w:val="000000"/>
              </w:rPr>
              <w:t>QuickBird</w:t>
            </w:r>
            <w:proofErr w:type="spellEnd"/>
            <w:r w:rsidRPr="00830267">
              <w:rPr>
                <w:rFonts w:ascii="Calibri Light" w:eastAsia="Times New Roman" w:hAnsi="Calibri Light" w:cs="Times New Roman"/>
                <w:color w:val="000000"/>
              </w:rPr>
              <w:t xml:space="preserve"> or </w:t>
            </w:r>
            <w:proofErr w:type="spellStart"/>
            <w:r w:rsidRPr="00830267">
              <w:rPr>
                <w:rFonts w:ascii="Calibri Light" w:eastAsia="Times New Roman" w:hAnsi="Calibri Light" w:cs="Times New Roman"/>
                <w:color w:val="000000"/>
              </w:rPr>
              <w:t>GeoEye</w:t>
            </w:r>
            <w:proofErr w:type="spellEnd"/>
          </w:p>
        </w:tc>
      </w:tr>
      <w:tr w:rsidR="0023411D" w:rsidRPr="0023411D" w14:paraId="059B5A82" w14:textId="77777777" w:rsidTr="0023411D">
        <w:trPr>
          <w:trHeight w:val="183"/>
        </w:trPr>
        <w:tc>
          <w:tcPr>
            <w:tcW w:w="8031" w:type="dxa"/>
            <w:tcBorders>
              <w:top w:val="nil"/>
              <w:left w:val="nil"/>
              <w:bottom w:val="nil"/>
              <w:right w:val="nil"/>
            </w:tcBorders>
            <w:shd w:val="clear" w:color="auto" w:fill="auto"/>
            <w:noWrap/>
            <w:vAlign w:val="center"/>
            <w:hideMark/>
          </w:tcPr>
          <w:p w14:paraId="4126B931" w14:textId="77777777" w:rsidR="0023411D" w:rsidRPr="00830267" w:rsidRDefault="0023411D" w:rsidP="0023411D">
            <w:pPr>
              <w:spacing w:after="0" w:line="240" w:lineRule="auto"/>
              <w:rPr>
                <w:rFonts w:ascii="Calibri Light" w:eastAsia="Times New Roman" w:hAnsi="Calibri Light" w:cs="Times New Roman"/>
                <w:color w:val="000000"/>
              </w:rPr>
            </w:pPr>
            <w:r w:rsidRPr="00830267">
              <w:rPr>
                <w:rFonts w:ascii="Calibri Light" w:eastAsia="Times New Roman" w:hAnsi="Calibri Light" w:cs="Times New Roman"/>
                <w:color w:val="000000"/>
              </w:rPr>
              <w:t>b. High-resolution imagery from Pleiades</w:t>
            </w:r>
          </w:p>
        </w:tc>
      </w:tr>
      <w:tr w:rsidR="0023411D" w:rsidRPr="0023411D" w14:paraId="79240190" w14:textId="77777777" w:rsidTr="0023411D">
        <w:trPr>
          <w:trHeight w:val="183"/>
        </w:trPr>
        <w:tc>
          <w:tcPr>
            <w:tcW w:w="8031" w:type="dxa"/>
            <w:tcBorders>
              <w:top w:val="nil"/>
              <w:left w:val="nil"/>
              <w:bottom w:val="nil"/>
              <w:right w:val="nil"/>
            </w:tcBorders>
            <w:shd w:val="clear" w:color="auto" w:fill="auto"/>
            <w:noWrap/>
            <w:vAlign w:val="center"/>
            <w:hideMark/>
          </w:tcPr>
          <w:p w14:paraId="33EBD3AA" w14:textId="77777777" w:rsidR="0023411D" w:rsidRPr="00830267" w:rsidRDefault="0023411D" w:rsidP="0023411D">
            <w:pPr>
              <w:spacing w:after="0" w:line="240" w:lineRule="auto"/>
              <w:rPr>
                <w:rFonts w:ascii="Calibri Light" w:eastAsia="Times New Roman" w:hAnsi="Calibri Light" w:cs="Times New Roman"/>
                <w:color w:val="000000"/>
              </w:rPr>
            </w:pPr>
            <w:r w:rsidRPr="00830267">
              <w:rPr>
                <w:rFonts w:ascii="Calibri Light" w:eastAsia="Times New Roman" w:hAnsi="Calibri Light" w:cs="Times New Roman"/>
                <w:color w:val="000000"/>
              </w:rPr>
              <w:t>c.</w:t>
            </w:r>
            <w:r w:rsidRPr="00830267">
              <w:rPr>
                <w:rFonts w:ascii="Times New Roman" w:eastAsia="Times New Roman" w:hAnsi="Times New Roman" w:cs="Times New Roman"/>
                <w:color w:val="000000"/>
              </w:rPr>
              <w:t>  </w:t>
            </w:r>
            <w:r w:rsidRPr="00830267">
              <w:rPr>
                <w:rFonts w:ascii="Calibri Light" w:eastAsia="Times New Roman" w:hAnsi="Calibri Light" w:cs="Times New Roman"/>
                <w:color w:val="000000"/>
              </w:rPr>
              <w:t>Medium-resolution imagery, with significant cloud cover</w:t>
            </w:r>
          </w:p>
        </w:tc>
      </w:tr>
      <w:tr w:rsidR="008D5F63" w:rsidRPr="0023411D" w14:paraId="63F5CA21" w14:textId="77777777" w:rsidTr="0023411D">
        <w:trPr>
          <w:trHeight w:val="183"/>
        </w:trPr>
        <w:tc>
          <w:tcPr>
            <w:tcW w:w="8031" w:type="dxa"/>
            <w:tcBorders>
              <w:top w:val="nil"/>
              <w:left w:val="nil"/>
              <w:bottom w:val="nil"/>
              <w:right w:val="nil"/>
            </w:tcBorders>
            <w:shd w:val="clear" w:color="auto" w:fill="auto"/>
            <w:noWrap/>
            <w:vAlign w:val="center"/>
          </w:tcPr>
          <w:p w14:paraId="6B0CC531" w14:textId="77777777" w:rsidR="008D5F63" w:rsidRPr="0023411D" w:rsidRDefault="008D5F63" w:rsidP="0023411D">
            <w:pPr>
              <w:spacing w:after="0" w:line="240" w:lineRule="auto"/>
              <w:rPr>
                <w:rFonts w:ascii="Calibri Light" w:eastAsia="Times New Roman" w:hAnsi="Calibri Light" w:cs="Times New Roman"/>
                <w:color w:val="000000"/>
                <w:sz w:val="24"/>
                <w:szCs w:val="24"/>
              </w:rPr>
            </w:pPr>
          </w:p>
        </w:tc>
      </w:tr>
    </w:tbl>
    <w:p w14:paraId="2329BE0D" w14:textId="2449336D" w:rsidR="003652DC" w:rsidRPr="00106042" w:rsidRDefault="003652DC" w:rsidP="00106042">
      <w:pPr>
        <w:spacing w:line="360" w:lineRule="auto"/>
        <w:jc w:val="both"/>
      </w:pPr>
      <w:r w:rsidRPr="00106042">
        <w:t>Approximately half of all plots reviewed</w:t>
      </w:r>
      <w:r w:rsidR="000F7AD9" w:rsidRPr="00106042">
        <w:t xml:space="preserve"> (n=4025)</w:t>
      </w:r>
      <w:r w:rsidRPr="00106042">
        <w:t xml:space="preserve"> had partly or completely visible outlines in the imagery, but this was not equally distributed across countries. Nigeria had the lowest percentage of completely clear boundaries, with 26</w:t>
      </w:r>
      <w:r w:rsidR="00AA0C8C" w:rsidRPr="00106042">
        <w:t xml:space="preserve"> percent</w:t>
      </w:r>
      <w:r w:rsidRPr="00106042">
        <w:t>, and Ethiopia the highest, with 44</w:t>
      </w:r>
      <w:r w:rsidR="00AA0C8C" w:rsidRPr="00106042">
        <w:t xml:space="preserve"> percent</w:t>
      </w:r>
      <w:r w:rsidRPr="00106042">
        <w:t xml:space="preserve">. Although certainly a contributing factor, spatial resolution does not explain all of the variation, as Ethiopia had the lowest level of VHR imagery and highest percentage of plots falling in images from Landsat (see </w:t>
      </w:r>
      <w:del w:id="666" w:author="Sydney Gourlay" w:date="2016-06-17T13:09:00Z">
        <w:r w:rsidR="00F63185" w:rsidDel="00342979">
          <w:fldChar w:fldCharType="begin"/>
        </w:r>
        <w:r w:rsidR="00F63185" w:rsidDel="00342979">
          <w:delInstrText xml:space="preserve"> HYPERLINK \l "Figure4" </w:delInstrText>
        </w:r>
        <w:r w:rsidR="00F63185" w:rsidDel="00342979">
          <w:fldChar w:fldCharType="separate"/>
        </w:r>
        <w:r w:rsidRPr="00106042" w:rsidDel="00342979">
          <w:delText>Figure 4</w:delText>
        </w:r>
        <w:r w:rsidR="00F63185" w:rsidDel="00342979">
          <w:fldChar w:fldCharType="end"/>
        </w:r>
        <w:r w:rsidRPr="00106042" w:rsidDel="00342979">
          <w:delText xml:space="preserve"> </w:delText>
        </w:r>
      </w:del>
      <w:ins w:id="667" w:author="Sydney Gourlay" w:date="2016-06-17T13:09:00Z">
        <w:r w:rsidR="00342979">
          <w:fldChar w:fldCharType="begin"/>
        </w:r>
        <w:r w:rsidR="00342979">
          <w:instrText xml:space="preserve"> HYPERLINK \l "Figure4" </w:instrText>
        </w:r>
        <w:r w:rsidR="00342979">
          <w:fldChar w:fldCharType="separate"/>
        </w:r>
        <w:r w:rsidR="00342979" w:rsidRPr="00106042">
          <w:t xml:space="preserve">Figure </w:t>
        </w:r>
        <w:r w:rsidR="00342979">
          <w:t>6</w:t>
        </w:r>
        <w:r w:rsidR="00342979">
          <w:fldChar w:fldCharType="end"/>
        </w:r>
        <w:r w:rsidR="00342979" w:rsidRPr="00106042">
          <w:t xml:space="preserve"> </w:t>
        </w:r>
      </w:ins>
      <w:r w:rsidRPr="00106042">
        <w:t>for examples). Another finding of interest is that availability of recent imagery was most limited in Nigeria, where 59</w:t>
      </w:r>
      <w:r w:rsidR="00AA0C8C" w:rsidRPr="00106042">
        <w:t xml:space="preserve"> percent</w:t>
      </w:r>
      <w:r w:rsidRPr="00106042">
        <w:t xml:space="preserve"> of plot locations were in imagery dated prior to 2012, perhaps providing additional evidence of the difficulty of acquiring cloud-free imagery in certain settings. Seasonality may also play a role, although results are mixed across countries. A reasonable expectation would be that early or mid-season timing would provide an advantage, with the presence of vegetation allowing for clearer differentiation between plots. However</w:t>
      </w:r>
      <w:r w:rsidR="008F52DA" w:rsidRPr="00106042">
        <w:t>,</w:t>
      </w:r>
      <w:r w:rsidRPr="00106042">
        <w:t xml:space="preserve"> very few of the images evaluated in Ethiopia and Nigeria fell in early-mid season. The low incidence of imagery with this timing might be due to higher presence of clouds during the rainy season, but unfortunately prevents us from drawing any strong conclusion with regard to ideal timing. Tanzania presents an exception which may have more to </w:t>
      </w:r>
      <w:r w:rsidR="00F75D2E" w:rsidRPr="00106042">
        <w:t xml:space="preserve">do </w:t>
      </w:r>
      <w:r w:rsidRPr="00106042">
        <w:t xml:space="preserve">with an imprecise or inaccurate seasonal identification. Review results are detailed in Table </w:t>
      </w:r>
      <w:ins w:id="668" w:author="Sydney Gourlay" w:date="2016-06-17T13:27:00Z">
        <w:r w:rsidR="005870A9">
          <w:t>6</w:t>
        </w:r>
      </w:ins>
      <w:ins w:id="669" w:author="Abhilasha Vaid" w:date="2016-06-17T15:36:00Z">
        <w:del w:id="670" w:author="Sydney Gourlay" w:date="2016-06-17T13:27:00Z">
          <w:r w:rsidR="00945B99" w:rsidDel="005870A9">
            <w:delText>8</w:delText>
          </w:r>
        </w:del>
      </w:ins>
      <w:del w:id="671" w:author="Abhilasha Vaid" w:date="2016-06-17T15:36:00Z">
        <w:r w:rsidR="00805A79" w:rsidRPr="00106042" w:rsidDel="00945B99">
          <w:delText>7</w:delText>
        </w:r>
      </w:del>
      <w:r w:rsidRPr="00106042">
        <w:t xml:space="preserve">.   </w:t>
      </w:r>
    </w:p>
    <w:p w14:paraId="6043801F" w14:textId="5E16E0C4" w:rsidR="00585570" w:rsidRPr="0066125A" w:rsidRDefault="0023411D" w:rsidP="00106042">
      <w:pPr>
        <w:spacing w:line="360" w:lineRule="auto"/>
        <w:jc w:val="both"/>
        <w:rPr>
          <w:b/>
        </w:rPr>
      </w:pPr>
      <w:r w:rsidRPr="0066125A">
        <w:rPr>
          <w:b/>
        </w:rPr>
        <w:t xml:space="preserve">Table </w:t>
      </w:r>
      <w:ins w:id="672" w:author="Abhilasha Vaid" w:date="2016-06-17T15:36:00Z">
        <w:del w:id="673" w:author="Sydney Gourlay" w:date="2016-06-17T13:27:00Z">
          <w:r w:rsidR="00945B99" w:rsidDel="005870A9">
            <w:rPr>
              <w:b/>
            </w:rPr>
            <w:delText>8</w:delText>
          </w:r>
        </w:del>
      </w:ins>
      <w:ins w:id="674" w:author="Sydney Gourlay" w:date="2016-06-17T13:27:00Z">
        <w:r w:rsidR="005870A9">
          <w:rPr>
            <w:b/>
          </w:rPr>
          <w:t>6</w:t>
        </w:r>
      </w:ins>
      <w:del w:id="675" w:author="Abhilasha Vaid" w:date="2016-06-17T15:36:00Z">
        <w:r w:rsidR="00850F34" w:rsidRPr="0066125A" w:rsidDel="00945B99">
          <w:rPr>
            <w:b/>
          </w:rPr>
          <w:delText>7</w:delText>
        </w:r>
      </w:del>
      <w:r w:rsidR="00850F34" w:rsidRPr="0066125A">
        <w:rPr>
          <w:b/>
        </w:rPr>
        <w:t xml:space="preserve"> </w:t>
      </w:r>
      <w:r w:rsidR="00850F34" w:rsidRPr="0066125A">
        <w:rPr>
          <w:rFonts w:ascii="Calibri" w:hAnsi="Calibri"/>
          <w:b/>
        </w:rPr>
        <w:t>–</w:t>
      </w:r>
      <w:r w:rsidR="00850F34" w:rsidRPr="0066125A">
        <w:rPr>
          <w:b/>
        </w:rPr>
        <w:t xml:space="preserve"> </w:t>
      </w:r>
      <w:r w:rsidRPr="0066125A">
        <w:rPr>
          <w:b/>
        </w:rPr>
        <w:t xml:space="preserve">Results </w:t>
      </w:r>
      <w:r w:rsidR="00850F34">
        <w:rPr>
          <w:b/>
        </w:rPr>
        <w:t>of</w:t>
      </w:r>
      <w:r w:rsidR="00850F34" w:rsidRPr="0066125A">
        <w:rPr>
          <w:b/>
        </w:rPr>
        <w:t xml:space="preserve"> </w:t>
      </w:r>
      <w:r w:rsidRPr="0066125A">
        <w:rPr>
          <w:b/>
        </w:rPr>
        <w:t>Google Earth Plot Review</w:t>
      </w:r>
    </w:p>
    <w:tbl>
      <w:tblPr>
        <w:tblW w:w="4037" w:type="pct"/>
        <w:jc w:val="center"/>
        <w:tblLook w:val="04A0" w:firstRow="1" w:lastRow="0" w:firstColumn="1" w:lastColumn="0" w:noHBand="0" w:noVBand="1"/>
      </w:tblPr>
      <w:tblGrid>
        <w:gridCol w:w="2404"/>
        <w:gridCol w:w="946"/>
        <w:gridCol w:w="1044"/>
        <w:gridCol w:w="946"/>
        <w:gridCol w:w="1062"/>
        <w:gridCol w:w="928"/>
        <w:gridCol w:w="983"/>
      </w:tblGrid>
      <w:tr w:rsidR="00300CFD" w:rsidRPr="00CB2BC4" w14:paraId="522D201B" w14:textId="77777777" w:rsidTr="008D5F63">
        <w:trPr>
          <w:trHeight w:val="340"/>
          <w:jc w:val="center"/>
        </w:trPr>
        <w:tc>
          <w:tcPr>
            <w:tcW w:w="1446" w:type="pct"/>
            <w:tcBorders>
              <w:top w:val="single" w:sz="4" w:space="0" w:color="auto"/>
              <w:left w:val="nil"/>
              <w:bottom w:val="nil"/>
              <w:right w:val="nil"/>
            </w:tcBorders>
            <w:shd w:val="clear" w:color="auto" w:fill="A9D5E7" w:themeFill="accent1" w:themeFillTint="66"/>
            <w:noWrap/>
            <w:vAlign w:val="center"/>
          </w:tcPr>
          <w:p w14:paraId="686D5370" w14:textId="77777777" w:rsidR="00300CFD" w:rsidRPr="00CB2BC4" w:rsidRDefault="00300CFD" w:rsidP="00300CFD">
            <w:pPr>
              <w:spacing w:after="0" w:line="240" w:lineRule="auto"/>
              <w:jc w:val="center"/>
              <w:rPr>
                <w:rFonts w:ascii="Calibri" w:eastAsia="Times New Roman" w:hAnsi="Calibri" w:cs="Times New Roman"/>
                <w:b/>
                <w:color w:val="000000"/>
                <w:sz w:val="20"/>
                <w:szCs w:val="20"/>
              </w:rPr>
            </w:pPr>
          </w:p>
        </w:tc>
        <w:tc>
          <w:tcPr>
            <w:tcW w:w="1197" w:type="pct"/>
            <w:gridSpan w:val="2"/>
            <w:tcBorders>
              <w:top w:val="single" w:sz="4" w:space="0" w:color="auto"/>
              <w:left w:val="nil"/>
              <w:bottom w:val="nil"/>
              <w:right w:val="nil"/>
            </w:tcBorders>
            <w:shd w:val="clear" w:color="auto" w:fill="A9D5E7" w:themeFill="accent1" w:themeFillTint="66"/>
            <w:vAlign w:val="center"/>
          </w:tcPr>
          <w:p w14:paraId="4526EBD8" w14:textId="77777777" w:rsidR="00300CFD" w:rsidRPr="002B0B8C" w:rsidRDefault="00300CFD" w:rsidP="00300CFD">
            <w:pPr>
              <w:spacing w:after="0" w:line="240" w:lineRule="auto"/>
              <w:jc w:val="center"/>
              <w:rPr>
                <w:rFonts w:ascii="Calibri" w:eastAsia="Times New Roman" w:hAnsi="Calibri" w:cs="Times New Roman"/>
                <w:b/>
                <w:color w:val="000000"/>
                <w:sz w:val="20"/>
                <w:szCs w:val="20"/>
              </w:rPr>
            </w:pPr>
            <w:r w:rsidRPr="003D4BBB">
              <w:rPr>
                <w:rFonts w:ascii="Calibri" w:eastAsia="Times New Roman" w:hAnsi="Calibri" w:cs="Times New Roman"/>
                <w:b/>
                <w:color w:val="000000"/>
                <w:sz w:val="20"/>
                <w:szCs w:val="20"/>
              </w:rPr>
              <w:t>Tanzania</w:t>
            </w:r>
          </w:p>
        </w:tc>
        <w:tc>
          <w:tcPr>
            <w:tcW w:w="1208" w:type="pct"/>
            <w:gridSpan w:val="2"/>
            <w:tcBorders>
              <w:top w:val="single" w:sz="4" w:space="0" w:color="auto"/>
              <w:left w:val="nil"/>
              <w:bottom w:val="nil"/>
              <w:right w:val="nil"/>
            </w:tcBorders>
            <w:shd w:val="clear" w:color="auto" w:fill="A9D5E7" w:themeFill="accent1" w:themeFillTint="66"/>
            <w:vAlign w:val="center"/>
          </w:tcPr>
          <w:p w14:paraId="0132967D" w14:textId="77777777" w:rsidR="00300CFD" w:rsidRPr="002B0B8C" w:rsidRDefault="00300CFD" w:rsidP="00300CFD">
            <w:pPr>
              <w:spacing w:after="0" w:line="240" w:lineRule="auto"/>
              <w:jc w:val="center"/>
              <w:rPr>
                <w:rFonts w:ascii="Calibri" w:eastAsia="Times New Roman" w:hAnsi="Calibri" w:cs="Times New Roman"/>
                <w:b/>
                <w:color w:val="000000"/>
                <w:sz w:val="20"/>
                <w:szCs w:val="20"/>
              </w:rPr>
            </w:pPr>
            <w:r w:rsidRPr="003D4BBB">
              <w:rPr>
                <w:rFonts w:ascii="Calibri" w:eastAsia="Times New Roman" w:hAnsi="Calibri" w:cs="Times New Roman"/>
                <w:b/>
                <w:color w:val="000000"/>
                <w:sz w:val="20"/>
                <w:szCs w:val="20"/>
              </w:rPr>
              <w:t>Ethiopia</w:t>
            </w:r>
          </w:p>
        </w:tc>
        <w:tc>
          <w:tcPr>
            <w:tcW w:w="1149" w:type="pct"/>
            <w:gridSpan w:val="2"/>
            <w:tcBorders>
              <w:top w:val="single" w:sz="4" w:space="0" w:color="auto"/>
              <w:left w:val="nil"/>
              <w:bottom w:val="nil"/>
              <w:right w:val="nil"/>
            </w:tcBorders>
            <w:shd w:val="clear" w:color="auto" w:fill="A9D5E7" w:themeFill="accent1" w:themeFillTint="66"/>
            <w:vAlign w:val="center"/>
          </w:tcPr>
          <w:p w14:paraId="0CC3E4CC" w14:textId="77777777" w:rsidR="00300CFD" w:rsidRPr="002B0B8C" w:rsidRDefault="00300CFD" w:rsidP="00300CFD">
            <w:pPr>
              <w:spacing w:after="0" w:line="240" w:lineRule="auto"/>
              <w:jc w:val="center"/>
              <w:rPr>
                <w:rFonts w:ascii="Calibri" w:eastAsia="Times New Roman" w:hAnsi="Calibri" w:cs="Times New Roman"/>
                <w:b/>
                <w:color w:val="000000"/>
                <w:sz w:val="20"/>
                <w:szCs w:val="20"/>
              </w:rPr>
            </w:pPr>
            <w:r w:rsidRPr="003D4BBB">
              <w:rPr>
                <w:rFonts w:ascii="Calibri" w:eastAsia="Times New Roman" w:hAnsi="Calibri" w:cs="Times New Roman"/>
                <w:b/>
                <w:color w:val="000000"/>
                <w:sz w:val="20"/>
                <w:szCs w:val="20"/>
              </w:rPr>
              <w:t>Nigeria</w:t>
            </w:r>
          </w:p>
        </w:tc>
      </w:tr>
      <w:tr w:rsidR="00300CFD" w:rsidRPr="00CB2BC4" w14:paraId="27B29A53" w14:textId="77777777" w:rsidTr="008D5F63">
        <w:trPr>
          <w:trHeight w:val="340"/>
          <w:jc w:val="center"/>
        </w:trPr>
        <w:tc>
          <w:tcPr>
            <w:tcW w:w="5000" w:type="pct"/>
            <w:gridSpan w:val="7"/>
            <w:tcBorders>
              <w:top w:val="single" w:sz="4" w:space="0" w:color="auto"/>
              <w:left w:val="nil"/>
              <w:bottom w:val="nil"/>
              <w:right w:val="nil"/>
            </w:tcBorders>
            <w:shd w:val="clear" w:color="auto" w:fill="A9D5E7" w:themeFill="accent1" w:themeFillTint="66"/>
            <w:noWrap/>
            <w:vAlign w:val="center"/>
          </w:tcPr>
          <w:p w14:paraId="2835816A"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b/>
                <w:color w:val="000000"/>
                <w:sz w:val="20"/>
                <w:szCs w:val="20"/>
              </w:rPr>
              <w:t>Plot boundary detection</w:t>
            </w:r>
          </w:p>
        </w:tc>
      </w:tr>
      <w:tr w:rsidR="00300CFD" w:rsidRPr="00CB2BC4" w14:paraId="6A68F8C5" w14:textId="77777777" w:rsidTr="008D5F63">
        <w:trPr>
          <w:trHeight w:val="209"/>
          <w:jc w:val="center"/>
        </w:trPr>
        <w:tc>
          <w:tcPr>
            <w:tcW w:w="1446" w:type="pct"/>
            <w:tcBorders>
              <w:top w:val="nil"/>
              <w:left w:val="nil"/>
              <w:bottom w:val="dotted" w:sz="4" w:space="0" w:color="auto"/>
              <w:right w:val="nil"/>
            </w:tcBorders>
            <w:shd w:val="clear" w:color="auto" w:fill="auto"/>
            <w:noWrap/>
            <w:vAlign w:val="center"/>
            <w:hideMark/>
          </w:tcPr>
          <w:p w14:paraId="09D71B54" w14:textId="77777777" w:rsidR="00300CFD" w:rsidRPr="00CB2BC4" w:rsidRDefault="00300CFD" w:rsidP="00300CFD">
            <w:pPr>
              <w:spacing w:after="0" w:line="240" w:lineRule="auto"/>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 </w:t>
            </w:r>
          </w:p>
        </w:tc>
        <w:tc>
          <w:tcPr>
            <w:tcW w:w="569" w:type="pct"/>
            <w:tcBorders>
              <w:top w:val="nil"/>
              <w:left w:val="single" w:sz="4" w:space="0" w:color="auto"/>
              <w:bottom w:val="dotted" w:sz="4" w:space="0" w:color="auto"/>
              <w:right w:val="nil"/>
            </w:tcBorders>
            <w:shd w:val="clear" w:color="auto" w:fill="auto"/>
            <w:noWrap/>
            <w:vAlign w:val="center"/>
            <w:hideMark/>
          </w:tcPr>
          <w:p w14:paraId="1C400955"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Plots</w:t>
            </w:r>
          </w:p>
        </w:tc>
        <w:tc>
          <w:tcPr>
            <w:tcW w:w="628" w:type="pct"/>
            <w:tcBorders>
              <w:top w:val="nil"/>
              <w:left w:val="nil"/>
              <w:bottom w:val="dotted" w:sz="4" w:space="0" w:color="auto"/>
              <w:right w:val="nil"/>
            </w:tcBorders>
            <w:shd w:val="clear" w:color="auto" w:fill="auto"/>
            <w:noWrap/>
            <w:vAlign w:val="center"/>
            <w:hideMark/>
          </w:tcPr>
          <w:p w14:paraId="5FB2D4F9"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w:t>
            </w:r>
          </w:p>
        </w:tc>
        <w:tc>
          <w:tcPr>
            <w:tcW w:w="569" w:type="pct"/>
            <w:tcBorders>
              <w:top w:val="nil"/>
              <w:left w:val="single" w:sz="4" w:space="0" w:color="auto"/>
              <w:bottom w:val="dotted" w:sz="4" w:space="0" w:color="auto"/>
              <w:right w:val="nil"/>
            </w:tcBorders>
            <w:shd w:val="clear" w:color="auto" w:fill="auto"/>
            <w:noWrap/>
            <w:vAlign w:val="center"/>
            <w:hideMark/>
          </w:tcPr>
          <w:p w14:paraId="6AA13F27"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Plots</w:t>
            </w:r>
          </w:p>
        </w:tc>
        <w:tc>
          <w:tcPr>
            <w:tcW w:w="638" w:type="pct"/>
            <w:tcBorders>
              <w:top w:val="nil"/>
              <w:left w:val="nil"/>
              <w:bottom w:val="dotted" w:sz="4" w:space="0" w:color="auto"/>
              <w:right w:val="single" w:sz="4" w:space="0" w:color="auto"/>
            </w:tcBorders>
            <w:shd w:val="clear" w:color="auto" w:fill="auto"/>
            <w:noWrap/>
            <w:vAlign w:val="center"/>
            <w:hideMark/>
          </w:tcPr>
          <w:p w14:paraId="4700AE2F"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w:t>
            </w:r>
          </w:p>
        </w:tc>
        <w:tc>
          <w:tcPr>
            <w:tcW w:w="558" w:type="pct"/>
            <w:tcBorders>
              <w:top w:val="nil"/>
              <w:left w:val="nil"/>
              <w:bottom w:val="dotted" w:sz="4" w:space="0" w:color="auto"/>
              <w:right w:val="nil"/>
            </w:tcBorders>
            <w:shd w:val="clear" w:color="auto" w:fill="auto"/>
            <w:noWrap/>
            <w:vAlign w:val="center"/>
            <w:hideMark/>
          </w:tcPr>
          <w:p w14:paraId="002713F3"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Plots</w:t>
            </w:r>
          </w:p>
        </w:tc>
        <w:tc>
          <w:tcPr>
            <w:tcW w:w="592" w:type="pct"/>
            <w:tcBorders>
              <w:top w:val="nil"/>
              <w:left w:val="nil"/>
              <w:bottom w:val="dotted" w:sz="4" w:space="0" w:color="auto"/>
              <w:right w:val="nil"/>
            </w:tcBorders>
            <w:shd w:val="clear" w:color="auto" w:fill="auto"/>
            <w:noWrap/>
            <w:vAlign w:val="center"/>
            <w:hideMark/>
          </w:tcPr>
          <w:p w14:paraId="763500B4"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w:t>
            </w:r>
          </w:p>
        </w:tc>
      </w:tr>
      <w:tr w:rsidR="00300CFD" w:rsidRPr="00CB2BC4" w14:paraId="5A43CE7A" w14:textId="77777777" w:rsidTr="008D5F63">
        <w:trPr>
          <w:trHeight w:val="340"/>
          <w:jc w:val="center"/>
        </w:trPr>
        <w:tc>
          <w:tcPr>
            <w:tcW w:w="1446" w:type="pct"/>
            <w:tcBorders>
              <w:top w:val="dotted" w:sz="4" w:space="0" w:color="auto"/>
              <w:left w:val="nil"/>
              <w:bottom w:val="nil"/>
              <w:right w:val="nil"/>
            </w:tcBorders>
            <w:shd w:val="clear" w:color="auto" w:fill="auto"/>
            <w:noWrap/>
            <w:vAlign w:val="center"/>
            <w:hideMark/>
          </w:tcPr>
          <w:p w14:paraId="581C7DB3" w14:textId="64B4F197" w:rsidR="00300CFD" w:rsidRPr="00CB2BC4" w:rsidRDefault="00D160FC" w:rsidP="00300CFD">
            <w:pPr>
              <w:spacing w:after="0" w:line="240" w:lineRule="auto"/>
              <w:rPr>
                <w:rFonts w:ascii="Calibri" w:eastAsia="Times New Roman" w:hAnsi="Calibri" w:cs="Times New Roman"/>
                <w:color w:val="000000"/>
                <w:sz w:val="20"/>
                <w:szCs w:val="20"/>
              </w:rPr>
            </w:pPr>
            <w:ins w:id="676" w:author="Abhilasha Vaid" w:date="2016-06-17T13:00:00Z">
              <w:r>
                <w:rPr>
                  <w:rFonts w:ascii="Calibri" w:eastAsia="Times New Roman" w:hAnsi="Calibri" w:cs="Times New Roman"/>
                  <w:color w:val="000000"/>
                  <w:sz w:val="20"/>
                  <w:szCs w:val="20"/>
                </w:rPr>
                <w:t>C</w:t>
              </w:r>
            </w:ins>
            <w:del w:id="677" w:author="Abhilasha Vaid" w:date="2016-06-17T13:00:00Z">
              <w:r w:rsidR="00300CFD" w:rsidRPr="00CB2BC4" w:rsidDel="00D160FC">
                <w:rPr>
                  <w:rFonts w:ascii="Calibri" w:eastAsia="Times New Roman" w:hAnsi="Calibri" w:cs="Times New Roman"/>
                  <w:color w:val="000000"/>
                  <w:sz w:val="20"/>
                  <w:szCs w:val="20"/>
                </w:rPr>
                <w:delText>c</w:delText>
              </w:r>
            </w:del>
            <w:r w:rsidR="00300CFD" w:rsidRPr="00CB2BC4">
              <w:rPr>
                <w:rFonts w:ascii="Calibri" w:eastAsia="Times New Roman" w:hAnsi="Calibri" w:cs="Times New Roman"/>
                <w:color w:val="000000"/>
                <w:sz w:val="20"/>
                <w:szCs w:val="20"/>
              </w:rPr>
              <w:t>lear</w:t>
            </w:r>
          </w:p>
        </w:tc>
        <w:tc>
          <w:tcPr>
            <w:tcW w:w="569" w:type="pct"/>
            <w:tcBorders>
              <w:top w:val="dotted" w:sz="4" w:space="0" w:color="auto"/>
              <w:left w:val="single" w:sz="4" w:space="0" w:color="auto"/>
              <w:bottom w:val="nil"/>
              <w:right w:val="nil"/>
            </w:tcBorders>
            <w:shd w:val="clear" w:color="auto" w:fill="auto"/>
            <w:noWrap/>
            <w:vAlign w:val="center"/>
            <w:hideMark/>
          </w:tcPr>
          <w:p w14:paraId="580F1797"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653</w:t>
            </w:r>
          </w:p>
        </w:tc>
        <w:tc>
          <w:tcPr>
            <w:tcW w:w="628" w:type="pct"/>
            <w:tcBorders>
              <w:top w:val="dotted" w:sz="4" w:space="0" w:color="auto"/>
              <w:left w:val="nil"/>
              <w:bottom w:val="nil"/>
              <w:right w:val="nil"/>
            </w:tcBorders>
            <w:shd w:val="clear" w:color="auto" w:fill="auto"/>
            <w:noWrap/>
            <w:vAlign w:val="center"/>
            <w:hideMark/>
          </w:tcPr>
          <w:p w14:paraId="5608D458"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33%</w:t>
            </w:r>
          </w:p>
        </w:tc>
        <w:tc>
          <w:tcPr>
            <w:tcW w:w="569" w:type="pct"/>
            <w:tcBorders>
              <w:top w:val="dotted" w:sz="4" w:space="0" w:color="auto"/>
              <w:left w:val="single" w:sz="4" w:space="0" w:color="auto"/>
              <w:bottom w:val="nil"/>
              <w:right w:val="nil"/>
            </w:tcBorders>
            <w:shd w:val="clear" w:color="auto" w:fill="auto"/>
            <w:noWrap/>
            <w:vAlign w:val="center"/>
            <w:hideMark/>
          </w:tcPr>
          <w:p w14:paraId="2BC721AA"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751</w:t>
            </w:r>
          </w:p>
        </w:tc>
        <w:tc>
          <w:tcPr>
            <w:tcW w:w="638" w:type="pct"/>
            <w:tcBorders>
              <w:top w:val="dotted" w:sz="4" w:space="0" w:color="auto"/>
              <w:left w:val="nil"/>
              <w:bottom w:val="nil"/>
              <w:right w:val="single" w:sz="4" w:space="0" w:color="auto"/>
            </w:tcBorders>
            <w:shd w:val="clear" w:color="auto" w:fill="auto"/>
            <w:noWrap/>
            <w:vAlign w:val="center"/>
            <w:hideMark/>
          </w:tcPr>
          <w:p w14:paraId="11634D9A"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44%</w:t>
            </w:r>
          </w:p>
        </w:tc>
        <w:tc>
          <w:tcPr>
            <w:tcW w:w="558" w:type="pct"/>
            <w:tcBorders>
              <w:top w:val="dotted" w:sz="4" w:space="0" w:color="auto"/>
              <w:left w:val="nil"/>
              <w:bottom w:val="nil"/>
              <w:right w:val="nil"/>
            </w:tcBorders>
            <w:shd w:val="clear" w:color="auto" w:fill="auto"/>
            <w:noWrap/>
            <w:vAlign w:val="center"/>
            <w:hideMark/>
          </w:tcPr>
          <w:p w14:paraId="29A4D46E"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111</w:t>
            </w:r>
          </w:p>
        </w:tc>
        <w:tc>
          <w:tcPr>
            <w:tcW w:w="592" w:type="pct"/>
            <w:tcBorders>
              <w:top w:val="dotted" w:sz="4" w:space="0" w:color="auto"/>
              <w:left w:val="nil"/>
              <w:bottom w:val="nil"/>
              <w:right w:val="nil"/>
            </w:tcBorders>
            <w:shd w:val="clear" w:color="auto" w:fill="auto"/>
            <w:noWrap/>
            <w:vAlign w:val="bottom"/>
            <w:hideMark/>
          </w:tcPr>
          <w:p w14:paraId="33763E61"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26%</w:t>
            </w:r>
          </w:p>
        </w:tc>
      </w:tr>
      <w:tr w:rsidR="00300CFD" w:rsidRPr="00CB2BC4" w14:paraId="3D623E0D" w14:textId="77777777" w:rsidTr="008D5F63">
        <w:trPr>
          <w:trHeight w:val="340"/>
          <w:jc w:val="center"/>
        </w:trPr>
        <w:tc>
          <w:tcPr>
            <w:tcW w:w="1446" w:type="pct"/>
            <w:tcBorders>
              <w:top w:val="nil"/>
              <w:left w:val="nil"/>
              <w:bottom w:val="nil"/>
              <w:right w:val="nil"/>
            </w:tcBorders>
            <w:shd w:val="clear" w:color="auto" w:fill="auto"/>
            <w:noWrap/>
            <w:vAlign w:val="center"/>
            <w:hideMark/>
          </w:tcPr>
          <w:p w14:paraId="765503D8" w14:textId="0CA52658" w:rsidR="00300CFD" w:rsidRPr="00CB2BC4" w:rsidRDefault="00D160FC" w:rsidP="00300CFD">
            <w:pPr>
              <w:spacing w:after="0" w:line="240" w:lineRule="auto"/>
              <w:rPr>
                <w:rFonts w:ascii="Calibri" w:eastAsia="Times New Roman" w:hAnsi="Calibri" w:cs="Times New Roman"/>
                <w:color w:val="000000"/>
                <w:sz w:val="20"/>
                <w:szCs w:val="20"/>
              </w:rPr>
            </w:pPr>
            <w:ins w:id="678" w:author="Abhilasha Vaid" w:date="2016-06-17T13:00:00Z">
              <w:r>
                <w:rPr>
                  <w:rFonts w:ascii="Calibri" w:eastAsia="Times New Roman" w:hAnsi="Calibri" w:cs="Times New Roman"/>
                  <w:color w:val="000000"/>
                  <w:sz w:val="20"/>
                  <w:szCs w:val="20"/>
                </w:rPr>
                <w:t>P</w:t>
              </w:r>
            </w:ins>
            <w:del w:id="679" w:author="Abhilasha Vaid" w:date="2016-06-17T13:00:00Z">
              <w:r w:rsidR="00300CFD" w:rsidRPr="00CB2BC4" w:rsidDel="00D160FC">
                <w:rPr>
                  <w:rFonts w:ascii="Calibri" w:eastAsia="Times New Roman" w:hAnsi="Calibri" w:cs="Times New Roman"/>
                  <w:color w:val="000000"/>
                  <w:sz w:val="20"/>
                  <w:szCs w:val="20"/>
                </w:rPr>
                <w:delText>p</w:delText>
              </w:r>
            </w:del>
            <w:r w:rsidR="00300CFD" w:rsidRPr="00CB2BC4">
              <w:rPr>
                <w:rFonts w:ascii="Calibri" w:eastAsia="Times New Roman" w:hAnsi="Calibri" w:cs="Times New Roman"/>
                <w:color w:val="000000"/>
                <w:sz w:val="20"/>
                <w:szCs w:val="20"/>
              </w:rPr>
              <w:t>artly clear</w:t>
            </w:r>
          </w:p>
        </w:tc>
        <w:tc>
          <w:tcPr>
            <w:tcW w:w="569" w:type="pct"/>
            <w:tcBorders>
              <w:top w:val="nil"/>
              <w:left w:val="single" w:sz="4" w:space="0" w:color="auto"/>
              <w:bottom w:val="nil"/>
              <w:right w:val="nil"/>
            </w:tcBorders>
            <w:shd w:val="clear" w:color="auto" w:fill="auto"/>
            <w:noWrap/>
            <w:vAlign w:val="center"/>
            <w:hideMark/>
          </w:tcPr>
          <w:p w14:paraId="36817A64"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434</w:t>
            </w:r>
          </w:p>
        </w:tc>
        <w:tc>
          <w:tcPr>
            <w:tcW w:w="628" w:type="pct"/>
            <w:tcBorders>
              <w:top w:val="nil"/>
              <w:left w:val="nil"/>
              <w:bottom w:val="nil"/>
              <w:right w:val="nil"/>
            </w:tcBorders>
            <w:shd w:val="clear" w:color="auto" w:fill="auto"/>
            <w:noWrap/>
            <w:vAlign w:val="center"/>
            <w:hideMark/>
          </w:tcPr>
          <w:p w14:paraId="20413129"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22%</w:t>
            </w:r>
          </w:p>
        </w:tc>
        <w:tc>
          <w:tcPr>
            <w:tcW w:w="569" w:type="pct"/>
            <w:tcBorders>
              <w:top w:val="nil"/>
              <w:left w:val="single" w:sz="4" w:space="0" w:color="auto"/>
              <w:bottom w:val="nil"/>
              <w:right w:val="nil"/>
            </w:tcBorders>
            <w:shd w:val="clear" w:color="auto" w:fill="auto"/>
            <w:noWrap/>
            <w:vAlign w:val="center"/>
            <w:hideMark/>
          </w:tcPr>
          <w:p w14:paraId="0007BBC7"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129</w:t>
            </w:r>
          </w:p>
        </w:tc>
        <w:tc>
          <w:tcPr>
            <w:tcW w:w="638" w:type="pct"/>
            <w:tcBorders>
              <w:top w:val="nil"/>
              <w:left w:val="nil"/>
              <w:bottom w:val="nil"/>
              <w:right w:val="single" w:sz="4" w:space="0" w:color="auto"/>
            </w:tcBorders>
            <w:shd w:val="clear" w:color="auto" w:fill="auto"/>
            <w:noWrap/>
            <w:vAlign w:val="center"/>
            <w:hideMark/>
          </w:tcPr>
          <w:p w14:paraId="43BB7884"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8%</w:t>
            </w:r>
          </w:p>
        </w:tc>
        <w:tc>
          <w:tcPr>
            <w:tcW w:w="558" w:type="pct"/>
            <w:tcBorders>
              <w:top w:val="nil"/>
              <w:left w:val="nil"/>
              <w:bottom w:val="nil"/>
              <w:right w:val="nil"/>
            </w:tcBorders>
            <w:shd w:val="clear" w:color="auto" w:fill="auto"/>
            <w:noWrap/>
            <w:vAlign w:val="center"/>
            <w:hideMark/>
          </w:tcPr>
          <w:p w14:paraId="0A0B34C7"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75</w:t>
            </w:r>
          </w:p>
        </w:tc>
        <w:tc>
          <w:tcPr>
            <w:tcW w:w="592" w:type="pct"/>
            <w:tcBorders>
              <w:top w:val="nil"/>
              <w:left w:val="nil"/>
              <w:bottom w:val="nil"/>
              <w:right w:val="nil"/>
            </w:tcBorders>
            <w:shd w:val="clear" w:color="auto" w:fill="auto"/>
            <w:noWrap/>
            <w:vAlign w:val="bottom"/>
            <w:hideMark/>
          </w:tcPr>
          <w:p w14:paraId="6AF468B8"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18%</w:t>
            </w:r>
          </w:p>
        </w:tc>
      </w:tr>
      <w:tr w:rsidR="00300CFD" w:rsidRPr="00CB2BC4" w14:paraId="63D9E96E" w14:textId="77777777" w:rsidTr="008D5F63">
        <w:trPr>
          <w:trHeight w:val="340"/>
          <w:jc w:val="center"/>
        </w:trPr>
        <w:tc>
          <w:tcPr>
            <w:tcW w:w="1446" w:type="pct"/>
            <w:tcBorders>
              <w:top w:val="nil"/>
              <w:left w:val="nil"/>
              <w:bottom w:val="nil"/>
              <w:right w:val="nil"/>
            </w:tcBorders>
            <w:shd w:val="clear" w:color="auto" w:fill="auto"/>
            <w:noWrap/>
            <w:vAlign w:val="center"/>
            <w:hideMark/>
          </w:tcPr>
          <w:p w14:paraId="7CF33F14" w14:textId="36BCB471" w:rsidR="00300CFD" w:rsidRPr="00CB2BC4" w:rsidRDefault="00D160FC" w:rsidP="00300CFD">
            <w:pPr>
              <w:spacing w:after="0" w:line="240" w:lineRule="auto"/>
              <w:rPr>
                <w:rFonts w:ascii="Calibri" w:eastAsia="Times New Roman" w:hAnsi="Calibri" w:cs="Times New Roman"/>
                <w:color w:val="000000"/>
                <w:sz w:val="20"/>
                <w:szCs w:val="20"/>
              </w:rPr>
            </w:pPr>
            <w:ins w:id="680" w:author="Abhilasha Vaid" w:date="2016-06-17T13:00:00Z">
              <w:r>
                <w:rPr>
                  <w:rFonts w:ascii="Calibri" w:eastAsia="Times New Roman" w:hAnsi="Calibri" w:cs="Times New Roman"/>
                  <w:color w:val="000000"/>
                  <w:sz w:val="20"/>
                  <w:szCs w:val="20"/>
                </w:rPr>
                <w:t>N</w:t>
              </w:r>
            </w:ins>
            <w:del w:id="681" w:author="Abhilasha Vaid" w:date="2016-06-17T13:00:00Z">
              <w:r w:rsidR="00300CFD" w:rsidRPr="00CB2BC4" w:rsidDel="00D160FC">
                <w:rPr>
                  <w:rFonts w:ascii="Calibri" w:eastAsia="Times New Roman" w:hAnsi="Calibri" w:cs="Times New Roman"/>
                  <w:color w:val="000000"/>
                  <w:sz w:val="20"/>
                  <w:szCs w:val="20"/>
                </w:rPr>
                <w:delText>n</w:delText>
              </w:r>
            </w:del>
            <w:r w:rsidR="00300CFD" w:rsidRPr="00CB2BC4">
              <w:rPr>
                <w:rFonts w:ascii="Calibri" w:eastAsia="Times New Roman" w:hAnsi="Calibri" w:cs="Times New Roman"/>
                <w:color w:val="000000"/>
                <w:sz w:val="20"/>
                <w:szCs w:val="20"/>
              </w:rPr>
              <w:t>ot clear</w:t>
            </w:r>
          </w:p>
        </w:tc>
        <w:tc>
          <w:tcPr>
            <w:tcW w:w="569" w:type="pct"/>
            <w:tcBorders>
              <w:top w:val="nil"/>
              <w:left w:val="single" w:sz="4" w:space="0" w:color="auto"/>
              <w:bottom w:val="nil"/>
              <w:right w:val="nil"/>
            </w:tcBorders>
            <w:shd w:val="clear" w:color="auto" w:fill="auto"/>
            <w:noWrap/>
            <w:vAlign w:val="center"/>
            <w:hideMark/>
          </w:tcPr>
          <w:p w14:paraId="1AC7D19D"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763</w:t>
            </w:r>
          </w:p>
        </w:tc>
        <w:tc>
          <w:tcPr>
            <w:tcW w:w="628" w:type="pct"/>
            <w:tcBorders>
              <w:top w:val="nil"/>
              <w:left w:val="nil"/>
              <w:bottom w:val="nil"/>
              <w:right w:val="nil"/>
            </w:tcBorders>
            <w:shd w:val="clear" w:color="auto" w:fill="auto"/>
            <w:noWrap/>
            <w:vAlign w:val="center"/>
            <w:hideMark/>
          </w:tcPr>
          <w:p w14:paraId="7EC12483"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38%</w:t>
            </w:r>
          </w:p>
        </w:tc>
        <w:tc>
          <w:tcPr>
            <w:tcW w:w="569" w:type="pct"/>
            <w:tcBorders>
              <w:top w:val="nil"/>
              <w:left w:val="single" w:sz="4" w:space="0" w:color="auto"/>
              <w:bottom w:val="nil"/>
              <w:right w:val="nil"/>
            </w:tcBorders>
            <w:shd w:val="clear" w:color="auto" w:fill="auto"/>
            <w:noWrap/>
            <w:vAlign w:val="center"/>
            <w:hideMark/>
          </w:tcPr>
          <w:p w14:paraId="52A2A36F"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365</w:t>
            </w:r>
          </w:p>
        </w:tc>
        <w:tc>
          <w:tcPr>
            <w:tcW w:w="638" w:type="pct"/>
            <w:tcBorders>
              <w:top w:val="nil"/>
              <w:left w:val="nil"/>
              <w:bottom w:val="nil"/>
              <w:right w:val="single" w:sz="4" w:space="0" w:color="auto"/>
            </w:tcBorders>
            <w:shd w:val="clear" w:color="auto" w:fill="auto"/>
            <w:noWrap/>
            <w:vAlign w:val="center"/>
            <w:hideMark/>
          </w:tcPr>
          <w:p w14:paraId="4464BE41"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22%</w:t>
            </w:r>
          </w:p>
        </w:tc>
        <w:tc>
          <w:tcPr>
            <w:tcW w:w="558" w:type="pct"/>
            <w:tcBorders>
              <w:top w:val="nil"/>
              <w:left w:val="nil"/>
              <w:bottom w:val="nil"/>
              <w:right w:val="nil"/>
            </w:tcBorders>
            <w:shd w:val="clear" w:color="auto" w:fill="auto"/>
            <w:noWrap/>
            <w:vAlign w:val="center"/>
            <w:hideMark/>
          </w:tcPr>
          <w:p w14:paraId="67E390CA"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210</w:t>
            </w:r>
          </w:p>
        </w:tc>
        <w:tc>
          <w:tcPr>
            <w:tcW w:w="592" w:type="pct"/>
            <w:tcBorders>
              <w:top w:val="nil"/>
              <w:left w:val="nil"/>
              <w:bottom w:val="nil"/>
              <w:right w:val="nil"/>
            </w:tcBorders>
            <w:shd w:val="clear" w:color="auto" w:fill="auto"/>
            <w:noWrap/>
            <w:vAlign w:val="bottom"/>
            <w:hideMark/>
          </w:tcPr>
          <w:p w14:paraId="203672AC"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49%</w:t>
            </w:r>
          </w:p>
        </w:tc>
      </w:tr>
      <w:tr w:rsidR="00300CFD" w:rsidRPr="00CB2BC4" w14:paraId="160F10E6" w14:textId="77777777" w:rsidTr="008D5F63">
        <w:trPr>
          <w:trHeight w:val="87"/>
          <w:jc w:val="center"/>
        </w:trPr>
        <w:tc>
          <w:tcPr>
            <w:tcW w:w="1446" w:type="pct"/>
            <w:tcBorders>
              <w:top w:val="nil"/>
              <w:left w:val="nil"/>
              <w:bottom w:val="dotted" w:sz="4" w:space="0" w:color="auto"/>
              <w:right w:val="nil"/>
            </w:tcBorders>
            <w:shd w:val="clear" w:color="auto" w:fill="auto"/>
            <w:noWrap/>
            <w:vAlign w:val="center"/>
            <w:hideMark/>
          </w:tcPr>
          <w:p w14:paraId="39DCFC99" w14:textId="42CFA3A5" w:rsidR="00300CFD" w:rsidRPr="00CB2BC4" w:rsidRDefault="00D160FC" w:rsidP="00300CFD">
            <w:pPr>
              <w:spacing w:after="0" w:line="240" w:lineRule="auto"/>
              <w:rPr>
                <w:rFonts w:ascii="Calibri" w:eastAsia="Times New Roman" w:hAnsi="Calibri" w:cs="Times New Roman"/>
                <w:color w:val="000000"/>
                <w:sz w:val="20"/>
                <w:szCs w:val="20"/>
              </w:rPr>
            </w:pPr>
            <w:ins w:id="682" w:author="Abhilasha Vaid" w:date="2016-06-17T13:00:00Z">
              <w:r>
                <w:rPr>
                  <w:rFonts w:ascii="Calibri" w:eastAsia="Times New Roman" w:hAnsi="Calibri" w:cs="Times New Roman"/>
                  <w:color w:val="000000"/>
                  <w:sz w:val="20"/>
                  <w:szCs w:val="20"/>
                </w:rPr>
                <w:t>N</w:t>
              </w:r>
            </w:ins>
            <w:del w:id="683" w:author="Abhilasha Vaid" w:date="2016-06-17T13:00:00Z">
              <w:r w:rsidR="00300CFD" w:rsidRPr="00CB2BC4" w:rsidDel="00D160FC">
                <w:rPr>
                  <w:rFonts w:ascii="Calibri" w:eastAsia="Times New Roman" w:hAnsi="Calibri" w:cs="Times New Roman"/>
                  <w:color w:val="000000"/>
                  <w:sz w:val="20"/>
                  <w:szCs w:val="20"/>
                </w:rPr>
                <w:delText>n</w:delText>
              </w:r>
            </w:del>
            <w:r w:rsidR="00300CFD" w:rsidRPr="00CB2BC4">
              <w:rPr>
                <w:rFonts w:ascii="Calibri" w:eastAsia="Times New Roman" w:hAnsi="Calibri" w:cs="Times New Roman"/>
                <w:color w:val="000000"/>
                <w:sz w:val="20"/>
                <w:szCs w:val="20"/>
              </w:rPr>
              <w:t>ot visible/cloud cover</w:t>
            </w:r>
          </w:p>
        </w:tc>
        <w:tc>
          <w:tcPr>
            <w:tcW w:w="569" w:type="pct"/>
            <w:tcBorders>
              <w:top w:val="nil"/>
              <w:left w:val="single" w:sz="4" w:space="0" w:color="auto"/>
              <w:bottom w:val="dotted" w:sz="4" w:space="0" w:color="auto"/>
              <w:right w:val="nil"/>
            </w:tcBorders>
            <w:shd w:val="clear" w:color="auto" w:fill="auto"/>
            <w:noWrap/>
            <w:vAlign w:val="center"/>
            <w:hideMark/>
          </w:tcPr>
          <w:p w14:paraId="6DD3590A"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156</w:t>
            </w:r>
          </w:p>
        </w:tc>
        <w:tc>
          <w:tcPr>
            <w:tcW w:w="628" w:type="pct"/>
            <w:tcBorders>
              <w:top w:val="nil"/>
              <w:left w:val="nil"/>
              <w:bottom w:val="dotted" w:sz="4" w:space="0" w:color="auto"/>
              <w:right w:val="nil"/>
            </w:tcBorders>
            <w:shd w:val="clear" w:color="auto" w:fill="auto"/>
            <w:noWrap/>
            <w:vAlign w:val="center"/>
            <w:hideMark/>
          </w:tcPr>
          <w:p w14:paraId="600BBE35"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8%</w:t>
            </w:r>
          </w:p>
        </w:tc>
        <w:tc>
          <w:tcPr>
            <w:tcW w:w="569" w:type="pct"/>
            <w:tcBorders>
              <w:top w:val="nil"/>
              <w:left w:val="single" w:sz="4" w:space="0" w:color="auto"/>
              <w:bottom w:val="dotted" w:sz="4" w:space="0" w:color="auto"/>
              <w:right w:val="nil"/>
            </w:tcBorders>
            <w:shd w:val="clear" w:color="auto" w:fill="auto"/>
            <w:noWrap/>
            <w:vAlign w:val="center"/>
            <w:hideMark/>
          </w:tcPr>
          <w:p w14:paraId="3D8CCE8C"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449</w:t>
            </w:r>
          </w:p>
        </w:tc>
        <w:tc>
          <w:tcPr>
            <w:tcW w:w="638" w:type="pct"/>
            <w:tcBorders>
              <w:top w:val="nil"/>
              <w:left w:val="nil"/>
              <w:bottom w:val="dotted" w:sz="4" w:space="0" w:color="auto"/>
              <w:right w:val="single" w:sz="4" w:space="0" w:color="auto"/>
            </w:tcBorders>
            <w:shd w:val="clear" w:color="auto" w:fill="auto"/>
            <w:noWrap/>
            <w:vAlign w:val="center"/>
            <w:hideMark/>
          </w:tcPr>
          <w:p w14:paraId="5DDC9BC9"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27%</w:t>
            </w:r>
          </w:p>
        </w:tc>
        <w:tc>
          <w:tcPr>
            <w:tcW w:w="558" w:type="pct"/>
            <w:tcBorders>
              <w:top w:val="nil"/>
              <w:left w:val="nil"/>
              <w:bottom w:val="dotted" w:sz="4" w:space="0" w:color="auto"/>
              <w:right w:val="nil"/>
            </w:tcBorders>
            <w:shd w:val="clear" w:color="auto" w:fill="auto"/>
            <w:noWrap/>
            <w:vAlign w:val="center"/>
            <w:hideMark/>
          </w:tcPr>
          <w:p w14:paraId="7351606F"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29</w:t>
            </w:r>
          </w:p>
        </w:tc>
        <w:tc>
          <w:tcPr>
            <w:tcW w:w="592" w:type="pct"/>
            <w:tcBorders>
              <w:top w:val="nil"/>
              <w:left w:val="nil"/>
              <w:bottom w:val="dotted" w:sz="4" w:space="0" w:color="auto"/>
              <w:right w:val="nil"/>
            </w:tcBorders>
            <w:shd w:val="clear" w:color="auto" w:fill="auto"/>
            <w:noWrap/>
            <w:vAlign w:val="bottom"/>
            <w:hideMark/>
          </w:tcPr>
          <w:p w14:paraId="13ED6A2E"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7%</w:t>
            </w:r>
          </w:p>
        </w:tc>
      </w:tr>
      <w:tr w:rsidR="00300CFD" w:rsidRPr="00CB2BC4" w14:paraId="29536DAF" w14:textId="77777777" w:rsidTr="008D5F63">
        <w:trPr>
          <w:trHeight w:val="87"/>
          <w:jc w:val="center"/>
        </w:trPr>
        <w:tc>
          <w:tcPr>
            <w:tcW w:w="1446" w:type="pct"/>
            <w:tcBorders>
              <w:top w:val="dotted" w:sz="4" w:space="0" w:color="auto"/>
              <w:left w:val="nil"/>
              <w:bottom w:val="single" w:sz="4" w:space="0" w:color="auto"/>
              <w:right w:val="nil"/>
            </w:tcBorders>
            <w:shd w:val="clear" w:color="auto" w:fill="auto"/>
            <w:noWrap/>
            <w:vAlign w:val="center"/>
            <w:hideMark/>
          </w:tcPr>
          <w:p w14:paraId="5B080525" w14:textId="32C5DBCA" w:rsidR="00300CFD" w:rsidRPr="00CB2BC4" w:rsidRDefault="00D160FC" w:rsidP="00300CFD">
            <w:pPr>
              <w:spacing w:after="0" w:line="240" w:lineRule="auto"/>
              <w:rPr>
                <w:rFonts w:ascii="Calibri" w:eastAsia="Times New Roman" w:hAnsi="Calibri" w:cs="Times New Roman"/>
                <w:color w:val="000000"/>
                <w:sz w:val="20"/>
                <w:szCs w:val="20"/>
              </w:rPr>
            </w:pPr>
            <w:ins w:id="684" w:author="Abhilasha Vaid" w:date="2016-06-17T13:00:00Z">
              <w:r>
                <w:rPr>
                  <w:rFonts w:ascii="Calibri" w:eastAsia="Times New Roman" w:hAnsi="Calibri" w:cs="Times New Roman"/>
                  <w:color w:val="000000"/>
                  <w:sz w:val="20"/>
                  <w:szCs w:val="20"/>
                </w:rPr>
                <w:t>T</w:t>
              </w:r>
            </w:ins>
            <w:del w:id="685" w:author="Abhilasha Vaid" w:date="2016-06-17T13:00:00Z">
              <w:r w:rsidR="00300CFD" w:rsidRPr="00CB2BC4" w:rsidDel="00D160FC">
                <w:rPr>
                  <w:rFonts w:ascii="Calibri" w:eastAsia="Times New Roman" w:hAnsi="Calibri" w:cs="Times New Roman"/>
                  <w:color w:val="000000"/>
                  <w:sz w:val="20"/>
                  <w:szCs w:val="20"/>
                </w:rPr>
                <w:delText>t</w:delText>
              </w:r>
            </w:del>
            <w:r w:rsidR="00300CFD" w:rsidRPr="00CB2BC4">
              <w:rPr>
                <w:rFonts w:ascii="Calibri" w:eastAsia="Times New Roman" w:hAnsi="Calibri" w:cs="Times New Roman"/>
                <w:color w:val="000000"/>
                <w:sz w:val="20"/>
                <w:szCs w:val="20"/>
              </w:rPr>
              <w:t>otal</w:t>
            </w:r>
          </w:p>
        </w:tc>
        <w:tc>
          <w:tcPr>
            <w:tcW w:w="569" w:type="pct"/>
            <w:tcBorders>
              <w:top w:val="dotted" w:sz="4" w:space="0" w:color="auto"/>
              <w:left w:val="single" w:sz="4" w:space="0" w:color="auto"/>
              <w:bottom w:val="single" w:sz="4" w:space="0" w:color="auto"/>
              <w:right w:val="nil"/>
            </w:tcBorders>
            <w:shd w:val="clear" w:color="auto" w:fill="auto"/>
            <w:noWrap/>
            <w:vAlign w:val="center"/>
            <w:hideMark/>
          </w:tcPr>
          <w:p w14:paraId="5DBA421E"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2006</w:t>
            </w:r>
          </w:p>
        </w:tc>
        <w:tc>
          <w:tcPr>
            <w:tcW w:w="628" w:type="pct"/>
            <w:tcBorders>
              <w:top w:val="dotted" w:sz="4" w:space="0" w:color="auto"/>
              <w:left w:val="nil"/>
              <w:bottom w:val="single" w:sz="4" w:space="0" w:color="auto"/>
              <w:right w:val="nil"/>
            </w:tcBorders>
            <w:shd w:val="clear" w:color="auto" w:fill="auto"/>
            <w:noWrap/>
            <w:vAlign w:val="center"/>
            <w:hideMark/>
          </w:tcPr>
          <w:p w14:paraId="4D876565"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c>
          <w:tcPr>
            <w:tcW w:w="569" w:type="pct"/>
            <w:tcBorders>
              <w:top w:val="dotted" w:sz="4" w:space="0" w:color="auto"/>
              <w:left w:val="single" w:sz="4" w:space="0" w:color="auto"/>
              <w:bottom w:val="single" w:sz="4" w:space="0" w:color="auto"/>
              <w:right w:val="nil"/>
            </w:tcBorders>
            <w:shd w:val="clear" w:color="auto" w:fill="auto"/>
            <w:noWrap/>
            <w:vAlign w:val="center"/>
            <w:hideMark/>
          </w:tcPr>
          <w:p w14:paraId="5E49AE21"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1694</w:t>
            </w:r>
          </w:p>
        </w:tc>
        <w:tc>
          <w:tcPr>
            <w:tcW w:w="638" w:type="pct"/>
            <w:tcBorders>
              <w:top w:val="dotted" w:sz="4" w:space="0" w:color="auto"/>
              <w:left w:val="nil"/>
              <w:bottom w:val="single" w:sz="4" w:space="0" w:color="auto"/>
              <w:right w:val="single" w:sz="4" w:space="0" w:color="auto"/>
            </w:tcBorders>
            <w:shd w:val="clear" w:color="auto" w:fill="auto"/>
            <w:noWrap/>
            <w:vAlign w:val="center"/>
            <w:hideMark/>
          </w:tcPr>
          <w:p w14:paraId="4BAA0B0B"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c>
          <w:tcPr>
            <w:tcW w:w="558" w:type="pct"/>
            <w:tcBorders>
              <w:top w:val="dotted" w:sz="4" w:space="0" w:color="auto"/>
              <w:left w:val="nil"/>
              <w:bottom w:val="single" w:sz="4" w:space="0" w:color="auto"/>
              <w:right w:val="nil"/>
            </w:tcBorders>
            <w:shd w:val="clear" w:color="auto" w:fill="auto"/>
            <w:noWrap/>
            <w:vAlign w:val="center"/>
            <w:hideMark/>
          </w:tcPr>
          <w:p w14:paraId="557683C8"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425</w:t>
            </w:r>
          </w:p>
        </w:tc>
        <w:tc>
          <w:tcPr>
            <w:tcW w:w="592" w:type="pct"/>
            <w:tcBorders>
              <w:top w:val="dotted" w:sz="4" w:space="0" w:color="auto"/>
              <w:left w:val="nil"/>
              <w:bottom w:val="single" w:sz="4" w:space="0" w:color="auto"/>
              <w:right w:val="nil"/>
            </w:tcBorders>
            <w:shd w:val="clear" w:color="auto" w:fill="auto"/>
            <w:noWrap/>
            <w:vAlign w:val="bottom"/>
            <w:hideMark/>
          </w:tcPr>
          <w:p w14:paraId="3EAA60E1"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r>
      <w:tr w:rsidR="00300CFD" w:rsidRPr="00CB2BC4" w14:paraId="1E517BC4" w14:textId="77777777" w:rsidTr="008D5F63">
        <w:trPr>
          <w:trHeight w:val="340"/>
          <w:jc w:val="center"/>
        </w:trPr>
        <w:tc>
          <w:tcPr>
            <w:tcW w:w="5000" w:type="pct"/>
            <w:gridSpan w:val="7"/>
            <w:tcBorders>
              <w:top w:val="single" w:sz="4" w:space="0" w:color="auto"/>
              <w:left w:val="nil"/>
              <w:bottom w:val="nil"/>
              <w:right w:val="nil"/>
            </w:tcBorders>
            <w:shd w:val="clear" w:color="auto" w:fill="A9D5E7" w:themeFill="accent1" w:themeFillTint="66"/>
            <w:noWrap/>
            <w:vAlign w:val="center"/>
          </w:tcPr>
          <w:p w14:paraId="00A3932B" w14:textId="77777777" w:rsidR="00300CFD" w:rsidRPr="00CB2BC4" w:rsidRDefault="00300CFD" w:rsidP="00300CF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Spatial resolution</w:t>
            </w:r>
          </w:p>
        </w:tc>
      </w:tr>
      <w:tr w:rsidR="00300CFD" w:rsidRPr="00CB2BC4" w14:paraId="4BD0A053" w14:textId="77777777" w:rsidTr="008D5F63">
        <w:trPr>
          <w:trHeight w:val="340"/>
          <w:jc w:val="center"/>
        </w:trPr>
        <w:tc>
          <w:tcPr>
            <w:tcW w:w="1446" w:type="pct"/>
            <w:tcBorders>
              <w:top w:val="nil"/>
              <w:left w:val="nil"/>
              <w:bottom w:val="dotted" w:sz="4" w:space="0" w:color="auto"/>
              <w:right w:val="nil"/>
            </w:tcBorders>
            <w:shd w:val="clear" w:color="auto" w:fill="auto"/>
            <w:noWrap/>
            <w:vAlign w:val="center"/>
            <w:hideMark/>
          </w:tcPr>
          <w:p w14:paraId="3705C8F3" w14:textId="77777777" w:rsidR="00300CFD" w:rsidRPr="00CB2BC4" w:rsidRDefault="00300CFD" w:rsidP="00300CFD">
            <w:pPr>
              <w:spacing w:after="0" w:line="240" w:lineRule="auto"/>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 </w:t>
            </w:r>
          </w:p>
        </w:tc>
        <w:tc>
          <w:tcPr>
            <w:tcW w:w="569" w:type="pct"/>
            <w:tcBorders>
              <w:top w:val="nil"/>
              <w:left w:val="single" w:sz="4" w:space="0" w:color="auto"/>
              <w:bottom w:val="dotted" w:sz="4" w:space="0" w:color="auto"/>
              <w:right w:val="nil"/>
            </w:tcBorders>
            <w:shd w:val="clear" w:color="auto" w:fill="auto"/>
            <w:noWrap/>
            <w:vAlign w:val="center"/>
            <w:hideMark/>
          </w:tcPr>
          <w:p w14:paraId="73FAE0D6"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Plots</w:t>
            </w:r>
          </w:p>
        </w:tc>
        <w:tc>
          <w:tcPr>
            <w:tcW w:w="628" w:type="pct"/>
            <w:tcBorders>
              <w:top w:val="nil"/>
              <w:left w:val="nil"/>
              <w:bottom w:val="dotted" w:sz="4" w:space="0" w:color="auto"/>
              <w:right w:val="nil"/>
            </w:tcBorders>
            <w:shd w:val="clear" w:color="auto" w:fill="auto"/>
            <w:noWrap/>
            <w:vAlign w:val="center"/>
            <w:hideMark/>
          </w:tcPr>
          <w:p w14:paraId="7A907011"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w:t>
            </w:r>
          </w:p>
        </w:tc>
        <w:tc>
          <w:tcPr>
            <w:tcW w:w="569" w:type="pct"/>
            <w:tcBorders>
              <w:top w:val="nil"/>
              <w:left w:val="single" w:sz="4" w:space="0" w:color="auto"/>
              <w:bottom w:val="dotted" w:sz="4" w:space="0" w:color="auto"/>
              <w:right w:val="nil"/>
            </w:tcBorders>
            <w:shd w:val="clear" w:color="auto" w:fill="auto"/>
            <w:noWrap/>
            <w:vAlign w:val="center"/>
            <w:hideMark/>
          </w:tcPr>
          <w:p w14:paraId="122845F9"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Plots</w:t>
            </w:r>
          </w:p>
        </w:tc>
        <w:tc>
          <w:tcPr>
            <w:tcW w:w="638" w:type="pct"/>
            <w:tcBorders>
              <w:top w:val="nil"/>
              <w:left w:val="nil"/>
              <w:bottom w:val="dotted" w:sz="4" w:space="0" w:color="auto"/>
              <w:right w:val="single" w:sz="4" w:space="0" w:color="auto"/>
            </w:tcBorders>
            <w:shd w:val="clear" w:color="auto" w:fill="auto"/>
            <w:noWrap/>
            <w:vAlign w:val="center"/>
            <w:hideMark/>
          </w:tcPr>
          <w:p w14:paraId="2E11166F"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w:t>
            </w:r>
          </w:p>
        </w:tc>
        <w:tc>
          <w:tcPr>
            <w:tcW w:w="558" w:type="pct"/>
            <w:tcBorders>
              <w:top w:val="nil"/>
              <w:left w:val="nil"/>
              <w:bottom w:val="dotted" w:sz="4" w:space="0" w:color="auto"/>
              <w:right w:val="nil"/>
            </w:tcBorders>
            <w:shd w:val="clear" w:color="auto" w:fill="auto"/>
            <w:noWrap/>
            <w:vAlign w:val="center"/>
            <w:hideMark/>
          </w:tcPr>
          <w:p w14:paraId="609663E8"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Plots</w:t>
            </w:r>
          </w:p>
        </w:tc>
        <w:tc>
          <w:tcPr>
            <w:tcW w:w="592" w:type="pct"/>
            <w:tcBorders>
              <w:top w:val="nil"/>
              <w:left w:val="nil"/>
              <w:bottom w:val="dotted" w:sz="4" w:space="0" w:color="auto"/>
              <w:right w:val="nil"/>
            </w:tcBorders>
            <w:shd w:val="clear" w:color="auto" w:fill="auto"/>
            <w:noWrap/>
            <w:vAlign w:val="center"/>
            <w:hideMark/>
          </w:tcPr>
          <w:p w14:paraId="0483B558"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w:t>
            </w:r>
          </w:p>
        </w:tc>
      </w:tr>
      <w:tr w:rsidR="00300CFD" w:rsidRPr="00CB2BC4" w14:paraId="6824597B" w14:textId="77777777" w:rsidTr="008D5F63">
        <w:trPr>
          <w:trHeight w:val="340"/>
          <w:jc w:val="center"/>
        </w:trPr>
        <w:tc>
          <w:tcPr>
            <w:tcW w:w="1446" w:type="pct"/>
            <w:tcBorders>
              <w:top w:val="dotted" w:sz="4" w:space="0" w:color="auto"/>
              <w:left w:val="nil"/>
              <w:bottom w:val="nil"/>
              <w:right w:val="nil"/>
            </w:tcBorders>
            <w:shd w:val="clear" w:color="auto" w:fill="auto"/>
            <w:noWrap/>
            <w:vAlign w:val="center"/>
            <w:hideMark/>
          </w:tcPr>
          <w:p w14:paraId="1DA36234" w14:textId="77777777" w:rsidR="00300CFD" w:rsidRPr="00CB2BC4" w:rsidRDefault="00300CFD" w:rsidP="00300CFD">
            <w:pPr>
              <w:spacing w:after="0" w:line="240" w:lineRule="auto"/>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Digital Globe</w:t>
            </w:r>
          </w:p>
        </w:tc>
        <w:tc>
          <w:tcPr>
            <w:tcW w:w="569" w:type="pct"/>
            <w:tcBorders>
              <w:top w:val="dotted" w:sz="4" w:space="0" w:color="auto"/>
              <w:left w:val="single" w:sz="4" w:space="0" w:color="auto"/>
              <w:bottom w:val="nil"/>
              <w:right w:val="nil"/>
            </w:tcBorders>
            <w:shd w:val="clear" w:color="auto" w:fill="auto"/>
            <w:noWrap/>
            <w:vAlign w:val="center"/>
            <w:hideMark/>
          </w:tcPr>
          <w:p w14:paraId="1FFB1466"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1764</w:t>
            </w:r>
          </w:p>
        </w:tc>
        <w:tc>
          <w:tcPr>
            <w:tcW w:w="628" w:type="pct"/>
            <w:tcBorders>
              <w:top w:val="dotted" w:sz="4" w:space="0" w:color="auto"/>
              <w:left w:val="nil"/>
              <w:bottom w:val="nil"/>
              <w:right w:val="nil"/>
            </w:tcBorders>
            <w:shd w:val="clear" w:color="auto" w:fill="auto"/>
            <w:noWrap/>
            <w:vAlign w:val="center"/>
            <w:hideMark/>
          </w:tcPr>
          <w:p w14:paraId="7E4A46AC"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88%</w:t>
            </w:r>
          </w:p>
        </w:tc>
        <w:tc>
          <w:tcPr>
            <w:tcW w:w="569" w:type="pct"/>
            <w:tcBorders>
              <w:top w:val="dotted" w:sz="4" w:space="0" w:color="auto"/>
              <w:left w:val="single" w:sz="4" w:space="0" w:color="auto"/>
              <w:bottom w:val="nil"/>
              <w:right w:val="nil"/>
            </w:tcBorders>
            <w:shd w:val="clear" w:color="auto" w:fill="auto"/>
            <w:noWrap/>
            <w:vAlign w:val="center"/>
            <w:hideMark/>
          </w:tcPr>
          <w:p w14:paraId="0286287A"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708</w:t>
            </w:r>
          </w:p>
        </w:tc>
        <w:tc>
          <w:tcPr>
            <w:tcW w:w="638" w:type="pct"/>
            <w:tcBorders>
              <w:top w:val="dotted" w:sz="4" w:space="0" w:color="auto"/>
              <w:left w:val="nil"/>
              <w:bottom w:val="nil"/>
              <w:right w:val="single" w:sz="4" w:space="0" w:color="auto"/>
            </w:tcBorders>
            <w:shd w:val="clear" w:color="auto" w:fill="auto"/>
            <w:noWrap/>
            <w:vAlign w:val="center"/>
            <w:hideMark/>
          </w:tcPr>
          <w:p w14:paraId="6FCB8AB0"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42%</w:t>
            </w:r>
          </w:p>
        </w:tc>
        <w:tc>
          <w:tcPr>
            <w:tcW w:w="558" w:type="pct"/>
            <w:tcBorders>
              <w:top w:val="dotted" w:sz="4" w:space="0" w:color="auto"/>
              <w:left w:val="nil"/>
              <w:bottom w:val="nil"/>
              <w:right w:val="nil"/>
            </w:tcBorders>
            <w:shd w:val="clear" w:color="auto" w:fill="auto"/>
            <w:noWrap/>
            <w:vAlign w:val="center"/>
            <w:hideMark/>
          </w:tcPr>
          <w:p w14:paraId="6E946EE2"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349</w:t>
            </w:r>
          </w:p>
        </w:tc>
        <w:tc>
          <w:tcPr>
            <w:tcW w:w="592" w:type="pct"/>
            <w:tcBorders>
              <w:top w:val="dotted" w:sz="4" w:space="0" w:color="auto"/>
              <w:left w:val="nil"/>
              <w:bottom w:val="nil"/>
              <w:right w:val="nil"/>
            </w:tcBorders>
            <w:shd w:val="clear" w:color="auto" w:fill="auto"/>
            <w:noWrap/>
            <w:vAlign w:val="bottom"/>
            <w:hideMark/>
          </w:tcPr>
          <w:p w14:paraId="4F6EC910"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82%</w:t>
            </w:r>
          </w:p>
        </w:tc>
      </w:tr>
      <w:tr w:rsidR="00300CFD" w:rsidRPr="00CB2BC4" w14:paraId="1470A15D" w14:textId="77777777" w:rsidTr="008D5F63">
        <w:trPr>
          <w:trHeight w:val="340"/>
          <w:jc w:val="center"/>
        </w:trPr>
        <w:tc>
          <w:tcPr>
            <w:tcW w:w="1446" w:type="pct"/>
            <w:tcBorders>
              <w:top w:val="nil"/>
              <w:left w:val="nil"/>
              <w:bottom w:val="nil"/>
              <w:right w:val="nil"/>
            </w:tcBorders>
            <w:shd w:val="clear" w:color="auto" w:fill="auto"/>
            <w:noWrap/>
            <w:vAlign w:val="center"/>
            <w:hideMark/>
          </w:tcPr>
          <w:p w14:paraId="5589A863" w14:textId="77777777" w:rsidR="00300CFD" w:rsidRPr="00CB2BC4" w:rsidRDefault="00300CFD" w:rsidP="00300CFD">
            <w:pPr>
              <w:spacing w:after="0" w:line="240" w:lineRule="auto"/>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CNES/</w:t>
            </w:r>
            <w:proofErr w:type="spellStart"/>
            <w:r w:rsidRPr="00CB2BC4">
              <w:rPr>
                <w:rFonts w:ascii="Calibri" w:eastAsia="Times New Roman" w:hAnsi="Calibri" w:cs="Times New Roman"/>
                <w:color w:val="000000"/>
                <w:sz w:val="20"/>
                <w:szCs w:val="20"/>
              </w:rPr>
              <w:t>Astrium</w:t>
            </w:r>
            <w:proofErr w:type="spellEnd"/>
          </w:p>
        </w:tc>
        <w:tc>
          <w:tcPr>
            <w:tcW w:w="569" w:type="pct"/>
            <w:tcBorders>
              <w:top w:val="nil"/>
              <w:left w:val="single" w:sz="4" w:space="0" w:color="auto"/>
              <w:bottom w:val="nil"/>
              <w:right w:val="nil"/>
            </w:tcBorders>
            <w:shd w:val="clear" w:color="auto" w:fill="auto"/>
            <w:noWrap/>
            <w:vAlign w:val="center"/>
            <w:hideMark/>
          </w:tcPr>
          <w:p w14:paraId="1D0DBC9A"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242</w:t>
            </w:r>
          </w:p>
        </w:tc>
        <w:tc>
          <w:tcPr>
            <w:tcW w:w="628" w:type="pct"/>
            <w:tcBorders>
              <w:top w:val="nil"/>
              <w:left w:val="nil"/>
              <w:bottom w:val="nil"/>
              <w:right w:val="nil"/>
            </w:tcBorders>
            <w:shd w:val="clear" w:color="auto" w:fill="auto"/>
            <w:noWrap/>
            <w:vAlign w:val="center"/>
            <w:hideMark/>
          </w:tcPr>
          <w:p w14:paraId="3309233B"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12%</w:t>
            </w:r>
          </w:p>
        </w:tc>
        <w:tc>
          <w:tcPr>
            <w:tcW w:w="569" w:type="pct"/>
            <w:tcBorders>
              <w:top w:val="nil"/>
              <w:left w:val="single" w:sz="4" w:space="0" w:color="auto"/>
              <w:bottom w:val="nil"/>
              <w:right w:val="nil"/>
            </w:tcBorders>
            <w:shd w:val="clear" w:color="auto" w:fill="auto"/>
            <w:noWrap/>
            <w:vAlign w:val="center"/>
            <w:hideMark/>
          </w:tcPr>
          <w:p w14:paraId="00996C9F"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537</w:t>
            </w:r>
          </w:p>
        </w:tc>
        <w:tc>
          <w:tcPr>
            <w:tcW w:w="638" w:type="pct"/>
            <w:tcBorders>
              <w:top w:val="nil"/>
              <w:left w:val="nil"/>
              <w:bottom w:val="nil"/>
              <w:right w:val="single" w:sz="4" w:space="0" w:color="auto"/>
            </w:tcBorders>
            <w:shd w:val="clear" w:color="auto" w:fill="auto"/>
            <w:noWrap/>
            <w:vAlign w:val="center"/>
            <w:hideMark/>
          </w:tcPr>
          <w:p w14:paraId="18E8CF9A"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32%</w:t>
            </w:r>
          </w:p>
        </w:tc>
        <w:tc>
          <w:tcPr>
            <w:tcW w:w="558" w:type="pct"/>
            <w:tcBorders>
              <w:top w:val="nil"/>
              <w:left w:val="nil"/>
              <w:bottom w:val="nil"/>
              <w:right w:val="nil"/>
            </w:tcBorders>
            <w:shd w:val="clear" w:color="auto" w:fill="auto"/>
            <w:noWrap/>
            <w:vAlign w:val="center"/>
            <w:hideMark/>
          </w:tcPr>
          <w:p w14:paraId="3671177F"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18</w:t>
            </w:r>
          </w:p>
        </w:tc>
        <w:tc>
          <w:tcPr>
            <w:tcW w:w="592" w:type="pct"/>
            <w:tcBorders>
              <w:top w:val="nil"/>
              <w:left w:val="nil"/>
              <w:bottom w:val="nil"/>
              <w:right w:val="nil"/>
            </w:tcBorders>
            <w:shd w:val="clear" w:color="auto" w:fill="auto"/>
            <w:noWrap/>
            <w:vAlign w:val="bottom"/>
            <w:hideMark/>
          </w:tcPr>
          <w:p w14:paraId="2B9F2C3B"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w:t>
            </w:r>
          </w:p>
        </w:tc>
      </w:tr>
      <w:tr w:rsidR="00300CFD" w:rsidRPr="00CB2BC4" w14:paraId="70BE1397" w14:textId="77777777" w:rsidTr="008D5F63">
        <w:trPr>
          <w:trHeight w:val="340"/>
          <w:jc w:val="center"/>
        </w:trPr>
        <w:tc>
          <w:tcPr>
            <w:tcW w:w="1446" w:type="pct"/>
            <w:tcBorders>
              <w:top w:val="nil"/>
              <w:left w:val="nil"/>
              <w:bottom w:val="dotted" w:sz="4" w:space="0" w:color="auto"/>
              <w:right w:val="nil"/>
            </w:tcBorders>
            <w:shd w:val="clear" w:color="auto" w:fill="auto"/>
            <w:noWrap/>
            <w:vAlign w:val="center"/>
            <w:hideMark/>
          </w:tcPr>
          <w:p w14:paraId="3FEB1CAA" w14:textId="77777777" w:rsidR="00300CFD" w:rsidRPr="00CB2BC4" w:rsidRDefault="00300CFD" w:rsidP="00300CFD">
            <w:pPr>
              <w:spacing w:after="0" w:line="240" w:lineRule="auto"/>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Image NASA</w:t>
            </w:r>
          </w:p>
        </w:tc>
        <w:tc>
          <w:tcPr>
            <w:tcW w:w="569" w:type="pct"/>
            <w:tcBorders>
              <w:top w:val="nil"/>
              <w:left w:val="single" w:sz="4" w:space="0" w:color="auto"/>
              <w:bottom w:val="dotted" w:sz="4" w:space="0" w:color="auto"/>
              <w:right w:val="nil"/>
            </w:tcBorders>
            <w:shd w:val="clear" w:color="auto" w:fill="auto"/>
            <w:noWrap/>
            <w:vAlign w:val="center"/>
            <w:hideMark/>
          </w:tcPr>
          <w:p w14:paraId="39B78238"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w:t>
            </w:r>
          </w:p>
        </w:tc>
        <w:tc>
          <w:tcPr>
            <w:tcW w:w="628" w:type="pct"/>
            <w:tcBorders>
              <w:top w:val="nil"/>
              <w:left w:val="nil"/>
              <w:bottom w:val="dotted" w:sz="4" w:space="0" w:color="auto"/>
              <w:right w:val="nil"/>
            </w:tcBorders>
            <w:shd w:val="clear" w:color="auto" w:fill="auto"/>
            <w:noWrap/>
            <w:vAlign w:val="center"/>
            <w:hideMark/>
          </w:tcPr>
          <w:p w14:paraId="500B7DBA"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w:t>
            </w:r>
          </w:p>
        </w:tc>
        <w:tc>
          <w:tcPr>
            <w:tcW w:w="569" w:type="pct"/>
            <w:tcBorders>
              <w:top w:val="nil"/>
              <w:left w:val="single" w:sz="4" w:space="0" w:color="auto"/>
              <w:bottom w:val="dotted" w:sz="4" w:space="0" w:color="auto"/>
              <w:right w:val="nil"/>
            </w:tcBorders>
            <w:shd w:val="clear" w:color="auto" w:fill="auto"/>
            <w:noWrap/>
            <w:vAlign w:val="center"/>
            <w:hideMark/>
          </w:tcPr>
          <w:p w14:paraId="63E32B2D"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449</w:t>
            </w:r>
          </w:p>
        </w:tc>
        <w:tc>
          <w:tcPr>
            <w:tcW w:w="638" w:type="pct"/>
            <w:tcBorders>
              <w:top w:val="nil"/>
              <w:left w:val="nil"/>
              <w:bottom w:val="dotted" w:sz="4" w:space="0" w:color="auto"/>
              <w:right w:val="single" w:sz="4" w:space="0" w:color="auto"/>
            </w:tcBorders>
            <w:shd w:val="clear" w:color="auto" w:fill="auto"/>
            <w:noWrap/>
            <w:vAlign w:val="center"/>
            <w:hideMark/>
          </w:tcPr>
          <w:p w14:paraId="1CFC38B0"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27%</w:t>
            </w:r>
          </w:p>
        </w:tc>
        <w:tc>
          <w:tcPr>
            <w:tcW w:w="558" w:type="pct"/>
            <w:tcBorders>
              <w:top w:val="nil"/>
              <w:left w:val="nil"/>
              <w:bottom w:val="dotted" w:sz="4" w:space="0" w:color="auto"/>
              <w:right w:val="nil"/>
            </w:tcBorders>
            <w:shd w:val="clear" w:color="auto" w:fill="auto"/>
            <w:noWrap/>
            <w:vAlign w:val="center"/>
            <w:hideMark/>
          </w:tcPr>
          <w:p w14:paraId="13177B87"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58</w:t>
            </w:r>
          </w:p>
        </w:tc>
        <w:tc>
          <w:tcPr>
            <w:tcW w:w="592" w:type="pct"/>
            <w:tcBorders>
              <w:top w:val="nil"/>
              <w:left w:val="nil"/>
              <w:bottom w:val="dotted" w:sz="4" w:space="0" w:color="auto"/>
              <w:right w:val="nil"/>
            </w:tcBorders>
            <w:shd w:val="clear" w:color="auto" w:fill="auto"/>
            <w:noWrap/>
            <w:vAlign w:val="bottom"/>
            <w:hideMark/>
          </w:tcPr>
          <w:p w14:paraId="06EA9761"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14%</w:t>
            </w:r>
          </w:p>
        </w:tc>
      </w:tr>
      <w:tr w:rsidR="00300CFD" w:rsidRPr="00CB2BC4" w14:paraId="63A4C7FD" w14:textId="77777777" w:rsidTr="008D5F63">
        <w:trPr>
          <w:trHeight w:val="340"/>
          <w:jc w:val="center"/>
        </w:trPr>
        <w:tc>
          <w:tcPr>
            <w:tcW w:w="1446" w:type="pct"/>
            <w:tcBorders>
              <w:top w:val="dotted" w:sz="4" w:space="0" w:color="auto"/>
              <w:left w:val="nil"/>
              <w:bottom w:val="single" w:sz="4" w:space="0" w:color="auto"/>
              <w:right w:val="nil"/>
            </w:tcBorders>
            <w:shd w:val="clear" w:color="auto" w:fill="auto"/>
            <w:noWrap/>
            <w:vAlign w:val="center"/>
            <w:hideMark/>
          </w:tcPr>
          <w:p w14:paraId="47028044" w14:textId="6B8DAEF8" w:rsidR="00300CFD" w:rsidRPr="00CB2BC4" w:rsidRDefault="00D160FC" w:rsidP="00300CFD">
            <w:pPr>
              <w:spacing w:after="0" w:line="240" w:lineRule="auto"/>
              <w:rPr>
                <w:rFonts w:ascii="Calibri" w:eastAsia="Times New Roman" w:hAnsi="Calibri" w:cs="Times New Roman"/>
                <w:color w:val="000000"/>
                <w:sz w:val="20"/>
                <w:szCs w:val="20"/>
              </w:rPr>
            </w:pPr>
            <w:ins w:id="686" w:author="Abhilasha Vaid" w:date="2016-06-17T13:00:00Z">
              <w:r>
                <w:rPr>
                  <w:rFonts w:ascii="Calibri" w:eastAsia="Times New Roman" w:hAnsi="Calibri" w:cs="Times New Roman"/>
                  <w:color w:val="000000"/>
                  <w:sz w:val="20"/>
                  <w:szCs w:val="20"/>
                </w:rPr>
                <w:t>T</w:t>
              </w:r>
            </w:ins>
            <w:del w:id="687" w:author="Abhilasha Vaid" w:date="2016-06-17T13:00:00Z">
              <w:r w:rsidR="00300CFD" w:rsidRPr="00CB2BC4" w:rsidDel="00D160FC">
                <w:rPr>
                  <w:rFonts w:ascii="Calibri" w:eastAsia="Times New Roman" w:hAnsi="Calibri" w:cs="Times New Roman"/>
                  <w:color w:val="000000"/>
                  <w:sz w:val="20"/>
                  <w:szCs w:val="20"/>
                </w:rPr>
                <w:delText>t</w:delText>
              </w:r>
            </w:del>
            <w:r w:rsidR="00300CFD" w:rsidRPr="00CB2BC4">
              <w:rPr>
                <w:rFonts w:ascii="Calibri" w:eastAsia="Times New Roman" w:hAnsi="Calibri" w:cs="Times New Roman"/>
                <w:color w:val="000000"/>
                <w:sz w:val="20"/>
                <w:szCs w:val="20"/>
              </w:rPr>
              <w:t>otal</w:t>
            </w:r>
          </w:p>
        </w:tc>
        <w:tc>
          <w:tcPr>
            <w:tcW w:w="569" w:type="pct"/>
            <w:tcBorders>
              <w:top w:val="dotted" w:sz="4" w:space="0" w:color="auto"/>
              <w:left w:val="single" w:sz="4" w:space="0" w:color="auto"/>
              <w:bottom w:val="single" w:sz="4" w:space="0" w:color="auto"/>
              <w:right w:val="nil"/>
            </w:tcBorders>
            <w:shd w:val="clear" w:color="auto" w:fill="auto"/>
            <w:noWrap/>
            <w:vAlign w:val="center"/>
            <w:hideMark/>
          </w:tcPr>
          <w:p w14:paraId="45FF86A5"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2006</w:t>
            </w:r>
          </w:p>
        </w:tc>
        <w:tc>
          <w:tcPr>
            <w:tcW w:w="628" w:type="pct"/>
            <w:tcBorders>
              <w:top w:val="dotted" w:sz="4" w:space="0" w:color="auto"/>
              <w:left w:val="nil"/>
              <w:bottom w:val="single" w:sz="4" w:space="0" w:color="auto"/>
              <w:right w:val="nil"/>
            </w:tcBorders>
            <w:shd w:val="clear" w:color="auto" w:fill="auto"/>
            <w:noWrap/>
            <w:vAlign w:val="center"/>
            <w:hideMark/>
          </w:tcPr>
          <w:p w14:paraId="76DD4EE4"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c>
          <w:tcPr>
            <w:tcW w:w="569" w:type="pct"/>
            <w:tcBorders>
              <w:top w:val="dotted" w:sz="4" w:space="0" w:color="auto"/>
              <w:left w:val="single" w:sz="4" w:space="0" w:color="auto"/>
              <w:bottom w:val="single" w:sz="4" w:space="0" w:color="auto"/>
              <w:right w:val="nil"/>
            </w:tcBorders>
            <w:shd w:val="clear" w:color="auto" w:fill="auto"/>
            <w:noWrap/>
            <w:vAlign w:val="center"/>
            <w:hideMark/>
          </w:tcPr>
          <w:p w14:paraId="232870B3"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1694</w:t>
            </w:r>
          </w:p>
        </w:tc>
        <w:tc>
          <w:tcPr>
            <w:tcW w:w="638" w:type="pct"/>
            <w:tcBorders>
              <w:top w:val="dotted" w:sz="4" w:space="0" w:color="auto"/>
              <w:left w:val="nil"/>
              <w:bottom w:val="single" w:sz="4" w:space="0" w:color="auto"/>
              <w:right w:val="single" w:sz="4" w:space="0" w:color="auto"/>
            </w:tcBorders>
            <w:shd w:val="clear" w:color="auto" w:fill="auto"/>
            <w:noWrap/>
            <w:vAlign w:val="center"/>
            <w:hideMark/>
          </w:tcPr>
          <w:p w14:paraId="61783DD8"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c>
          <w:tcPr>
            <w:tcW w:w="558" w:type="pct"/>
            <w:tcBorders>
              <w:top w:val="dotted" w:sz="4" w:space="0" w:color="auto"/>
              <w:left w:val="nil"/>
              <w:bottom w:val="single" w:sz="4" w:space="0" w:color="auto"/>
              <w:right w:val="nil"/>
            </w:tcBorders>
            <w:shd w:val="clear" w:color="auto" w:fill="auto"/>
            <w:noWrap/>
            <w:vAlign w:val="center"/>
            <w:hideMark/>
          </w:tcPr>
          <w:p w14:paraId="5CE977DC"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425</w:t>
            </w:r>
          </w:p>
        </w:tc>
        <w:tc>
          <w:tcPr>
            <w:tcW w:w="592" w:type="pct"/>
            <w:tcBorders>
              <w:top w:val="dotted" w:sz="4" w:space="0" w:color="auto"/>
              <w:left w:val="nil"/>
              <w:bottom w:val="single" w:sz="4" w:space="0" w:color="auto"/>
              <w:right w:val="nil"/>
            </w:tcBorders>
            <w:shd w:val="clear" w:color="auto" w:fill="auto"/>
            <w:noWrap/>
            <w:vAlign w:val="bottom"/>
            <w:hideMark/>
          </w:tcPr>
          <w:p w14:paraId="03A81E73"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r>
      <w:tr w:rsidR="00300CFD" w:rsidRPr="00CB2BC4" w14:paraId="6580C342" w14:textId="77777777" w:rsidTr="008D5F63">
        <w:trPr>
          <w:trHeight w:val="340"/>
          <w:jc w:val="center"/>
        </w:trPr>
        <w:tc>
          <w:tcPr>
            <w:tcW w:w="5000" w:type="pct"/>
            <w:gridSpan w:val="7"/>
            <w:tcBorders>
              <w:top w:val="single" w:sz="4" w:space="0" w:color="auto"/>
              <w:left w:val="nil"/>
              <w:bottom w:val="nil"/>
              <w:right w:val="nil"/>
            </w:tcBorders>
            <w:shd w:val="clear" w:color="auto" w:fill="A9D5E7" w:themeFill="accent1" w:themeFillTint="66"/>
            <w:noWrap/>
            <w:vAlign w:val="center"/>
          </w:tcPr>
          <w:p w14:paraId="4399272D" w14:textId="77777777" w:rsidR="00300CFD" w:rsidRPr="00CB2BC4" w:rsidRDefault="00300CFD" w:rsidP="00300CF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Temporal distribution</w:t>
            </w:r>
          </w:p>
        </w:tc>
      </w:tr>
      <w:tr w:rsidR="00300CFD" w:rsidRPr="00CB2BC4" w14:paraId="2CC2EB69" w14:textId="77777777" w:rsidTr="008D5F63">
        <w:trPr>
          <w:trHeight w:val="340"/>
          <w:jc w:val="center"/>
        </w:trPr>
        <w:tc>
          <w:tcPr>
            <w:tcW w:w="1446" w:type="pct"/>
            <w:tcBorders>
              <w:top w:val="nil"/>
              <w:left w:val="nil"/>
              <w:bottom w:val="dotted" w:sz="4" w:space="0" w:color="auto"/>
              <w:right w:val="nil"/>
            </w:tcBorders>
            <w:shd w:val="clear" w:color="auto" w:fill="auto"/>
            <w:noWrap/>
            <w:vAlign w:val="center"/>
            <w:hideMark/>
          </w:tcPr>
          <w:p w14:paraId="17CFB9FC" w14:textId="77777777" w:rsidR="00300CFD" w:rsidRPr="00CB2BC4" w:rsidRDefault="00300CFD" w:rsidP="00300CFD">
            <w:pPr>
              <w:spacing w:after="0" w:line="240" w:lineRule="auto"/>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 </w:t>
            </w:r>
          </w:p>
        </w:tc>
        <w:tc>
          <w:tcPr>
            <w:tcW w:w="569" w:type="pct"/>
            <w:tcBorders>
              <w:top w:val="nil"/>
              <w:left w:val="single" w:sz="4" w:space="0" w:color="auto"/>
              <w:bottom w:val="dotted" w:sz="4" w:space="0" w:color="auto"/>
              <w:right w:val="nil"/>
            </w:tcBorders>
            <w:shd w:val="clear" w:color="auto" w:fill="auto"/>
            <w:noWrap/>
            <w:vAlign w:val="center"/>
            <w:hideMark/>
          </w:tcPr>
          <w:p w14:paraId="171EA774"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Plots</w:t>
            </w:r>
          </w:p>
        </w:tc>
        <w:tc>
          <w:tcPr>
            <w:tcW w:w="628" w:type="pct"/>
            <w:tcBorders>
              <w:top w:val="nil"/>
              <w:left w:val="nil"/>
              <w:bottom w:val="dotted" w:sz="4" w:space="0" w:color="auto"/>
              <w:right w:val="nil"/>
            </w:tcBorders>
            <w:shd w:val="clear" w:color="auto" w:fill="auto"/>
            <w:noWrap/>
            <w:vAlign w:val="center"/>
            <w:hideMark/>
          </w:tcPr>
          <w:p w14:paraId="0E0ADBBE"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w:t>
            </w:r>
          </w:p>
        </w:tc>
        <w:tc>
          <w:tcPr>
            <w:tcW w:w="569" w:type="pct"/>
            <w:tcBorders>
              <w:top w:val="nil"/>
              <w:left w:val="single" w:sz="4" w:space="0" w:color="auto"/>
              <w:bottom w:val="dotted" w:sz="4" w:space="0" w:color="auto"/>
              <w:right w:val="nil"/>
            </w:tcBorders>
            <w:shd w:val="clear" w:color="auto" w:fill="auto"/>
            <w:noWrap/>
            <w:vAlign w:val="center"/>
            <w:hideMark/>
          </w:tcPr>
          <w:p w14:paraId="519CD041"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Plots</w:t>
            </w:r>
          </w:p>
        </w:tc>
        <w:tc>
          <w:tcPr>
            <w:tcW w:w="638" w:type="pct"/>
            <w:tcBorders>
              <w:top w:val="nil"/>
              <w:left w:val="nil"/>
              <w:bottom w:val="dotted" w:sz="4" w:space="0" w:color="auto"/>
              <w:right w:val="single" w:sz="4" w:space="0" w:color="auto"/>
            </w:tcBorders>
            <w:shd w:val="clear" w:color="auto" w:fill="auto"/>
            <w:noWrap/>
            <w:vAlign w:val="center"/>
            <w:hideMark/>
          </w:tcPr>
          <w:p w14:paraId="07EE2B5A"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w:t>
            </w:r>
          </w:p>
        </w:tc>
        <w:tc>
          <w:tcPr>
            <w:tcW w:w="558" w:type="pct"/>
            <w:tcBorders>
              <w:top w:val="nil"/>
              <w:left w:val="nil"/>
              <w:bottom w:val="dotted" w:sz="4" w:space="0" w:color="auto"/>
              <w:right w:val="nil"/>
            </w:tcBorders>
            <w:shd w:val="clear" w:color="auto" w:fill="auto"/>
            <w:noWrap/>
            <w:vAlign w:val="center"/>
            <w:hideMark/>
          </w:tcPr>
          <w:p w14:paraId="5701D816"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Plots</w:t>
            </w:r>
          </w:p>
        </w:tc>
        <w:tc>
          <w:tcPr>
            <w:tcW w:w="592" w:type="pct"/>
            <w:tcBorders>
              <w:top w:val="nil"/>
              <w:left w:val="nil"/>
              <w:bottom w:val="dotted" w:sz="4" w:space="0" w:color="auto"/>
              <w:right w:val="nil"/>
            </w:tcBorders>
            <w:shd w:val="clear" w:color="auto" w:fill="auto"/>
            <w:noWrap/>
            <w:vAlign w:val="center"/>
            <w:hideMark/>
          </w:tcPr>
          <w:p w14:paraId="7CCBAD43"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w:t>
            </w:r>
          </w:p>
        </w:tc>
      </w:tr>
      <w:tr w:rsidR="00300CFD" w:rsidRPr="00CB2BC4" w14:paraId="7306679D" w14:textId="77777777" w:rsidTr="008D5F63">
        <w:trPr>
          <w:trHeight w:val="340"/>
          <w:jc w:val="center"/>
        </w:trPr>
        <w:tc>
          <w:tcPr>
            <w:tcW w:w="1446" w:type="pct"/>
            <w:tcBorders>
              <w:top w:val="dotted" w:sz="4" w:space="0" w:color="auto"/>
              <w:left w:val="nil"/>
              <w:bottom w:val="nil"/>
              <w:right w:val="nil"/>
            </w:tcBorders>
            <w:shd w:val="clear" w:color="auto" w:fill="auto"/>
            <w:noWrap/>
            <w:vAlign w:val="center"/>
            <w:hideMark/>
          </w:tcPr>
          <w:p w14:paraId="4CCDEF97" w14:textId="77777777" w:rsidR="00300CFD" w:rsidRPr="00CB2BC4" w:rsidRDefault="00300CFD" w:rsidP="00300CFD">
            <w:pPr>
              <w:spacing w:after="0" w:line="240" w:lineRule="auto"/>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2012-2014</w:t>
            </w:r>
          </w:p>
        </w:tc>
        <w:tc>
          <w:tcPr>
            <w:tcW w:w="569" w:type="pct"/>
            <w:tcBorders>
              <w:top w:val="dotted" w:sz="4" w:space="0" w:color="auto"/>
              <w:left w:val="single" w:sz="4" w:space="0" w:color="auto"/>
              <w:bottom w:val="nil"/>
              <w:right w:val="nil"/>
            </w:tcBorders>
            <w:shd w:val="clear" w:color="auto" w:fill="auto"/>
            <w:noWrap/>
            <w:vAlign w:val="center"/>
            <w:hideMark/>
          </w:tcPr>
          <w:p w14:paraId="136D4289"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1576</w:t>
            </w:r>
          </w:p>
        </w:tc>
        <w:tc>
          <w:tcPr>
            <w:tcW w:w="628" w:type="pct"/>
            <w:tcBorders>
              <w:top w:val="dotted" w:sz="4" w:space="0" w:color="auto"/>
              <w:left w:val="nil"/>
              <w:bottom w:val="nil"/>
              <w:right w:val="nil"/>
            </w:tcBorders>
            <w:shd w:val="clear" w:color="auto" w:fill="auto"/>
            <w:noWrap/>
            <w:vAlign w:val="center"/>
            <w:hideMark/>
          </w:tcPr>
          <w:p w14:paraId="619E2A9B"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79%</w:t>
            </w:r>
          </w:p>
        </w:tc>
        <w:tc>
          <w:tcPr>
            <w:tcW w:w="569" w:type="pct"/>
            <w:tcBorders>
              <w:top w:val="dotted" w:sz="4" w:space="0" w:color="auto"/>
              <w:left w:val="single" w:sz="4" w:space="0" w:color="auto"/>
              <w:bottom w:val="nil"/>
              <w:right w:val="nil"/>
            </w:tcBorders>
            <w:shd w:val="clear" w:color="auto" w:fill="auto"/>
            <w:noWrap/>
            <w:vAlign w:val="center"/>
            <w:hideMark/>
          </w:tcPr>
          <w:p w14:paraId="0BD555ED"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1351</w:t>
            </w:r>
          </w:p>
        </w:tc>
        <w:tc>
          <w:tcPr>
            <w:tcW w:w="638" w:type="pct"/>
            <w:tcBorders>
              <w:top w:val="dotted" w:sz="4" w:space="0" w:color="auto"/>
              <w:left w:val="nil"/>
              <w:bottom w:val="nil"/>
              <w:right w:val="single" w:sz="4" w:space="0" w:color="auto"/>
            </w:tcBorders>
            <w:shd w:val="clear" w:color="auto" w:fill="auto"/>
            <w:noWrap/>
            <w:vAlign w:val="center"/>
            <w:hideMark/>
          </w:tcPr>
          <w:p w14:paraId="124E21DE"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80%</w:t>
            </w:r>
          </w:p>
        </w:tc>
        <w:tc>
          <w:tcPr>
            <w:tcW w:w="558" w:type="pct"/>
            <w:tcBorders>
              <w:top w:val="dotted" w:sz="4" w:space="0" w:color="auto"/>
              <w:left w:val="nil"/>
              <w:bottom w:val="nil"/>
              <w:right w:val="nil"/>
            </w:tcBorders>
            <w:shd w:val="clear" w:color="auto" w:fill="auto"/>
            <w:noWrap/>
            <w:vAlign w:val="center"/>
            <w:hideMark/>
          </w:tcPr>
          <w:p w14:paraId="5A760109"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176</w:t>
            </w:r>
          </w:p>
        </w:tc>
        <w:tc>
          <w:tcPr>
            <w:tcW w:w="592" w:type="pct"/>
            <w:tcBorders>
              <w:top w:val="dotted" w:sz="4" w:space="0" w:color="auto"/>
              <w:left w:val="nil"/>
              <w:bottom w:val="nil"/>
              <w:right w:val="nil"/>
            </w:tcBorders>
            <w:shd w:val="clear" w:color="auto" w:fill="auto"/>
            <w:noWrap/>
            <w:vAlign w:val="bottom"/>
            <w:hideMark/>
          </w:tcPr>
          <w:p w14:paraId="7C12A9BB"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41%</w:t>
            </w:r>
          </w:p>
        </w:tc>
      </w:tr>
      <w:tr w:rsidR="00300CFD" w:rsidRPr="00CB2BC4" w14:paraId="30F78D4C" w14:textId="77777777" w:rsidTr="008D5F63">
        <w:trPr>
          <w:trHeight w:val="422"/>
          <w:jc w:val="center"/>
        </w:trPr>
        <w:tc>
          <w:tcPr>
            <w:tcW w:w="1446" w:type="pct"/>
            <w:tcBorders>
              <w:top w:val="nil"/>
              <w:left w:val="nil"/>
              <w:bottom w:val="dotted" w:sz="4" w:space="0" w:color="auto"/>
              <w:right w:val="nil"/>
            </w:tcBorders>
            <w:shd w:val="clear" w:color="auto" w:fill="auto"/>
            <w:noWrap/>
            <w:vAlign w:val="center"/>
            <w:hideMark/>
          </w:tcPr>
          <w:p w14:paraId="57C1D577" w14:textId="357E5116" w:rsidR="00300CFD" w:rsidRPr="00CB2BC4" w:rsidRDefault="00D160FC" w:rsidP="00300CFD">
            <w:pPr>
              <w:spacing w:after="0" w:line="240" w:lineRule="auto"/>
              <w:rPr>
                <w:rFonts w:ascii="Calibri" w:eastAsia="Times New Roman" w:hAnsi="Calibri" w:cs="Times New Roman"/>
                <w:color w:val="000000"/>
                <w:sz w:val="20"/>
                <w:szCs w:val="20"/>
              </w:rPr>
            </w:pPr>
            <w:ins w:id="688" w:author="Abhilasha Vaid" w:date="2016-06-17T13:00:00Z">
              <w:r>
                <w:rPr>
                  <w:rFonts w:ascii="Calibri" w:eastAsia="Times New Roman" w:hAnsi="Calibri" w:cs="Times New Roman"/>
                  <w:color w:val="000000"/>
                  <w:sz w:val="20"/>
                  <w:szCs w:val="20"/>
                </w:rPr>
                <w:t>P</w:t>
              </w:r>
            </w:ins>
            <w:del w:id="689" w:author="Abhilasha Vaid" w:date="2016-06-17T13:00:00Z">
              <w:r w:rsidR="00300CFD" w:rsidRPr="00CB2BC4" w:rsidDel="00D160FC">
                <w:rPr>
                  <w:rFonts w:ascii="Calibri" w:eastAsia="Times New Roman" w:hAnsi="Calibri" w:cs="Times New Roman"/>
                  <w:color w:val="000000"/>
                  <w:sz w:val="20"/>
                  <w:szCs w:val="20"/>
                </w:rPr>
                <w:delText>p</w:delText>
              </w:r>
            </w:del>
            <w:r w:rsidR="00300CFD" w:rsidRPr="00CB2BC4">
              <w:rPr>
                <w:rFonts w:ascii="Calibri" w:eastAsia="Times New Roman" w:hAnsi="Calibri" w:cs="Times New Roman"/>
                <w:color w:val="000000"/>
                <w:sz w:val="20"/>
                <w:szCs w:val="20"/>
              </w:rPr>
              <w:t>re 2012</w:t>
            </w:r>
          </w:p>
        </w:tc>
        <w:tc>
          <w:tcPr>
            <w:tcW w:w="569" w:type="pct"/>
            <w:tcBorders>
              <w:top w:val="nil"/>
              <w:left w:val="single" w:sz="4" w:space="0" w:color="auto"/>
              <w:bottom w:val="dotted" w:sz="4" w:space="0" w:color="auto"/>
              <w:right w:val="nil"/>
            </w:tcBorders>
            <w:shd w:val="clear" w:color="auto" w:fill="auto"/>
            <w:noWrap/>
            <w:vAlign w:val="center"/>
            <w:hideMark/>
          </w:tcPr>
          <w:p w14:paraId="42271191"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430</w:t>
            </w:r>
          </w:p>
        </w:tc>
        <w:tc>
          <w:tcPr>
            <w:tcW w:w="628" w:type="pct"/>
            <w:tcBorders>
              <w:top w:val="nil"/>
              <w:left w:val="nil"/>
              <w:bottom w:val="dotted" w:sz="4" w:space="0" w:color="auto"/>
              <w:right w:val="nil"/>
            </w:tcBorders>
            <w:shd w:val="clear" w:color="auto" w:fill="auto"/>
            <w:noWrap/>
            <w:vAlign w:val="center"/>
            <w:hideMark/>
          </w:tcPr>
          <w:p w14:paraId="6FD9D19F"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21%</w:t>
            </w:r>
          </w:p>
        </w:tc>
        <w:tc>
          <w:tcPr>
            <w:tcW w:w="569" w:type="pct"/>
            <w:tcBorders>
              <w:top w:val="nil"/>
              <w:left w:val="single" w:sz="4" w:space="0" w:color="auto"/>
              <w:bottom w:val="dotted" w:sz="4" w:space="0" w:color="auto"/>
              <w:right w:val="nil"/>
            </w:tcBorders>
            <w:shd w:val="clear" w:color="auto" w:fill="auto"/>
            <w:noWrap/>
            <w:vAlign w:val="center"/>
            <w:hideMark/>
          </w:tcPr>
          <w:p w14:paraId="124BBAD3"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343</w:t>
            </w:r>
          </w:p>
        </w:tc>
        <w:tc>
          <w:tcPr>
            <w:tcW w:w="638" w:type="pct"/>
            <w:tcBorders>
              <w:top w:val="nil"/>
              <w:left w:val="nil"/>
              <w:bottom w:val="dotted" w:sz="4" w:space="0" w:color="auto"/>
              <w:right w:val="single" w:sz="4" w:space="0" w:color="auto"/>
            </w:tcBorders>
            <w:shd w:val="clear" w:color="auto" w:fill="auto"/>
            <w:noWrap/>
            <w:vAlign w:val="center"/>
            <w:hideMark/>
          </w:tcPr>
          <w:p w14:paraId="7E4AE014"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20%</w:t>
            </w:r>
          </w:p>
        </w:tc>
        <w:tc>
          <w:tcPr>
            <w:tcW w:w="558" w:type="pct"/>
            <w:tcBorders>
              <w:top w:val="nil"/>
              <w:left w:val="nil"/>
              <w:bottom w:val="dotted" w:sz="4" w:space="0" w:color="auto"/>
              <w:right w:val="nil"/>
            </w:tcBorders>
            <w:shd w:val="clear" w:color="auto" w:fill="auto"/>
            <w:noWrap/>
            <w:vAlign w:val="center"/>
            <w:hideMark/>
          </w:tcPr>
          <w:p w14:paraId="19835EA5"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249</w:t>
            </w:r>
          </w:p>
        </w:tc>
        <w:tc>
          <w:tcPr>
            <w:tcW w:w="592" w:type="pct"/>
            <w:tcBorders>
              <w:top w:val="nil"/>
              <w:left w:val="nil"/>
              <w:bottom w:val="dotted" w:sz="4" w:space="0" w:color="auto"/>
              <w:right w:val="nil"/>
            </w:tcBorders>
            <w:shd w:val="clear" w:color="auto" w:fill="auto"/>
            <w:noWrap/>
            <w:vAlign w:val="bottom"/>
            <w:hideMark/>
          </w:tcPr>
          <w:p w14:paraId="5FD2B1B0"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59%</w:t>
            </w:r>
          </w:p>
        </w:tc>
      </w:tr>
      <w:tr w:rsidR="00300CFD" w:rsidRPr="00CB2BC4" w14:paraId="55D05F5B" w14:textId="77777777" w:rsidTr="008D5F63">
        <w:trPr>
          <w:trHeight w:val="340"/>
          <w:jc w:val="center"/>
        </w:trPr>
        <w:tc>
          <w:tcPr>
            <w:tcW w:w="1446" w:type="pct"/>
            <w:tcBorders>
              <w:top w:val="dotted" w:sz="4" w:space="0" w:color="auto"/>
              <w:left w:val="nil"/>
              <w:bottom w:val="single" w:sz="4" w:space="0" w:color="auto"/>
              <w:right w:val="nil"/>
            </w:tcBorders>
            <w:shd w:val="clear" w:color="auto" w:fill="auto"/>
            <w:noWrap/>
            <w:vAlign w:val="center"/>
            <w:hideMark/>
          </w:tcPr>
          <w:p w14:paraId="23F466B7" w14:textId="49F98F89" w:rsidR="00300CFD" w:rsidRPr="00CB2BC4" w:rsidRDefault="00D160FC" w:rsidP="00300CFD">
            <w:pPr>
              <w:spacing w:after="0" w:line="240" w:lineRule="auto"/>
              <w:rPr>
                <w:rFonts w:ascii="Calibri" w:eastAsia="Times New Roman" w:hAnsi="Calibri" w:cs="Times New Roman"/>
                <w:color w:val="000000"/>
                <w:sz w:val="20"/>
                <w:szCs w:val="20"/>
              </w:rPr>
            </w:pPr>
            <w:ins w:id="690" w:author="Abhilasha Vaid" w:date="2016-06-17T13:00:00Z">
              <w:r>
                <w:rPr>
                  <w:rFonts w:ascii="Calibri" w:eastAsia="Times New Roman" w:hAnsi="Calibri" w:cs="Times New Roman"/>
                  <w:color w:val="000000"/>
                  <w:sz w:val="20"/>
                  <w:szCs w:val="20"/>
                </w:rPr>
                <w:t>T</w:t>
              </w:r>
            </w:ins>
            <w:del w:id="691" w:author="Abhilasha Vaid" w:date="2016-06-17T13:00:00Z">
              <w:r w:rsidR="00300CFD" w:rsidRPr="00CB2BC4" w:rsidDel="00D160FC">
                <w:rPr>
                  <w:rFonts w:ascii="Calibri" w:eastAsia="Times New Roman" w:hAnsi="Calibri" w:cs="Times New Roman"/>
                  <w:color w:val="000000"/>
                  <w:sz w:val="20"/>
                  <w:szCs w:val="20"/>
                </w:rPr>
                <w:delText>t</w:delText>
              </w:r>
            </w:del>
            <w:r w:rsidR="00300CFD" w:rsidRPr="00CB2BC4">
              <w:rPr>
                <w:rFonts w:ascii="Calibri" w:eastAsia="Times New Roman" w:hAnsi="Calibri" w:cs="Times New Roman"/>
                <w:color w:val="000000"/>
                <w:sz w:val="20"/>
                <w:szCs w:val="20"/>
              </w:rPr>
              <w:t>otal</w:t>
            </w:r>
          </w:p>
        </w:tc>
        <w:tc>
          <w:tcPr>
            <w:tcW w:w="569" w:type="pct"/>
            <w:tcBorders>
              <w:top w:val="dotted" w:sz="4" w:space="0" w:color="auto"/>
              <w:left w:val="single" w:sz="4" w:space="0" w:color="auto"/>
              <w:bottom w:val="single" w:sz="4" w:space="0" w:color="auto"/>
              <w:right w:val="nil"/>
            </w:tcBorders>
            <w:shd w:val="clear" w:color="auto" w:fill="auto"/>
            <w:noWrap/>
            <w:vAlign w:val="center"/>
            <w:hideMark/>
          </w:tcPr>
          <w:p w14:paraId="7215469B"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2006</w:t>
            </w:r>
          </w:p>
        </w:tc>
        <w:tc>
          <w:tcPr>
            <w:tcW w:w="628" w:type="pct"/>
            <w:tcBorders>
              <w:top w:val="dotted" w:sz="4" w:space="0" w:color="auto"/>
              <w:left w:val="nil"/>
              <w:bottom w:val="single" w:sz="4" w:space="0" w:color="auto"/>
              <w:right w:val="nil"/>
            </w:tcBorders>
            <w:shd w:val="clear" w:color="auto" w:fill="auto"/>
            <w:noWrap/>
            <w:vAlign w:val="center"/>
            <w:hideMark/>
          </w:tcPr>
          <w:p w14:paraId="35429721"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c>
          <w:tcPr>
            <w:tcW w:w="569" w:type="pct"/>
            <w:tcBorders>
              <w:top w:val="dotted" w:sz="4" w:space="0" w:color="auto"/>
              <w:left w:val="single" w:sz="4" w:space="0" w:color="auto"/>
              <w:bottom w:val="single" w:sz="4" w:space="0" w:color="auto"/>
              <w:right w:val="nil"/>
            </w:tcBorders>
            <w:shd w:val="clear" w:color="auto" w:fill="auto"/>
            <w:noWrap/>
            <w:vAlign w:val="center"/>
            <w:hideMark/>
          </w:tcPr>
          <w:p w14:paraId="56AC9957"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1694</w:t>
            </w:r>
          </w:p>
        </w:tc>
        <w:tc>
          <w:tcPr>
            <w:tcW w:w="638" w:type="pct"/>
            <w:tcBorders>
              <w:top w:val="dotted" w:sz="4" w:space="0" w:color="auto"/>
              <w:left w:val="nil"/>
              <w:bottom w:val="single" w:sz="4" w:space="0" w:color="auto"/>
              <w:right w:val="single" w:sz="4" w:space="0" w:color="auto"/>
            </w:tcBorders>
            <w:shd w:val="clear" w:color="auto" w:fill="auto"/>
            <w:noWrap/>
            <w:vAlign w:val="center"/>
            <w:hideMark/>
          </w:tcPr>
          <w:p w14:paraId="36837BF8"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c>
          <w:tcPr>
            <w:tcW w:w="558" w:type="pct"/>
            <w:tcBorders>
              <w:top w:val="dotted" w:sz="4" w:space="0" w:color="auto"/>
              <w:left w:val="nil"/>
              <w:bottom w:val="single" w:sz="4" w:space="0" w:color="auto"/>
              <w:right w:val="nil"/>
            </w:tcBorders>
            <w:shd w:val="clear" w:color="auto" w:fill="auto"/>
            <w:noWrap/>
            <w:vAlign w:val="center"/>
            <w:hideMark/>
          </w:tcPr>
          <w:p w14:paraId="6D379901"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425</w:t>
            </w:r>
          </w:p>
        </w:tc>
        <w:tc>
          <w:tcPr>
            <w:tcW w:w="592" w:type="pct"/>
            <w:tcBorders>
              <w:top w:val="dotted" w:sz="4" w:space="0" w:color="auto"/>
              <w:left w:val="nil"/>
              <w:bottom w:val="single" w:sz="4" w:space="0" w:color="auto"/>
              <w:right w:val="nil"/>
            </w:tcBorders>
            <w:shd w:val="clear" w:color="auto" w:fill="auto"/>
            <w:noWrap/>
            <w:vAlign w:val="bottom"/>
            <w:hideMark/>
          </w:tcPr>
          <w:p w14:paraId="08F5B93F"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r>
      <w:tr w:rsidR="00300CFD" w:rsidRPr="00CB2BC4" w14:paraId="7BC87725" w14:textId="77777777" w:rsidTr="008D5F63">
        <w:trPr>
          <w:trHeight w:val="340"/>
          <w:jc w:val="center"/>
        </w:trPr>
        <w:tc>
          <w:tcPr>
            <w:tcW w:w="5000" w:type="pct"/>
            <w:gridSpan w:val="7"/>
            <w:tcBorders>
              <w:top w:val="single" w:sz="4" w:space="0" w:color="auto"/>
              <w:left w:val="nil"/>
              <w:bottom w:val="nil"/>
              <w:right w:val="nil"/>
            </w:tcBorders>
            <w:shd w:val="clear" w:color="auto" w:fill="A9D5E7" w:themeFill="accent1" w:themeFillTint="66"/>
            <w:noWrap/>
            <w:vAlign w:val="center"/>
          </w:tcPr>
          <w:p w14:paraId="35E70C1D" w14:textId="77777777" w:rsidR="00300CFD" w:rsidRPr="00CB2BC4" w:rsidRDefault="00300CFD" w:rsidP="00300CF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Seasonal distribution</w:t>
            </w:r>
          </w:p>
        </w:tc>
      </w:tr>
      <w:tr w:rsidR="00300CFD" w:rsidRPr="00CB2BC4" w14:paraId="1E2F097A" w14:textId="77777777" w:rsidTr="008D5F63">
        <w:trPr>
          <w:trHeight w:val="307"/>
          <w:jc w:val="center"/>
        </w:trPr>
        <w:tc>
          <w:tcPr>
            <w:tcW w:w="1446" w:type="pct"/>
            <w:tcBorders>
              <w:top w:val="nil"/>
              <w:left w:val="nil"/>
              <w:bottom w:val="dotted" w:sz="4" w:space="0" w:color="auto"/>
              <w:right w:val="nil"/>
            </w:tcBorders>
            <w:shd w:val="clear" w:color="auto" w:fill="auto"/>
            <w:noWrap/>
            <w:vAlign w:val="center"/>
            <w:hideMark/>
          </w:tcPr>
          <w:p w14:paraId="548FB2A3" w14:textId="77777777" w:rsidR="00300CFD" w:rsidRPr="00CB2BC4" w:rsidRDefault="00300CFD" w:rsidP="00300CFD">
            <w:pPr>
              <w:spacing w:after="0" w:line="240" w:lineRule="auto"/>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 </w:t>
            </w:r>
          </w:p>
        </w:tc>
        <w:tc>
          <w:tcPr>
            <w:tcW w:w="569" w:type="pct"/>
            <w:tcBorders>
              <w:top w:val="nil"/>
              <w:left w:val="single" w:sz="4" w:space="0" w:color="auto"/>
              <w:bottom w:val="dotted" w:sz="4" w:space="0" w:color="auto"/>
              <w:right w:val="nil"/>
            </w:tcBorders>
            <w:shd w:val="clear" w:color="auto" w:fill="auto"/>
            <w:noWrap/>
            <w:vAlign w:val="center"/>
            <w:hideMark/>
          </w:tcPr>
          <w:p w14:paraId="27C4FC25"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Plots</w:t>
            </w:r>
          </w:p>
        </w:tc>
        <w:tc>
          <w:tcPr>
            <w:tcW w:w="628" w:type="pct"/>
            <w:tcBorders>
              <w:top w:val="nil"/>
              <w:left w:val="nil"/>
              <w:bottom w:val="dotted" w:sz="4" w:space="0" w:color="auto"/>
              <w:right w:val="nil"/>
            </w:tcBorders>
            <w:shd w:val="clear" w:color="auto" w:fill="auto"/>
            <w:noWrap/>
            <w:vAlign w:val="center"/>
            <w:hideMark/>
          </w:tcPr>
          <w:p w14:paraId="4B09E49E"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w:t>
            </w:r>
          </w:p>
        </w:tc>
        <w:tc>
          <w:tcPr>
            <w:tcW w:w="569" w:type="pct"/>
            <w:tcBorders>
              <w:top w:val="nil"/>
              <w:left w:val="single" w:sz="4" w:space="0" w:color="auto"/>
              <w:bottom w:val="dotted" w:sz="4" w:space="0" w:color="auto"/>
              <w:right w:val="nil"/>
            </w:tcBorders>
            <w:shd w:val="clear" w:color="auto" w:fill="auto"/>
            <w:noWrap/>
            <w:vAlign w:val="center"/>
            <w:hideMark/>
          </w:tcPr>
          <w:p w14:paraId="55945EAF"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Plots</w:t>
            </w:r>
          </w:p>
        </w:tc>
        <w:tc>
          <w:tcPr>
            <w:tcW w:w="638" w:type="pct"/>
            <w:tcBorders>
              <w:top w:val="nil"/>
              <w:left w:val="nil"/>
              <w:bottom w:val="dotted" w:sz="4" w:space="0" w:color="auto"/>
              <w:right w:val="single" w:sz="4" w:space="0" w:color="auto"/>
            </w:tcBorders>
            <w:shd w:val="clear" w:color="auto" w:fill="auto"/>
            <w:noWrap/>
            <w:vAlign w:val="center"/>
            <w:hideMark/>
          </w:tcPr>
          <w:p w14:paraId="38013EE2"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w:t>
            </w:r>
          </w:p>
        </w:tc>
        <w:tc>
          <w:tcPr>
            <w:tcW w:w="558" w:type="pct"/>
            <w:tcBorders>
              <w:top w:val="nil"/>
              <w:left w:val="nil"/>
              <w:bottom w:val="dotted" w:sz="4" w:space="0" w:color="auto"/>
              <w:right w:val="nil"/>
            </w:tcBorders>
            <w:shd w:val="clear" w:color="auto" w:fill="auto"/>
            <w:noWrap/>
            <w:vAlign w:val="center"/>
            <w:hideMark/>
          </w:tcPr>
          <w:p w14:paraId="22D63FBE"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Plots</w:t>
            </w:r>
          </w:p>
        </w:tc>
        <w:tc>
          <w:tcPr>
            <w:tcW w:w="592" w:type="pct"/>
            <w:tcBorders>
              <w:top w:val="nil"/>
              <w:left w:val="nil"/>
              <w:bottom w:val="dotted" w:sz="4" w:space="0" w:color="auto"/>
              <w:right w:val="nil"/>
            </w:tcBorders>
            <w:shd w:val="clear" w:color="auto" w:fill="auto"/>
            <w:noWrap/>
            <w:vAlign w:val="center"/>
            <w:hideMark/>
          </w:tcPr>
          <w:p w14:paraId="1058151F" w14:textId="77777777" w:rsidR="00300CFD" w:rsidRPr="00CB2BC4" w:rsidRDefault="00300CFD" w:rsidP="00300CFD">
            <w:pPr>
              <w:spacing w:after="0" w:line="240" w:lineRule="auto"/>
              <w:jc w:val="center"/>
              <w:rPr>
                <w:rFonts w:ascii="Calibri" w:eastAsia="Times New Roman" w:hAnsi="Calibri" w:cs="Times New Roman"/>
                <w:i/>
                <w:iCs/>
                <w:color w:val="000000"/>
                <w:sz w:val="20"/>
                <w:szCs w:val="20"/>
              </w:rPr>
            </w:pPr>
            <w:r w:rsidRPr="00CB2BC4">
              <w:rPr>
                <w:rFonts w:ascii="Calibri" w:eastAsia="Times New Roman" w:hAnsi="Calibri" w:cs="Times New Roman"/>
                <w:i/>
                <w:iCs/>
                <w:color w:val="000000"/>
                <w:sz w:val="20"/>
                <w:szCs w:val="20"/>
              </w:rPr>
              <w:t>%</w:t>
            </w:r>
          </w:p>
        </w:tc>
      </w:tr>
      <w:tr w:rsidR="00300CFD" w:rsidRPr="00CB2BC4" w14:paraId="3E39ADB4" w14:textId="77777777" w:rsidTr="008D5F63">
        <w:trPr>
          <w:trHeight w:val="340"/>
          <w:jc w:val="center"/>
        </w:trPr>
        <w:tc>
          <w:tcPr>
            <w:tcW w:w="1446" w:type="pct"/>
            <w:tcBorders>
              <w:top w:val="dotted" w:sz="4" w:space="0" w:color="auto"/>
              <w:left w:val="nil"/>
              <w:bottom w:val="nil"/>
              <w:right w:val="nil"/>
            </w:tcBorders>
            <w:shd w:val="clear" w:color="auto" w:fill="auto"/>
            <w:noWrap/>
            <w:vAlign w:val="center"/>
            <w:hideMark/>
          </w:tcPr>
          <w:p w14:paraId="0D8B3E2D" w14:textId="06044CBF" w:rsidR="00300CFD" w:rsidRPr="00CB2BC4" w:rsidRDefault="00D160FC" w:rsidP="00300CFD">
            <w:pPr>
              <w:spacing w:after="0" w:line="240" w:lineRule="auto"/>
              <w:rPr>
                <w:rFonts w:ascii="Calibri" w:eastAsia="Times New Roman" w:hAnsi="Calibri" w:cs="Times New Roman"/>
                <w:color w:val="000000"/>
                <w:sz w:val="20"/>
                <w:szCs w:val="20"/>
              </w:rPr>
            </w:pPr>
            <w:ins w:id="692" w:author="Abhilasha Vaid" w:date="2016-06-17T13:01:00Z">
              <w:r>
                <w:rPr>
                  <w:rFonts w:ascii="Calibri" w:eastAsia="Times New Roman" w:hAnsi="Calibri" w:cs="Times New Roman"/>
                  <w:color w:val="000000"/>
                  <w:sz w:val="20"/>
                  <w:szCs w:val="20"/>
                </w:rPr>
                <w:t>E</w:t>
              </w:r>
            </w:ins>
            <w:del w:id="693" w:author="Abhilasha Vaid" w:date="2016-06-17T13:01:00Z">
              <w:r w:rsidR="00300CFD" w:rsidRPr="00CB2BC4" w:rsidDel="00D160FC">
                <w:rPr>
                  <w:rFonts w:ascii="Calibri" w:eastAsia="Times New Roman" w:hAnsi="Calibri" w:cs="Times New Roman"/>
                  <w:color w:val="000000"/>
                  <w:sz w:val="20"/>
                  <w:szCs w:val="20"/>
                </w:rPr>
                <w:delText>e</w:delText>
              </w:r>
            </w:del>
            <w:r w:rsidR="00300CFD" w:rsidRPr="00CB2BC4">
              <w:rPr>
                <w:rFonts w:ascii="Calibri" w:eastAsia="Times New Roman" w:hAnsi="Calibri" w:cs="Times New Roman"/>
                <w:color w:val="000000"/>
                <w:sz w:val="20"/>
                <w:szCs w:val="20"/>
              </w:rPr>
              <w:t>arly</w:t>
            </w:r>
          </w:p>
        </w:tc>
        <w:tc>
          <w:tcPr>
            <w:tcW w:w="569" w:type="pct"/>
            <w:tcBorders>
              <w:top w:val="dotted" w:sz="4" w:space="0" w:color="auto"/>
              <w:left w:val="single" w:sz="4" w:space="0" w:color="auto"/>
              <w:bottom w:val="nil"/>
              <w:right w:val="nil"/>
            </w:tcBorders>
            <w:shd w:val="clear" w:color="auto" w:fill="auto"/>
            <w:noWrap/>
            <w:vAlign w:val="center"/>
            <w:hideMark/>
          </w:tcPr>
          <w:p w14:paraId="31DD084F"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1148</w:t>
            </w:r>
          </w:p>
        </w:tc>
        <w:tc>
          <w:tcPr>
            <w:tcW w:w="628" w:type="pct"/>
            <w:tcBorders>
              <w:top w:val="dotted" w:sz="4" w:space="0" w:color="auto"/>
              <w:left w:val="nil"/>
              <w:bottom w:val="nil"/>
              <w:right w:val="nil"/>
            </w:tcBorders>
            <w:shd w:val="clear" w:color="auto" w:fill="auto"/>
            <w:noWrap/>
            <w:vAlign w:val="center"/>
            <w:hideMark/>
          </w:tcPr>
          <w:p w14:paraId="07948EE0"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73%</w:t>
            </w:r>
          </w:p>
        </w:tc>
        <w:tc>
          <w:tcPr>
            <w:tcW w:w="569" w:type="pct"/>
            <w:tcBorders>
              <w:top w:val="dotted" w:sz="4" w:space="0" w:color="auto"/>
              <w:left w:val="single" w:sz="4" w:space="0" w:color="auto"/>
              <w:bottom w:val="nil"/>
              <w:right w:val="nil"/>
            </w:tcBorders>
            <w:shd w:val="clear" w:color="auto" w:fill="auto"/>
            <w:noWrap/>
            <w:vAlign w:val="center"/>
            <w:hideMark/>
          </w:tcPr>
          <w:p w14:paraId="6939E87C"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43</w:t>
            </w:r>
          </w:p>
        </w:tc>
        <w:tc>
          <w:tcPr>
            <w:tcW w:w="638" w:type="pct"/>
            <w:tcBorders>
              <w:top w:val="dotted" w:sz="4" w:space="0" w:color="auto"/>
              <w:left w:val="nil"/>
              <w:bottom w:val="nil"/>
              <w:right w:val="single" w:sz="4" w:space="0" w:color="auto"/>
            </w:tcBorders>
            <w:shd w:val="clear" w:color="auto" w:fill="auto"/>
            <w:noWrap/>
            <w:vAlign w:val="center"/>
            <w:hideMark/>
          </w:tcPr>
          <w:p w14:paraId="6D98D754"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w:t>
            </w:r>
          </w:p>
        </w:tc>
        <w:tc>
          <w:tcPr>
            <w:tcW w:w="558" w:type="pct"/>
            <w:tcBorders>
              <w:top w:val="dotted" w:sz="4" w:space="0" w:color="auto"/>
              <w:left w:val="nil"/>
              <w:bottom w:val="nil"/>
              <w:right w:val="nil"/>
            </w:tcBorders>
            <w:shd w:val="clear" w:color="auto" w:fill="auto"/>
            <w:noWrap/>
            <w:vAlign w:val="center"/>
            <w:hideMark/>
          </w:tcPr>
          <w:p w14:paraId="1B899C24"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33</w:t>
            </w:r>
          </w:p>
        </w:tc>
        <w:tc>
          <w:tcPr>
            <w:tcW w:w="592" w:type="pct"/>
            <w:tcBorders>
              <w:top w:val="dotted" w:sz="4" w:space="0" w:color="auto"/>
              <w:left w:val="nil"/>
              <w:bottom w:val="nil"/>
              <w:right w:val="nil"/>
            </w:tcBorders>
            <w:shd w:val="clear" w:color="auto" w:fill="auto"/>
            <w:noWrap/>
            <w:vAlign w:val="bottom"/>
            <w:hideMark/>
          </w:tcPr>
          <w:p w14:paraId="0937D6D7"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19%</w:t>
            </w:r>
          </w:p>
        </w:tc>
      </w:tr>
      <w:tr w:rsidR="00300CFD" w:rsidRPr="00CB2BC4" w14:paraId="769BDA2D" w14:textId="77777777" w:rsidTr="008D5F63">
        <w:trPr>
          <w:trHeight w:val="340"/>
          <w:jc w:val="center"/>
        </w:trPr>
        <w:tc>
          <w:tcPr>
            <w:tcW w:w="1446" w:type="pct"/>
            <w:tcBorders>
              <w:top w:val="nil"/>
              <w:left w:val="nil"/>
              <w:bottom w:val="nil"/>
              <w:right w:val="nil"/>
            </w:tcBorders>
            <w:shd w:val="clear" w:color="auto" w:fill="auto"/>
            <w:noWrap/>
            <w:vAlign w:val="center"/>
            <w:hideMark/>
          </w:tcPr>
          <w:p w14:paraId="45C9A3B0" w14:textId="116FD051" w:rsidR="00300CFD" w:rsidRPr="00CB2BC4" w:rsidRDefault="00D160FC" w:rsidP="00300CFD">
            <w:pPr>
              <w:spacing w:after="0" w:line="240" w:lineRule="auto"/>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M</w:t>
            </w:r>
            <w:r w:rsidR="00300CFD" w:rsidRPr="00CB2BC4">
              <w:rPr>
                <w:rFonts w:ascii="Calibri" w:eastAsia="Times New Roman" w:hAnsi="Calibri" w:cs="Times New Roman"/>
                <w:color w:val="000000"/>
                <w:sz w:val="20"/>
                <w:szCs w:val="20"/>
              </w:rPr>
              <w:t>id</w:t>
            </w:r>
          </w:p>
        </w:tc>
        <w:tc>
          <w:tcPr>
            <w:tcW w:w="569" w:type="pct"/>
            <w:tcBorders>
              <w:top w:val="nil"/>
              <w:left w:val="single" w:sz="4" w:space="0" w:color="auto"/>
              <w:bottom w:val="nil"/>
              <w:right w:val="nil"/>
            </w:tcBorders>
            <w:shd w:val="clear" w:color="auto" w:fill="auto"/>
            <w:noWrap/>
            <w:vAlign w:val="center"/>
            <w:hideMark/>
          </w:tcPr>
          <w:p w14:paraId="639973D9"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w:t>
            </w:r>
          </w:p>
        </w:tc>
        <w:tc>
          <w:tcPr>
            <w:tcW w:w="628" w:type="pct"/>
            <w:tcBorders>
              <w:top w:val="nil"/>
              <w:left w:val="nil"/>
              <w:bottom w:val="nil"/>
              <w:right w:val="nil"/>
            </w:tcBorders>
            <w:shd w:val="clear" w:color="auto" w:fill="auto"/>
            <w:noWrap/>
            <w:vAlign w:val="center"/>
            <w:hideMark/>
          </w:tcPr>
          <w:p w14:paraId="10FE2EAA"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w:t>
            </w:r>
          </w:p>
        </w:tc>
        <w:tc>
          <w:tcPr>
            <w:tcW w:w="569" w:type="pct"/>
            <w:tcBorders>
              <w:top w:val="nil"/>
              <w:left w:val="single" w:sz="4" w:space="0" w:color="auto"/>
              <w:bottom w:val="nil"/>
              <w:right w:val="nil"/>
            </w:tcBorders>
            <w:shd w:val="clear" w:color="auto" w:fill="auto"/>
            <w:noWrap/>
            <w:vAlign w:val="center"/>
            <w:hideMark/>
          </w:tcPr>
          <w:p w14:paraId="0250F9A4"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258</w:t>
            </w:r>
          </w:p>
        </w:tc>
        <w:tc>
          <w:tcPr>
            <w:tcW w:w="638" w:type="pct"/>
            <w:tcBorders>
              <w:top w:val="nil"/>
              <w:left w:val="nil"/>
              <w:bottom w:val="nil"/>
              <w:right w:val="single" w:sz="4" w:space="0" w:color="auto"/>
            </w:tcBorders>
            <w:shd w:val="clear" w:color="auto" w:fill="auto"/>
            <w:noWrap/>
            <w:vAlign w:val="center"/>
            <w:hideMark/>
          </w:tcPr>
          <w:p w14:paraId="7785BFCC"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19%</w:t>
            </w:r>
          </w:p>
        </w:tc>
        <w:tc>
          <w:tcPr>
            <w:tcW w:w="558" w:type="pct"/>
            <w:tcBorders>
              <w:top w:val="nil"/>
              <w:left w:val="nil"/>
              <w:bottom w:val="nil"/>
              <w:right w:val="nil"/>
            </w:tcBorders>
            <w:shd w:val="clear" w:color="auto" w:fill="auto"/>
            <w:noWrap/>
            <w:vAlign w:val="center"/>
            <w:hideMark/>
          </w:tcPr>
          <w:p w14:paraId="611BF04B"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19</w:t>
            </w:r>
          </w:p>
        </w:tc>
        <w:tc>
          <w:tcPr>
            <w:tcW w:w="592" w:type="pct"/>
            <w:tcBorders>
              <w:top w:val="nil"/>
              <w:left w:val="nil"/>
              <w:bottom w:val="nil"/>
              <w:right w:val="nil"/>
            </w:tcBorders>
            <w:shd w:val="clear" w:color="auto" w:fill="auto"/>
            <w:noWrap/>
            <w:vAlign w:val="bottom"/>
            <w:hideMark/>
          </w:tcPr>
          <w:p w14:paraId="07DE4F7B"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11%</w:t>
            </w:r>
          </w:p>
        </w:tc>
      </w:tr>
      <w:tr w:rsidR="00300CFD" w:rsidRPr="00CB2BC4" w14:paraId="6F8C4FD1" w14:textId="77777777" w:rsidTr="008D5F63">
        <w:trPr>
          <w:trHeight w:val="340"/>
          <w:jc w:val="center"/>
        </w:trPr>
        <w:tc>
          <w:tcPr>
            <w:tcW w:w="1446" w:type="pct"/>
            <w:tcBorders>
              <w:top w:val="nil"/>
              <w:left w:val="nil"/>
              <w:bottom w:val="nil"/>
              <w:right w:val="nil"/>
            </w:tcBorders>
            <w:shd w:val="clear" w:color="auto" w:fill="auto"/>
            <w:noWrap/>
            <w:vAlign w:val="center"/>
            <w:hideMark/>
          </w:tcPr>
          <w:p w14:paraId="540DEEE7" w14:textId="2E4959C3" w:rsidR="00300CFD" w:rsidRPr="00CB2BC4" w:rsidRDefault="00D160FC" w:rsidP="00300CFD">
            <w:pPr>
              <w:spacing w:after="0" w:line="240" w:lineRule="auto"/>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L</w:t>
            </w:r>
            <w:r w:rsidR="00300CFD" w:rsidRPr="00CB2BC4">
              <w:rPr>
                <w:rFonts w:ascii="Calibri" w:eastAsia="Times New Roman" w:hAnsi="Calibri" w:cs="Times New Roman"/>
                <w:color w:val="000000"/>
                <w:sz w:val="20"/>
                <w:szCs w:val="20"/>
              </w:rPr>
              <w:t>ate</w:t>
            </w:r>
          </w:p>
        </w:tc>
        <w:tc>
          <w:tcPr>
            <w:tcW w:w="569" w:type="pct"/>
            <w:tcBorders>
              <w:top w:val="nil"/>
              <w:left w:val="single" w:sz="4" w:space="0" w:color="auto"/>
              <w:bottom w:val="nil"/>
              <w:right w:val="nil"/>
            </w:tcBorders>
            <w:shd w:val="clear" w:color="auto" w:fill="auto"/>
            <w:noWrap/>
            <w:vAlign w:val="center"/>
            <w:hideMark/>
          </w:tcPr>
          <w:p w14:paraId="3592E5D1"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428</w:t>
            </w:r>
          </w:p>
        </w:tc>
        <w:tc>
          <w:tcPr>
            <w:tcW w:w="628" w:type="pct"/>
            <w:tcBorders>
              <w:top w:val="nil"/>
              <w:left w:val="nil"/>
              <w:bottom w:val="nil"/>
              <w:right w:val="nil"/>
            </w:tcBorders>
            <w:shd w:val="clear" w:color="auto" w:fill="auto"/>
            <w:noWrap/>
            <w:vAlign w:val="center"/>
            <w:hideMark/>
          </w:tcPr>
          <w:p w14:paraId="5F874ADB"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27%</w:t>
            </w:r>
          </w:p>
        </w:tc>
        <w:tc>
          <w:tcPr>
            <w:tcW w:w="569" w:type="pct"/>
            <w:tcBorders>
              <w:top w:val="nil"/>
              <w:left w:val="single" w:sz="4" w:space="0" w:color="auto"/>
              <w:bottom w:val="nil"/>
              <w:right w:val="nil"/>
            </w:tcBorders>
            <w:shd w:val="clear" w:color="auto" w:fill="auto"/>
            <w:noWrap/>
            <w:vAlign w:val="center"/>
            <w:hideMark/>
          </w:tcPr>
          <w:p w14:paraId="644F9BC8"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689</w:t>
            </w:r>
          </w:p>
        </w:tc>
        <w:tc>
          <w:tcPr>
            <w:tcW w:w="638" w:type="pct"/>
            <w:tcBorders>
              <w:top w:val="nil"/>
              <w:left w:val="nil"/>
              <w:bottom w:val="nil"/>
              <w:right w:val="single" w:sz="4" w:space="0" w:color="auto"/>
            </w:tcBorders>
            <w:shd w:val="clear" w:color="auto" w:fill="auto"/>
            <w:noWrap/>
            <w:vAlign w:val="center"/>
            <w:hideMark/>
          </w:tcPr>
          <w:p w14:paraId="5D183AE5"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51%</w:t>
            </w:r>
          </w:p>
        </w:tc>
        <w:tc>
          <w:tcPr>
            <w:tcW w:w="558" w:type="pct"/>
            <w:tcBorders>
              <w:top w:val="nil"/>
              <w:left w:val="nil"/>
              <w:bottom w:val="nil"/>
              <w:right w:val="nil"/>
            </w:tcBorders>
            <w:shd w:val="clear" w:color="auto" w:fill="auto"/>
            <w:noWrap/>
            <w:vAlign w:val="center"/>
            <w:hideMark/>
          </w:tcPr>
          <w:p w14:paraId="05984AF9"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w:t>
            </w:r>
          </w:p>
        </w:tc>
        <w:tc>
          <w:tcPr>
            <w:tcW w:w="592" w:type="pct"/>
            <w:tcBorders>
              <w:top w:val="nil"/>
              <w:left w:val="nil"/>
              <w:bottom w:val="nil"/>
              <w:right w:val="nil"/>
            </w:tcBorders>
            <w:shd w:val="clear" w:color="auto" w:fill="auto"/>
            <w:noWrap/>
            <w:vAlign w:val="bottom"/>
            <w:hideMark/>
          </w:tcPr>
          <w:p w14:paraId="3E80D586"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w:t>
            </w:r>
          </w:p>
        </w:tc>
      </w:tr>
      <w:tr w:rsidR="00300CFD" w:rsidRPr="00CB2BC4" w14:paraId="5F39F9E1" w14:textId="77777777" w:rsidTr="008D5F63">
        <w:trPr>
          <w:trHeight w:val="340"/>
          <w:jc w:val="center"/>
        </w:trPr>
        <w:tc>
          <w:tcPr>
            <w:tcW w:w="1446" w:type="pct"/>
            <w:tcBorders>
              <w:top w:val="nil"/>
              <w:left w:val="nil"/>
              <w:bottom w:val="dotted" w:sz="4" w:space="0" w:color="auto"/>
              <w:right w:val="nil"/>
            </w:tcBorders>
            <w:shd w:val="clear" w:color="auto" w:fill="auto"/>
            <w:noWrap/>
            <w:vAlign w:val="center"/>
            <w:hideMark/>
          </w:tcPr>
          <w:p w14:paraId="74DEF278" w14:textId="15B70FF9" w:rsidR="00300CFD" w:rsidRPr="00CB2BC4" w:rsidRDefault="00D160FC" w:rsidP="00300CFD">
            <w:pPr>
              <w:spacing w:after="0" w:line="240" w:lineRule="auto"/>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O</w:t>
            </w:r>
            <w:r w:rsidR="00300CFD" w:rsidRPr="00CB2BC4">
              <w:rPr>
                <w:rFonts w:ascii="Calibri" w:eastAsia="Times New Roman" w:hAnsi="Calibri" w:cs="Times New Roman"/>
                <w:color w:val="000000"/>
                <w:sz w:val="20"/>
                <w:szCs w:val="20"/>
              </w:rPr>
              <w:t>ff</w:t>
            </w:r>
          </w:p>
        </w:tc>
        <w:tc>
          <w:tcPr>
            <w:tcW w:w="569" w:type="pct"/>
            <w:tcBorders>
              <w:top w:val="nil"/>
              <w:left w:val="single" w:sz="4" w:space="0" w:color="auto"/>
              <w:bottom w:val="dotted" w:sz="4" w:space="0" w:color="auto"/>
              <w:right w:val="nil"/>
            </w:tcBorders>
            <w:shd w:val="clear" w:color="auto" w:fill="auto"/>
            <w:noWrap/>
            <w:vAlign w:val="center"/>
            <w:hideMark/>
          </w:tcPr>
          <w:p w14:paraId="2808D504"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w:t>
            </w:r>
          </w:p>
        </w:tc>
        <w:tc>
          <w:tcPr>
            <w:tcW w:w="628" w:type="pct"/>
            <w:tcBorders>
              <w:top w:val="nil"/>
              <w:left w:val="nil"/>
              <w:bottom w:val="dotted" w:sz="4" w:space="0" w:color="auto"/>
              <w:right w:val="nil"/>
            </w:tcBorders>
            <w:shd w:val="clear" w:color="auto" w:fill="auto"/>
            <w:noWrap/>
            <w:vAlign w:val="center"/>
            <w:hideMark/>
          </w:tcPr>
          <w:p w14:paraId="75E0B1D2"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w:t>
            </w:r>
          </w:p>
        </w:tc>
        <w:tc>
          <w:tcPr>
            <w:tcW w:w="569" w:type="pct"/>
            <w:tcBorders>
              <w:top w:val="nil"/>
              <w:left w:val="single" w:sz="4" w:space="0" w:color="auto"/>
              <w:bottom w:val="dotted" w:sz="4" w:space="0" w:color="auto"/>
              <w:right w:val="nil"/>
            </w:tcBorders>
            <w:shd w:val="clear" w:color="auto" w:fill="auto"/>
            <w:noWrap/>
            <w:vAlign w:val="center"/>
            <w:hideMark/>
          </w:tcPr>
          <w:p w14:paraId="4812CE68"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361</w:t>
            </w:r>
          </w:p>
        </w:tc>
        <w:tc>
          <w:tcPr>
            <w:tcW w:w="638" w:type="pct"/>
            <w:tcBorders>
              <w:top w:val="nil"/>
              <w:left w:val="nil"/>
              <w:bottom w:val="dotted" w:sz="4" w:space="0" w:color="auto"/>
              <w:right w:val="single" w:sz="4" w:space="0" w:color="auto"/>
            </w:tcBorders>
            <w:shd w:val="clear" w:color="auto" w:fill="auto"/>
            <w:noWrap/>
            <w:vAlign w:val="center"/>
            <w:hideMark/>
          </w:tcPr>
          <w:p w14:paraId="14855535"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27%</w:t>
            </w:r>
          </w:p>
        </w:tc>
        <w:tc>
          <w:tcPr>
            <w:tcW w:w="558" w:type="pct"/>
            <w:tcBorders>
              <w:top w:val="nil"/>
              <w:left w:val="nil"/>
              <w:bottom w:val="dotted" w:sz="4" w:space="0" w:color="auto"/>
              <w:right w:val="nil"/>
            </w:tcBorders>
            <w:shd w:val="clear" w:color="auto" w:fill="auto"/>
            <w:noWrap/>
            <w:vAlign w:val="center"/>
            <w:hideMark/>
          </w:tcPr>
          <w:p w14:paraId="5A229B88"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121</w:t>
            </w:r>
          </w:p>
        </w:tc>
        <w:tc>
          <w:tcPr>
            <w:tcW w:w="592" w:type="pct"/>
            <w:tcBorders>
              <w:top w:val="nil"/>
              <w:left w:val="nil"/>
              <w:bottom w:val="dotted" w:sz="4" w:space="0" w:color="auto"/>
              <w:right w:val="nil"/>
            </w:tcBorders>
            <w:shd w:val="clear" w:color="auto" w:fill="auto"/>
            <w:noWrap/>
            <w:vAlign w:val="bottom"/>
            <w:hideMark/>
          </w:tcPr>
          <w:p w14:paraId="7CB5A2F8"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69%</w:t>
            </w:r>
          </w:p>
        </w:tc>
      </w:tr>
      <w:tr w:rsidR="00300CFD" w:rsidRPr="00CB2BC4" w14:paraId="2B693C37" w14:textId="77777777" w:rsidTr="008D5F63">
        <w:trPr>
          <w:trHeight w:val="77"/>
          <w:jc w:val="center"/>
        </w:trPr>
        <w:tc>
          <w:tcPr>
            <w:tcW w:w="1446" w:type="pct"/>
            <w:tcBorders>
              <w:top w:val="dotted" w:sz="4" w:space="0" w:color="auto"/>
              <w:left w:val="nil"/>
              <w:bottom w:val="single" w:sz="4" w:space="0" w:color="auto"/>
              <w:right w:val="nil"/>
            </w:tcBorders>
            <w:shd w:val="clear" w:color="auto" w:fill="auto"/>
            <w:noWrap/>
            <w:vAlign w:val="center"/>
            <w:hideMark/>
          </w:tcPr>
          <w:p w14:paraId="4E341B42" w14:textId="46C39F73" w:rsidR="00300CFD" w:rsidRPr="00CB2BC4" w:rsidRDefault="00D160FC" w:rsidP="00300CFD">
            <w:pPr>
              <w:spacing w:after="0" w:line="240" w:lineRule="auto"/>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T</w:t>
            </w:r>
            <w:r w:rsidR="00300CFD" w:rsidRPr="00CB2BC4">
              <w:rPr>
                <w:rFonts w:ascii="Calibri" w:eastAsia="Times New Roman" w:hAnsi="Calibri" w:cs="Times New Roman"/>
                <w:color w:val="000000"/>
                <w:sz w:val="20"/>
                <w:szCs w:val="20"/>
              </w:rPr>
              <w:t>otal</w:t>
            </w:r>
          </w:p>
        </w:tc>
        <w:tc>
          <w:tcPr>
            <w:tcW w:w="569" w:type="pct"/>
            <w:tcBorders>
              <w:top w:val="dotted" w:sz="4" w:space="0" w:color="auto"/>
              <w:left w:val="single" w:sz="4" w:space="0" w:color="auto"/>
              <w:bottom w:val="single" w:sz="4" w:space="0" w:color="auto"/>
              <w:right w:val="nil"/>
            </w:tcBorders>
            <w:shd w:val="clear" w:color="auto" w:fill="auto"/>
            <w:noWrap/>
            <w:vAlign w:val="center"/>
            <w:hideMark/>
          </w:tcPr>
          <w:p w14:paraId="400689BE"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1576</w:t>
            </w:r>
          </w:p>
        </w:tc>
        <w:tc>
          <w:tcPr>
            <w:tcW w:w="628" w:type="pct"/>
            <w:tcBorders>
              <w:top w:val="dotted" w:sz="4" w:space="0" w:color="auto"/>
              <w:left w:val="nil"/>
              <w:bottom w:val="single" w:sz="4" w:space="0" w:color="auto"/>
              <w:right w:val="nil"/>
            </w:tcBorders>
            <w:shd w:val="clear" w:color="auto" w:fill="auto"/>
            <w:noWrap/>
            <w:vAlign w:val="center"/>
            <w:hideMark/>
          </w:tcPr>
          <w:p w14:paraId="55DF24E6"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c>
          <w:tcPr>
            <w:tcW w:w="569" w:type="pct"/>
            <w:tcBorders>
              <w:top w:val="dotted" w:sz="4" w:space="0" w:color="auto"/>
              <w:left w:val="single" w:sz="4" w:space="0" w:color="auto"/>
              <w:bottom w:val="single" w:sz="4" w:space="0" w:color="auto"/>
              <w:right w:val="nil"/>
            </w:tcBorders>
            <w:shd w:val="clear" w:color="auto" w:fill="auto"/>
            <w:noWrap/>
            <w:vAlign w:val="center"/>
            <w:hideMark/>
          </w:tcPr>
          <w:p w14:paraId="6C977474"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1351</w:t>
            </w:r>
          </w:p>
        </w:tc>
        <w:tc>
          <w:tcPr>
            <w:tcW w:w="638" w:type="pct"/>
            <w:tcBorders>
              <w:top w:val="dotted" w:sz="4" w:space="0" w:color="auto"/>
              <w:left w:val="nil"/>
              <w:bottom w:val="single" w:sz="4" w:space="0" w:color="auto"/>
              <w:right w:val="single" w:sz="4" w:space="0" w:color="auto"/>
            </w:tcBorders>
            <w:shd w:val="clear" w:color="auto" w:fill="auto"/>
            <w:noWrap/>
            <w:vAlign w:val="center"/>
            <w:hideMark/>
          </w:tcPr>
          <w:p w14:paraId="095B6B5F"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c>
          <w:tcPr>
            <w:tcW w:w="558" w:type="pct"/>
            <w:tcBorders>
              <w:top w:val="dotted" w:sz="4" w:space="0" w:color="auto"/>
              <w:left w:val="nil"/>
              <w:bottom w:val="single" w:sz="4" w:space="0" w:color="auto"/>
              <w:right w:val="nil"/>
            </w:tcBorders>
            <w:shd w:val="clear" w:color="auto" w:fill="auto"/>
            <w:noWrap/>
            <w:vAlign w:val="center"/>
            <w:hideMark/>
          </w:tcPr>
          <w:p w14:paraId="1332DE47"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176</w:t>
            </w:r>
          </w:p>
        </w:tc>
        <w:tc>
          <w:tcPr>
            <w:tcW w:w="592" w:type="pct"/>
            <w:tcBorders>
              <w:top w:val="dotted" w:sz="4" w:space="0" w:color="auto"/>
              <w:left w:val="nil"/>
              <w:bottom w:val="single" w:sz="4" w:space="0" w:color="auto"/>
              <w:right w:val="nil"/>
            </w:tcBorders>
            <w:shd w:val="clear" w:color="auto" w:fill="auto"/>
            <w:noWrap/>
            <w:vAlign w:val="bottom"/>
            <w:hideMark/>
          </w:tcPr>
          <w:p w14:paraId="2185F734" w14:textId="77777777" w:rsidR="00300CFD" w:rsidRPr="00CB2BC4" w:rsidRDefault="00300CFD" w:rsidP="00300CF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r>
    </w:tbl>
    <w:p w14:paraId="189721DF" w14:textId="561AB63E" w:rsidR="00585570" w:rsidRPr="00106042" w:rsidRDefault="005F3CBF" w:rsidP="008D5F63">
      <w:pPr>
        <w:spacing w:line="360" w:lineRule="auto"/>
        <w:ind w:firstLine="720"/>
        <w:jc w:val="both"/>
      </w:pPr>
      <w:r>
        <w:rPr>
          <w:i/>
          <w:sz w:val="20"/>
          <w:szCs w:val="20"/>
        </w:rPr>
        <w:t>Source: Authors’ calculations.</w:t>
      </w:r>
    </w:p>
    <w:p w14:paraId="136CBCC3" w14:textId="3A8F9223" w:rsidR="003652DC" w:rsidRPr="00106042" w:rsidRDefault="003652DC" w:rsidP="00106042">
      <w:pPr>
        <w:spacing w:line="360" w:lineRule="auto"/>
        <w:jc w:val="both"/>
      </w:pPr>
      <w:r w:rsidRPr="00106042">
        <w:t xml:space="preserve">In theory, the use of this remote sensing imagery in household survey fieldwork could reduce the duration of fieldwork as travel is minimized and measurement time is eliminated. </w:t>
      </w:r>
      <w:r w:rsidR="004A584F" w:rsidRPr="00106042">
        <w:t>While this has the potential to bring</w:t>
      </w:r>
      <w:r w:rsidRPr="00106042">
        <w:t xml:space="preserve"> significant benefits</w:t>
      </w:r>
      <w:r w:rsidR="00F75D2E" w:rsidRPr="00106042">
        <w:t>,</w:t>
      </w:r>
      <w:r w:rsidRPr="00106042">
        <w:t xml:space="preserve"> the challenges, primarily image resolution and identification of plot boundaries, suggest that the use of remote sensing for plot area measurement in the </w:t>
      </w:r>
      <w:r w:rsidR="004A584F" w:rsidRPr="00106042">
        <w:t xml:space="preserve">low-income </w:t>
      </w:r>
      <w:r w:rsidRPr="00106042">
        <w:t>country context is limited</w:t>
      </w:r>
      <w:r w:rsidR="00F75D2E" w:rsidRPr="00106042">
        <w:t xml:space="preserve"> in feasibility</w:t>
      </w:r>
      <w:r w:rsidRPr="00106042">
        <w:t xml:space="preserve">, at least for </w:t>
      </w:r>
      <w:r w:rsidR="00F75D2E" w:rsidRPr="00106042">
        <w:t>the present</w:t>
      </w:r>
      <w:r w:rsidRPr="00106042">
        <w:t>. A blended or mixed approach, with the use of imagery as available, and GPS as alternative, might be suitable for early adoption</w:t>
      </w:r>
      <w:r w:rsidR="004A584F" w:rsidRPr="00106042">
        <w:t>, but we are not aware of instances where it has been applied, and would require testing</w:t>
      </w:r>
      <w:r w:rsidRPr="00106042">
        <w:t xml:space="preserve">. </w:t>
      </w:r>
    </w:p>
    <w:p w14:paraId="3E08EC0A" w14:textId="59CE5757" w:rsidR="000944F5" w:rsidRDefault="003652DC" w:rsidP="00106042">
      <w:pPr>
        <w:spacing w:line="360" w:lineRule="auto"/>
        <w:jc w:val="both"/>
      </w:pPr>
      <w:r w:rsidRPr="00106042">
        <w:t xml:space="preserve">Little research is available on the implementation of using remote sensing imagery for area measurement in household surveys. As technology advances and image resolution improves along with affordability, the use of this method becomes more feasible, and is likely to hold promise particularly for the measurement of large plots. Future research on the implementation of this method, including fieldwork challenges and respondent ability to identify plots, is highly encouraged. The empirical section of this paper therefore </w:t>
      </w:r>
      <w:r w:rsidR="00F75D2E" w:rsidRPr="00106042">
        <w:t xml:space="preserve">does </w:t>
      </w:r>
      <w:r w:rsidRPr="00106042">
        <w:t>not include a comparison of remote sensing to the other methods discussed earlier</w:t>
      </w:r>
      <w:r w:rsidR="00F75D2E" w:rsidRPr="00106042">
        <w:t>;</w:t>
      </w:r>
      <w:r w:rsidRPr="00106042">
        <w:t xml:space="preserve"> </w:t>
      </w:r>
      <w:r w:rsidR="00545440" w:rsidRPr="00106042">
        <w:t>rather</w:t>
      </w:r>
      <w:r w:rsidR="00524652" w:rsidRPr="00106042">
        <w:t>,</w:t>
      </w:r>
      <w:r w:rsidR="00545440" w:rsidRPr="00106042">
        <w:t xml:space="preserve"> it is left for</w:t>
      </w:r>
      <w:r w:rsidRPr="00106042">
        <w:t xml:space="preserve"> future research.</w:t>
      </w:r>
    </w:p>
    <w:p w14:paraId="775412B3" w14:textId="77777777" w:rsidR="000944F5" w:rsidRDefault="000944F5" w:rsidP="00106042">
      <w:pPr>
        <w:spacing w:line="360" w:lineRule="auto"/>
        <w:jc w:val="both"/>
      </w:pPr>
    </w:p>
    <w:p w14:paraId="6F5E506A" w14:textId="77777777" w:rsidR="000944F5" w:rsidRDefault="000944F5" w:rsidP="00106042">
      <w:pPr>
        <w:spacing w:line="360" w:lineRule="auto"/>
        <w:jc w:val="both"/>
      </w:pPr>
    </w:p>
    <w:p w14:paraId="103FE839" w14:textId="77777777" w:rsidR="000944F5" w:rsidRDefault="000944F5" w:rsidP="00106042">
      <w:pPr>
        <w:spacing w:line="360" w:lineRule="auto"/>
        <w:jc w:val="both"/>
      </w:pPr>
    </w:p>
    <w:p w14:paraId="7EBC93F7" w14:textId="77777777" w:rsidR="000944F5" w:rsidRDefault="000944F5" w:rsidP="00106042">
      <w:pPr>
        <w:spacing w:line="360" w:lineRule="auto"/>
        <w:jc w:val="both"/>
      </w:pPr>
    </w:p>
    <w:p w14:paraId="238572F4" w14:textId="77777777" w:rsidR="000944F5" w:rsidRDefault="000944F5" w:rsidP="00106042">
      <w:pPr>
        <w:spacing w:line="360" w:lineRule="auto"/>
        <w:jc w:val="both"/>
      </w:pPr>
    </w:p>
    <w:p w14:paraId="5197B6CF" w14:textId="77777777" w:rsidR="000944F5" w:rsidRDefault="000944F5" w:rsidP="00106042">
      <w:pPr>
        <w:spacing w:line="360" w:lineRule="auto"/>
        <w:jc w:val="both"/>
      </w:pPr>
    </w:p>
    <w:p w14:paraId="444CF792" w14:textId="77777777" w:rsidR="000944F5" w:rsidRDefault="000944F5" w:rsidP="00106042">
      <w:pPr>
        <w:spacing w:line="360" w:lineRule="auto"/>
        <w:jc w:val="both"/>
      </w:pPr>
    </w:p>
    <w:p w14:paraId="35DD6719" w14:textId="77777777" w:rsidR="00275CEC" w:rsidRDefault="00275CEC" w:rsidP="0066125A">
      <w:pPr>
        <w:spacing w:line="360" w:lineRule="auto"/>
        <w:jc w:val="both"/>
      </w:pPr>
    </w:p>
    <w:p w14:paraId="2C6E46FF" w14:textId="77777777" w:rsidR="002B0B8C" w:rsidRDefault="002B0B8C" w:rsidP="0066125A">
      <w:pPr>
        <w:spacing w:line="360" w:lineRule="auto"/>
        <w:jc w:val="both"/>
      </w:pPr>
    </w:p>
    <w:p w14:paraId="67585264" w14:textId="77777777" w:rsidR="008D5F63" w:rsidRDefault="008D5F63" w:rsidP="0066125A">
      <w:pPr>
        <w:spacing w:line="360" w:lineRule="auto"/>
        <w:jc w:val="both"/>
      </w:pPr>
    </w:p>
    <w:p w14:paraId="1DA666CD" w14:textId="77777777" w:rsidR="002B0B8C" w:rsidRDefault="002B0B8C" w:rsidP="0066125A">
      <w:pPr>
        <w:spacing w:line="360" w:lineRule="auto"/>
        <w:jc w:val="both"/>
      </w:pPr>
    </w:p>
    <w:p w14:paraId="29093737" w14:textId="77777777" w:rsidR="002B0B8C" w:rsidRDefault="002B0B8C" w:rsidP="0066125A">
      <w:pPr>
        <w:spacing w:line="360" w:lineRule="auto"/>
        <w:jc w:val="both"/>
        <w:rPr>
          <w:ins w:id="694" w:author="Abhilasha Vaid" w:date="2016-06-17T16:02:00Z"/>
        </w:rPr>
      </w:pPr>
    </w:p>
    <w:p w14:paraId="7039CB4E" w14:textId="77777777" w:rsidR="003E489C" w:rsidRPr="00106042" w:rsidRDefault="003E489C" w:rsidP="0066125A">
      <w:pPr>
        <w:spacing w:line="360" w:lineRule="auto"/>
        <w:jc w:val="both"/>
      </w:pPr>
    </w:p>
    <w:p w14:paraId="560F55F5" w14:textId="57539C74" w:rsidR="003652DC" w:rsidRPr="00106042" w:rsidRDefault="003652DC" w:rsidP="0066125A">
      <w:pPr>
        <w:pStyle w:val="Heading1"/>
      </w:pPr>
      <w:bookmarkStart w:id="695" w:name="_Toc448919875"/>
      <w:r w:rsidRPr="00372827">
        <w:t xml:space="preserve">Part III </w:t>
      </w:r>
      <w:r w:rsidR="00A54F82">
        <w:rPr>
          <w:rFonts w:ascii="Calibri" w:hAnsi="Calibri"/>
        </w:rPr>
        <w:t>–</w:t>
      </w:r>
      <w:r w:rsidR="00A54F82">
        <w:t xml:space="preserve"> </w:t>
      </w:r>
      <w:r w:rsidRPr="00372827">
        <w:t>The LSMS Methodological Validation Program (MVP)</w:t>
      </w:r>
      <w:bookmarkEnd w:id="695"/>
    </w:p>
    <w:p w14:paraId="2561766A" w14:textId="48160347" w:rsidR="003652DC" w:rsidRPr="00372827" w:rsidRDefault="003652DC" w:rsidP="0066125A">
      <w:pPr>
        <w:pStyle w:val="Heading2"/>
        <w:numPr>
          <w:ilvl w:val="0"/>
          <w:numId w:val="56"/>
        </w:numPr>
      </w:pPr>
      <w:bookmarkStart w:id="696" w:name="_Toc409670530"/>
      <w:bookmarkStart w:id="697" w:name="_Toc448919876"/>
      <w:bookmarkEnd w:id="653"/>
      <w:r w:rsidRPr="00372827">
        <w:t>Filling a knowledge gap</w:t>
      </w:r>
      <w:bookmarkEnd w:id="696"/>
      <w:r w:rsidR="008120D2" w:rsidRPr="00372827">
        <w:t xml:space="preserve"> through methodological experiments</w:t>
      </w:r>
      <w:bookmarkEnd w:id="697"/>
    </w:p>
    <w:p w14:paraId="358097B6" w14:textId="444593E7" w:rsidR="00440938" w:rsidRDefault="00D7422A" w:rsidP="0066125A">
      <w:r w:rsidRPr="00106042">
        <w:rPr>
          <w:noProof/>
        </w:rPr>
        <mc:AlternateContent>
          <mc:Choice Requires="wps">
            <w:drawing>
              <wp:inline distT="0" distB="0" distL="0" distR="0" wp14:anchorId="77C120A2" wp14:editId="58ABA3FB">
                <wp:extent cx="6436995" cy="676275"/>
                <wp:effectExtent l="0" t="0" r="14605" b="34925"/>
                <wp:docPr id="40" name="Text Box 40"/>
                <wp:cNvGraphicFramePr/>
                <a:graphic xmlns:a="http://schemas.openxmlformats.org/drawingml/2006/main">
                  <a:graphicData uri="http://schemas.microsoft.com/office/word/2010/wordprocessingShape">
                    <wps:wsp>
                      <wps:cNvSpPr txBox="1"/>
                      <wps:spPr>
                        <a:xfrm>
                          <a:off x="0" y="0"/>
                          <a:ext cx="6436995" cy="676275"/>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5AB8FA8" w14:textId="1C1C03F1" w:rsidR="005870A9" w:rsidRDefault="005870A9" w:rsidP="0066125A">
                            <w:pPr>
                              <w:spacing w:before="240"/>
                              <w:jc w:val="both"/>
                              <w:rPr>
                                <w:i/>
                              </w:rPr>
                            </w:pPr>
                            <w:r>
                              <w:rPr>
                                <w:i/>
                              </w:rPr>
                              <w:t>The LSMS team carried out validation studies in three African countries, in which a total of 4158 plot measures were taken with different methods (compass and rope, GPS, and farmers’ self-reports).</w:t>
                            </w:r>
                          </w:p>
                          <w:p w14:paraId="5C2F2D8A" w14:textId="77777777" w:rsidR="005870A9" w:rsidRDefault="005870A9" w:rsidP="0066125A">
                            <w:pPr>
                              <w:spacing w:before="240"/>
                              <w:jc w:val="both"/>
                              <w:rPr>
                                <w:i/>
                              </w:rPr>
                            </w:pPr>
                          </w:p>
                          <w:p w14:paraId="18F2F4E8" w14:textId="77777777" w:rsidR="005870A9" w:rsidRPr="00931B30" w:rsidRDefault="005870A9" w:rsidP="0066125A">
                            <w:pPr>
                              <w:spacing w:before="240"/>
                              <w:jc w:val="both"/>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77C120A2" id="Text Box 40" o:spid="_x0000_s1045" type="#_x0000_t202" style="width:506.8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" fillcolor="#a9d5e7 [1300]" strokecolor="#1a495c [1604]" strokeweight=".5pt">
                <v:textbox>
                  <w:txbxContent>
                    <w:p w14:paraId="65AB8FA8" w14:textId="1C1C03F1" w:rsidR="002F1E30" w:rsidRDefault="002F1E30" w:rsidP="0066125A">
                      <w:pPr>
                        <w:spacing w:before="240"/>
                        <w:jc w:val="both"/>
                        <w:rPr>
                          <w:i/>
                        </w:rPr>
                      </w:pPr>
                      <w:r>
                        <w:rPr>
                          <w:i/>
                        </w:rPr>
                        <w:t>The LSMS team carried out validation studies in three African countries, in which a total of 4158 plot measures were taken with different methods (compass and rope, GPS, and farmers’ self-reports).</w:t>
                      </w:r>
                    </w:p>
                    <w:p w14:paraId="5C2F2D8A" w14:textId="77777777" w:rsidR="002F1E30" w:rsidRDefault="002F1E30" w:rsidP="0066125A">
                      <w:pPr>
                        <w:spacing w:before="240"/>
                        <w:jc w:val="both"/>
                        <w:rPr>
                          <w:i/>
                        </w:rPr>
                      </w:pPr>
                    </w:p>
                    <w:p w14:paraId="18F2F4E8" w14:textId="77777777" w:rsidR="002F1E30" w:rsidRPr="00931B30" w:rsidRDefault="002F1E30" w:rsidP="0066125A">
                      <w:pPr>
                        <w:spacing w:before="240"/>
                        <w:jc w:val="both"/>
                        <w:rPr>
                          <w:i/>
                        </w:rPr>
                      </w:pPr>
                    </w:p>
                  </w:txbxContent>
                </v:textbox>
                <w10:anchorlock/>
              </v:shape>
            </w:pict>
          </mc:Fallback>
        </mc:AlternateContent>
      </w:r>
    </w:p>
    <w:p w14:paraId="703C512F" w14:textId="5431858D" w:rsidR="003652DC" w:rsidRPr="00106042" w:rsidRDefault="003652DC" w:rsidP="00106042">
      <w:pPr>
        <w:spacing w:line="360" w:lineRule="auto"/>
        <w:jc w:val="both"/>
      </w:pPr>
      <w:r w:rsidRPr="00106042">
        <w:t xml:space="preserve">The existing literature leaves many questions to be answered about use of the various measurement methods in the household survey context. It is evident that self-reported estimates of area have an advantage in terms of time and cost, but the quality of data collected is biased systematically. The use of GPS technology is the frontrunner for objective measurement based on time requirements but the compass and rope technique is historically known for the highest accuracy. </w:t>
      </w:r>
      <w:r w:rsidR="00524652" w:rsidRPr="00106042">
        <w:t>However, l</w:t>
      </w:r>
      <w:r w:rsidR="00C424E7" w:rsidRPr="00106042">
        <w:t>ittle systematic evidence exist</w:t>
      </w:r>
      <w:r w:rsidR="00524652" w:rsidRPr="00106042">
        <w:t>s</w:t>
      </w:r>
      <w:r w:rsidR="00C424E7" w:rsidRPr="00106042">
        <w:t xml:space="preserve"> to help practitioners obtain clarity on issues such as the range of plot sizes within which </w:t>
      </w:r>
      <w:r w:rsidRPr="00106042">
        <w:t xml:space="preserve">GPS </w:t>
      </w:r>
      <w:r w:rsidR="00C424E7" w:rsidRPr="00106042">
        <w:t>is</w:t>
      </w:r>
      <w:r w:rsidRPr="00106042">
        <w:t xml:space="preserve"> an appropriate substitute for compass and rope measurement</w:t>
      </w:r>
      <w:r w:rsidR="00C424E7" w:rsidRPr="00106042">
        <w:t>, the influence of</w:t>
      </w:r>
      <w:r w:rsidRPr="00106042">
        <w:t xml:space="preserve"> </w:t>
      </w:r>
      <w:r w:rsidR="00C424E7" w:rsidRPr="00106042">
        <w:t xml:space="preserve">plot and surveying conditions (weather, slope, canopy cover) and </w:t>
      </w:r>
      <w:r w:rsidRPr="00106042">
        <w:t xml:space="preserve">enumerators’ attributes </w:t>
      </w:r>
      <w:r w:rsidR="00C424E7" w:rsidRPr="00106042">
        <w:t xml:space="preserve">on </w:t>
      </w:r>
      <w:r w:rsidRPr="00106042">
        <w:t>the accuracy of measurement</w:t>
      </w:r>
      <w:r w:rsidR="00C424E7" w:rsidRPr="00106042">
        <w:t xml:space="preserve"> with different methods, a</w:t>
      </w:r>
      <w:r w:rsidRPr="00106042">
        <w:t xml:space="preserve">nd ultimately, </w:t>
      </w:r>
      <w:r w:rsidR="00C424E7" w:rsidRPr="00106042">
        <w:t xml:space="preserve">on </w:t>
      </w:r>
      <w:r w:rsidRPr="00106042">
        <w:t>how the measurement methodology employed affect</w:t>
      </w:r>
      <w:r w:rsidR="0062482F" w:rsidRPr="00106042">
        <w:t>s</w:t>
      </w:r>
      <w:r w:rsidRPr="00106042">
        <w:t xml:space="preserve"> the potential policy-informing conclusions drawn from analysis of the data</w:t>
      </w:r>
      <w:r w:rsidR="00C424E7" w:rsidRPr="00106042">
        <w:t>.</w:t>
      </w:r>
    </w:p>
    <w:p w14:paraId="63CC606F" w14:textId="26D3CB6B" w:rsidR="00C40C4B" w:rsidRPr="00106042" w:rsidRDefault="003652DC" w:rsidP="00106042">
      <w:pPr>
        <w:spacing w:line="360" w:lineRule="auto"/>
        <w:jc w:val="both"/>
      </w:pPr>
      <w:r w:rsidRPr="00106042">
        <w:t xml:space="preserve">In order to address the gaps in the area measurement literature and extend the applicability of studies to the plot conditions common to </w:t>
      </w:r>
      <w:r w:rsidR="004B3977" w:rsidRPr="00106042">
        <w:t xml:space="preserve">low-income </w:t>
      </w:r>
      <w:r w:rsidRPr="00106042">
        <w:t xml:space="preserve">countries, the </w:t>
      </w:r>
      <w:r w:rsidR="00262F68" w:rsidRPr="00106042">
        <w:t xml:space="preserve">LSMS program has </w:t>
      </w:r>
      <w:r w:rsidRPr="00106042">
        <w:t>prioritized land area measurement in its research agenda</w:t>
      </w:r>
      <w:r w:rsidR="002D6628" w:rsidRPr="00106042">
        <w:t xml:space="preserve">. </w:t>
      </w:r>
      <w:r w:rsidR="00FF2B93" w:rsidRPr="00106042">
        <w:t xml:space="preserve">The discussion that follows is based on </w:t>
      </w:r>
      <w:r w:rsidRPr="00106042">
        <w:t xml:space="preserve">three methodological validation studies in Tanzania (Zanzibar), Ethiopia and Nigeria have </w:t>
      </w:r>
      <w:r w:rsidR="00FF2B93" w:rsidRPr="00106042">
        <w:t xml:space="preserve">tested different methods for </w:t>
      </w:r>
      <w:r w:rsidRPr="00106042">
        <w:t>area measurement</w:t>
      </w:r>
      <w:r w:rsidR="00C40C4B" w:rsidRPr="00106042">
        <w:t>: farmers’ self-reports, compass and rope and handheld GPS devices</w:t>
      </w:r>
      <w:r w:rsidRPr="00106042">
        <w:t xml:space="preserve">. </w:t>
      </w:r>
      <w:r w:rsidR="00FF2B93" w:rsidRPr="00106042">
        <w:t xml:space="preserve">The </w:t>
      </w:r>
      <w:r w:rsidR="00C424E7" w:rsidRPr="00106042">
        <w:t>data</w:t>
      </w:r>
      <w:r w:rsidRPr="00106042">
        <w:t xml:space="preserve"> are briefly described in </w:t>
      </w:r>
      <w:r w:rsidR="00FF2B93" w:rsidRPr="00106042">
        <w:t xml:space="preserve">Box </w:t>
      </w:r>
      <w:r w:rsidR="00327FF9" w:rsidRPr="00106042">
        <w:t>3</w:t>
      </w:r>
      <w:r w:rsidR="004B3977" w:rsidRPr="00106042">
        <w:rPr>
          <w:rStyle w:val="FootnoteReference"/>
        </w:rPr>
        <w:footnoteReference w:id="14"/>
      </w:r>
      <w:r w:rsidR="00EC22D7" w:rsidRPr="00106042">
        <w:t>.</w:t>
      </w:r>
      <w:r w:rsidRPr="00106042">
        <w:tab/>
      </w:r>
    </w:p>
    <w:p w14:paraId="3C2A54A9" w14:textId="7F46898E" w:rsidR="00936367" w:rsidRPr="00106042" w:rsidRDefault="00936367" w:rsidP="00106042">
      <w:pPr>
        <w:spacing w:line="360" w:lineRule="auto"/>
        <w:jc w:val="both"/>
      </w:pPr>
      <w:r w:rsidRPr="00106042">
        <w:t>In what follows</w:t>
      </w:r>
      <w:r w:rsidR="008D1E2F" w:rsidRPr="00106042">
        <w:t>,</w:t>
      </w:r>
      <w:r w:rsidRPr="00106042">
        <w:t xml:space="preserve"> the accuracy of each method is assessed in comparison to the compass and rope method, and the factors contributing to the observed deviations across methods are analyzed using the data collected through the three LSMS methodological validation studies described above. In comparing the GPS and CR measures the following measures of deviation are used:</w:t>
      </w:r>
    </w:p>
    <w:p w14:paraId="3EFEAF49" w14:textId="77777777" w:rsidR="00936367" w:rsidRPr="00106042" w:rsidRDefault="00936367" w:rsidP="00106042">
      <w:pPr>
        <w:spacing w:line="360" w:lineRule="auto"/>
        <w:jc w:val="center"/>
        <w:rPr>
          <w:color w:val="FF0000"/>
        </w:rPr>
      </w:pPr>
      <w:r w:rsidRPr="00106042">
        <w:rPr>
          <w:b/>
        </w:rPr>
        <w:t>Bias</w:t>
      </w:r>
      <w:r w:rsidRPr="00106042">
        <w:t xml:space="preserve"> = GPS – CR</w:t>
      </w:r>
    </w:p>
    <w:p w14:paraId="4B975FD5" w14:textId="77777777" w:rsidR="00936367" w:rsidRPr="00106042" w:rsidRDefault="00936367" w:rsidP="00106042">
      <w:pPr>
        <w:spacing w:line="360" w:lineRule="auto"/>
        <w:jc w:val="center"/>
        <w:rPr>
          <w:color w:val="FF0000"/>
        </w:rPr>
      </w:pPr>
      <w:r w:rsidRPr="00106042">
        <w:rPr>
          <w:b/>
        </w:rPr>
        <w:t>Relative Bias</w:t>
      </w:r>
      <w:r w:rsidRPr="00106042">
        <w:t xml:space="preserve"> = ((GPS – CR)/CR)*100</w:t>
      </w:r>
    </w:p>
    <w:p w14:paraId="09443FD4" w14:textId="77777777" w:rsidR="00936367" w:rsidRPr="00106042" w:rsidRDefault="00936367" w:rsidP="00106042">
      <w:pPr>
        <w:spacing w:line="360" w:lineRule="auto"/>
        <w:jc w:val="both"/>
      </w:pPr>
      <w:r w:rsidRPr="00106042">
        <w:t xml:space="preserve">The bias is the simple difference between the GPS measure and the CR measure, expressed in acres. The relative bias is the simple difference between the GPS measure and the CR measure, in acres, divided by the CR measure, expressed in percentage terms. The </w:t>
      </w:r>
      <w:r w:rsidRPr="00106042">
        <w:rPr>
          <w:b/>
        </w:rPr>
        <w:t>absolute value</w:t>
      </w:r>
      <w:r w:rsidRPr="00106042">
        <w:t xml:space="preserve"> of both measures is also used in the analysis. </w:t>
      </w:r>
    </w:p>
    <w:p w14:paraId="124DAB7A" w14:textId="262F877D" w:rsidR="00936367" w:rsidRPr="00106042" w:rsidRDefault="00936367" w:rsidP="00106042">
      <w:pPr>
        <w:spacing w:line="360" w:lineRule="auto"/>
        <w:jc w:val="both"/>
      </w:pPr>
      <w:r w:rsidRPr="00106042">
        <w:t>Although the main focus o</w:t>
      </w:r>
      <w:r w:rsidR="00262F68" w:rsidRPr="00106042">
        <w:t>f</w:t>
      </w:r>
      <w:r w:rsidRPr="00106042">
        <w:t xml:space="preserve"> what follows will be on the deviation of the GPS from the CR measure, measures of deviations of the self-reported (SR) from the CR measure are sometimes performed, employing a terminology analogous to the one just described for the deviation of GPS from CR measures.</w:t>
      </w:r>
      <w:r w:rsidRPr="00106042">
        <w:rPr>
          <w:rStyle w:val="FootnoteReference"/>
        </w:rPr>
        <w:footnoteReference w:id="15"/>
      </w:r>
      <w:r w:rsidRPr="00106042">
        <w:t xml:space="preserve"> </w:t>
      </w:r>
    </w:p>
    <w:p w14:paraId="48B82EBA" w14:textId="1A1DED30" w:rsidR="00936367" w:rsidRPr="00106042" w:rsidRDefault="00936367" w:rsidP="00106042">
      <w:pPr>
        <w:spacing w:line="360" w:lineRule="auto"/>
        <w:jc w:val="both"/>
      </w:pPr>
      <w:r w:rsidRPr="00106042">
        <w:t xml:space="preserve">The analysis </w:t>
      </w:r>
      <w:r w:rsidR="000062FD" w:rsidRPr="00106042">
        <w:t>is</w:t>
      </w:r>
      <w:r w:rsidRPr="00106042">
        <w:t xml:space="preserve"> based initially on a bivariate comparison of the means of the above variables for particular portions of the sample cross-tabulated with a broad range of variables of interest. The second part of the analysis explore</w:t>
      </w:r>
      <w:r w:rsidR="000062FD" w:rsidRPr="00106042">
        <w:t>s</w:t>
      </w:r>
      <w:r w:rsidRPr="00106042">
        <w:t xml:space="preserve"> the determinants of the different measures of bias. We estimate two main regression models, using the same specification for the </w:t>
      </w:r>
      <w:r w:rsidR="008D1E2F" w:rsidRPr="00106042">
        <w:t xml:space="preserve">various </w:t>
      </w:r>
      <w:r w:rsidRPr="00106042">
        <w:t xml:space="preserve">measures of bias described above. </w:t>
      </w:r>
    </w:p>
    <w:p w14:paraId="5DFACA22" w14:textId="223FB391" w:rsidR="005F23D8" w:rsidRPr="00106042" w:rsidRDefault="00936367" w:rsidP="00106042">
      <w:pPr>
        <w:spacing w:line="360" w:lineRule="auto"/>
        <w:jc w:val="both"/>
      </w:pPr>
      <w:r w:rsidRPr="00106042">
        <w:t>The first model is an OLS regression specified as:</w:t>
      </w:r>
    </w:p>
    <w:p w14:paraId="15F3C735" w14:textId="3C47F11D" w:rsidR="008D1E2F" w:rsidRPr="00A54F82" w:rsidRDefault="00936367" w:rsidP="005B6EA1">
      <w:pPr>
        <w:spacing w:line="360" w:lineRule="auto"/>
        <w:jc w:val="center"/>
        <w:rPr>
          <w:lang w:val="it-IT"/>
        </w:rPr>
      </w:pPr>
      <w:proofErr w:type="spellStart"/>
      <w:r w:rsidRPr="00A54F82">
        <w:rPr>
          <w:rFonts w:hint="eastAsia"/>
          <w:lang w:val="it-IT"/>
        </w:rPr>
        <w:t>Y</w:t>
      </w:r>
      <w:r w:rsidRPr="00A54F82">
        <w:rPr>
          <w:rFonts w:hint="eastAsia"/>
          <w:vertAlign w:val="subscript"/>
          <w:lang w:val="it-IT"/>
        </w:rPr>
        <w:t>i</w:t>
      </w:r>
      <w:proofErr w:type="spellEnd"/>
      <w:r w:rsidRPr="00A54F82">
        <w:rPr>
          <w:rFonts w:hint="eastAsia"/>
          <w:lang w:val="it-IT"/>
        </w:rPr>
        <w:t>=</w:t>
      </w:r>
      <w:proofErr w:type="spellStart"/>
      <w:r w:rsidRPr="00A54F82">
        <w:rPr>
          <w:rFonts w:hint="eastAsia"/>
          <w:lang w:val="it-IT"/>
        </w:rPr>
        <w:t>L</w:t>
      </w:r>
      <w:r w:rsidRPr="00A54F82">
        <w:rPr>
          <w:rFonts w:hint="eastAsia"/>
          <w:vertAlign w:val="subscript"/>
          <w:lang w:val="it-IT"/>
        </w:rPr>
        <w:t>i</w:t>
      </w:r>
      <w:r w:rsidRPr="00A54F82">
        <w:rPr>
          <w:rFonts w:hint="eastAsia"/>
          <w:lang w:val="it-IT"/>
        </w:rPr>
        <w:t>+C</w:t>
      </w:r>
      <w:r w:rsidRPr="00A54F82">
        <w:rPr>
          <w:rFonts w:hint="eastAsia"/>
          <w:vertAlign w:val="subscript"/>
          <w:lang w:val="it-IT"/>
        </w:rPr>
        <w:t>i</w:t>
      </w:r>
      <w:r w:rsidRPr="00A54F82">
        <w:rPr>
          <w:rFonts w:hint="eastAsia"/>
          <w:lang w:val="it-IT"/>
        </w:rPr>
        <w:t>+S</w:t>
      </w:r>
      <w:r w:rsidRPr="00A54F82">
        <w:rPr>
          <w:rFonts w:hint="eastAsia"/>
          <w:vertAlign w:val="subscript"/>
          <w:lang w:val="it-IT"/>
        </w:rPr>
        <w:t>i</w:t>
      </w:r>
      <w:r w:rsidRPr="00A54F82">
        <w:rPr>
          <w:rFonts w:hint="eastAsia"/>
          <w:lang w:val="it-IT"/>
        </w:rPr>
        <w:t>+SAT</w:t>
      </w:r>
      <w:r w:rsidRPr="00A54F82">
        <w:rPr>
          <w:rFonts w:hint="eastAsia"/>
          <w:vertAlign w:val="subscript"/>
          <w:lang w:val="it-IT"/>
        </w:rPr>
        <w:t>i</w:t>
      </w:r>
      <w:r w:rsidRPr="00A54F82">
        <w:rPr>
          <w:rFonts w:hint="eastAsia"/>
          <w:lang w:val="it-IT"/>
        </w:rPr>
        <w:t>+T</w:t>
      </w:r>
      <w:r w:rsidRPr="00A54F82">
        <w:rPr>
          <w:rFonts w:hint="eastAsia"/>
          <w:vertAlign w:val="subscript"/>
          <w:lang w:val="it-IT"/>
        </w:rPr>
        <w:t>i</w:t>
      </w:r>
      <w:r w:rsidRPr="00A54F82">
        <w:rPr>
          <w:rFonts w:hint="eastAsia"/>
          <w:lang w:val="it-IT"/>
        </w:rPr>
        <w:t>+W</w:t>
      </w:r>
      <w:r w:rsidRPr="00A54F82">
        <w:rPr>
          <w:rFonts w:hint="eastAsia"/>
          <w:vertAlign w:val="subscript"/>
          <w:lang w:val="it-IT"/>
        </w:rPr>
        <w:t>i</w:t>
      </w:r>
      <w:r w:rsidRPr="00A54F82">
        <w:rPr>
          <w:rFonts w:hint="eastAsia"/>
          <w:lang w:val="it-IT"/>
        </w:rPr>
        <w:t>+e</w:t>
      </w:r>
      <w:r w:rsidRPr="00A54F82">
        <w:rPr>
          <w:rFonts w:hint="eastAsia"/>
          <w:vertAlign w:val="subscript"/>
          <w:lang w:val="it-IT"/>
        </w:rPr>
        <w:t>i</w:t>
      </w:r>
      <w:proofErr w:type="spellEnd"/>
    </w:p>
    <w:p w14:paraId="440C92AC" w14:textId="36994917" w:rsidR="008D1E2F" w:rsidRPr="00106042" w:rsidRDefault="008D1E2F" w:rsidP="00106042">
      <w:pPr>
        <w:spacing w:line="360" w:lineRule="auto"/>
        <w:jc w:val="both"/>
      </w:pPr>
      <w:r w:rsidRPr="00106042">
        <w:t xml:space="preserve">Where </w:t>
      </w:r>
      <w:r w:rsidRPr="00106042">
        <w:rPr>
          <w:i/>
        </w:rPr>
        <w:t>Y</w:t>
      </w:r>
      <w:r w:rsidRPr="00106042">
        <w:t xml:space="preserve"> is one of the four measures of bias defined above</w:t>
      </w:r>
      <w:r w:rsidR="00C13E52" w:rsidRPr="00106042">
        <w:t xml:space="preserve"> for each plot denoted by the </w:t>
      </w:r>
      <w:proofErr w:type="spellStart"/>
      <w:r w:rsidR="00C13E52" w:rsidRPr="00106042">
        <w:rPr>
          <w:i/>
        </w:rPr>
        <w:t>i</w:t>
      </w:r>
      <w:proofErr w:type="spellEnd"/>
      <w:r w:rsidR="00C13E52" w:rsidRPr="00106042">
        <w:t xml:space="preserve"> subscript</w:t>
      </w:r>
      <w:r w:rsidRPr="00106042">
        <w:t xml:space="preserve">, </w:t>
      </w:r>
      <w:r w:rsidRPr="00106042">
        <w:rPr>
          <w:i/>
        </w:rPr>
        <w:t>L</w:t>
      </w:r>
      <w:r w:rsidRPr="00106042">
        <w:t xml:space="preserve"> is the measure of the plot taken using CR, </w:t>
      </w:r>
      <w:r w:rsidRPr="00106042">
        <w:rPr>
          <w:i/>
        </w:rPr>
        <w:t>C</w:t>
      </w:r>
      <w:r w:rsidRPr="00106042">
        <w:t xml:space="preserve"> is the closing error of the CR measure, </w:t>
      </w:r>
      <w:r w:rsidRPr="00106042">
        <w:rPr>
          <w:i/>
        </w:rPr>
        <w:t>S</w:t>
      </w:r>
      <w:r w:rsidRPr="00106042">
        <w:t xml:space="preserve"> is a vector of proxies for the shape of the plot (including the number of corners and the ratio of the perimeter/area</w:t>
      </w:r>
      <w:r w:rsidR="000D7976" w:rsidRPr="00106042">
        <w:t>)</w:t>
      </w:r>
      <w:r w:rsidRPr="00106042">
        <w:t xml:space="preserve">, </w:t>
      </w:r>
      <w:r w:rsidRPr="00106042">
        <w:rPr>
          <w:i/>
        </w:rPr>
        <w:t>SAT</w:t>
      </w:r>
      <w:r w:rsidRPr="00106042">
        <w:t xml:space="preserve"> is the number of satellites the GPS device was connected to at the time of measurement, </w:t>
      </w:r>
      <w:r w:rsidRPr="00106042">
        <w:rPr>
          <w:i/>
        </w:rPr>
        <w:t>T</w:t>
      </w:r>
      <w:r w:rsidRPr="00106042">
        <w:t xml:space="preserve"> is a vector of dummy variables related to tree canopy cover (the reference being no canopy cover), </w:t>
      </w:r>
      <w:r w:rsidRPr="00106042">
        <w:rPr>
          <w:i/>
        </w:rPr>
        <w:t>W</w:t>
      </w:r>
      <w:r w:rsidRPr="00106042">
        <w:t xml:space="preserve"> is a vector of dummy variables related to weather conditions at the time of the measurement (the reference being clear or partly cloudy sky), and </w:t>
      </w:r>
      <w:r w:rsidRPr="00106042">
        <w:rPr>
          <w:i/>
        </w:rPr>
        <w:t>e</w:t>
      </w:r>
      <w:r w:rsidRPr="00106042">
        <w:t xml:space="preserve"> is a random error with the usual desirable characteristics.</w:t>
      </w:r>
    </w:p>
    <w:p w14:paraId="1D5B6A98" w14:textId="77777777" w:rsidR="005F23D8" w:rsidRDefault="008D1E2F">
      <w:pPr>
        <w:spacing w:line="360" w:lineRule="auto"/>
        <w:jc w:val="both"/>
      </w:pPr>
      <w:r w:rsidRPr="00106042">
        <w:t>To focus specifically on plots for which large deviations are observed between GPS and CR</w:t>
      </w:r>
      <w:r w:rsidR="00EF52E8" w:rsidRPr="00106042">
        <w:t>,</w:t>
      </w:r>
      <w:r w:rsidRPr="00106042">
        <w:t xml:space="preserve"> we then estimate a </w:t>
      </w:r>
      <w:proofErr w:type="spellStart"/>
      <w:r w:rsidRPr="00106042">
        <w:t>probit</w:t>
      </w:r>
      <w:proofErr w:type="spellEnd"/>
      <w:r w:rsidRPr="00106042">
        <w:t xml:space="preserve"> model to capture the factors likely to increase the probability that a plot be measured with a relative bias larger than ten percent (in absolute value). We estimate three versions of this model for each experiment, so as to investigate whether under- and over-estimation by large margins are driven by different factors. The model is specified as follows:</w:t>
      </w:r>
    </w:p>
    <w:p w14:paraId="62250584" w14:textId="57150F5A" w:rsidR="008D1E2F" w:rsidRPr="00106042" w:rsidRDefault="005F23D8">
      <w:pPr>
        <w:spacing w:line="360" w:lineRule="auto"/>
        <w:jc w:val="both"/>
      </w:pPr>
      <m:oMathPara>
        <m:oMath>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m:rPr>
                      <m:sty m:val="p"/>
                    </m:rPr>
                    <w:rPr>
                      <w:rFonts w:ascii="Cambria Math" w:hAnsi="Cambria Math" w:hint="eastAsia"/>
                    </w:rPr>
                    <m:t>2</m:t>
                  </m:r>
                </m:e>
              </m:d>
              <m:r>
                <m:rPr>
                  <m:sty m:val="p"/>
                </m:rPr>
                <w:rPr>
                  <w:rFonts w:ascii="Cambria Math" w:hAnsi="Cambria Math"/>
                </w:rPr>
                <m:t xml:space="preserve">      Pr⁡(</m:t>
              </m:r>
              <m:r>
                <w:rPr>
                  <w:rFonts w:ascii="Cambria Math" w:hAnsi="Cambria Math" w:hint="eastAsia"/>
                </w:rPr>
                <m:t>Y</m:t>
              </m:r>
            </m:e>
            <m:sub>
              <m:r>
                <w:rPr>
                  <w:rFonts w:ascii="Cambria Math" w:hAnsi="Cambria Math" w:hint="eastAsia"/>
                </w:rPr>
                <m:t>i</m:t>
              </m:r>
            </m:sub>
          </m:sSub>
          <m:r>
            <m:rPr>
              <m:sty m:val="p"/>
            </m:rPr>
            <w:rPr>
              <w:rFonts w:ascii="Cambria Math" w:hAnsi="Cambria Math" w:hint="eastAsia"/>
            </w:rPr>
            <m:t>=1|</m:t>
          </m:r>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r>
            <m:rPr>
              <m:sty m:val="p"/>
            </m:rPr>
            <w:rPr>
              <w:rFonts w:ascii="Cambria Math" w:hAnsi="Cambria Math" w:hint="eastAsia"/>
            </w:rPr>
            <m:t>)=</m:t>
          </m:r>
          <m:r>
            <m:rPr>
              <m:sty m:val="p"/>
            </m:rPr>
            <w:rPr>
              <w:rFonts w:ascii="Cambria Math" w:hAnsi="Cambria Math" w:hint="eastAsia"/>
            </w:rPr>
            <m:t>Φ</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r>
            <w:rPr>
              <w:rFonts w:ascii="Cambria Math" w:hAnsi="Cambria Math" w:hint="eastAsia"/>
            </w:rPr>
            <m:t>β</m:t>
          </m:r>
          <m:r>
            <m:rPr>
              <m:sty m:val="p"/>
            </m:rPr>
            <w:rPr>
              <w:rFonts w:ascii="Cambria Math" w:hAnsi="Cambria Math" w:hint="eastAsia"/>
            </w:rPr>
            <m:t>)</m:t>
          </m:r>
        </m:oMath>
      </m:oMathPara>
    </w:p>
    <w:p w14:paraId="6DB33BA6" w14:textId="27010176" w:rsidR="008D1E2F" w:rsidRPr="00106042" w:rsidRDefault="008D1E2F">
      <w:pPr>
        <w:spacing w:line="360" w:lineRule="auto"/>
        <w:jc w:val="both"/>
      </w:pPr>
      <w:proofErr w:type="gramStart"/>
      <w:r w:rsidRPr="00106042">
        <w:rPr>
          <w:rFonts w:eastAsia="Times New Roman"/>
        </w:rPr>
        <w:t>where</w:t>
      </w:r>
      <w:proofErr w:type="gramEnd"/>
      <w:r w:rsidRPr="00106042">
        <w:rPr>
          <w:rFonts w:eastAsia="Times New Roman"/>
        </w:rPr>
        <w:t xml:space="preserve">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L</m:t>
            </m:r>
          </m:e>
          <m:sub>
            <m:r>
              <w:rPr>
                <w:rFonts w:ascii="Cambria Math" w:eastAsia="Times New Roman" w:hAnsi="Cambria Math"/>
              </w:rPr>
              <m:t xml:space="preserve">i </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 xml:space="preserve">i </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s</m:t>
            </m:r>
          </m:e>
          <m:sub>
            <m:r>
              <w:rPr>
                <w:rFonts w:ascii="Cambria Math" w:eastAsia="Times New Roman" w:hAnsi="Cambria Math"/>
              </w:rPr>
              <m:t>i</m:t>
            </m:r>
          </m:sub>
        </m:sSub>
        <m:r>
          <w:rPr>
            <w:rFonts w:ascii="Cambria Math" w:eastAsia="Times New Roman" w:hAnsi="Cambria Math"/>
          </w:rPr>
          <m:t xml:space="preserve">,  SAT,  </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i</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i</m:t>
            </m:r>
          </m:sub>
        </m:sSub>
        <m:r>
          <w:rPr>
            <w:rFonts w:ascii="Cambria Math" w:eastAsia="Times New Roman" w:hAnsi="Cambria Math"/>
          </w:rPr>
          <m:t>)</m:t>
        </m:r>
      </m:oMath>
      <w:r w:rsidRPr="00106042">
        <w:rPr>
          <w:rFonts w:eastAsia="Times New Roman"/>
        </w:rPr>
        <w:t xml:space="preserve"> and </w:t>
      </w:r>
      <m:oMath>
        <m:r>
          <m:rPr>
            <m:sty m:val="p"/>
          </m:rPr>
          <w:rPr>
            <w:rFonts w:ascii="Cambria Math" w:hAnsi="Cambria Math" w:hint="eastAsia"/>
          </w:rPr>
          <m:t>Φ</m:t>
        </m:r>
      </m:oMath>
      <w:r w:rsidRPr="00106042">
        <w:rPr>
          <w:rFonts w:eastAsia="Times New Roman"/>
        </w:rPr>
        <w:t xml:space="preserve"> is the standard cumulative distribution function.</w:t>
      </w:r>
      <w:r w:rsidRPr="00106042">
        <w:t xml:space="preserve"> In equation (2), </w:t>
      </w:r>
      <w:r w:rsidRPr="00106042">
        <w:rPr>
          <w:i/>
        </w:rPr>
        <w:t>Y</w:t>
      </w:r>
      <w:r w:rsidRPr="00106042">
        <w:rPr>
          <w:i/>
          <w:vertAlign w:val="subscript"/>
        </w:rPr>
        <w:t>i</w:t>
      </w:r>
      <w:r w:rsidRPr="00106042">
        <w:t xml:space="preserve"> is one of three outcomes: a plot having absolute relative bias greater than 10</w:t>
      </w:r>
      <w:r w:rsidR="00AA0C8C" w:rsidRPr="00106042">
        <w:t xml:space="preserve"> percent</w:t>
      </w:r>
      <w:r w:rsidR="00C13E52" w:rsidRPr="00106042">
        <w:t>;</w:t>
      </w:r>
      <w:r w:rsidRPr="00106042">
        <w:t xml:space="preserve"> a plot having relative bias greater than 10</w:t>
      </w:r>
      <w:r w:rsidR="00AA0C8C" w:rsidRPr="00106042">
        <w:t xml:space="preserve"> percent</w:t>
      </w:r>
      <w:r w:rsidR="00C13E52" w:rsidRPr="00106042">
        <w:t xml:space="preserve">; or </w:t>
      </w:r>
      <w:r w:rsidRPr="00106042">
        <w:t>a plot having relative bias smaller than -10</w:t>
      </w:r>
      <w:r w:rsidR="00AA0C8C" w:rsidRPr="00106042">
        <w:t xml:space="preserve"> percent</w:t>
      </w:r>
      <w:r w:rsidRPr="00106042">
        <w:t>.</w:t>
      </w:r>
    </w:p>
    <w:p w14:paraId="3A494617" w14:textId="34A60617" w:rsidR="00C40C4B" w:rsidRPr="00106042" w:rsidRDefault="00C40C4B">
      <w:pPr>
        <w:spacing w:after="160" w:line="259" w:lineRule="auto"/>
      </w:pPr>
    </w:p>
    <w:p w14:paraId="6D9DC5B2" w14:textId="2EF9CA77" w:rsidR="001A2F33" w:rsidRPr="00106042" w:rsidRDefault="008120D2" w:rsidP="003652DC">
      <w:r w:rsidRPr="00106042">
        <w:rPr>
          <w:noProof/>
        </w:rPr>
        <mc:AlternateContent>
          <mc:Choice Requires="wps">
            <w:drawing>
              <wp:anchor distT="0" distB="0" distL="114300" distR="114300" simplePos="0" relativeHeight="251700224" behindDoc="0" locked="0" layoutInCell="1" allowOverlap="1" wp14:anchorId="797D5E11" wp14:editId="1FF77B66">
                <wp:simplePos x="0" y="0"/>
                <wp:positionH relativeFrom="margin">
                  <wp:align>center</wp:align>
                </wp:positionH>
                <wp:positionV relativeFrom="paragraph">
                  <wp:posOffset>0</wp:posOffset>
                </wp:positionV>
                <wp:extent cx="6436995" cy="8232140"/>
                <wp:effectExtent l="0" t="0" r="14605" b="22860"/>
                <wp:wrapTopAndBottom/>
                <wp:docPr id="54" name="Text Box 54"/>
                <wp:cNvGraphicFramePr/>
                <a:graphic xmlns:a="http://schemas.openxmlformats.org/drawingml/2006/main">
                  <a:graphicData uri="http://schemas.microsoft.com/office/word/2010/wordprocessingShape">
                    <wps:wsp>
                      <wps:cNvSpPr txBox="1"/>
                      <wps:spPr>
                        <a:xfrm>
                          <a:off x="0" y="0"/>
                          <a:ext cx="6436995" cy="8232140"/>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15BE88A" w14:textId="26CB3DE3" w:rsidR="005870A9" w:rsidRPr="00B754C6" w:rsidRDefault="005870A9" w:rsidP="00FF2B93">
                            <w:r w:rsidRPr="00B754C6">
                              <w:rPr>
                                <w:b/>
                              </w:rPr>
                              <w:t>Box 3 – Description of the methodological experiments in Ethiopia, Nigeria and Tanzania</w:t>
                            </w:r>
                          </w:p>
                          <w:p w14:paraId="2B6DC286" w14:textId="4F10AADA" w:rsidR="005870A9" w:rsidRPr="00371916" w:rsidRDefault="005870A9" w:rsidP="00106042">
                            <w:pPr>
                              <w:jc w:val="both"/>
                            </w:pPr>
                            <w:r w:rsidRPr="00920C85">
                              <w:t xml:space="preserve">Data for </w:t>
                            </w:r>
                            <w:r w:rsidRPr="00920C85">
                              <w:rPr>
                                <w:b/>
                              </w:rPr>
                              <w:t>Zanzibar, Tanzania</w:t>
                            </w:r>
                            <w:r w:rsidRPr="00920C85">
                              <w:t xml:space="preserve"> come from the </w:t>
                            </w:r>
                            <w:r w:rsidRPr="00920C85">
                              <w:rPr>
                                <w:b/>
                              </w:rPr>
                              <w:t>Measuring Cassava Productivity (MCP) study</w:t>
                            </w:r>
                            <w:r w:rsidRPr="00371916">
                              <w:t xml:space="preserve">. The MCP focused on testing several methods for measuring cassava production, complemented by the measurement of cassava plots using three methods of area measurement. Fieldwork ran from June 2013 through May 2014, with area measurement conducted between August 2013 and January 2014. The study was conducted in two districts, one on </w:t>
                            </w:r>
                            <w:proofErr w:type="spellStart"/>
                            <w:r w:rsidRPr="00371916">
                              <w:t>Unguja</w:t>
                            </w:r>
                            <w:proofErr w:type="spellEnd"/>
                            <w:r w:rsidRPr="00371916">
                              <w:t xml:space="preserve"> and one on Pemba Island. The enumerators were local agricultural extension officers. The sample consisted of 1,247 households, with 1,932 cassava plots measured for land area. Partners in the study included the Ministry of Agriculture and Natural Resources, Zanzibar, the Office of the Chief Government Statistician, Zanzibar, and the World Bank. The handheld GPS Unit used in the study was a Garmin </w:t>
                            </w:r>
                            <w:proofErr w:type="spellStart"/>
                            <w:r w:rsidRPr="00371916">
                              <w:t>eTrex</w:t>
                            </w:r>
                            <w:proofErr w:type="spellEnd"/>
                            <w:r w:rsidRPr="00371916">
                              <w:t xml:space="preserve"> 30.</w:t>
                            </w:r>
                          </w:p>
                          <w:p w14:paraId="2CCC679F" w14:textId="7753EEC1" w:rsidR="005870A9" w:rsidRPr="00371916" w:rsidRDefault="005870A9" w:rsidP="00106042">
                            <w:pPr>
                              <w:jc w:val="both"/>
                            </w:pPr>
                            <w:r w:rsidRPr="00371916">
                              <w:t xml:space="preserve">The dataset for </w:t>
                            </w:r>
                            <w:r w:rsidRPr="00371916">
                              <w:rPr>
                                <w:b/>
                              </w:rPr>
                              <w:t>Ethiopia</w:t>
                            </w:r>
                            <w:r w:rsidRPr="00371916">
                              <w:t xml:space="preserve"> comes from the </w:t>
                            </w:r>
                            <w:r w:rsidRPr="00371916">
                              <w:rPr>
                                <w:b/>
                              </w:rPr>
                              <w:t>Land and Soil Experimental Research (LASER) study</w:t>
                            </w:r>
                            <w:r w:rsidRPr="00371916">
                              <w:t xml:space="preserve">. The LASER study involved methodological validation of plot area measurement, soil fertility testing, and measurement of maize production. Area measurement was conducted on up to two randomly selected plots per household. The questionnaires were administered using computer-assisted personal interviewing (CAPI). Professional enumerators were hired based on past performance with the Central Statistical Agency and previous experience with computer-assisted personal interviewing (meaning some degree of familiarity with technology). Area measurement was conducted from September to December 2013 (post-planting) in 3 zones of the </w:t>
                            </w:r>
                            <w:proofErr w:type="spellStart"/>
                            <w:r w:rsidRPr="00371916">
                              <w:t>Oromia</w:t>
                            </w:r>
                            <w:proofErr w:type="spellEnd"/>
                            <w:r w:rsidRPr="00371916">
                              <w:t xml:space="preserve"> region in Ethiopia. In total, 85 enumeration areas (EAs) were randomly selected using the Central Statistical Agency of Ethiopia’s Agricultural Sample Survey (</w:t>
                            </w:r>
                            <w:proofErr w:type="spellStart"/>
                            <w:r w:rsidRPr="00371916">
                              <w:t>AgSS</w:t>
                            </w:r>
                            <w:proofErr w:type="spellEnd"/>
                            <w:r w:rsidRPr="00371916">
                              <w:t xml:space="preserve">) as the sampling frame. Within each EA, 12 households were randomly selected from the </w:t>
                            </w:r>
                            <w:proofErr w:type="spellStart"/>
                            <w:r w:rsidRPr="00371916">
                              <w:t>AgSS</w:t>
                            </w:r>
                            <w:proofErr w:type="spellEnd"/>
                            <w:r w:rsidRPr="00371916">
                              <w:t xml:space="preserve"> household listing completed September 2013. Partners in the study include the Central Statistical Agency of Ethiopia, the World Agroforestry Centre (ICRAF), and the World Bank. This study also used Garmin </w:t>
                            </w:r>
                            <w:proofErr w:type="spellStart"/>
                            <w:r w:rsidRPr="00371916">
                              <w:t>eTrex</w:t>
                            </w:r>
                            <w:proofErr w:type="spellEnd"/>
                            <w:r w:rsidRPr="00371916">
                              <w:t xml:space="preserve"> 30 units to collect GPS land area data.</w:t>
                            </w:r>
                          </w:p>
                          <w:p w14:paraId="08ADE8CA" w14:textId="69FB4CCF" w:rsidR="005870A9" w:rsidRPr="00371916" w:rsidRDefault="005870A9" w:rsidP="00106042">
                            <w:pPr>
                              <w:jc w:val="both"/>
                            </w:pPr>
                            <w:r w:rsidRPr="00371916">
                              <w:t xml:space="preserve">The last batch of data comes from the </w:t>
                            </w:r>
                            <w:r w:rsidRPr="00371916">
                              <w:rPr>
                                <w:b/>
                              </w:rPr>
                              <w:t>Nigeria Area Measurement Validation Study</w:t>
                            </w:r>
                            <w:r w:rsidRPr="00371916">
                              <w:t xml:space="preserve">. This study was conducted on a subsample of the General Household Survey panel households. Fieldwork ran from March to May 2013. Four states were selected for inclusion in the study based on safety, location, and previous performance of farmer self-reported area and GPS area. Staff from the head office of the National Statistics Bureau were trained and collected the data in the field. The plot selection was stratified on plot size to ensure a complete range of plot sizes included. In total, 211 households were selected, including 518 plots. The study was implemented by the National Bureau of Statistics, Nigeria, and the World Bank. The GPS Unit utilized for this study was the Garmin GPS Maps 62. </w:t>
                            </w:r>
                          </w:p>
                          <w:p w14:paraId="006E2A9A" w14:textId="12C84E20" w:rsidR="005870A9" w:rsidRPr="00371916" w:rsidRDefault="005870A9" w:rsidP="00106042">
                            <w:pPr>
                              <w:jc w:val="both"/>
                            </w:pPr>
                            <w:r w:rsidRPr="00371916">
                              <w:t xml:space="preserve">In each of the three studies, the first measure of agricultural plots to be collected was the farmer self-reported estimate, followed by compass and rope, and finally by GPS. The order of measurements was deliberate and great attention was paid to this in the field. Farmer estimation must be recorded prior to any objective measurement so as not to influence the farmer. Enumerators were instructed in all studies </w:t>
                            </w:r>
                            <w:r w:rsidRPr="00371916">
                              <w:rPr>
                                <w:i/>
                              </w:rPr>
                              <w:t>not</w:t>
                            </w:r>
                            <w:r w:rsidRPr="00371916">
                              <w:t xml:space="preserve"> to influence the farmer’s estimate.  </w:t>
                            </w:r>
                          </w:p>
                          <w:p w14:paraId="1D64F472" w14:textId="77777777" w:rsidR="005870A9" w:rsidRPr="00371916" w:rsidRDefault="005870A9" w:rsidP="00106042">
                            <w:pPr>
                              <w:jc w:val="both"/>
                              <w:rPr>
                                <w:color w:val="008000"/>
                              </w:rPr>
                            </w:pPr>
                            <w:r w:rsidRPr="00371916">
                              <w:t>Fieldwork protocols required enumerators to repeat the compass and rope measurement if the closing error was 5 percent or more. In the Ethiopia experiment, the closing error calculation was done on-the-spot by the enumerators, thanks to the computational tool embedded in the computer-assisted personal interviewing software. In Tanzania and Nigeria, the closing error was calculated by the supervisors (sometimes present at the plot at the time of measurement in Nigeria), and in case of error in excess of 5 percent, enumerators had to re-visit the plot in order to take the new measurement during a second visit.</w:t>
                            </w:r>
                            <w:r w:rsidRPr="00371916">
                              <w:rPr>
                                <w:color w:val="008000"/>
                              </w:rPr>
                              <w:t xml:space="preserve"> </w:t>
                            </w:r>
                            <w:r w:rsidRPr="00371916">
                              <w:t>The instance of closing error greater than 5 percent was in fact a rare occurrence during fieldwork (in the Ethiopia experiment only 5 percent of fields were measured more than once).</w:t>
                            </w:r>
                            <w:r w:rsidRPr="00371916">
                              <w:rPr>
                                <w:color w:val="008000"/>
                              </w:rPr>
                              <w:t xml:space="preserve"> </w:t>
                            </w:r>
                          </w:p>
                          <w:p w14:paraId="0B9CDF0F" w14:textId="4B7B010C" w:rsidR="005870A9" w:rsidRPr="00371916" w:rsidRDefault="005870A9" w:rsidP="00FF2B93">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97D5E11" id="Text Box 54" o:spid="_x0000_s1046" type="#_x0000_t202" style="position:absolute;margin-left:0;margin-top:0;width:506.85pt;height:648.2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" fillcolor="#a9d5e7 [1300]" strokecolor="#1a495c [1604]" strokeweight=".5pt">
                <v:textbox>
                  <w:txbxContent>
                    <w:p w14:paraId="715BE88A" w14:textId="26CB3DE3" w:rsidR="002F1E30" w:rsidRPr="00B754C6" w:rsidRDefault="002F1E30" w:rsidP="00FF2B93">
                      <w:r w:rsidRPr="00B754C6">
                        <w:rPr>
                          <w:b/>
                        </w:rPr>
                        <w:t>Box 3 – Description of the methodological experiments in Ethiopia, Nigeria and Tanzania</w:t>
                      </w:r>
                    </w:p>
                    <w:p w14:paraId="2B6DC286" w14:textId="4F10AADA" w:rsidR="002F1E30" w:rsidRPr="00371916" w:rsidRDefault="002F1E30" w:rsidP="00106042">
                      <w:pPr>
                        <w:jc w:val="both"/>
                      </w:pPr>
                      <w:r w:rsidRPr="00920C85">
                        <w:t xml:space="preserve">Data for </w:t>
                      </w:r>
                      <w:r w:rsidRPr="00920C85">
                        <w:rPr>
                          <w:b/>
                        </w:rPr>
                        <w:t>Zanzibar, Tanzania</w:t>
                      </w:r>
                      <w:r w:rsidRPr="00920C85">
                        <w:t xml:space="preserve"> come from the </w:t>
                      </w:r>
                      <w:r w:rsidRPr="00920C85">
                        <w:rPr>
                          <w:b/>
                        </w:rPr>
                        <w:t>Measuring Cassava Productivity (MCP) study</w:t>
                      </w:r>
                      <w:r w:rsidRPr="00371916">
                        <w:t>. The MCP focused on testing several methods for measuring cassava production, complemented by the measurement of cassava plots using three methods of area measurement. Fieldwork ran from June 2013 through May 2014, with area measurement conducted between August 2013 and January 2014. The study was conducted in two districts, one on Unguja and one on Pemba Island. The enumerators were local agricultural extension officers. The sample consisted of 1,247 households, with 1,932 cassava plots measured for land area. Partners in the study included the Ministry of Agriculture and Natural Resources, Zanzibar, the Office of the Chief Government Statistician, Zanzibar, and the World Bank. The handheld GPS Unit used in the study was a Garmin eTrex 30.</w:t>
                      </w:r>
                    </w:p>
                    <w:p w14:paraId="2CCC679F" w14:textId="7753EEC1" w:rsidR="002F1E30" w:rsidRPr="00371916" w:rsidRDefault="002F1E30" w:rsidP="00106042">
                      <w:pPr>
                        <w:jc w:val="both"/>
                      </w:pPr>
                      <w:r w:rsidRPr="00371916">
                        <w:t xml:space="preserve">The dataset for </w:t>
                      </w:r>
                      <w:r w:rsidRPr="00371916">
                        <w:rPr>
                          <w:b/>
                        </w:rPr>
                        <w:t>Ethiopia</w:t>
                      </w:r>
                      <w:r w:rsidRPr="00371916">
                        <w:t xml:space="preserve"> comes from the </w:t>
                      </w:r>
                      <w:r w:rsidRPr="00371916">
                        <w:rPr>
                          <w:b/>
                        </w:rPr>
                        <w:t>Land and Soil Experimental Research (LASER) study</w:t>
                      </w:r>
                      <w:r w:rsidRPr="00371916">
                        <w:t>. The LASER study involved methodological validation of plot area measurement, soil fertility testing, and measurement of maize production. Area measurement was conducted on up to two randomly selected plots per household. The questionnaires were administered using computer-assisted personal interviewing (CAPI). Professional enumerators were hired based on past performance with the Central Statistical Agency and previous experience with computer-assisted personal interviewing (meaning some degree of familiarity with technology). Area measurement was conducted from September to December 2013 (post-planting) in 3 zones of the Oromia region in Ethiopia. In total, 85 enumeration areas (EAs) were randomly selected using the Central Statistical Agency of Ethiopia’s Agricultural Sample Survey (AgSS) as the sampling frame. Within each EA, 12 households were randomly selected from the AgSS household listing completed September 2013. Partners in the study include the Central Statistical Agency of Ethiopia, the World Agroforestry Centre (ICRAF), and the World Bank. This study also used Garmin eTrex 30 units to collect GPS land area data.</w:t>
                      </w:r>
                    </w:p>
                    <w:p w14:paraId="08ADE8CA" w14:textId="69FB4CCF" w:rsidR="002F1E30" w:rsidRPr="00371916" w:rsidRDefault="002F1E30" w:rsidP="00106042">
                      <w:pPr>
                        <w:jc w:val="both"/>
                      </w:pPr>
                      <w:r w:rsidRPr="00371916">
                        <w:t xml:space="preserve">The last batch of data comes from the </w:t>
                      </w:r>
                      <w:r w:rsidRPr="00371916">
                        <w:rPr>
                          <w:b/>
                        </w:rPr>
                        <w:t>Nigeria Area Measurement Validation Study</w:t>
                      </w:r>
                      <w:r w:rsidRPr="00371916">
                        <w:t xml:space="preserve">. This study was conducted on a subsample of the General Household Survey panel households. Fieldwork ran from March to May 2013. Four states were selected for inclusion in the study based on safety, location, and previous performance of farmer self-reported area and GPS area. Staff from the head office of the National Statistics Bureau were trained and collected the data in the field. The plot selection was stratified on plot size to ensure a complete range of plot sizes included. In total, 211 households were selected, including 518 plots. The study was implemented by the National Bureau of Statistics, Nigeria, and the World Bank. The GPS Unit utilized for this study was the Garmin GPS Maps 62. </w:t>
                      </w:r>
                    </w:p>
                    <w:p w14:paraId="006E2A9A" w14:textId="12C84E20" w:rsidR="002F1E30" w:rsidRPr="00371916" w:rsidRDefault="002F1E30" w:rsidP="00106042">
                      <w:pPr>
                        <w:jc w:val="both"/>
                      </w:pPr>
                      <w:r w:rsidRPr="00371916">
                        <w:t xml:space="preserve">In each of the three studies, the first measure of agricultural plots to be collected was the farmer self-reported estimate, followed by compass and rope, and finally by GPS. The order of measurements was deliberate and great attention was paid to this in the field. Farmer estimation must be recorded prior to any objective measurement so as not to influence the farmer. Enumerators were instructed in all studies </w:t>
                      </w:r>
                      <w:r w:rsidRPr="00371916">
                        <w:rPr>
                          <w:i/>
                        </w:rPr>
                        <w:t>not</w:t>
                      </w:r>
                      <w:r w:rsidRPr="00371916">
                        <w:t xml:space="preserve"> to influence the farmer’s estimate.  </w:t>
                      </w:r>
                    </w:p>
                    <w:p w14:paraId="1D64F472" w14:textId="77777777" w:rsidR="002F1E30" w:rsidRPr="00371916" w:rsidRDefault="002F1E30" w:rsidP="00106042">
                      <w:pPr>
                        <w:jc w:val="both"/>
                        <w:rPr>
                          <w:color w:val="008000"/>
                        </w:rPr>
                      </w:pPr>
                      <w:r w:rsidRPr="00371916">
                        <w:t>Fieldwork protocols required enumerators to repeat the compass and rope measurement if the closing error was 5 percent or more. In the Ethiopia experiment, the closing error calculation was done on-the-spot by the enumerators, thanks to the computational tool embedded in the computer-assisted personal interviewing software. In Tanzania and Nigeria, the closing error was calculated by the supervisors (sometimes present at the plot at the time of measurement in Nigeria), and in case of error in excess of 5 percent, enumerators had to re-visit the plot in order to take the new measurement during a second visit.</w:t>
                      </w:r>
                      <w:r w:rsidRPr="00371916">
                        <w:rPr>
                          <w:color w:val="008000"/>
                        </w:rPr>
                        <w:t xml:space="preserve"> </w:t>
                      </w:r>
                      <w:r w:rsidRPr="00371916">
                        <w:t>The instance of closing error greater than 5 percent was in fact a rare occurrence during fieldwork (in the Ethiopia experiment only 5 percent of fields were measured more than once).</w:t>
                      </w:r>
                      <w:r w:rsidRPr="00371916">
                        <w:rPr>
                          <w:color w:val="008000"/>
                        </w:rPr>
                        <w:t xml:space="preserve"> </w:t>
                      </w:r>
                    </w:p>
                    <w:p w14:paraId="0B9CDF0F" w14:textId="4B7B010C" w:rsidR="002F1E30" w:rsidRPr="00371916" w:rsidRDefault="002F1E30" w:rsidP="00FF2B93">
                      <w:pPr>
                        <w:rPr>
                          <w:i/>
                        </w:rPr>
                      </w:pPr>
                    </w:p>
                  </w:txbxContent>
                </v:textbox>
                <w10:wrap type="topAndBottom" anchorx="margin"/>
              </v:shape>
            </w:pict>
          </mc:Fallback>
        </mc:AlternateContent>
      </w:r>
    </w:p>
    <w:bookmarkStart w:id="700" w:name="_Toc448919877"/>
    <w:bookmarkStart w:id="701" w:name="_Toc409670537"/>
    <w:p w14:paraId="5FC4B637" w14:textId="3C0A86D8" w:rsidR="005144A6" w:rsidRDefault="00206C38" w:rsidP="005B6EA1">
      <w:pPr>
        <w:pStyle w:val="Heading2"/>
        <w:numPr>
          <w:ilvl w:val="0"/>
          <w:numId w:val="56"/>
        </w:numPr>
      </w:pPr>
      <w:r w:rsidRPr="00106042">
        <w:rPr>
          <w:caps w:val="0"/>
          <w:noProof/>
        </w:rPr>
        <mc:AlternateContent>
          <mc:Choice Requires="wps">
            <w:drawing>
              <wp:anchor distT="0" distB="0" distL="114300" distR="114300" simplePos="0" relativeHeight="251769856" behindDoc="0" locked="0" layoutInCell="1" allowOverlap="1" wp14:anchorId="19D74A01" wp14:editId="63B3FE21">
                <wp:simplePos x="0" y="0"/>
                <wp:positionH relativeFrom="column">
                  <wp:posOffset>184150</wp:posOffset>
                </wp:positionH>
                <wp:positionV relativeFrom="paragraph">
                  <wp:posOffset>345440</wp:posOffset>
                </wp:positionV>
                <wp:extent cx="6191250" cy="895350"/>
                <wp:effectExtent l="0" t="0" r="31750" b="19050"/>
                <wp:wrapTight wrapText="bothSides">
                  <wp:wrapPolygon edited="0">
                    <wp:start x="0" y="0"/>
                    <wp:lineTo x="0" y="21447"/>
                    <wp:lineTo x="21622" y="21447"/>
                    <wp:lineTo x="21622"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6191250" cy="895350"/>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641DB9C" w14:textId="68BE9436" w:rsidR="005870A9" w:rsidRPr="00931B30" w:rsidRDefault="005870A9" w:rsidP="0066125A">
                            <w:pPr>
                              <w:spacing w:before="240"/>
                              <w:jc w:val="both"/>
                              <w:rPr>
                                <w:i/>
                              </w:rPr>
                            </w:pPr>
                            <w:r>
                              <w:rPr>
                                <w:i/>
                              </w:rPr>
                              <w:t xml:space="preserve">The LSMS validation experiments confirm that the respondents’ self-reports suffer from large errors and systematic bias. GPS measures are a valid alternative to compass and rope for most practical purposes. Compass and rope is four times more time consuming than GPS and not immune to measurement error.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9D74A01" id="Text Box 41" o:spid="_x0000_s1047" type="#_x0000_t202" style="position:absolute;left:0;text-align:left;margin-left:14.5pt;margin-top:27.2pt;width:487.5pt;height:7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" fillcolor="#a9d5e7 [1300]" strokecolor="#1a495c [1604]" strokeweight=".5pt">
                <v:textbox>
                  <w:txbxContent>
                    <w:p w14:paraId="6641DB9C" w14:textId="68BE9436" w:rsidR="002F1E30" w:rsidRPr="00931B30" w:rsidRDefault="002F1E30" w:rsidP="0066125A">
                      <w:pPr>
                        <w:spacing w:before="240"/>
                        <w:jc w:val="both"/>
                        <w:rPr>
                          <w:i/>
                        </w:rPr>
                      </w:pPr>
                      <w:r>
                        <w:rPr>
                          <w:i/>
                        </w:rPr>
                        <w:t xml:space="preserve">The LSMS validation experiments confirm that the respondents’ self-reports suffer from large errors and systematic bias. GPS measures are a valid alternative to compass and rope for most practical purposes. Compass and rope is four times more time consuming than GPS and not immune to measurement error. </w:t>
                      </w:r>
                    </w:p>
                  </w:txbxContent>
                </v:textbox>
                <w10:wrap type="tight"/>
              </v:shape>
            </w:pict>
          </mc:Fallback>
        </mc:AlternateContent>
      </w:r>
      <w:r w:rsidR="003652DC" w:rsidRPr="00372827">
        <w:t>Assessing the results of the experiments</w:t>
      </w:r>
      <w:bookmarkEnd w:id="700"/>
    </w:p>
    <w:p w14:paraId="5C0451E0" w14:textId="510C6FE8" w:rsidR="003652DC" w:rsidRPr="00106042" w:rsidRDefault="005349DA" w:rsidP="0066125A">
      <w:pPr>
        <w:pStyle w:val="Heading3"/>
      </w:pPr>
      <w:bookmarkStart w:id="702" w:name="_Toc448919878"/>
      <w:r>
        <w:t xml:space="preserve">9.1 </w:t>
      </w:r>
      <w:r w:rsidR="003652DC" w:rsidRPr="00372827">
        <w:t>Compass and rope: How gold</w:t>
      </w:r>
      <w:r w:rsidR="00513EAB" w:rsidRPr="00372827">
        <w:t>en is</w:t>
      </w:r>
      <w:r w:rsidR="003652DC" w:rsidRPr="00372827">
        <w:t xml:space="preserve"> the gold standard</w:t>
      </w:r>
      <w:bookmarkEnd w:id="701"/>
      <w:r w:rsidR="003652DC" w:rsidRPr="00372827">
        <w:t>?</w:t>
      </w:r>
      <w:bookmarkEnd w:id="702"/>
    </w:p>
    <w:p w14:paraId="2CC5D3F2" w14:textId="2EB997EB" w:rsidR="003652DC" w:rsidRPr="00106042" w:rsidRDefault="003652DC" w:rsidP="00106042">
      <w:pPr>
        <w:spacing w:line="360" w:lineRule="auto"/>
        <w:jc w:val="both"/>
      </w:pPr>
      <w:r w:rsidRPr="00106042">
        <w:t xml:space="preserve">Compass and rope constitutes the ‘gold standard’ in area measurement, but, as </w:t>
      </w:r>
      <w:r w:rsidR="00276AF0" w:rsidRPr="00106042">
        <w:t xml:space="preserve">is the case with </w:t>
      </w:r>
      <w:r w:rsidRPr="00106042">
        <w:t>any measurement</w:t>
      </w:r>
      <w:r w:rsidR="00276AF0" w:rsidRPr="00106042">
        <w:t xml:space="preserve"> method</w:t>
      </w:r>
      <w:r w:rsidRPr="00106042">
        <w:t>, it is not immune from error. To some degree, the error associated with the compass and rope measurement is observable through the closing error. The closing error will not flag circumstances in which the corner points were properly identified</w:t>
      </w:r>
      <w:r w:rsidR="00482EA9" w:rsidRPr="00106042">
        <w:t xml:space="preserve"> (which </w:t>
      </w:r>
      <w:r w:rsidRPr="00106042">
        <w:t>can only be done through fieldwork supervision</w:t>
      </w:r>
      <w:r w:rsidR="00482EA9" w:rsidRPr="00106042">
        <w:t>),</w:t>
      </w:r>
      <w:r w:rsidRPr="00106042">
        <w:t xml:space="preserve"> but </w:t>
      </w:r>
      <w:r w:rsidR="00482EA9" w:rsidRPr="00106042">
        <w:t xml:space="preserve">will ensure </w:t>
      </w:r>
      <w:r w:rsidRPr="00106042">
        <w:t>that the corners selected and the bearings taken create a full, closed polygon. The average closing error in our data across all measurement is around 2 percent, with the range going from 1.6 percent in Nigeria to 2.2 percent in Ethiopia (</w:t>
      </w:r>
      <w:r w:rsidR="00805A79" w:rsidRPr="00106042">
        <w:t xml:space="preserve">Table </w:t>
      </w:r>
      <w:ins w:id="703" w:author="Sydney Gourlay" w:date="2016-06-17T13:28:00Z">
        <w:r w:rsidR="005870A9">
          <w:t>7</w:t>
        </w:r>
      </w:ins>
      <w:ins w:id="704" w:author="Abhilasha Vaid" w:date="2016-06-17T15:36:00Z">
        <w:del w:id="705" w:author="Sydney Gourlay" w:date="2016-06-17T13:28:00Z">
          <w:r w:rsidR="00367086" w:rsidDel="005870A9">
            <w:delText>9</w:delText>
          </w:r>
        </w:del>
      </w:ins>
      <w:del w:id="706" w:author="Abhilasha Vaid" w:date="2016-06-17T15:36:00Z">
        <w:r w:rsidR="00805A79" w:rsidRPr="00106042" w:rsidDel="00367086">
          <w:delText>8</w:delText>
        </w:r>
      </w:del>
      <w:r w:rsidRPr="00106042">
        <w:t xml:space="preserve">). </w:t>
      </w:r>
    </w:p>
    <w:p w14:paraId="6465B11D" w14:textId="7B9FA126" w:rsidR="000629C8" w:rsidRPr="0066125A" w:rsidRDefault="0023411D" w:rsidP="003652DC">
      <w:pPr>
        <w:rPr>
          <w:b/>
        </w:rPr>
      </w:pPr>
      <w:r w:rsidRPr="0066125A">
        <w:rPr>
          <w:b/>
        </w:rPr>
        <w:t xml:space="preserve">Table </w:t>
      </w:r>
      <w:del w:id="707" w:author="Abhilasha Vaid" w:date="2016-06-17T15:36:00Z">
        <w:r w:rsidRPr="0066125A" w:rsidDel="00367086">
          <w:rPr>
            <w:b/>
          </w:rPr>
          <w:delText xml:space="preserve">8 </w:delText>
        </w:r>
      </w:del>
      <w:ins w:id="708" w:author="Abhilasha Vaid" w:date="2016-06-17T15:36:00Z">
        <w:del w:id="709" w:author="Sydney Gourlay" w:date="2016-06-17T13:28:00Z">
          <w:r w:rsidR="00367086" w:rsidDel="005870A9">
            <w:rPr>
              <w:b/>
            </w:rPr>
            <w:delText>9</w:delText>
          </w:r>
        </w:del>
      </w:ins>
      <w:ins w:id="710" w:author="Sydney Gourlay" w:date="2016-06-17T13:28:00Z">
        <w:r w:rsidR="005870A9">
          <w:rPr>
            <w:b/>
          </w:rPr>
          <w:t>7</w:t>
        </w:r>
      </w:ins>
      <w:ins w:id="711" w:author="Abhilasha Vaid" w:date="2016-06-17T15:36:00Z">
        <w:r w:rsidR="00367086" w:rsidRPr="0066125A">
          <w:rPr>
            <w:b/>
          </w:rPr>
          <w:t xml:space="preserve"> </w:t>
        </w:r>
      </w:ins>
      <w:r w:rsidRPr="0066125A">
        <w:rPr>
          <w:b/>
        </w:rPr>
        <w:t>– Closing Error and Plot Shape</w:t>
      </w:r>
    </w:p>
    <w:tbl>
      <w:tblPr>
        <w:tblW w:w="0" w:type="auto"/>
        <w:jc w:val="center"/>
        <w:tblLayout w:type="fixed"/>
        <w:tblLook w:val="04A0" w:firstRow="1" w:lastRow="0" w:firstColumn="1" w:lastColumn="0" w:noHBand="0" w:noVBand="1"/>
      </w:tblPr>
      <w:tblGrid>
        <w:gridCol w:w="1162"/>
        <w:gridCol w:w="622"/>
        <w:gridCol w:w="860"/>
        <w:gridCol w:w="762"/>
        <w:gridCol w:w="622"/>
        <w:gridCol w:w="860"/>
        <w:gridCol w:w="796"/>
        <w:gridCol w:w="521"/>
        <w:gridCol w:w="860"/>
        <w:gridCol w:w="737"/>
        <w:gridCol w:w="622"/>
        <w:gridCol w:w="860"/>
        <w:gridCol w:w="796"/>
      </w:tblGrid>
      <w:tr w:rsidR="0023411D" w:rsidRPr="003C4884" w14:paraId="35515D3A" w14:textId="77777777" w:rsidTr="005B6EA1">
        <w:trPr>
          <w:trHeight w:val="312"/>
          <w:jc w:val="center"/>
        </w:trPr>
        <w:tc>
          <w:tcPr>
            <w:tcW w:w="1162" w:type="dxa"/>
            <w:vMerge w:val="restart"/>
            <w:tcBorders>
              <w:top w:val="single" w:sz="4" w:space="0" w:color="auto"/>
              <w:left w:val="nil"/>
              <w:bottom w:val="single" w:sz="4" w:space="0" w:color="000000"/>
              <w:right w:val="single" w:sz="4" w:space="0" w:color="auto"/>
            </w:tcBorders>
            <w:shd w:val="clear" w:color="auto" w:fill="A9D5E7" w:themeFill="accent1" w:themeFillTint="66"/>
            <w:noWrap/>
            <w:vAlign w:val="center"/>
            <w:hideMark/>
          </w:tcPr>
          <w:p w14:paraId="02DC54D0" w14:textId="3CCB47FC"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 xml:space="preserve">Plot </w:t>
            </w:r>
            <w:ins w:id="712" w:author="Abhilasha Vaid" w:date="2016-06-17T13:54:00Z">
              <w:r w:rsidR="00012EEF">
                <w:rPr>
                  <w:rFonts w:ascii="Calibri" w:eastAsia="Times New Roman" w:hAnsi="Calibri" w:cs="Times New Roman"/>
                  <w:b/>
                  <w:color w:val="000000"/>
                  <w:sz w:val="20"/>
                  <w:szCs w:val="20"/>
                </w:rPr>
                <w:t>s</w:t>
              </w:r>
            </w:ins>
            <w:del w:id="713" w:author="Abhilasha Vaid" w:date="2016-06-17T13:54:00Z">
              <w:r w:rsidRPr="003C4884" w:rsidDel="00012EEF">
                <w:rPr>
                  <w:rFonts w:ascii="Calibri" w:eastAsia="Times New Roman" w:hAnsi="Calibri" w:cs="Times New Roman"/>
                  <w:b/>
                  <w:color w:val="000000"/>
                  <w:sz w:val="20"/>
                  <w:szCs w:val="20"/>
                </w:rPr>
                <w:delText>S</w:delText>
              </w:r>
            </w:del>
            <w:r w:rsidRPr="003C4884">
              <w:rPr>
                <w:rFonts w:ascii="Calibri" w:eastAsia="Times New Roman" w:hAnsi="Calibri" w:cs="Times New Roman"/>
                <w:b/>
                <w:color w:val="000000"/>
                <w:sz w:val="20"/>
                <w:szCs w:val="20"/>
              </w:rPr>
              <w:t>hape</w:t>
            </w:r>
          </w:p>
        </w:tc>
        <w:tc>
          <w:tcPr>
            <w:tcW w:w="2244" w:type="dxa"/>
            <w:gridSpan w:val="3"/>
            <w:tcBorders>
              <w:top w:val="single" w:sz="4" w:space="0" w:color="auto"/>
              <w:left w:val="nil"/>
              <w:bottom w:val="nil"/>
              <w:right w:val="single" w:sz="4" w:space="0" w:color="000000"/>
            </w:tcBorders>
            <w:shd w:val="clear" w:color="auto" w:fill="A9D5E7" w:themeFill="accent1" w:themeFillTint="66"/>
            <w:noWrap/>
            <w:vAlign w:val="center"/>
            <w:hideMark/>
          </w:tcPr>
          <w:p w14:paraId="59AE64D6"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Ethiopia</w:t>
            </w:r>
          </w:p>
        </w:tc>
        <w:tc>
          <w:tcPr>
            <w:tcW w:w="2278" w:type="dxa"/>
            <w:gridSpan w:val="3"/>
            <w:tcBorders>
              <w:top w:val="single" w:sz="4" w:space="0" w:color="auto"/>
              <w:left w:val="nil"/>
              <w:bottom w:val="nil"/>
              <w:right w:val="nil"/>
            </w:tcBorders>
            <w:shd w:val="clear" w:color="auto" w:fill="A9D5E7" w:themeFill="accent1" w:themeFillTint="66"/>
            <w:noWrap/>
            <w:vAlign w:val="center"/>
            <w:hideMark/>
          </w:tcPr>
          <w:p w14:paraId="125F4535"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Tanzania</w:t>
            </w:r>
          </w:p>
        </w:tc>
        <w:tc>
          <w:tcPr>
            <w:tcW w:w="2118" w:type="dxa"/>
            <w:gridSpan w:val="3"/>
            <w:tcBorders>
              <w:top w:val="single" w:sz="4" w:space="0" w:color="auto"/>
              <w:left w:val="single" w:sz="4" w:space="0" w:color="auto"/>
              <w:bottom w:val="nil"/>
              <w:right w:val="nil"/>
            </w:tcBorders>
            <w:shd w:val="clear" w:color="auto" w:fill="A9D5E7" w:themeFill="accent1" w:themeFillTint="66"/>
            <w:noWrap/>
            <w:vAlign w:val="center"/>
            <w:hideMark/>
          </w:tcPr>
          <w:p w14:paraId="6BEEB61A"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Nigeria</w:t>
            </w:r>
          </w:p>
        </w:tc>
        <w:tc>
          <w:tcPr>
            <w:tcW w:w="2278" w:type="dxa"/>
            <w:gridSpan w:val="3"/>
            <w:tcBorders>
              <w:top w:val="single" w:sz="4" w:space="0" w:color="auto"/>
              <w:left w:val="single" w:sz="4" w:space="0" w:color="auto"/>
              <w:bottom w:val="nil"/>
              <w:right w:val="nil"/>
            </w:tcBorders>
            <w:shd w:val="clear" w:color="auto" w:fill="A9D5E7" w:themeFill="accent1" w:themeFillTint="66"/>
            <w:noWrap/>
            <w:vAlign w:val="center"/>
            <w:hideMark/>
          </w:tcPr>
          <w:p w14:paraId="3FCCF7F6"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Pooled</w:t>
            </w:r>
          </w:p>
        </w:tc>
      </w:tr>
      <w:tr w:rsidR="00E71437" w:rsidRPr="00CB2BC4" w14:paraId="35CF688F" w14:textId="77777777" w:rsidTr="002D53DE">
        <w:trPr>
          <w:trHeight w:val="1013"/>
          <w:jc w:val="center"/>
        </w:trPr>
        <w:tc>
          <w:tcPr>
            <w:tcW w:w="1162" w:type="dxa"/>
            <w:vMerge/>
            <w:tcBorders>
              <w:top w:val="single" w:sz="4" w:space="0" w:color="auto"/>
              <w:left w:val="nil"/>
              <w:bottom w:val="single" w:sz="4" w:space="0" w:color="000000"/>
              <w:right w:val="single" w:sz="4" w:space="0" w:color="auto"/>
            </w:tcBorders>
            <w:shd w:val="clear" w:color="auto" w:fill="A9D5E7" w:themeFill="accent1" w:themeFillTint="66"/>
            <w:vAlign w:val="center"/>
            <w:hideMark/>
          </w:tcPr>
          <w:p w14:paraId="0D725124" w14:textId="77777777" w:rsidR="0023411D" w:rsidRPr="003C4884" w:rsidRDefault="0023411D" w:rsidP="0023411D">
            <w:pPr>
              <w:spacing w:after="0" w:line="240" w:lineRule="auto"/>
              <w:rPr>
                <w:rFonts w:ascii="Calibri" w:eastAsia="Times New Roman" w:hAnsi="Calibri" w:cs="Times New Roman"/>
                <w:color w:val="000000"/>
                <w:sz w:val="20"/>
                <w:szCs w:val="20"/>
              </w:rPr>
            </w:pPr>
          </w:p>
        </w:tc>
        <w:tc>
          <w:tcPr>
            <w:tcW w:w="622" w:type="dxa"/>
            <w:tcBorders>
              <w:top w:val="nil"/>
              <w:left w:val="nil"/>
              <w:bottom w:val="single" w:sz="4" w:space="0" w:color="auto"/>
              <w:right w:val="nil"/>
            </w:tcBorders>
            <w:shd w:val="clear" w:color="auto" w:fill="A9D5E7" w:themeFill="accent1" w:themeFillTint="66"/>
            <w:noWrap/>
            <w:vAlign w:val="center"/>
            <w:hideMark/>
          </w:tcPr>
          <w:p w14:paraId="759F8819"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N</w:t>
            </w:r>
          </w:p>
        </w:tc>
        <w:tc>
          <w:tcPr>
            <w:tcW w:w="860" w:type="dxa"/>
            <w:tcBorders>
              <w:top w:val="nil"/>
              <w:left w:val="nil"/>
              <w:bottom w:val="single" w:sz="4" w:space="0" w:color="auto"/>
              <w:right w:val="nil"/>
            </w:tcBorders>
            <w:shd w:val="clear" w:color="auto" w:fill="A9D5E7" w:themeFill="accent1" w:themeFillTint="66"/>
            <w:vAlign w:val="center"/>
            <w:hideMark/>
          </w:tcPr>
          <w:p w14:paraId="043525DD" w14:textId="5D956B3B"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 xml:space="preserve">Closing </w:t>
            </w:r>
            <w:ins w:id="714" w:author="Abhilasha Vaid" w:date="2016-06-17T13:54:00Z">
              <w:r w:rsidR="00012EEF">
                <w:rPr>
                  <w:rFonts w:ascii="Calibri" w:eastAsia="Times New Roman" w:hAnsi="Calibri" w:cs="Times New Roman"/>
                  <w:b/>
                  <w:color w:val="000000"/>
                  <w:sz w:val="20"/>
                  <w:szCs w:val="20"/>
                </w:rPr>
                <w:t>e</w:t>
              </w:r>
            </w:ins>
            <w:del w:id="715" w:author="Abhilasha Vaid" w:date="2016-06-17T13:54:00Z">
              <w:r w:rsidRPr="003C4884" w:rsidDel="00012EEF">
                <w:rPr>
                  <w:rFonts w:ascii="Calibri" w:eastAsia="Times New Roman" w:hAnsi="Calibri" w:cs="Times New Roman"/>
                  <w:b/>
                  <w:color w:val="000000"/>
                  <w:sz w:val="20"/>
                  <w:szCs w:val="20"/>
                </w:rPr>
                <w:delText>E</w:delText>
              </w:r>
            </w:del>
            <w:r w:rsidRPr="003C4884">
              <w:rPr>
                <w:rFonts w:ascii="Calibri" w:eastAsia="Times New Roman" w:hAnsi="Calibri" w:cs="Times New Roman"/>
                <w:b/>
                <w:color w:val="000000"/>
                <w:sz w:val="20"/>
                <w:szCs w:val="20"/>
              </w:rPr>
              <w:t>rror (%)</w:t>
            </w:r>
          </w:p>
        </w:tc>
        <w:tc>
          <w:tcPr>
            <w:tcW w:w="762" w:type="dxa"/>
            <w:tcBorders>
              <w:top w:val="nil"/>
              <w:left w:val="nil"/>
              <w:bottom w:val="single" w:sz="4" w:space="0" w:color="auto"/>
              <w:right w:val="nil"/>
            </w:tcBorders>
            <w:shd w:val="clear" w:color="auto" w:fill="A9D5E7" w:themeFill="accent1" w:themeFillTint="66"/>
            <w:vAlign w:val="center"/>
            <w:hideMark/>
          </w:tcPr>
          <w:p w14:paraId="05FA4FA7"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 xml:space="preserve">Bias </w:t>
            </w:r>
          </w:p>
          <w:p w14:paraId="6ECE6E44"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(GPS-CR, acres)</w:t>
            </w:r>
          </w:p>
        </w:tc>
        <w:tc>
          <w:tcPr>
            <w:tcW w:w="622" w:type="dxa"/>
            <w:tcBorders>
              <w:top w:val="nil"/>
              <w:left w:val="single" w:sz="4" w:space="0" w:color="auto"/>
              <w:bottom w:val="single" w:sz="4" w:space="0" w:color="auto"/>
              <w:right w:val="nil"/>
            </w:tcBorders>
            <w:shd w:val="clear" w:color="auto" w:fill="A9D5E7" w:themeFill="accent1" w:themeFillTint="66"/>
            <w:noWrap/>
            <w:vAlign w:val="center"/>
            <w:hideMark/>
          </w:tcPr>
          <w:p w14:paraId="0069142D"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N</w:t>
            </w:r>
          </w:p>
        </w:tc>
        <w:tc>
          <w:tcPr>
            <w:tcW w:w="860" w:type="dxa"/>
            <w:tcBorders>
              <w:top w:val="nil"/>
              <w:left w:val="nil"/>
              <w:bottom w:val="single" w:sz="4" w:space="0" w:color="auto"/>
              <w:right w:val="nil"/>
            </w:tcBorders>
            <w:shd w:val="clear" w:color="auto" w:fill="A9D5E7" w:themeFill="accent1" w:themeFillTint="66"/>
            <w:vAlign w:val="center"/>
            <w:hideMark/>
          </w:tcPr>
          <w:p w14:paraId="5A37C45C" w14:textId="483FAAB9"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 xml:space="preserve">Closing </w:t>
            </w:r>
            <w:ins w:id="716" w:author="Abhilasha Vaid" w:date="2016-06-17T13:54:00Z">
              <w:r w:rsidR="00012EEF">
                <w:rPr>
                  <w:rFonts w:ascii="Calibri" w:eastAsia="Times New Roman" w:hAnsi="Calibri" w:cs="Times New Roman"/>
                  <w:b/>
                  <w:color w:val="000000"/>
                  <w:sz w:val="20"/>
                  <w:szCs w:val="20"/>
                </w:rPr>
                <w:t>e</w:t>
              </w:r>
            </w:ins>
            <w:del w:id="717" w:author="Abhilasha Vaid" w:date="2016-06-17T13:54:00Z">
              <w:r w:rsidRPr="003C4884" w:rsidDel="00012EEF">
                <w:rPr>
                  <w:rFonts w:ascii="Calibri" w:eastAsia="Times New Roman" w:hAnsi="Calibri" w:cs="Times New Roman"/>
                  <w:b/>
                  <w:color w:val="000000"/>
                  <w:sz w:val="20"/>
                  <w:szCs w:val="20"/>
                </w:rPr>
                <w:delText>E</w:delText>
              </w:r>
            </w:del>
            <w:r w:rsidRPr="003C4884">
              <w:rPr>
                <w:rFonts w:ascii="Calibri" w:eastAsia="Times New Roman" w:hAnsi="Calibri" w:cs="Times New Roman"/>
                <w:b/>
                <w:color w:val="000000"/>
                <w:sz w:val="20"/>
                <w:szCs w:val="20"/>
              </w:rPr>
              <w:t>rror (%)</w:t>
            </w:r>
          </w:p>
        </w:tc>
        <w:tc>
          <w:tcPr>
            <w:tcW w:w="796" w:type="dxa"/>
            <w:tcBorders>
              <w:top w:val="nil"/>
              <w:left w:val="nil"/>
              <w:bottom w:val="single" w:sz="4" w:space="0" w:color="auto"/>
              <w:right w:val="nil"/>
            </w:tcBorders>
            <w:shd w:val="clear" w:color="auto" w:fill="A9D5E7" w:themeFill="accent1" w:themeFillTint="66"/>
            <w:vAlign w:val="center"/>
            <w:hideMark/>
          </w:tcPr>
          <w:p w14:paraId="2874D83D"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Bias    (GPS-CR, acres)</w:t>
            </w:r>
          </w:p>
        </w:tc>
        <w:tc>
          <w:tcPr>
            <w:tcW w:w="521" w:type="dxa"/>
            <w:tcBorders>
              <w:top w:val="nil"/>
              <w:left w:val="single" w:sz="4" w:space="0" w:color="auto"/>
              <w:bottom w:val="single" w:sz="4" w:space="0" w:color="auto"/>
              <w:right w:val="nil"/>
            </w:tcBorders>
            <w:shd w:val="clear" w:color="auto" w:fill="A9D5E7" w:themeFill="accent1" w:themeFillTint="66"/>
            <w:noWrap/>
            <w:vAlign w:val="center"/>
            <w:hideMark/>
          </w:tcPr>
          <w:p w14:paraId="259863B8"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N</w:t>
            </w:r>
          </w:p>
        </w:tc>
        <w:tc>
          <w:tcPr>
            <w:tcW w:w="860" w:type="dxa"/>
            <w:tcBorders>
              <w:top w:val="nil"/>
              <w:left w:val="nil"/>
              <w:bottom w:val="single" w:sz="4" w:space="0" w:color="auto"/>
              <w:right w:val="nil"/>
            </w:tcBorders>
            <w:shd w:val="clear" w:color="auto" w:fill="A9D5E7" w:themeFill="accent1" w:themeFillTint="66"/>
            <w:vAlign w:val="center"/>
            <w:hideMark/>
          </w:tcPr>
          <w:p w14:paraId="62364F3A" w14:textId="4D855173"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 xml:space="preserve">Closing </w:t>
            </w:r>
            <w:ins w:id="718" w:author="Abhilasha Vaid" w:date="2016-06-17T13:54:00Z">
              <w:r w:rsidR="00012EEF">
                <w:rPr>
                  <w:rFonts w:ascii="Calibri" w:eastAsia="Times New Roman" w:hAnsi="Calibri" w:cs="Times New Roman"/>
                  <w:b/>
                  <w:color w:val="000000"/>
                  <w:sz w:val="20"/>
                  <w:szCs w:val="20"/>
                </w:rPr>
                <w:t>e</w:t>
              </w:r>
            </w:ins>
            <w:del w:id="719" w:author="Abhilasha Vaid" w:date="2016-06-17T13:54:00Z">
              <w:r w:rsidRPr="003C4884" w:rsidDel="00012EEF">
                <w:rPr>
                  <w:rFonts w:ascii="Calibri" w:eastAsia="Times New Roman" w:hAnsi="Calibri" w:cs="Times New Roman"/>
                  <w:b/>
                  <w:color w:val="000000"/>
                  <w:sz w:val="20"/>
                  <w:szCs w:val="20"/>
                </w:rPr>
                <w:delText>E</w:delText>
              </w:r>
            </w:del>
            <w:r w:rsidRPr="003C4884">
              <w:rPr>
                <w:rFonts w:ascii="Calibri" w:eastAsia="Times New Roman" w:hAnsi="Calibri" w:cs="Times New Roman"/>
                <w:b/>
                <w:color w:val="000000"/>
                <w:sz w:val="20"/>
                <w:szCs w:val="20"/>
              </w:rPr>
              <w:t>rror (%)</w:t>
            </w:r>
          </w:p>
        </w:tc>
        <w:tc>
          <w:tcPr>
            <w:tcW w:w="737" w:type="dxa"/>
            <w:tcBorders>
              <w:top w:val="nil"/>
              <w:left w:val="nil"/>
              <w:bottom w:val="single" w:sz="4" w:space="0" w:color="auto"/>
              <w:right w:val="nil"/>
            </w:tcBorders>
            <w:shd w:val="clear" w:color="auto" w:fill="A9D5E7" w:themeFill="accent1" w:themeFillTint="66"/>
            <w:vAlign w:val="center"/>
            <w:hideMark/>
          </w:tcPr>
          <w:p w14:paraId="588A458D"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Bias          (GPS-CR)</w:t>
            </w:r>
          </w:p>
        </w:tc>
        <w:tc>
          <w:tcPr>
            <w:tcW w:w="622" w:type="dxa"/>
            <w:tcBorders>
              <w:top w:val="nil"/>
              <w:left w:val="single" w:sz="4" w:space="0" w:color="auto"/>
              <w:bottom w:val="single" w:sz="4" w:space="0" w:color="auto"/>
              <w:right w:val="nil"/>
            </w:tcBorders>
            <w:shd w:val="clear" w:color="auto" w:fill="A9D5E7" w:themeFill="accent1" w:themeFillTint="66"/>
            <w:noWrap/>
            <w:vAlign w:val="center"/>
            <w:hideMark/>
          </w:tcPr>
          <w:p w14:paraId="4B9B1820"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N</w:t>
            </w:r>
          </w:p>
        </w:tc>
        <w:tc>
          <w:tcPr>
            <w:tcW w:w="860" w:type="dxa"/>
            <w:tcBorders>
              <w:top w:val="nil"/>
              <w:left w:val="nil"/>
              <w:bottom w:val="single" w:sz="4" w:space="0" w:color="auto"/>
              <w:right w:val="nil"/>
            </w:tcBorders>
            <w:shd w:val="clear" w:color="auto" w:fill="A9D5E7" w:themeFill="accent1" w:themeFillTint="66"/>
            <w:vAlign w:val="center"/>
            <w:hideMark/>
          </w:tcPr>
          <w:p w14:paraId="17F95EAA" w14:textId="0E92853E"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 xml:space="preserve">Closing </w:t>
            </w:r>
            <w:ins w:id="720" w:author="Abhilasha Vaid" w:date="2016-06-17T13:54:00Z">
              <w:r w:rsidR="00012EEF">
                <w:rPr>
                  <w:rFonts w:ascii="Calibri" w:eastAsia="Times New Roman" w:hAnsi="Calibri" w:cs="Times New Roman"/>
                  <w:b/>
                  <w:color w:val="000000"/>
                  <w:sz w:val="20"/>
                  <w:szCs w:val="20"/>
                </w:rPr>
                <w:t>e</w:t>
              </w:r>
            </w:ins>
            <w:del w:id="721" w:author="Abhilasha Vaid" w:date="2016-06-17T13:54:00Z">
              <w:r w:rsidRPr="003C4884" w:rsidDel="00012EEF">
                <w:rPr>
                  <w:rFonts w:ascii="Calibri" w:eastAsia="Times New Roman" w:hAnsi="Calibri" w:cs="Times New Roman"/>
                  <w:b/>
                  <w:color w:val="000000"/>
                  <w:sz w:val="20"/>
                  <w:szCs w:val="20"/>
                </w:rPr>
                <w:delText>E</w:delText>
              </w:r>
            </w:del>
            <w:r w:rsidRPr="003C4884">
              <w:rPr>
                <w:rFonts w:ascii="Calibri" w:eastAsia="Times New Roman" w:hAnsi="Calibri" w:cs="Times New Roman"/>
                <w:b/>
                <w:color w:val="000000"/>
                <w:sz w:val="20"/>
                <w:szCs w:val="20"/>
              </w:rPr>
              <w:t>rror (%)</w:t>
            </w:r>
          </w:p>
        </w:tc>
        <w:tc>
          <w:tcPr>
            <w:tcW w:w="796" w:type="dxa"/>
            <w:tcBorders>
              <w:top w:val="nil"/>
              <w:left w:val="nil"/>
              <w:bottom w:val="single" w:sz="4" w:space="0" w:color="auto"/>
              <w:right w:val="nil"/>
            </w:tcBorders>
            <w:shd w:val="clear" w:color="auto" w:fill="A9D5E7" w:themeFill="accent1" w:themeFillTint="66"/>
            <w:vAlign w:val="center"/>
            <w:hideMark/>
          </w:tcPr>
          <w:p w14:paraId="54B16DD5"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Bias    (GPS-CR, acres)</w:t>
            </w:r>
          </w:p>
        </w:tc>
      </w:tr>
      <w:tr w:rsidR="00E71437" w:rsidRPr="003C4884" w14:paraId="618DC72E" w14:textId="77777777" w:rsidTr="002D53DE">
        <w:trPr>
          <w:trHeight w:val="312"/>
          <w:jc w:val="center"/>
        </w:trPr>
        <w:tc>
          <w:tcPr>
            <w:tcW w:w="1162" w:type="dxa"/>
            <w:tcBorders>
              <w:top w:val="nil"/>
              <w:left w:val="nil"/>
              <w:bottom w:val="nil"/>
              <w:right w:val="nil"/>
            </w:tcBorders>
            <w:shd w:val="clear" w:color="auto" w:fill="auto"/>
            <w:noWrap/>
            <w:vAlign w:val="center"/>
            <w:hideMark/>
          </w:tcPr>
          <w:p w14:paraId="70EB0A2A"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&lt; = 4 sides</w:t>
            </w:r>
          </w:p>
        </w:tc>
        <w:tc>
          <w:tcPr>
            <w:tcW w:w="622" w:type="dxa"/>
            <w:tcBorders>
              <w:top w:val="nil"/>
              <w:left w:val="single" w:sz="4" w:space="0" w:color="auto"/>
              <w:bottom w:val="nil"/>
              <w:right w:val="nil"/>
            </w:tcBorders>
            <w:shd w:val="clear" w:color="auto" w:fill="auto"/>
            <w:noWrap/>
            <w:vAlign w:val="center"/>
            <w:hideMark/>
          </w:tcPr>
          <w:p w14:paraId="03F1F3C2"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662</w:t>
            </w:r>
          </w:p>
        </w:tc>
        <w:tc>
          <w:tcPr>
            <w:tcW w:w="860" w:type="dxa"/>
            <w:tcBorders>
              <w:top w:val="nil"/>
              <w:left w:val="nil"/>
              <w:bottom w:val="nil"/>
              <w:right w:val="nil"/>
            </w:tcBorders>
            <w:shd w:val="clear" w:color="auto" w:fill="auto"/>
            <w:noWrap/>
            <w:vAlign w:val="center"/>
            <w:hideMark/>
          </w:tcPr>
          <w:p w14:paraId="74210EBF"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2.32</w:t>
            </w:r>
          </w:p>
        </w:tc>
        <w:tc>
          <w:tcPr>
            <w:tcW w:w="762" w:type="dxa"/>
            <w:tcBorders>
              <w:top w:val="nil"/>
              <w:left w:val="nil"/>
              <w:bottom w:val="nil"/>
              <w:right w:val="nil"/>
            </w:tcBorders>
            <w:shd w:val="clear" w:color="auto" w:fill="auto"/>
            <w:noWrap/>
            <w:vAlign w:val="center"/>
            <w:hideMark/>
          </w:tcPr>
          <w:p w14:paraId="333FBB36"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w:t>
            </w:r>
          </w:p>
        </w:tc>
        <w:tc>
          <w:tcPr>
            <w:tcW w:w="622" w:type="dxa"/>
            <w:tcBorders>
              <w:top w:val="nil"/>
              <w:left w:val="single" w:sz="4" w:space="0" w:color="auto"/>
              <w:bottom w:val="nil"/>
              <w:right w:val="nil"/>
            </w:tcBorders>
            <w:shd w:val="clear" w:color="auto" w:fill="auto"/>
            <w:noWrap/>
            <w:vAlign w:val="center"/>
            <w:hideMark/>
          </w:tcPr>
          <w:p w14:paraId="2EFDC9FB"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358</w:t>
            </w:r>
          </w:p>
        </w:tc>
        <w:tc>
          <w:tcPr>
            <w:tcW w:w="860" w:type="dxa"/>
            <w:tcBorders>
              <w:top w:val="nil"/>
              <w:left w:val="nil"/>
              <w:bottom w:val="nil"/>
              <w:right w:val="nil"/>
            </w:tcBorders>
            <w:shd w:val="clear" w:color="auto" w:fill="auto"/>
            <w:noWrap/>
            <w:vAlign w:val="center"/>
            <w:hideMark/>
          </w:tcPr>
          <w:p w14:paraId="593A60F9"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2.03</w:t>
            </w:r>
          </w:p>
        </w:tc>
        <w:tc>
          <w:tcPr>
            <w:tcW w:w="796" w:type="dxa"/>
            <w:tcBorders>
              <w:top w:val="nil"/>
              <w:left w:val="nil"/>
              <w:bottom w:val="nil"/>
              <w:right w:val="nil"/>
            </w:tcBorders>
            <w:shd w:val="clear" w:color="auto" w:fill="auto"/>
            <w:noWrap/>
            <w:vAlign w:val="center"/>
            <w:hideMark/>
          </w:tcPr>
          <w:p w14:paraId="2FA7128A"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0.00</w:t>
            </w:r>
          </w:p>
        </w:tc>
        <w:tc>
          <w:tcPr>
            <w:tcW w:w="521" w:type="dxa"/>
            <w:tcBorders>
              <w:top w:val="nil"/>
              <w:left w:val="single" w:sz="4" w:space="0" w:color="auto"/>
              <w:bottom w:val="nil"/>
              <w:right w:val="nil"/>
            </w:tcBorders>
            <w:shd w:val="clear" w:color="auto" w:fill="auto"/>
            <w:noWrap/>
            <w:vAlign w:val="center"/>
            <w:hideMark/>
          </w:tcPr>
          <w:p w14:paraId="377F090E" w14:textId="77777777" w:rsidR="0023411D" w:rsidRPr="003C4884" w:rsidRDefault="0023411D" w:rsidP="0066125A">
            <w:pPr>
              <w:spacing w:after="0" w:line="240" w:lineRule="auto"/>
              <w:jc w:val="right"/>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71</w:t>
            </w:r>
          </w:p>
        </w:tc>
        <w:tc>
          <w:tcPr>
            <w:tcW w:w="860" w:type="dxa"/>
            <w:tcBorders>
              <w:top w:val="nil"/>
              <w:left w:val="nil"/>
              <w:bottom w:val="nil"/>
              <w:right w:val="nil"/>
            </w:tcBorders>
            <w:shd w:val="clear" w:color="auto" w:fill="auto"/>
            <w:noWrap/>
            <w:vAlign w:val="center"/>
            <w:hideMark/>
          </w:tcPr>
          <w:p w14:paraId="1F8B3E85"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1.46</w:t>
            </w:r>
          </w:p>
        </w:tc>
        <w:tc>
          <w:tcPr>
            <w:tcW w:w="737" w:type="dxa"/>
            <w:tcBorders>
              <w:top w:val="nil"/>
              <w:left w:val="nil"/>
              <w:bottom w:val="nil"/>
              <w:right w:val="nil"/>
            </w:tcBorders>
            <w:shd w:val="clear" w:color="auto" w:fill="auto"/>
            <w:noWrap/>
            <w:vAlign w:val="center"/>
            <w:hideMark/>
          </w:tcPr>
          <w:p w14:paraId="3BEA4564"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w:t>
            </w:r>
          </w:p>
        </w:tc>
        <w:tc>
          <w:tcPr>
            <w:tcW w:w="622" w:type="dxa"/>
            <w:tcBorders>
              <w:top w:val="nil"/>
              <w:left w:val="single" w:sz="4" w:space="0" w:color="auto"/>
              <w:bottom w:val="nil"/>
              <w:right w:val="nil"/>
            </w:tcBorders>
            <w:shd w:val="clear" w:color="auto" w:fill="auto"/>
            <w:noWrap/>
            <w:vAlign w:val="center"/>
            <w:hideMark/>
          </w:tcPr>
          <w:p w14:paraId="2574D556"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1091</w:t>
            </w:r>
          </w:p>
        </w:tc>
        <w:tc>
          <w:tcPr>
            <w:tcW w:w="860" w:type="dxa"/>
            <w:tcBorders>
              <w:top w:val="nil"/>
              <w:left w:val="nil"/>
              <w:bottom w:val="nil"/>
              <w:right w:val="nil"/>
            </w:tcBorders>
            <w:shd w:val="clear" w:color="auto" w:fill="auto"/>
            <w:noWrap/>
            <w:vAlign w:val="center"/>
            <w:hideMark/>
          </w:tcPr>
          <w:p w14:paraId="0E290D13"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2.17</w:t>
            </w:r>
          </w:p>
        </w:tc>
        <w:tc>
          <w:tcPr>
            <w:tcW w:w="796" w:type="dxa"/>
            <w:tcBorders>
              <w:top w:val="nil"/>
              <w:left w:val="nil"/>
              <w:bottom w:val="nil"/>
              <w:right w:val="nil"/>
            </w:tcBorders>
            <w:shd w:val="clear" w:color="auto" w:fill="auto"/>
            <w:noWrap/>
            <w:vAlign w:val="center"/>
            <w:hideMark/>
          </w:tcPr>
          <w:p w14:paraId="57E75AA8"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w:t>
            </w:r>
          </w:p>
        </w:tc>
      </w:tr>
      <w:tr w:rsidR="00E71437" w:rsidRPr="003C4884" w14:paraId="3882E8FC" w14:textId="77777777" w:rsidTr="005B6EA1">
        <w:trPr>
          <w:trHeight w:val="312"/>
          <w:jc w:val="center"/>
        </w:trPr>
        <w:tc>
          <w:tcPr>
            <w:tcW w:w="1162" w:type="dxa"/>
            <w:tcBorders>
              <w:top w:val="nil"/>
              <w:left w:val="nil"/>
              <w:right w:val="nil"/>
            </w:tcBorders>
            <w:shd w:val="clear" w:color="auto" w:fill="auto"/>
            <w:noWrap/>
            <w:vAlign w:val="center"/>
            <w:hideMark/>
          </w:tcPr>
          <w:p w14:paraId="171F1BFC"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5 - 9 sides</w:t>
            </w:r>
          </w:p>
        </w:tc>
        <w:tc>
          <w:tcPr>
            <w:tcW w:w="622" w:type="dxa"/>
            <w:tcBorders>
              <w:top w:val="nil"/>
              <w:left w:val="single" w:sz="4" w:space="0" w:color="auto"/>
              <w:right w:val="nil"/>
            </w:tcBorders>
            <w:shd w:val="clear" w:color="auto" w:fill="auto"/>
            <w:noWrap/>
            <w:vAlign w:val="center"/>
            <w:hideMark/>
          </w:tcPr>
          <w:p w14:paraId="1F815815"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875</w:t>
            </w:r>
          </w:p>
        </w:tc>
        <w:tc>
          <w:tcPr>
            <w:tcW w:w="860" w:type="dxa"/>
            <w:tcBorders>
              <w:top w:val="nil"/>
              <w:left w:val="nil"/>
              <w:right w:val="nil"/>
            </w:tcBorders>
            <w:shd w:val="clear" w:color="auto" w:fill="auto"/>
            <w:noWrap/>
            <w:vAlign w:val="center"/>
            <w:hideMark/>
          </w:tcPr>
          <w:p w14:paraId="401CE6AF"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2.19</w:t>
            </w:r>
          </w:p>
        </w:tc>
        <w:tc>
          <w:tcPr>
            <w:tcW w:w="762" w:type="dxa"/>
            <w:tcBorders>
              <w:top w:val="nil"/>
              <w:left w:val="nil"/>
              <w:right w:val="nil"/>
            </w:tcBorders>
            <w:shd w:val="clear" w:color="auto" w:fill="auto"/>
            <w:noWrap/>
            <w:vAlign w:val="center"/>
            <w:hideMark/>
          </w:tcPr>
          <w:p w14:paraId="2FCAA53C"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0.00</w:t>
            </w:r>
          </w:p>
        </w:tc>
        <w:tc>
          <w:tcPr>
            <w:tcW w:w="622" w:type="dxa"/>
            <w:tcBorders>
              <w:top w:val="nil"/>
              <w:left w:val="single" w:sz="4" w:space="0" w:color="auto"/>
              <w:right w:val="nil"/>
            </w:tcBorders>
            <w:shd w:val="clear" w:color="auto" w:fill="auto"/>
            <w:noWrap/>
            <w:vAlign w:val="center"/>
            <w:hideMark/>
          </w:tcPr>
          <w:p w14:paraId="0C31CA96"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980</w:t>
            </w:r>
          </w:p>
        </w:tc>
        <w:tc>
          <w:tcPr>
            <w:tcW w:w="860" w:type="dxa"/>
            <w:tcBorders>
              <w:top w:val="nil"/>
              <w:left w:val="nil"/>
              <w:right w:val="nil"/>
            </w:tcBorders>
            <w:shd w:val="clear" w:color="auto" w:fill="auto"/>
            <w:noWrap/>
            <w:vAlign w:val="center"/>
            <w:hideMark/>
          </w:tcPr>
          <w:p w14:paraId="6D35A386"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2.00</w:t>
            </w:r>
          </w:p>
        </w:tc>
        <w:tc>
          <w:tcPr>
            <w:tcW w:w="796" w:type="dxa"/>
            <w:tcBorders>
              <w:top w:val="nil"/>
              <w:left w:val="nil"/>
              <w:right w:val="nil"/>
            </w:tcBorders>
            <w:shd w:val="clear" w:color="auto" w:fill="auto"/>
            <w:noWrap/>
            <w:vAlign w:val="center"/>
            <w:hideMark/>
          </w:tcPr>
          <w:p w14:paraId="3DCF2D03"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w:t>
            </w:r>
          </w:p>
        </w:tc>
        <w:tc>
          <w:tcPr>
            <w:tcW w:w="521" w:type="dxa"/>
            <w:tcBorders>
              <w:top w:val="nil"/>
              <w:left w:val="single" w:sz="4" w:space="0" w:color="auto"/>
              <w:right w:val="nil"/>
            </w:tcBorders>
            <w:shd w:val="clear" w:color="auto" w:fill="auto"/>
            <w:noWrap/>
            <w:vAlign w:val="center"/>
            <w:hideMark/>
          </w:tcPr>
          <w:p w14:paraId="4FFEA421" w14:textId="77777777" w:rsidR="0023411D" w:rsidRPr="003C4884" w:rsidRDefault="0023411D" w:rsidP="0066125A">
            <w:pPr>
              <w:spacing w:after="0" w:line="240" w:lineRule="auto"/>
              <w:jc w:val="right"/>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215</w:t>
            </w:r>
          </w:p>
        </w:tc>
        <w:tc>
          <w:tcPr>
            <w:tcW w:w="860" w:type="dxa"/>
            <w:tcBorders>
              <w:top w:val="nil"/>
              <w:left w:val="nil"/>
              <w:right w:val="nil"/>
            </w:tcBorders>
            <w:shd w:val="clear" w:color="auto" w:fill="auto"/>
            <w:noWrap/>
            <w:vAlign w:val="center"/>
            <w:hideMark/>
          </w:tcPr>
          <w:p w14:paraId="76EB703C"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1.63</w:t>
            </w:r>
          </w:p>
        </w:tc>
        <w:tc>
          <w:tcPr>
            <w:tcW w:w="737" w:type="dxa"/>
            <w:tcBorders>
              <w:top w:val="nil"/>
              <w:left w:val="nil"/>
              <w:right w:val="nil"/>
            </w:tcBorders>
            <w:shd w:val="clear" w:color="auto" w:fill="auto"/>
            <w:noWrap/>
            <w:vAlign w:val="center"/>
            <w:hideMark/>
          </w:tcPr>
          <w:p w14:paraId="413D9D5E"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w:t>
            </w:r>
          </w:p>
        </w:tc>
        <w:tc>
          <w:tcPr>
            <w:tcW w:w="622" w:type="dxa"/>
            <w:tcBorders>
              <w:top w:val="nil"/>
              <w:left w:val="single" w:sz="4" w:space="0" w:color="auto"/>
              <w:right w:val="nil"/>
            </w:tcBorders>
            <w:shd w:val="clear" w:color="auto" w:fill="auto"/>
            <w:noWrap/>
            <w:vAlign w:val="center"/>
            <w:hideMark/>
          </w:tcPr>
          <w:p w14:paraId="73CAE474"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2070</w:t>
            </w:r>
          </w:p>
        </w:tc>
        <w:tc>
          <w:tcPr>
            <w:tcW w:w="860" w:type="dxa"/>
            <w:tcBorders>
              <w:top w:val="nil"/>
              <w:left w:val="nil"/>
              <w:right w:val="nil"/>
            </w:tcBorders>
            <w:shd w:val="clear" w:color="auto" w:fill="auto"/>
            <w:noWrap/>
            <w:vAlign w:val="center"/>
            <w:hideMark/>
          </w:tcPr>
          <w:p w14:paraId="49AB3704"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2.04</w:t>
            </w:r>
          </w:p>
        </w:tc>
        <w:tc>
          <w:tcPr>
            <w:tcW w:w="796" w:type="dxa"/>
            <w:tcBorders>
              <w:top w:val="nil"/>
              <w:left w:val="nil"/>
              <w:right w:val="nil"/>
            </w:tcBorders>
            <w:shd w:val="clear" w:color="auto" w:fill="auto"/>
            <w:noWrap/>
            <w:vAlign w:val="center"/>
            <w:hideMark/>
          </w:tcPr>
          <w:p w14:paraId="486A7E7A"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0.00</w:t>
            </w:r>
          </w:p>
        </w:tc>
      </w:tr>
      <w:tr w:rsidR="00E71437" w:rsidRPr="003C4884" w14:paraId="6CB651FD" w14:textId="77777777" w:rsidTr="005B6EA1">
        <w:trPr>
          <w:trHeight w:val="312"/>
          <w:jc w:val="center"/>
        </w:trPr>
        <w:tc>
          <w:tcPr>
            <w:tcW w:w="1162" w:type="dxa"/>
            <w:tcBorders>
              <w:top w:val="nil"/>
              <w:left w:val="nil"/>
              <w:bottom w:val="dotted" w:sz="4" w:space="0" w:color="auto"/>
              <w:right w:val="nil"/>
            </w:tcBorders>
            <w:shd w:val="clear" w:color="auto" w:fill="auto"/>
            <w:noWrap/>
            <w:vAlign w:val="center"/>
            <w:hideMark/>
          </w:tcPr>
          <w:p w14:paraId="1130DD26"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&gt; = 10 sides</w:t>
            </w:r>
          </w:p>
        </w:tc>
        <w:tc>
          <w:tcPr>
            <w:tcW w:w="622" w:type="dxa"/>
            <w:tcBorders>
              <w:top w:val="nil"/>
              <w:left w:val="single" w:sz="4" w:space="0" w:color="auto"/>
              <w:bottom w:val="dotted" w:sz="4" w:space="0" w:color="auto"/>
              <w:right w:val="nil"/>
            </w:tcBorders>
            <w:shd w:val="clear" w:color="auto" w:fill="auto"/>
            <w:noWrap/>
            <w:vAlign w:val="center"/>
            <w:hideMark/>
          </w:tcPr>
          <w:p w14:paraId="1AA0A6DD"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228</w:t>
            </w:r>
          </w:p>
        </w:tc>
        <w:tc>
          <w:tcPr>
            <w:tcW w:w="860" w:type="dxa"/>
            <w:tcBorders>
              <w:top w:val="nil"/>
              <w:left w:val="nil"/>
              <w:bottom w:val="dotted" w:sz="4" w:space="0" w:color="auto"/>
              <w:right w:val="nil"/>
            </w:tcBorders>
            <w:shd w:val="clear" w:color="auto" w:fill="auto"/>
            <w:noWrap/>
            <w:vAlign w:val="center"/>
            <w:hideMark/>
          </w:tcPr>
          <w:p w14:paraId="202E3EA2"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2.09</w:t>
            </w:r>
          </w:p>
        </w:tc>
        <w:tc>
          <w:tcPr>
            <w:tcW w:w="762" w:type="dxa"/>
            <w:tcBorders>
              <w:top w:val="nil"/>
              <w:left w:val="nil"/>
              <w:bottom w:val="dotted" w:sz="4" w:space="0" w:color="auto"/>
              <w:right w:val="nil"/>
            </w:tcBorders>
            <w:shd w:val="clear" w:color="auto" w:fill="auto"/>
            <w:noWrap/>
            <w:vAlign w:val="center"/>
            <w:hideMark/>
          </w:tcPr>
          <w:p w14:paraId="2925983B"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w:t>
            </w:r>
          </w:p>
        </w:tc>
        <w:tc>
          <w:tcPr>
            <w:tcW w:w="622" w:type="dxa"/>
            <w:tcBorders>
              <w:top w:val="nil"/>
              <w:left w:val="single" w:sz="4" w:space="0" w:color="auto"/>
              <w:bottom w:val="dotted" w:sz="4" w:space="0" w:color="auto"/>
              <w:right w:val="nil"/>
            </w:tcBorders>
            <w:shd w:val="clear" w:color="auto" w:fill="auto"/>
            <w:noWrap/>
            <w:vAlign w:val="center"/>
            <w:hideMark/>
          </w:tcPr>
          <w:p w14:paraId="224DDEEF"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570</w:t>
            </w:r>
          </w:p>
        </w:tc>
        <w:tc>
          <w:tcPr>
            <w:tcW w:w="860" w:type="dxa"/>
            <w:tcBorders>
              <w:top w:val="nil"/>
              <w:left w:val="nil"/>
              <w:bottom w:val="dotted" w:sz="4" w:space="0" w:color="auto"/>
              <w:right w:val="nil"/>
            </w:tcBorders>
            <w:shd w:val="clear" w:color="auto" w:fill="auto"/>
            <w:noWrap/>
            <w:vAlign w:val="center"/>
            <w:hideMark/>
          </w:tcPr>
          <w:p w14:paraId="206E45F3"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1.97</w:t>
            </w:r>
          </w:p>
        </w:tc>
        <w:tc>
          <w:tcPr>
            <w:tcW w:w="796" w:type="dxa"/>
            <w:tcBorders>
              <w:top w:val="nil"/>
              <w:left w:val="nil"/>
              <w:bottom w:val="dotted" w:sz="4" w:space="0" w:color="auto"/>
              <w:right w:val="nil"/>
            </w:tcBorders>
            <w:shd w:val="clear" w:color="auto" w:fill="auto"/>
            <w:noWrap/>
            <w:vAlign w:val="center"/>
            <w:hideMark/>
          </w:tcPr>
          <w:p w14:paraId="417E4DEC"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w:t>
            </w:r>
          </w:p>
        </w:tc>
        <w:tc>
          <w:tcPr>
            <w:tcW w:w="521" w:type="dxa"/>
            <w:tcBorders>
              <w:top w:val="nil"/>
              <w:left w:val="single" w:sz="4" w:space="0" w:color="auto"/>
              <w:bottom w:val="dotted" w:sz="4" w:space="0" w:color="auto"/>
              <w:right w:val="nil"/>
            </w:tcBorders>
            <w:shd w:val="clear" w:color="auto" w:fill="auto"/>
            <w:noWrap/>
            <w:vAlign w:val="center"/>
            <w:hideMark/>
          </w:tcPr>
          <w:p w14:paraId="25803DFD" w14:textId="77777777" w:rsidR="0023411D" w:rsidRPr="003C4884" w:rsidRDefault="0023411D" w:rsidP="0066125A">
            <w:pPr>
              <w:spacing w:after="0" w:line="240" w:lineRule="auto"/>
              <w:jc w:val="right"/>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199</w:t>
            </w:r>
          </w:p>
        </w:tc>
        <w:tc>
          <w:tcPr>
            <w:tcW w:w="860" w:type="dxa"/>
            <w:tcBorders>
              <w:top w:val="nil"/>
              <w:left w:val="nil"/>
              <w:bottom w:val="dotted" w:sz="4" w:space="0" w:color="auto"/>
              <w:right w:val="nil"/>
            </w:tcBorders>
            <w:shd w:val="clear" w:color="auto" w:fill="auto"/>
            <w:noWrap/>
            <w:vAlign w:val="center"/>
            <w:hideMark/>
          </w:tcPr>
          <w:p w14:paraId="43D6D1ED"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1.68</w:t>
            </w:r>
          </w:p>
        </w:tc>
        <w:tc>
          <w:tcPr>
            <w:tcW w:w="737" w:type="dxa"/>
            <w:tcBorders>
              <w:top w:val="nil"/>
              <w:left w:val="nil"/>
              <w:bottom w:val="dotted" w:sz="4" w:space="0" w:color="auto"/>
              <w:right w:val="nil"/>
            </w:tcBorders>
            <w:shd w:val="clear" w:color="auto" w:fill="auto"/>
            <w:noWrap/>
            <w:vAlign w:val="center"/>
            <w:hideMark/>
          </w:tcPr>
          <w:p w14:paraId="234041B9"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-0.02</w:t>
            </w:r>
          </w:p>
        </w:tc>
        <w:tc>
          <w:tcPr>
            <w:tcW w:w="622" w:type="dxa"/>
            <w:tcBorders>
              <w:top w:val="nil"/>
              <w:left w:val="single" w:sz="4" w:space="0" w:color="auto"/>
              <w:bottom w:val="dotted" w:sz="4" w:space="0" w:color="auto"/>
              <w:right w:val="nil"/>
            </w:tcBorders>
            <w:shd w:val="clear" w:color="auto" w:fill="auto"/>
            <w:noWrap/>
            <w:vAlign w:val="center"/>
            <w:hideMark/>
          </w:tcPr>
          <w:p w14:paraId="73261AC3"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997</w:t>
            </w:r>
          </w:p>
        </w:tc>
        <w:tc>
          <w:tcPr>
            <w:tcW w:w="860" w:type="dxa"/>
            <w:tcBorders>
              <w:top w:val="nil"/>
              <w:left w:val="nil"/>
              <w:bottom w:val="dotted" w:sz="4" w:space="0" w:color="auto"/>
              <w:right w:val="nil"/>
            </w:tcBorders>
            <w:shd w:val="clear" w:color="auto" w:fill="auto"/>
            <w:noWrap/>
            <w:vAlign w:val="center"/>
            <w:hideMark/>
          </w:tcPr>
          <w:p w14:paraId="17DDB2C3"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1.94</w:t>
            </w:r>
          </w:p>
        </w:tc>
        <w:tc>
          <w:tcPr>
            <w:tcW w:w="796" w:type="dxa"/>
            <w:tcBorders>
              <w:top w:val="nil"/>
              <w:left w:val="nil"/>
              <w:bottom w:val="dotted" w:sz="4" w:space="0" w:color="auto"/>
              <w:right w:val="nil"/>
            </w:tcBorders>
            <w:shd w:val="clear" w:color="auto" w:fill="auto"/>
            <w:noWrap/>
            <w:vAlign w:val="center"/>
            <w:hideMark/>
          </w:tcPr>
          <w:p w14:paraId="2F1FA980"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w:t>
            </w:r>
          </w:p>
        </w:tc>
      </w:tr>
      <w:tr w:rsidR="00E71437" w:rsidRPr="003C4884" w14:paraId="0F396286" w14:textId="77777777" w:rsidTr="005B6EA1">
        <w:trPr>
          <w:trHeight w:val="312"/>
          <w:jc w:val="center"/>
        </w:trPr>
        <w:tc>
          <w:tcPr>
            <w:tcW w:w="1162" w:type="dxa"/>
            <w:tcBorders>
              <w:top w:val="dotted" w:sz="4" w:space="0" w:color="auto"/>
              <w:left w:val="nil"/>
              <w:bottom w:val="single" w:sz="4" w:space="0" w:color="auto"/>
              <w:right w:val="single" w:sz="4" w:space="0" w:color="auto"/>
            </w:tcBorders>
            <w:shd w:val="clear" w:color="auto" w:fill="auto"/>
            <w:noWrap/>
            <w:vAlign w:val="center"/>
            <w:hideMark/>
          </w:tcPr>
          <w:p w14:paraId="2974437C"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Total</w:t>
            </w:r>
          </w:p>
        </w:tc>
        <w:tc>
          <w:tcPr>
            <w:tcW w:w="622" w:type="dxa"/>
            <w:tcBorders>
              <w:top w:val="dotted" w:sz="4" w:space="0" w:color="auto"/>
              <w:left w:val="nil"/>
              <w:bottom w:val="single" w:sz="4" w:space="0" w:color="auto"/>
              <w:right w:val="nil"/>
            </w:tcBorders>
            <w:shd w:val="clear" w:color="auto" w:fill="auto"/>
            <w:noWrap/>
            <w:vAlign w:val="center"/>
            <w:hideMark/>
          </w:tcPr>
          <w:p w14:paraId="6C4DA72A"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1765</w:t>
            </w:r>
          </w:p>
        </w:tc>
        <w:tc>
          <w:tcPr>
            <w:tcW w:w="860" w:type="dxa"/>
            <w:tcBorders>
              <w:top w:val="dotted" w:sz="4" w:space="0" w:color="auto"/>
              <w:left w:val="nil"/>
              <w:bottom w:val="single" w:sz="4" w:space="0" w:color="auto"/>
              <w:right w:val="nil"/>
            </w:tcBorders>
            <w:shd w:val="clear" w:color="auto" w:fill="auto"/>
            <w:noWrap/>
            <w:vAlign w:val="center"/>
            <w:hideMark/>
          </w:tcPr>
          <w:p w14:paraId="7A12DC28"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2.23</w:t>
            </w:r>
          </w:p>
        </w:tc>
        <w:tc>
          <w:tcPr>
            <w:tcW w:w="762" w:type="dxa"/>
            <w:tcBorders>
              <w:top w:val="dotted" w:sz="4" w:space="0" w:color="auto"/>
              <w:left w:val="nil"/>
              <w:bottom w:val="single" w:sz="4" w:space="0" w:color="auto"/>
              <w:right w:val="nil"/>
            </w:tcBorders>
            <w:shd w:val="clear" w:color="auto" w:fill="auto"/>
            <w:noWrap/>
            <w:vAlign w:val="center"/>
            <w:hideMark/>
          </w:tcPr>
          <w:p w14:paraId="4094EBEF"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w:t>
            </w:r>
          </w:p>
        </w:tc>
        <w:tc>
          <w:tcPr>
            <w:tcW w:w="622" w:type="dxa"/>
            <w:tcBorders>
              <w:top w:val="dotted" w:sz="4" w:space="0" w:color="auto"/>
              <w:left w:val="single" w:sz="4" w:space="0" w:color="auto"/>
              <w:bottom w:val="single" w:sz="4" w:space="0" w:color="auto"/>
              <w:right w:val="nil"/>
            </w:tcBorders>
            <w:shd w:val="clear" w:color="auto" w:fill="auto"/>
            <w:noWrap/>
            <w:vAlign w:val="center"/>
            <w:hideMark/>
          </w:tcPr>
          <w:p w14:paraId="2C2BFDFA"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1908</w:t>
            </w:r>
          </w:p>
        </w:tc>
        <w:tc>
          <w:tcPr>
            <w:tcW w:w="860" w:type="dxa"/>
            <w:tcBorders>
              <w:top w:val="dotted" w:sz="4" w:space="0" w:color="auto"/>
              <w:left w:val="nil"/>
              <w:bottom w:val="single" w:sz="4" w:space="0" w:color="auto"/>
              <w:right w:val="nil"/>
            </w:tcBorders>
            <w:shd w:val="clear" w:color="auto" w:fill="auto"/>
            <w:noWrap/>
            <w:vAlign w:val="center"/>
            <w:hideMark/>
          </w:tcPr>
          <w:p w14:paraId="2EBB249B"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2.00</w:t>
            </w:r>
          </w:p>
        </w:tc>
        <w:tc>
          <w:tcPr>
            <w:tcW w:w="796" w:type="dxa"/>
            <w:tcBorders>
              <w:top w:val="dotted" w:sz="4" w:space="0" w:color="auto"/>
              <w:left w:val="nil"/>
              <w:bottom w:val="single" w:sz="4" w:space="0" w:color="auto"/>
              <w:right w:val="nil"/>
            </w:tcBorders>
            <w:shd w:val="clear" w:color="auto" w:fill="auto"/>
            <w:noWrap/>
            <w:vAlign w:val="center"/>
            <w:hideMark/>
          </w:tcPr>
          <w:p w14:paraId="5C781E68"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w:t>
            </w:r>
          </w:p>
        </w:tc>
        <w:tc>
          <w:tcPr>
            <w:tcW w:w="521" w:type="dxa"/>
            <w:tcBorders>
              <w:top w:val="dotted" w:sz="4" w:space="0" w:color="auto"/>
              <w:left w:val="single" w:sz="4" w:space="0" w:color="auto"/>
              <w:bottom w:val="single" w:sz="4" w:space="0" w:color="auto"/>
              <w:right w:val="nil"/>
            </w:tcBorders>
            <w:shd w:val="clear" w:color="auto" w:fill="auto"/>
            <w:noWrap/>
            <w:vAlign w:val="center"/>
            <w:hideMark/>
          </w:tcPr>
          <w:p w14:paraId="07335C4B" w14:textId="77777777" w:rsidR="0023411D" w:rsidRPr="003C4884" w:rsidRDefault="0023411D" w:rsidP="0066125A">
            <w:pPr>
              <w:spacing w:after="0" w:line="240" w:lineRule="auto"/>
              <w:jc w:val="right"/>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485</w:t>
            </w:r>
          </w:p>
        </w:tc>
        <w:tc>
          <w:tcPr>
            <w:tcW w:w="860" w:type="dxa"/>
            <w:tcBorders>
              <w:top w:val="dotted" w:sz="4" w:space="0" w:color="auto"/>
              <w:left w:val="nil"/>
              <w:bottom w:val="single" w:sz="4" w:space="0" w:color="auto"/>
              <w:right w:val="nil"/>
            </w:tcBorders>
            <w:shd w:val="clear" w:color="auto" w:fill="auto"/>
            <w:noWrap/>
            <w:vAlign w:val="center"/>
            <w:hideMark/>
          </w:tcPr>
          <w:p w14:paraId="58685AEC"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1.62</w:t>
            </w:r>
          </w:p>
        </w:tc>
        <w:tc>
          <w:tcPr>
            <w:tcW w:w="737" w:type="dxa"/>
            <w:tcBorders>
              <w:top w:val="dotted" w:sz="4" w:space="0" w:color="auto"/>
              <w:left w:val="nil"/>
              <w:bottom w:val="single" w:sz="4" w:space="0" w:color="auto"/>
              <w:right w:val="nil"/>
            </w:tcBorders>
            <w:shd w:val="clear" w:color="auto" w:fill="auto"/>
            <w:noWrap/>
            <w:vAlign w:val="center"/>
            <w:hideMark/>
          </w:tcPr>
          <w:p w14:paraId="3674F9FC"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w:t>
            </w:r>
          </w:p>
        </w:tc>
        <w:tc>
          <w:tcPr>
            <w:tcW w:w="622" w:type="dxa"/>
            <w:tcBorders>
              <w:top w:val="dotted" w:sz="4" w:space="0" w:color="auto"/>
              <w:left w:val="single" w:sz="4" w:space="0" w:color="auto"/>
              <w:bottom w:val="single" w:sz="4" w:space="0" w:color="auto"/>
              <w:right w:val="nil"/>
            </w:tcBorders>
            <w:shd w:val="clear" w:color="auto" w:fill="auto"/>
            <w:noWrap/>
            <w:vAlign w:val="center"/>
            <w:hideMark/>
          </w:tcPr>
          <w:p w14:paraId="40A701C1"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4158</w:t>
            </w:r>
          </w:p>
        </w:tc>
        <w:tc>
          <w:tcPr>
            <w:tcW w:w="860" w:type="dxa"/>
            <w:tcBorders>
              <w:top w:val="dotted" w:sz="4" w:space="0" w:color="auto"/>
              <w:left w:val="nil"/>
              <w:bottom w:val="single" w:sz="4" w:space="0" w:color="auto"/>
              <w:right w:val="nil"/>
            </w:tcBorders>
            <w:shd w:val="clear" w:color="auto" w:fill="auto"/>
            <w:noWrap/>
            <w:vAlign w:val="center"/>
            <w:hideMark/>
          </w:tcPr>
          <w:p w14:paraId="61FB0E58"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2.05</w:t>
            </w:r>
          </w:p>
        </w:tc>
        <w:tc>
          <w:tcPr>
            <w:tcW w:w="796" w:type="dxa"/>
            <w:tcBorders>
              <w:top w:val="dotted" w:sz="4" w:space="0" w:color="auto"/>
              <w:left w:val="nil"/>
              <w:bottom w:val="single" w:sz="4" w:space="0" w:color="auto"/>
              <w:right w:val="nil"/>
            </w:tcBorders>
            <w:shd w:val="clear" w:color="auto" w:fill="auto"/>
            <w:noWrap/>
            <w:vAlign w:val="center"/>
            <w:hideMark/>
          </w:tcPr>
          <w:p w14:paraId="77623FE0"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0.00</w:t>
            </w:r>
          </w:p>
        </w:tc>
      </w:tr>
    </w:tbl>
    <w:p w14:paraId="2C489A46" w14:textId="2D9F2E69" w:rsidR="000629C8" w:rsidRPr="00106042" w:rsidRDefault="005F3CBF" w:rsidP="003652DC">
      <w:r>
        <w:rPr>
          <w:rFonts w:asciiTheme="minorHAnsi" w:hAnsiTheme="minorHAnsi"/>
          <w:i/>
        </w:rPr>
        <w:t>Source: Authors’ calculations.</w:t>
      </w:r>
    </w:p>
    <w:p w14:paraId="3C60AF06" w14:textId="151BEC04" w:rsidR="003652DC" w:rsidRPr="00106042" w:rsidRDefault="003652DC" w:rsidP="00106042">
      <w:pPr>
        <w:spacing w:line="360" w:lineRule="auto"/>
        <w:jc w:val="both"/>
      </w:pPr>
      <w:r w:rsidRPr="00106042">
        <w:t xml:space="preserve">Regression analysis aimed at determining the factors that contribute to closing error is presented in </w:t>
      </w:r>
      <w:del w:id="722" w:author="Abhilasha Vaid" w:date="2016-06-17T15:37:00Z">
        <w:r w:rsidR="00A76F2B" w:rsidDel="00367086">
          <w:fldChar w:fldCharType="begin"/>
        </w:r>
        <w:r w:rsidR="00A76F2B" w:rsidDel="00367086">
          <w:delInstrText xml:space="preserve"> HYPERLINK \l "Table8" </w:delInstrText>
        </w:r>
        <w:r w:rsidR="00A76F2B" w:rsidDel="00367086">
          <w:fldChar w:fldCharType="separate"/>
        </w:r>
        <w:r w:rsidR="00805A79" w:rsidRPr="00106042" w:rsidDel="00367086">
          <w:delText>Table 9</w:delText>
        </w:r>
        <w:r w:rsidR="00A76F2B" w:rsidDel="00367086">
          <w:fldChar w:fldCharType="end"/>
        </w:r>
      </w:del>
      <w:ins w:id="723" w:author="Abhilasha Vaid" w:date="2016-06-17T15:37:00Z">
        <w:del w:id="724" w:author="Sydney Gourlay" w:date="2016-06-17T13:30:00Z">
          <w:r w:rsidR="00367086" w:rsidDel="005870A9">
            <w:fldChar w:fldCharType="begin"/>
          </w:r>
          <w:r w:rsidR="00367086" w:rsidDel="005870A9">
            <w:delInstrText xml:space="preserve"> HYPERLINK \l "Table8" </w:delInstrText>
          </w:r>
          <w:r w:rsidR="00367086" w:rsidDel="005870A9">
            <w:fldChar w:fldCharType="separate"/>
          </w:r>
          <w:r w:rsidR="00367086" w:rsidDel="005870A9">
            <w:delText>10</w:delText>
          </w:r>
          <w:r w:rsidR="00367086" w:rsidDel="005870A9">
            <w:fldChar w:fldCharType="end"/>
          </w:r>
        </w:del>
      </w:ins>
      <w:ins w:id="725" w:author="Sydney Gourlay" w:date="2016-06-17T13:30:00Z">
        <w:r w:rsidR="005870A9">
          <w:t>Table 8</w:t>
        </w:r>
      </w:ins>
      <w:r w:rsidRPr="00106042">
        <w:t xml:space="preserve">. At the individual country level, </w:t>
      </w:r>
      <w:r w:rsidR="00833EF5" w:rsidRPr="00106042">
        <w:t>only</w:t>
      </w:r>
      <w:r w:rsidRPr="00106042">
        <w:t xml:space="preserve"> in Tanzania the</w:t>
      </w:r>
      <w:r w:rsidR="00833EF5" w:rsidRPr="00106042">
        <w:t xml:space="preserve">re is a significant </w:t>
      </w:r>
      <w:r w:rsidRPr="00106042">
        <w:t xml:space="preserve">negative </w:t>
      </w:r>
      <w:r w:rsidR="00833EF5" w:rsidRPr="00106042">
        <w:t>relationship between plot area and closing error</w:t>
      </w:r>
      <w:r w:rsidRPr="00106042">
        <w:t>, implying that closing error is smaller on larger plots. When</w:t>
      </w:r>
      <w:r w:rsidR="00833EF5" w:rsidRPr="00106042">
        <w:t xml:space="preserve"> </w:t>
      </w:r>
      <w:r w:rsidRPr="00106042">
        <w:t>the</w:t>
      </w:r>
      <w:r w:rsidR="00833EF5" w:rsidRPr="00106042">
        <w:t xml:space="preserve"> data from</w:t>
      </w:r>
      <w:r w:rsidRPr="00106042">
        <w:t xml:space="preserve"> three experiments</w:t>
      </w:r>
      <w:r w:rsidR="00833EF5" w:rsidRPr="00106042">
        <w:t xml:space="preserve"> are pooled</w:t>
      </w:r>
      <w:r w:rsidRPr="00106042">
        <w:t xml:space="preserve">, plot size has no significant effect on the closing error. The number of corners on the plot (as measured by the number of vertices captured in the compass and rope measurement) exhibits a negative and significant coefficient in Ethiopia and the pooled data – contrary to the </w:t>
      </w:r>
      <w:r w:rsidR="00833EF5" w:rsidRPr="00106042">
        <w:t xml:space="preserve">expectation </w:t>
      </w:r>
      <w:r w:rsidRPr="00106042">
        <w:t xml:space="preserve">that more corners allows more room for measurement error. Tree cover proves to have little effect on the closing error, as none of the individual experiments exhibit significant coefficients. </w:t>
      </w:r>
    </w:p>
    <w:p w14:paraId="24942E5B" w14:textId="35F61DC6" w:rsidR="0023411D" w:rsidRDefault="0023411D" w:rsidP="003652DC">
      <w:r w:rsidRPr="0066125A">
        <w:rPr>
          <w:b/>
        </w:rPr>
        <w:t xml:space="preserve">Table </w:t>
      </w:r>
      <w:ins w:id="726" w:author="Sydney Gourlay" w:date="2016-06-17T13:28:00Z">
        <w:r w:rsidR="005870A9">
          <w:rPr>
            <w:b/>
          </w:rPr>
          <w:t>8</w:t>
        </w:r>
      </w:ins>
      <w:ins w:id="727" w:author="Abhilasha Vaid" w:date="2016-06-17T15:37:00Z">
        <w:del w:id="728" w:author="Sydney Gourlay" w:date="2016-06-17T13:28:00Z">
          <w:r w:rsidR="00367086" w:rsidDel="005870A9">
            <w:rPr>
              <w:b/>
            </w:rPr>
            <w:delText>10</w:delText>
          </w:r>
        </w:del>
      </w:ins>
      <w:del w:id="729" w:author="Abhilasha Vaid" w:date="2016-06-17T15:37:00Z">
        <w:r w:rsidRPr="0066125A" w:rsidDel="00367086">
          <w:rPr>
            <w:b/>
          </w:rPr>
          <w:delText>9</w:delText>
        </w:r>
      </w:del>
      <w:r w:rsidRPr="0066125A">
        <w:rPr>
          <w:b/>
        </w:rPr>
        <w:t xml:space="preserve"> – Determinants of Closing Error</w:t>
      </w:r>
    </w:p>
    <w:tbl>
      <w:tblPr>
        <w:tblW w:w="7847" w:type="dxa"/>
        <w:jc w:val="center"/>
        <w:tblBorders>
          <w:top w:val="single" w:sz="4" w:space="0" w:color="auto"/>
          <w:bottom w:val="single" w:sz="4" w:space="0" w:color="auto"/>
        </w:tblBorders>
        <w:tblLook w:val="04A0" w:firstRow="1" w:lastRow="0" w:firstColumn="1" w:lastColumn="0" w:noHBand="0" w:noVBand="1"/>
      </w:tblPr>
      <w:tblGrid>
        <w:gridCol w:w="2567"/>
        <w:gridCol w:w="1320"/>
        <w:gridCol w:w="1320"/>
        <w:gridCol w:w="1320"/>
        <w:gridCol w:w="1320"/>
      </w:tblGrid>
      <w:tr w:rsidR="0023411D" w:rsidRPr="003C4884" w14:paraId="6F3EA341" w14:textId="77777777" w:rsidTr="005B6EA1">
        <w:trPr>
          <w:trHeight w:val="315"/>
          <w:jc w:val="center"/>
        </w:trPr>
        <w:tc>
          <w:tcPr>
            <w:tcW w:w="2567" w:type="dxa"/>
            <w:tcBorders>
              <w:top w:val="single" w:sz="4" w:space="0" w:color="auto"/>
              <w:bottom w:val="single" w:sz="4" w:space="0" w:color="auto"/>
              <w:right w:val="single" w:sz="2" w:space="0" w:color="auto"/>
            </w:tcBorders>
            <w:shd w:val="clear" w:color="auto" w:fill="A9D5E7" w:themeFill="accent1" w:themeFillTint="66"/>
            <w:noWrap/>
            <w:vAlign w:val="center"/>
            <w:hideMark/>
          </w:tcPr>
          <w:p w14:paraId="65F44BE7" w14:textId="77777777" w:rsidR="0023411D" w:rsidRPr="003C4884" w:rsidRDefault="0023411D" w:rsidP="0023411D">
            <w:pPr>
              <w:spacing w:after="0" w:line="240" w:lineRule="auto"/>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 </w:t>
            </w:r>
          </w:p>
        </w:tc>
        <w:tc>
          <w:tcPr>
            <w:tcW w:w="1320" w:type="dxa"/>
            <w:tcBorders>
              <w:top w:val="single" w:sz="4" w:space="0" w:color="auto"/>
              <w:left w:val="single" w:sz="2" w:space="0" w:color="auto"/>
              <w:bottom w:val="single" w:sz="4" w:space="0" w:color="auto"/>
              <w:right w:val="single" w:sz="2" w:space="0" w:color="auto"/>
            </w:tcBorders>
            <w:shd w:val="clear" w:color="auto" w:fill="A9D5E7" w:themeFill="accent1" w:themeFillTint="66"/>
            <w:noWrap/>
            <w:vAlign w:val="center"/>
            <w:hideMark/>
          </w:tcPr>
          <w:p w14:paraId="6810DB8B"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Ethiopia</w:t>
            </w:r>
          </w:p>
        </w:tc>
        <w:tc>
          <w:tcPr>
            <w:tcW w:w="1320" w:type="dxa"/>
            <w:tcBorders>
              <w:top w:val="single" w:sz="4" w:space="0" w:color="auto"/>
              <w:left w:val="single" w:sz="2" w:space="0" w:color="auto"/>
              <w:bottom w:val="single" w:sz="4" w:space="0" w:color="auto"/>
              <w:right w:val="single" w:sz="2" w:space="0" w:color="auto"/>
            </w:tcBorders>
            <w:shd w:val="clear" w:color="auto" w:fill="A9D5E7" w:themeFill="accent1" w:themeFillTint="66"/>
            <w:noWrap/>
            <w:vAlign w:val="center"/>
            <w:hideMark/>
          </w:tcPr>
          <w:p w14:paraId="69C362A6"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Tanzania</w:t>
            </w:r>
          </w:p>
        </w:tc>
        <w:tc>
          <w:tcPr>
            <w:tcW w:w="1320" w:type="dxa"/>
            <w:tcBorders>
              <w:top w:val="single" w:sz="4" w:space="0" w:color="auto"/>
              <w:left w:val="single" w:sz="2" w:space="0" w:color="auto"/>
              <w:bottom w:val="single" w:sz="4" w:space="0" w:color="auto"/>
              <w:right w:val="single" w:sz="2" w:space="0" w:color="auto"/>
            </w:tcBorders>
            <w:shd w:val="clear" w:color="auto" w:fill="A9D5E7" w:themeFill="accent1" w:themeFillTint="66"/>
            <w:noWrap/>
            <w:vAlign w:val="center"/>
            <w:hideMark/>
          </w:tcPr>
          <w:p w14:paraId="07AC5D83"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Nigeria</w:t>
            </w:r>
          </w:p>
        </w:tc>
        <w:tc>
          <w:tcPr>
            <w:tcW w:w="1320" w:type="dxa"/>
            <w:tcBorders>
              <w:top w:val="single" w:sz="4" w:space="0" w:color="auto"/>
              <w:left w:val="single" w:sz="2" w:space="0" w:color="auto"/>
              <w:bottom w:val="single" w:sz="4" w:space="0" w:color="auto"/>
            </w:tcBorders>
            <w:shd w:val="clear" w:color="auto" w:fill="A9D5E7" w:themeFill="accent1" w:themeFillTint="66"/>
            <w:noWrap/>
            <w:vAlign w:val="center"/>
            <w:hideMark/>
          </w:tcPr>
          <w:p w14:paraId="7A8C30F2" w14:textId="77777777" w:rsidR="0023411D" w:rsidRPr="003C4884" w:rsidRDefault="0023411D" w:rsidP="0023411D">
            <w:pPr>
              <w:spacing w:after="0" w:line="240" w:lineRule="auto"/>
              <w:jc w:val="center"/>
              <w:rPr>
                <w:rFonts w:ascii="Calibri" w:eastAsia="Times New Roman" w:hAnsi="Calibri" w:cs="Times New Roman"/>
                <w:b/>
                <w:color w:val="000000"/>
                <w:sz w:val="20"/>
                <w:szCs w:val="20"/>
              </w:rPr>
            </w:pPr>
            <w:r w:rsidRPr="003C4884">
              <w:rPr>
                <w:rFonts w:ascii="Calibri" w:eastAsia="Times New Roman" w:hAnsi="Calibri" w:cs="Times New Roman"/>
                <w:b/>
                <w:color w:val="000000"/>
                <w:sz w:val="20"/>
                <w:szCs w:val="20"/>
              </w:rPr>
              <w:t>Pooled</w:t>
            </w:r>
          </w:p>
        </w:tc>
      </w:tr>
      <w:tr w:rsidR="0023411D" w:rsidRPr="003C4884" w14:paraId="6111799A" w14:textId="77777777" w:rsidTr="005B6EA1">
        <w:trPr>
          <w:trHeight w:val="315"/>
          <w:jc w:val="center"/>
        </w:trPr>
        <w:tc>
          <w:tcPr>
            <w:tcW w:w="2567" w:type="dxa"/>
            <w:tcBorders>
              <w:top w:val="single" w:sz="4" w:space="0" w:color="auto"/>
              <w:right w:val="single" w:sz="2" w:space="0" w:color="auto"/>
            </w:tcBorders>
            <w:shd w:val="clear" w:color="auto" w:fill="auto"/>
            <w:noWrap/>
            <w:vAlign w:val="center"/>
            <w:hideMark/>
          </w:tcPr>
          <w:p w14:paraId="5109F1D1" w14:textId="260E548C" w:rsidR="0023411D" w:rsidRPr="003C4884" w:rsidRDefault="0023411D" w:rsidP="0023411D">
            <w:pPr>
              <w:spacing w:after="0" w:line="240" w:lineRule="auto"/>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 xml:space="preserve">CR </w:t>
            </w:r>
            <w:ins w:id="730" w:author="Abhilasha Vaid" w:date="2016-06-17T13:54:00Z">
              <w:r w:rsidR="00012EEF">
                <w:rPr>
                  <w:rFonts w:ascii="Calibri" w:eastAsia="Times New Roman" w:hAnsi="Calibri" w:cs="Times New Roman"/>
                  <w:color w:val="000000"/>
                  <w:sz w:val="20"/>
                  <w:szCs w:val="20"/>
                </w:rPr>
                <w:t>a</w:t>
              </w:r>
            </w:ins>
            <w:del w:id="731" w:author="Abhilasha Vaid" w:date="2016-06-17T13:54:00Z">
              <w:r w:rsidRPr="003C4884" w:rsidDel="00012EEF">
                <w:rPr>
                  <w:rFonts w:ascii="Calibri" w:eastAsia="Times New Roman" w:hAnsi="Calibri" w:cs="Times New Roman"/>
                  <w:color w:val="000000"/>
                  <w:sz w:val="20"/>
                  <w:szCs w:val="20"/>
                </w:rPr>
                <w:delText>A</w:delText>
              </w:r>
            </w:del>
            <w:r w:rsidRPr="003C4884">
              <w:rPr>
                <w:rFonts w:ascii="Calibri" w:eastAsia="Times New Roman" w:hAnsi="Calibri" w:cs="Times New Roman"/>
                <w:color w:val="000000"/>
                <w:sz w:val="20"/>
                <w:szCs w:val="20"/>
              </w:rPr>
              <w:t>rea (acres)</w:t>
            </w:r>
          </w:p>
        </w:tc>
        <w:tc>
          <w:tcPr>
            <w:tcW w:w="1320" w:type="dxa"/>
            <w:tcBorders>
              <w:top w:val="single" w:sz="4" w:space="0" w:color="auto"/>
              <w:left w:val="single" w:sz="2" w:space="0" w:color="auto"/>
              <w:right w:val="single" w:sz="2" w:space="0" w:color="auto"/>
            </w:tcBorders>
            <w:shd w:val="clear" w:color="auto" w:fill="auto"/>
            <w:noWrap/>
            <w:vAlign w:val="center"/>
            <w:hideMark/>
          </w:tcPr>
          <w:p w14:paraId="058ECCD9"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0.020</w:t>
            </w:r>
          </w:p>
        </w:tc>
        <w:tc>
          <w:tcPr>
            <w:tcW w:w="1320" w:type="dxa"/>
            <w:tcBorders>
              <w:top w:val="single" w:sz="4" w:space="0" w:color="auto"/>
              <w:left w:val="single" w:sz="2" w:space="0" w:color="auto"/>
              <w:right w:val="single" w:sz="2" w:space="0" w:color="auto"/>
            </w:tcBorders>
            <w:shd w:val="clear" w:color="auto" w:fill="auto"/>
            <w:noWrap/>
            <w:vAlign w:val="center"/>
            <w:hideMark/>
          </w:tcPr>
          <w:p w14:paraId="52556637"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-0.291**</w:t>
            </w:r>
          </w:p>
        </w:tc>
        <w:tc>
          <w:tcPr>
            <w:tcW w:w="1320" w:type="dxa"/>
            <w:tcBorders>
              <w:top w:val="single" w:sz="4" w:space="0" w:color="auto"/>
              <w:left w:val="single" w:sz="2" w:space="0" w:color="auto"/>
              <w:right w:val="single" w:sz="2" w:space="0" w:color="auto"/>
            </w:tcBorders>
            <w:shd w:val="clear" w:color="auto" w:fill="auto"/>
            <w:noWrap/>
            <w:vAlign w:val="center"/>
            <w:hideMark/>
          </w:tcPr>
          <w:p w14:paraId="313F2D77"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0.096</w:t>
            </w:r>
          </w:p>
        </w:tc>
        <w:tc>
          <w:tcPr>
            <w:tcW w:w="1320" w:type="dxa"/>
            <w:tcBorders>
              <w:top w:val="single" w:sz="4" w:space="0" w:color="auto"/>
              <w:left w:val="single" w:sz="2" w:space="0" w:color="auto"/>
            </w:tcBorders>
            <w:shd w:val="clear" w:color="auto" w:fill="auto"/>
            <w:noWrap/>
            <w:vAlign w:val="center"/>
            <w:hideMark/>
          </w:tcPr>
          <w:p w14:paraId="5FBFEDC5"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-0.032</w:t>
            </w:r>
          </w:p>
        </w:tc>
      </w:tr>
      <w:tr w:rsidR="0023411D" w:rsidRPr="003C4884" w14:paraId="7AFC9D13" w14:textId="77777777" w:rsidTr="005B6EA1">
        <w:trPr>
          <w:trHeight w:val="345"/>
          <w:jc w:val="center"/>
        </w:trPr>
        <w:tc>
          <w:tcPr>
            <w:tcW w:w="2567" w:type="dxa"/>
            <w:tcBorders>
              <w:right w:val="single" w:sz="2" w:space="0" w:color="auto"/>
            </w:tcBorders>
            <w:shd w:val="clear" w:color="auto" w:fill="auto"/>
            <w:noWrap/>
            <w:vAlign w:val="center"/>
            <w:hideMark/>
          </w:tcPr>
          <w:p w14:paraId="7672FD62" w14:textId="4AD2C4B1" w:rsidR="0023411D" w:rsidRPr="003C4884" w:rsidRDefault="00D60077" w:rsidP="0023411D">
            <w:pPr>
              <w:spacing w:after="0" w:line="240" w:lineRule="auto"/>
              <w:rPr>
                <w:rFonts w:ascii="Calibri" w:eastAsia="Times New Roman" w:hAnsi="Calibri" w:cs="Times New Roman"/>
                <w:color w:val="000000"/>
                <w:sz w:val="20"/>
                <w:szCs w:val="20"/>
              </w:rPr>
            </w:pPr>
            <w:del w:id="732" w:author="Abhilasha Vaid" w:date="2016-06-17T13:24:00Z">
              <w:r w:rsidRPr="003C4884" w:rsidDel="00D60077">
                <w:rPr>
                  <w:rFonts w:ascii="Calibri" w:eastAsia="Times New Roman" w:hAnsi="Calibri" w:cs="Times New Roman"/>
                  <w:color w:val="000000"/>
                  <w:sz w:val="20"/>
                  <w:szCs w:val="20"/>
                </w:rPr>
                <w:delText xml:space="preserve">Cr </w:delText>
              </w:r>
            </w:del>
            <w:ins w:id="733" w:author="Abhilasha Vaid" w:date="2016-06-17T13:24:00Z">
              <w:r>
                <w:rPr>
                  <w:rFonts w:ascii="Calibri" w:eastAsia="Times New Roman" w:hAnsi="Calibri" w:cs="Times New Roman"/>
                  <w:color w:val="000000"/>
                  <w:sz w:val="20"/>
                  <w:szCs w:val="20"/>
                </w:rPr>
                <w:t>CR</w:t>
              </w:r>
              <w:r w:rsidRPr="003C4884">
                <w:rPr>
                  <w:rFonts w:ascii="Calibri" w:eastAsia="Times New Roman" w:hAnsi="Calibri" w:cs="Times New Roman"/>
                  <w:color w:val="000000"/>
                  <w:sz w:val="20"/>
                  <w:szCs w:val="20"/>
                </w:rPr>
                <w:t xml:space="preserve"> </w:t>
              </w:r>
            </w:ins>
            <w:r w:rsidRPr="003C4884">
              <w:rPr>
                <w:rFonts w:ascii="Calibri" w:eastAsia="Times New Roman" w:hAnsi="Calibri" w:cs="Times New Roman"/>
                <w:color w:val="000000"/>
                <w:sz w:val="20"/>
                <w:szCs w:val="20"/>
              </w:rPr>
              <w:t>area</w:t>
            </w:r>
            <w:r w:rsidR="0023411D" w:rsidRPr="003C4884">
              <w:rPr>
                <w:rFonts w:ascii="Calibri" w:eastAsia="Times New Roman" w:hAnsi="Calibri" w:cs="Times New Roman"/>
                <w:color w:val="000000"/>
                <w:sz w:val="20"/>
                <w:szCs w:val="20"/>
                <w:vertAlign w:val="superscript"/>
              </w:rPr>
              <w:t>2</w:t>
            </w:r>
          </w:p>
        </w:tc>
        <w:tc>
          <w:tcPr>
            <w:tcW w:w="1320" w:type="dxa"/>
            <w:tcBorders>
              <w:left w:val="single" w:sz="2" w:space="0" w:color="auto"/>
              <w:right w:val="single" w:sz="2" w:space="0" w:color="auto"/>
            </w:tcBorders>
            <w:shd w:val="clear" w:color="auto" w:fill="auto"/>
            <w:noWrap/>
            <w:vAlign w:val="center"/>
            <w:hideMark/>
          </w:tcPr>
          <w:p w14:paraId="346F7CC8"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0.166</w:t>
            </w:r>
          </w:p>
        </w:tc>
        <w:tc>
          <w:tcPr>
            <w:tcW w:w="1320" w:type="dxa"/>
            <w:tcBorders>
              <w:left w:val="single" w:sz="2" w:space="0" w:color="auto"/>
              <w:right w:val="single" w:sz="2" w:space="0" w:color="auto"/>
            </w:tcBorders>
            <w:shd w:val="clear" w:color="auto" w:fill="auto"/>
            <w:noWrap/>
            <w:vAlign w:val="center"/>
            <w:hideMark/>
          </w:tcPr>
          <w:p w14:paraId="3412D8F4"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w:t>
            </w:r>
          </w:p>
        </w:tc>
        <w:tc>
          <w:tcPr>
            <w:tcW w:w="1320" w:type="dxa"/>
            <w:tcBorders>
              <w:left w:val="single" w:sz="2" w:space="0" w:color="auto"/>
              <w:right w:val="single" w:sz="2" w:space="0" w:color="auto"/>
            </w:tcBorders>
            <w:shd w:val="clear" w:color="auto" w:fill="auto"/>
            <w:noWrap/>
            <w:vAlign w:val="center"/>
            <w:hideMark/>
          </w:tcPr>
          <w:p w14:paraId="5219C961"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-0.005</w:t>
            </w:r>
          </w:p>
        </w:tc>
        <w:tc>
          <w:tcPr>
            <w:tcW w:w="1320" w:type="dxa"/>
            <w:tcBorders>
              <w:left w:val="single" w:sz="2" w:space="0" w:color="auto"/>
            </w:tcBorders>
            <w:shd w:val="clear" w:color="auto" w:fill="auto"/>
            <w:noWrap/>
            <w:vAlign w:val="center"/>
            <w:hideMark/>
          </w:tcPr>
          <w:p w14:paraId="424F65AE"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w:t>
            </w:r>
          </w:p>
        </w:tc>
      </w:tr>
      <w:tr w:rsidR="0023411D" w:rsidRPr="003C4884" w14:paraId="2E3D1CE1" w14:textId="77777777" w:rsidTr="005B6EA1">
        <w:trPr>
          <w:trHeight w:val="345"/>
          <w:jc w:val="center"/>
        </w:trPr>
        <w:tc>
          <w:tcPr>
            <w:tcW w:w="2567" w:type="dxa"/>
            <w:tcBorders>
              <w:right w:val="single" w:sz="2" w:space="0" w:color="auto"/>
            </w:tcBorders>
            <w:shd w:val="clear" w:color="auto" w:fill="auto"/>
            <w:noWrap/>
            <w:vAlign w:val="center"/>
            <w:hideMark/>
          </w:tcPr>
          <w:p w14:paraId="4822CC13" w14:textId="53A9457C" w:rsidR="0023411D" w:rsidRPr="003C4884" w:rsidRDefault="00D60077" w:rsidP="0023411D">
            <w:pPr>
              <w:spacing w:after="0" w:line="240" w:lineRule="auto"/>
              <w:rPr>
                <w:rFonts w:ascii="Calibri" w:eastAsia="Times New Roman" w:hAnsi="Calibri" w:cs="Times New Roman"/>
                <w:color w:val="000000"/>
                <w:sz w:val="20"/>
                <w:szCs w:val="20"/>
              </w:rPr>
            </w:pPr>
            <w:del w:id="734" w:author="Abhilasha Vaid" w:date="2016-06-17T13:24:00Z">
              <w:r w:rsidRPr="003C4884" w:rsidDel="00D60077">
                <w:rPr>
                  <w:rFonts w:ascii="Calibri" w:eastAsia="Times New Roman" w:hAnsi="Calibri" w:cs="Times New Roman"/>
                  <w:color w:val="000000"/>
                  <w:sz w:val="20"/>
                  <w:szCs w:val="20"/>
                </w:rPr>
                <w:delText xml:space="preserve">Cr </w:delText>
              </w:r>
            </w:del>
            <w:ins w:id="735" w:author="Abhilasha Vaid" w:date="2016-06-17T13:24:00Z">
              <w:r>
                <w:rPr>
                  <w:rFonts w:ascii="Calibri" w:eastAsia="Times New Roman" w:hAnsi="Calibri" w:cs="Times New Roman"/>
                  <w:color w:val="000000"/>
                  <w:sz w:val="20"/>
                  <w:szCs w:val="20"/>
                </w:rPr>
                <w:t>CR</w:t>
              </w:r>
              <w:r w:rsidRPr="003C4884">
                <w:rPr>
                  <w:rFonts w:ascii="Calibri" w:eastAsia="Times New Roman" w:hAnsi="Calibri" w:cs="Times New Roman"/>
                  <w:color w:val="000000"/>
                  <w:sz w:val="20"/>
                  <w:szCs w:val="20"/>
                </w:rPr>
                <w:t xml:space="preserve"> </w:t>
              </w:r>
            </w:ins>
            <w:r w:rsidRPr="003C4884">
              <w:rPr>
                <w:rFonts w:ascii="Calibri" w:eastAsia="Times New Roman" w:hAnsi="Calibri" w:cs="Times New Roman"/>
                <w:color w:val="000000"/>
                <w:sz w:val="20"/>
                <w:szCs w:val="20"/>
              </w:rPr>
              <w:t>area</w:t>
            </w:r>
            <w:r w:rsidR="0023411D" w:rsidRPr="003C4884">
              <w:rPr>
                <w:rFonts w:ascii="Calibri" w:eastAsia="Times New Roman" w:hAnsi="Calibri" w:cs="Times New Roman"/>
                <w:color w:val="000000"/>
                <w:sz w:val="20"/>
                <w:szCs w:val="20"/>
                <w:vertAlign w:val="superscript"/>
              </w:rPr>
              <w:t>3</w:t>
            </w:r>
          </w:p>
        </w:tc>
        <w:tc>
          <w:tcPr>
            <w:tcW w:w="1320" w:type="dxa"/>
            <w:tcBorders>
              <w:left w:val="single" w:sz="2" w:space="0" w:color="auto"/>
              <w:right w:val="single" w:sz="2" w:space="0" w:color="auto"/>
            </w:tcBorders>
            <w:shd w:val="clear" w:color="auto" w:fill="auto"/>
            <w:noWrap/>
            <w:vAlign w:val="center"/>
            <w:hideMark/>
          </w:tcPr>
          <w:p w14:paraId="79FBDD93"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-0.039**</w:t>
            </w:r>
          </w:p>
        </w:tc>
        <w:tc>
          <w:tcPr>
            <w:tcW w:w="1320" w:type="dxa"/>
            <w:tcBorders>
              <w:left w:val="single" w:sz="2" w:space="0" w:color="auto"/>
              <w:right w:val="single" w:sz="2" w:space="0" w:color="auto"/>
            </w:tcBorders>
            <w:shd w:val="clear" w:color="auto" w:fill="auto"/>
            <w:noWrap/>
            <w:vAlign w:val="center"/>
            <w:hideMark/>
          </w:tcPr>
          <w:p w14:paraId="4E704717"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w:t>
            </w:r>
          </w:p>
        </w:tc>
        <w:tc>
          <w:tcPr>
            <w:tcW w:w="1320" w:type="dxa"/>
            <w:tcBorders>
              <w:left w:val="single" w:sz="2" w:space="0" w:color="auto"/>
              <w:right w:val="single" w:sz="2" w:space="0" w:color="auto"/>
            </w:tcBorders>
            <w:shd w:val="clear" w:color="auto" w:fill="auto"/>
            <w:noWrap/>
            <w:vAlign w:val="center"/>
            <w:hideMark/>
          </w:tcPr>
          <w:p w14:paraId="44640C68"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w:t>
            </w:r>
          </w:p>
        </w:tc>
        <w:tc>
          <w:tcPr>
            <w:tcW w:w="1320" w:type="dxa"/>
            <w:tcBorders>
              <w:left w:val="single" w:sz="2" w:space="0" w:color="auto"/>
            </w:tcBorders>
            <w:shd w:val="clear" w:color="auto" w:fill="auto"/>
            <w:noWrap/>
            <w:vAlign w:val="center"/>
            <w:hideMark/>
          </w:tcPr>
          <w:p w14:paraId="4D3CBD75"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w:t>
            </w:r>
          </w:p>
        </w:tc>
      </w:tr>
      <w:tr w:rsidR="0023411D" w:rsidRPr="003C4884" w14:paraId="520257ED" w14:textId="77777777" w:rsidTr="005B6EA1">
        <w:trPr>
          <w:trHeight w:val="315"/>
          <w:jc w:val="center"/>
        </w:trPr>
        <w:tc>
          <w:tcPr>
            <w:tcW w:w="2567" w:type="dxa"/>
            <w:tcBorders>
              <w:right w:val="single" w:sz="2" w:space="0" w:color="auto"/>
            </w:tcBorders>
            <w:shd w:val="clear" w:color="auto" w:fill="auto"/>
            <w:noWrap/>
            <w:vAlign w:val="center"/>
            <w:hideMark/>
          </w:tcPr>
          <w:p w14:paraId="7989A260" w14:textId="77777777" w:rsidR="0023411D" w:rsidRPr="003C4884" w:rsidRDefault="0023411D" w:rsidP="0023411D">
            <w:pPr>
              <w:spacing w:after="0" w:line="240" w:lineRule="auto"/>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 xml:space="preserve">Number of corners </w:t>
            </w:r>
          </w:p>
        </w:tc>
        <w:tc>
          <w:tcPr>
            <w:tcW w:w="1320" w:type="dxa"/>
            <w:tcBorders>
              <w:left w:val="single" w:sz="2" w:space="0" w:color="auto"/>
              <w:right w:val="single" w:sz="2" w:space="0" w:color="auto"/>
            </w:tcBorders>
            <w:shd w:val="clear" w:color="auto" w:fill="auto"/>
            <w:noWrap/>
            <w:vAlign w:val="center"/>
            <w:hideMark/>
          </w:tcPr>
          <w:p w14:paraId="30273762"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-0.032***</w:t>
            </w:r>
          </w:p>
        </w:tc>
        <w:tc>
          <w:tcPr>
            <w:tcW w:w="1320" w:type="dxa"/>
            <w:tcBorders>
              <w:left w:val="single" w:sz="2" w:space="0" w:color="auto"/>
              <w:right w:val="single" w:sz="2" w:space="0" w:color="auto"/>
            </w:tcBorders>
            <w:shd w:val="clear" w:color="auto" w:fill="auto"/>
            <w:noWrap/>
            <w:vAlign w:val="center"/>
            <w:hideMark/>
          </w:tcPr>
          <w:p w14:paraId="6B8483D7"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0.006</w:t>
            </w:r>
          </w:p>
        </w:tc>
        <w:tc>
          <w:tcPr>
            <w:tcW w:w="1320" w:type="dxa"/>
            <w:tcBorders>
              <w:left w:val="single" w:sz="2" w:space="0" w:color="auto"/>
              <w:right w:val="single" w:sz="2" w:space="0" w:color="auto"/>
            </w:tcBorders>
            <w:shd w:val="clear" w:color="auto" w:fill="auto"/>
            <w:noWrap/>
            <w:vAlign w:val="center"/>
            <w:hideMark/>
          </w:tcPr>
          <w:p w14:paraId="55C2B5C2"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-0.004</w:t>
            </w:r>
          </w:p>
        </w:tc>
        <w:tc>
          <w:tcPr>
            <w:tcW w:w="1320" w:type="dxa"/>
            <w:tcBorders>
              <w:left w:val="single" w:sz="2" w:space="0" w:color="auto"/>
            </w:tcBorders>
            <w:shd w:val="clear" w:color="auto" w:fill="auto"/>
            <w:noWrap/>
            <w:vAlign w:val="center"/>
            <w:hideMark/>
          </w:tcPr>
          <w:p w14:paraId="29C3A79F"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-0.013***</w:t>
            </w:r>
          </w:p>
        </w:tc>
      </w:tr>
      <w:tr w:rsidR="0023411D" w:rsidRPr="003C4884" w14:paraId="02520DE6" w14:textId="77777777" w:rsidTr="005B6EA1">
        <w:trPr>
          <w:trHeight w:val="315"/>
          <w:jc w:val="center"/>
        </w:trPr>
        <w:tc>
          <w:tcPr>
            <w:tcW w:w="2567" w:type="dxa"/>
            <w:tcBorders>
              <w:right w:val="single" w:sz="2" w:space="0" w:color="auto"/>
            </w:tcBorders>
            <w:shd w:val="clear" w:color="auto" w:fill="auto"/>
            <w:noWrap/>
            <w:vAlign w:val="center"/>
            <w:hideMark/>
          </w:tcPr>
          <w:p w14:paraId="3EF3FEC8" w14:textId="77777777" w:rsidR="0023411D" w:rsidRPr="003C4884" w:rsidRDefault="0023411D" w:rsidP="0023411D">
            <w:pPr>
              <w:spacing w:after="0" w:line="240" w:lineRule="auto"/>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Slope (clinometer)</w:t>
            </w:r>
          </w:p>
        </w:tc>
        <w:tc>
          <w:tcPr>
            <w:tcW w:w="1320" w:type="dxa"/>
            <w:tcBorders>
              <w:left w:val="single" w:sz="2" w:space="0" w:color="auto"/>
              <w:right w:val="single" w:sz="2" w:space="0" w:color="auto"/>
            </w:tcBorders>
            <w:shd w:val="clear" w:color="auto" w:fill="auto"/>
            <w:noWrap/>
            <w:vAlign w:val="center"/>
            <w:hideMark/>
          </w:tcPr>
          <w:p w14:paraId="318216C6"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0.014***</w:t>
            </w:r>
          </w:p>
        </w:tc>
        <w:tc>
          <w:tcPr>
            <w:tcW w:w="1320" w:type="dxa"/>
            <w:tcBorders>
              <w:left w:val="single" w:sz="2" w:space="0" w:color="auto"/>
              <w:right w:val="single" w:sz="2" w:space="0" w:color="auto"/>
            </w:tcBorders>
            <w:shd w:val="clear" w:color="auto" w:fill="auto"/>
            <w:noWrap/>
            <w:vAlign w:val="center"/>
            <w:hideMark/>
          </w:tcPr>
          <w:p w14:paraId="66B074C8"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w:t>
            </w:r>
          </w:p>
        </w:tc>
        <w:tc>
          <w:tcPr>
            <w:tcW w:w="1320" w:type="dxa"/>
            <w:tcBorders>
              <w:left w:val="single" w:sz="2" w:space="0" w:color="auto"/>
              <w:right w:val="single" w:sz="2" w:space="0" w:color="auto"/>
            </w:tcBorders>
            <w:shd w:val="clear" w:color="auto" w:fill="auto"/>
            <w:noWrap/>
            <w:vAlign w:val="center"/>
            <w:hideMark/>
          </w:tcPr>
          <w:p w14:paraId="1A7D081B"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w:t>
            </w:r>
          </w:p>
        </w:tc>
        <w:tc>
          <w:tcPr>
            <w:tcW w:w="1320" w:type="dxa"/>
            <w:tcBorders>
              <w:left w:val="single" w:sz="2" w:space="0" w:color="auto"/>
            </w:tcBorders>
            <w:shd w:val="clear" w:color="auto" w:fill="auto"/>
            <w:noWrap/>
            <w:vAlign w:val="center"/>
            <w:hideMark/>
          </w:tcPr>
          <w:p w14:paraId="49ACB96B"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w:t>
            </w:r>
          </w:p>
        </w:tc>
      </w:tr>
      <w:tr w:rsidR="0023411D" w:rsidRPr="003C4884" w14:paraId="6B8F1308" w14:textId="77777777" w:rsidTr="005B6EA1">
        <w:trPr>
          <w:trHeight w:val="315"/>
          <w:jc w:val="center"/>
        </w:trPr>
        <w:tc>
          <w:tcPr>
            <w:tcW w:w="2567" w:type="dxa"/>
            <w:tcBorders>
              <w:right w:val="single" w:sz="2" w:space="0" w:color="auto"/>
            </w:tcBorders>
            <w:shd w:val="clear" w:color="auto" w:fill="auto"/>
            <w:noWrap/>
            <w:vAlign w:val="center"/>
            <w:hideMark/>
          </w:tcPr>
          <w:p w14:paraId="20EBE3BC" w14:textId="1C17AB48" w:rsidR="0023411D" w:rsidRPr="003C4884" w:rsidRDefault="0023411D" w:rsidP="0023411D">
            <w:pPr>
              <w:spacing w:after="0" w:line="240" w:lineRule="auto"/>
              <w:rPr>
                <w:rFonts w:ascii="Calibri" w:eastAsia="Times New Roman" w:hAnsi="Calibri" w:cs="Times New Roman"/>
                <w:i/>
                <w:iCs/>
                <w:color w:val="000000"/>
                <w:sz w:val="20"/>
                <w:szCs w:val="20"/>
              </w:rPr>
            </w:pPr>
            <w:r w:rsidRPr="003C4884">
              <w:rPr>
                <w:rFonts w:ascii="Calibri" w:eastAsia="Times New Roman" w:hAnsi="Calibri" w:cs="Times New Roman"/>
                <w:i/>
                <w:iCs/>
                <w:color w:val="000000"/>
                <w:sz w:val="20"/>
                <w:szCs w:val="20"/>
              </w:rPr>
              <w:t>Tree</w:t>
            </w:r>
            <w:r w:rsidR="00830267">
              <w:rPr>
                <w:rFonts w:ascii="Calibri" w:eastAsia="Times New Roman" w:hAnsi="Calibri" w:cs="Times New Roman"/>
                <w:i/>
                <w:iCs/>
                <w:color w:val="000000"/>
                <w:sz w:val="20"/>
                <w:szCs w:val="20"/>
              </w:rPr>
              <w:t xml:space="preserve"> </w:t>
            </w:r>
            <w:r w:rsidRPr="003C4884">
              <w:rPr>
                <w:rFonts w:ascii="Calibri" w:eastAsia="Times New Roman" w:hAnsi="Calibri" w:cs="Times New Roman"/>
                <w:i/>
                <w:iCs/>
                <w:color w:val="000000"/>
                <w:sz w:val="20"/>
                <w:szCs w:val="20"/>
              </w:rPr>
              <w:t>cover:</w:t>
            </w:r>
          </w:p>
        </w:tc>
        <w:tc>
          <w:tcPr>
            <w:tcW w:w="1320" w:type="dxa"/>
            <w:tcBorders>
              <w:left w:val="single" w:sz="2" w:space="0" w:color="auto"/>
              <w:right w:val="single" w:sz="2" w:space="0" w:color="auto"/>
            </w:tcBorders>
            <w:shd w:val="clear" w:color="auto" w:fill="auto"/>
            <w:noWrap/>
            <w:vAlign w:val="center"/>
            <w:hideMark/>
          </w:tcPr>
          <w:p w14:paraId="148C591A"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p>
        </w:tc>
        <w:tc>
          <w:tcPr>
            <w:tcW w:w="1320" w:type="dxa"/>
            <w:tcBorders>
              <w:left w:val="single" w:sz="2" w:space="0" w:color="auto"/>
              <w:right w:val="single" w:sz="2" w:space="0" w:color="auto"/>
            </w:tcBorders>
            <w:shd w:val="clear" w:color="auto" w:fill="auto"/>
            <w:noWrap/>
            <w:vAlign w:val="center"/>
            <w:hideMark/>
          </w:tcPr>
          <w:p w14:paraId="6742EE98"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p>
        </w:tc>
        <w:tc>
          <w:tcPr>
            <w:tcW w:w="1320" w:type="dxa"/>
            <w:tcBorders>
              <w:left w:val="single" w:sz="2" w:space="0" w:color="auto"/>
              <w:right w:val="single" w:sz="2" w:space="0" w:color="auto"/>
            </w:tcBorders>
            <w:shd w:val="clear" w:color="auto" w:fill="auto"/>
            <w:noWrap/>
            <w:vAlign w:val="center"/>
            <w:hideMark/>
          </w:tcPr>
          <w:p w14:paraId="0DC8273F"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p>
        </w:tc>
        <w:tc>
          <w:tcPr>
            <w:tcW w:w="1320" w:type="dxa"/>
            <w:tcBorders>
              <w:left w:val="single" w:sz="2" w:space="0" w:color="auto"/>
            </w:tcBorders>
            <w:shd w:val="clear" w:color="auto" w:fill="auto"/>
            <w:noWrap/>
            <w:vAlign w:val="center"/>
            <w:hideMark/>
          </w:tcPr>
          <w:p w14:paraId="52965030"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p>
        </w:tc>
      </w:tr>
      <w:tr w:rsidR="0023411D" w:rsidRPr="003C4884" w14:paraId="533B2164" w14:textId="77777777" w:rsidTr="005B6EA1">
        <w:trPr>
          <w:trHeight w:val="315"/>
          <w:jc w:val="center"/>
        </w:trPr>
        <w:tc>
          <w:tcPr>
            <w:tcW w:w="2567" w:type="dxa"/>
            <w:tcBorders>
              <w:right w:val="single" w:sz="2" w:space="0" w:color="auto"/>
            </w:tcBorders>
            <w:shd w:val="clear" w:color="auto" w:fill="auto"/>
            <w:noWrap/>
            <w:vAlign w:val="center"/>
            <w:hideMark/>
          </w:tcPr>
          <w:p w14:paraId="6ADA12B0" w14:textId="77777777" w:rsidR="0023411D" w:rsidRPr="003C4884" w:rsidRDefault="0023411D" w:rsidP="0023411D">
            <w:pPr>
              <w:spacing w:after="0" w:line="240" w:lineRule="auto"/>
              <w:ind w:firstLineChars="200" w:firstLine="400"/>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Partial</w:t>
            </w:r>
          </w:p>
        </w:tc>
        <w:tc>
          <w:tcPr>
            <w:tcW w:w="1320" w:type="dxa"/>
            <w:tcBorders>
              <w:left w:val="single" w:sz="2" w:space="0" w:color="auto"/>
              <w:right w:val="single" w:sz="2" w:space="0" w:color="auto"/>
            </w:tcBorders>
            <w:shd w:val="clear" w:color="auto" w:fill="auto"/>
            <w:noWrap/>
            <w:vAlign w:val="center"/>
            <w:hideMark/>
          </w:tcPr>
          <w:p w14:paraId="4B0BE2A6"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-0.003</w:t>
            </w:r>
          </w:p>
        </w:tc>
        <w:tc>
          <w:tcPr>
            <w:tcW w:w="1320" w:type="dxa"/>
            <w:tcBorders>
              <w:left w:val="single" w:sz="2" w:space="0" w:color="auto"/>
              <w:right w:val="single" w:sz="2" w:space="0" w:color="auto"/>
            </w:tcBorders>
            <w:shd w:val="clear" w:color="auto" w:fill="auto"/>
            <w:noWrap/>
            <w:vAlign w:val="center"/>
            <w:hideMark/>
          </w:tcPr>
          <w:p w14:paraId="2202C5C2"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-0.052</w:t>
            </w:r>
          </w:p>
        </w:tc>
        <w:tc>
          <w:tcPr>
            <w:tcW w:w="1320" w:type="dxa"/>
            <w:tcBorders>
              <w:left w:val="single" w:sz="2" w:space="0" w:color="auto"/>
              <w:right w:val="single" w:sz="2" w:space="0" w:color="auto"/>
            </w:tcBorders>
            <w:shd w:val="clear" w:color="auto" w:fill="auto"/>
            <w:noWrap/>
            <w:vAlign w:val="center"/>
            <w:hideMark/>
          </w:tcPr>
          <w:p w14:paraId="5F6979F1"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-0.128</w:t>
            </w:r>
          </w:p>
        </w:tc>
        <w:tc>
          <w:tcPr>
            <w:tcW w:w="1320" w:type="dxa"/>
            <w:tcBorders>
              <w:left w:val="single" w:sz="2" w:space="0" w:color="auto"/>
            </w:tcBorders>
            <w:shd w:val="clear" w:color="auto" w:fill="auto"/>
            <w:noWrap/>
            <w:vAlign w:val="center"/>
            <w:hideMark/>
          </w:tcPr>
          <w:p w14:paraId="6C7803EA"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-0.143***</w:t>
            </w:r>
          </w:p>
        </w:tc>
      </w:tr>
      <w:tr w:rsidR="0023411D" w:rsidRPr="003C4884" w14:paraId="08F38778" w14:textId="77777777" w:rsidTr="005B6EA1">
        <w:trPr>
          <w:trHeight w:val="315"/>
          <w:jc w:val="center"/>
        </w:trPr>
        <w:tc>
          <w:tcPr>
            <w:tcW w:w="2567" w:type="dxa"/>
            <w:tcBorders>
              <w:right w:val="single" w:sz="2" w:space="0" w:color="auto"/>
            </w:tcBorders>
            <w:shd w:val="clear" w:color="auto" w:fill="auto"/>
            <w:noWrap/>
            <w:vAlign w:val="center"/>
            <w:hideMark/>
          </w:tcPr>
          <w:p w14:paraId="1E7CDD0F" w14:textId="77777777" w:rsidR="0023411D" w:rsidRPr="003C4884" w:rsidRDefault="0023411D" w:rsidP="0023411D">
            <w:pPr>
              <w:spacing w:after="0" w:line="240" w:lineRule="auto"/>
              <w:ind w:firstLineChars="200" w:firstLine="400"/>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Heavy</w:t>
            </w:r>
          </w:p>
        </w:tc>
        <w:tc>
          <w:tcPr>
            <w:tcW w:w="1320" w:type="dxa"/>
            <w:tcBorders>
              <w:left w:val="single" w:sz="2" w:space="0" w:color="auto"/>
              <w:right w:val="single" w:sz="2" w:space="0" w:color="auto"/>
            </w:tcBorders>
            <w:shd w:val="clear" w:color="auto" w:fill="auto"/>
            <w:noWrap/>
            <w:vAlign w:val="center"/>
            <w:hideMark/>
          </w:tcPr>
          <w:p w14:paraId="37395939"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0.183</w:t>
            </w:r>
          </w:p>
        </w:tc>
        <w:tc>
          <w:tcPr>
            <w:tcW w:w="1320" w:type="dxa"/>
            <w:tcBorders>
              <w:left w:val="single" w:sz="2" w:space="0" w:color="auto"/>
              <w:right w:val="single" w:sz="2" w:space="0" w:color="auto"/>
            </w:tcBorders>
            <w:shd w:val="clear" w:color="auto" w:fill="auto"/>
            <w:noWrap/>
            <w:vAlign w:val="center"/>
            <w:hideMark/>
          </w:tcPr>
          <w:p w14:paraId="2E20B234"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-0.163</w:t>
            </w:r>
          </w:p>
        </w:tc>
        <w:tc>
          <w:tcPr>
            <w:tcW w:w="1320" w:type="dxa"/>
            <w:tcBorders>
              <w:left w:val="single" w:sz="2" w:space="0" w:color="auto"/>
              <w:right w:val="single" w:sz="2" w:space="0" w:color="auto"/>
            </w:tcBorders>
            <w:shd w:val="clear" w:color="auto" w:fill="auto"/>
            <w:noWrap/>
            <w:vAlign w:val="center"/>
            <w:hideMark/>
          </w:tcPr>
          <w:p w14:paraId="37614E35"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0.331</w:t>
            </w:r>
          </w:p>
        </w:tc>
        <w:tc>
          <w:tcPr>
            <w:tcW w:w="1320" w:type="dxa"/>
            <w:tcBorders>
              <w:left w:val="single" w:sz="2" w:space="0" w:color="auto"/>
            </w:tcBorders>
            <w:shd w:val="clear" w:color="auto" w:fill="auto"/>
            <w:noWrap/>
            <w:vAlign w:val="center"/>
            <w:hideMark/>
          </w:tcPr>
          <w:p w14:paraId="2B020E83"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0.021</w:t>
            </w:r>
          </w:p>
        </w:tc>
      </w:tr>
      <w:tr w:rsidR="0023411D" w:rsidRPr="003C4884" w14:paraId="555C45A9" w14:textId="77777777" w:rsidTr="005B6EA1">
        <w:trPr>
          <w:trHeight w:val="315"/>
          <w:jc w:val="center"/>
        </w:trPr>
        <w:tc>
          <w:tcPr>
            <w:tcW w:w="2567" w:type="dxa"/>
            <w:tcBorders>
              <w:right w:val="single" w:sz="2" w:space="0" w:color="auto"/>
            </w:tcBorders>
            <w:shd w:val="clear" w:color="auto" w:fill="auto"/>
            <w:noWrap/>
            <w:vAlign w:val="center"/>
            <w:hideMark/>
          </w:tcPr>
          <w:p w14:paraId="01A0ABD6" w14:textId="77777777" w:rsidR="0023411D" w:rsidRPr="003C4884" w:rsidRDefault="0023411D" w:rsidP="0023411D">
            <w:pPr>
              <w:spacing w:after="0" w:line="240" w:lineRule="auto"/>
              <w:rPr>
                <w:rFonts w:ascii="Calibri" w:eastAsia="Times New Roman" w:hAnsi="Calibri" w:cs="Times New Roman"/>
                <w:i/>
                <w:iCs/>
                <w:color w:val="000000"/>
                <w:sz w:val="20"/>
                <w:szCs w:val="20"/>
              </w:rPr>
            </w:pPr>
            <w:r w:rsidRPr="003C4884">
              <w:rPr>
                <w:rFonts w:ascii="Calibri" w:eastAsia="Times New Roman" w:hAnsi="Calibri" w:cs="Times New Roman"/>
                <w:i/>
                <w:iCs/>
                <w:color w:val="000000"/>
                <w:sz w:val="20"/>
                <w:szCs w:val="20"/>
              </w:rPr>
              <w:t>Weather:</w:t>
            </w:r>
          </w:p>
        </w:tc>
        <w:tc>
          <w:tcPr>
            <w:tcW w:w="1320" w:type="dxa"/>
            <w:tcBorders>
              <w:left w:val="single" w:sz="2" w:space="0" w:color="auto"/>
              <w:right w:val="single" w:sz="2" w:space="0" w:color="auto"/>
            </w:tcBorders>
            <w:shd w:val="clear" w:color="auto" w:fill="auto"/>
            <w:noWrap/>
            <w:vAlign w:val="center"/>
            <w:hideMark/>
          </w:tcPr>
          <w:p w14:paraId="0BECEEC9"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p>
        </w:tc>
        <w:tc>
          <w:tcPr>
            <w:tcW w:w="1320" w:type="dxa"/>
            <w:tcBorders>
              <w:left w:val="single" w:sz="2" w:space="0" w:color="auto"/>
              <w:right w:val="single" w:sz="2" w:space="0" w:color="auto"/>
            </w:tcBorders>
            <w:shd w:val="clear" w:color="auto" w:fill="auto"/>
            <w:noWrap/>
            <w:vAlign w:val="center"/>
            <w:hideMark/>
          </w:tcPr>
          <w:p w14:paraId="1B9157C9"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p>
        </w:tc>
        <w:tc>
          <w:tcPr>
            <w:tcW w:w="1320" w:type="dxa"/>
            <w:tcBorders>
              <w:left w:val="single" w:sz="2" w:space="0" w:color="auto"/>
              <w:right w:val="single" w:sz="2" w:space="0" w:color="auto"/>
            </w:tcBorders>
            <w:shd w:val="clear" w:color="auto" w:fill="auto"/>
            <w:noWrap/>
            <w:vAlign w:val="center"/>
            <w:hideMark/>
          </w:tcPr>
          <w:p w14:paraId="31E172EE"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p>
        </w:tc>
        <w:tc>
          <w:tcPr>
            <w:tcW w:w="1320" w:type="dxa"/>
            <w:tcBorders>
              <w:left w:val="single" w:sz="2" w:space="0" w:color="auto"/>
            </w:tcBorders>
            <w:shd w:val="clear" w:color="auto" w:fill="auto"/>
            <w:noWrap/>
            <w:vAlign w:val="center"/>
            <w:hideMark/>
          </w:tcPr>
          <w:p w14:paraId="3102D96F"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p>
        </w:tc>
      </w:tr>
      <w:tr w:rsidR="0023411D" w:rsidRPr="003C4884" w14:paraId="5CFA4952" w14:textId="77777777" w:rsidTr="005B6EA1">
        <w:trPr>
          <w:trHeight w:val="315"/>
          <w:jc w:val="center"/>
        </w:trPr>
        <w:tc>
          <w:tcPr>
            <w:tcW w:w="2567" w:type="dxa"/>
            <w:tcBorders>
              <w:right w:val="single" w:sz="2" w:space="0" w:color="auto"/>
            </w:tcBorders>
            <w:shd w:val="clear" w:color="auto" w:fill="auto"/>
            <w:noWrap/>
            <w:vAlign w:val="center"/>
            <w:hideMark/>
          </w:tcPr>
          <w:p w14:paraId="4FE94DC8" w14:textId="0D9FC47C" w:rsidR="0023411D" w:rsidRPr="003C4884" w:rsidRDefault="00D60077" w:rsidP="0023411D">
            <w:pPr>
              <w:spacing w:after="0" w:line="240" w:lineRule="auto"/>
              <w:ind w:firstLineChars="200" w:firstLine="400"/>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Mostly cloudy - rainy</w:t>
            </w:r>
          </w:p>
        </w:tc>
        <w:tc>
          <w:tcPr>
            <w:tcW w:w="1320" w:type="dxa"/>
            <w:tcBorders>
              <w:left w:val="single" w:sz="2" w:space="0" w:color="auto"/>
              <w:right w:val="single" w:sz="2" w:space="0" w:color="auto"/>
            </w:tcBorders>
            <w:shd w:val="clear" w:color="auto" w:fill="auto"/>
            <w:noWrap/>
            <w:vAlign w:val="center"/>
            <w:hideMark/>
          </w:tcPr>
          <w:p w14:paraId="4459CAAC"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-0.014</w:t>
            </w:r>
          </w:p>
        </w:tc>
        <w:tc>
          <w:tcPr>
            <w:tcW w:w="1320" w:type="dxa"/>
            <w:tcBorders>
              <w:left w:val="single" w:sz="2" w:space="0" w:color="auto"/>
              <w:right w:val="single" w:sz="2" w:space="0" w:color="auto"/>
            </w:tcBorders>
            <w:shd w:val="clear" w:color="auto" w:fill="auto"/>
            <w:noWrap/>
            <w:vAlign w:val="center"/>
            <w:hideMark/>
          </w:tcPr>
          <w:p w14:paraId="43C0FA3B"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-0.128**</w:t>
            </w:r>
          </w:p>
        </w:tc>
        <w:tc>
          <w:tcPr>
            <w:tcW w:w="1320" w:type="dxa"/>
            <w:tcBorders>
              <w:left w:val="single" w:sz="2" w:space="0" w:color="auto"/>
              <w:right w:val="single" w:sz="2" w:space="0" w:color="auto"/>
            </w:tcBorders>
            <w:shd w:val="clear" w:color="auto" w:fill="auto"/>
            <w:noWrap/>
            <w:vAlign w:val="center"/>
            <w:hideMark/>
          </w:tcPr>
          <w:p w14:paraId="5D4C89CA"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0.036</w:t>
            </w:r>
          </w:p>
        </w:tc>
        <w:tc>
          <w:tcPr>
            <w:tcW w:w="1320" w:type="dxa"/>
            <w:tcBorders>
              <w:left w:val="single" w:sz="2" w:space="0" w:color="auto"/>
            </w:tcBorders>
            <w:shd w:val="clear" w:color="auto" w:fill="auto"/>
            <w:noWrap/>
            <w:vAlign w:val="center"/>
            <w:hideMark/>
          </w:tcPr>
          <w:p w14:paraId="5C4EFAD9"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-0.048</w:t>
            </w:r>
          </w:p>
        </w:tc>
      </w:tr>
      <w:tr w:rsidR="0023411D" w:rsidRPr="003C4884" w14:paraId="7D1AE5BF" w14:textId="77777777" w:rsidTr="005B6EA1">
        <w:trPr>
          <w:trHeight w:val="315"/>
          <w:jc w:val="center"/>
        </w:trPr>
        <w:tc>
          <w:tcPr>
            <w:tcW w:w="2567" w:type="dxa"/>
            <w:tcBorders>
              <w:right w:val="single" w:sz="2" w:space="0" w:color="auto"/>
            </w:tcBorders>
            <w:shd w:val="clear" w:color="auto" w:fill="auto"/>
            <w:noWrap/>
            <w:vAlign w:val="center"/>
            <w:hideMark/>
          </w:tcPr>
          <w:p w14:paraId="08DBBD9D" w14:textId="77777777" w:rsidR="0023411D" w:rsidRPr="003C4884" w:rsidRDefault="0023411D" w:rsidP="0023411D">
            <w:pPr>
              <w:spacing w:after="0" w:line="240" w:lineRule="auto"/>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Constant</w:t>
            </w:r>
          </w:p>
        </w:tc>
        <w:tc>
          <w:tcPr>
            <w:tcW w:w="1320" w:type="dxa"/>
            <w:tcBorders>
              <w:left w:val="single" w:sz="2" w:space="0" w:color="auto"/>
              <w:right w:val="single" w:sz="2" w:space="0" w:color="auto"/>
            </w:tcBorders>
            <w:shd w:val="clear" w:color="auto" w:fill="auto"/>
            <w:noWrap/>
            <w:vAlign w:val="center"/>
            <w:hideMark/>
          </w:tcPr>
          <w:p w14:paraId="7105D5F2"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2.298***</w:t>
            </w:r>
          </w:p>
        </w:tc>
        <w:tc>
          <w:tcPr>
            <w:tcW w:w="1320" w:type="dxa"/>
            <w:tcBorders>
              <w:left w:val="single" w:sz="2" w:space="0" w:color="auto"/>
              <w:right w:val="single" w:sz="2" w:space="0" w:color="auto"/>
            </w:tcBorders>
            <w:shd w:val="clear" w:color="auto" w:fill="auto"/>
            <w:noWrap/>
            <w:vAlign w:val="center"/>
            <w:hideMark/>
          </w:tcPr>
          <w:p w14:paraId="07EDA1AC"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2.118***</w:t>
            </w:r>
          </w:p>
        </w:tc>
        <w:tc>
          <w:tcPr>
            <w:tcW w:w="1320" w:type="dxa"/>
            <w:tcBorders>
              <w:left w:val="single" w:sz="2" w:space="0" w:color="auto"/>
              <w:right w:val="single" w:sz="2" w:space="0" w:color="auto"/>
            </w:tcBorders>
            <w:shd w:val="clear" w:color="auto" w:fill="auto"/>
            <w:noWrap/>
            <w:vAlign w:val="center"/>
            <w:hideMark/>
          </w:tcPr>
          <w:p w14:paraId="42600798"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1.597***</w:t>
            </w:r>
          </w:p>
        </w:tc>
        <w:tc>
          <w:tcPr>
            <w:tcW w:w="1320" w:type="dxa"/>
            <w:tcBorders>
              <w:left w:val="single" w:sz="2" w:space="0" w:color="auto"/>
            </w:tcBorders>
            <w:shd w:val="clear" w:color="auto" w:fill="auto"/>
            <w:noWrap/>
            <w:vAlign w:val="center"/>
            <w:hideMark/>
          </w:tcPr>
          <w:p w14:paraId="79103053"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2.238***</w:t>
            </w:r>
          </w:p>
        </w:tc>
      </w:tr>
      <w:tr w:rsidR="0023411D" w:rsidRPr="003C4884" w14:paraId="39E10688" w14:textId="77777777" w:rsidTr="005B6EA1">
        <w:trPr>
          <w:trHeight w:val="315"/>
          <w:jc w:val="center"/>
        </w:trPr>
        <w:tc>
          <w:tcPr>
            <w:tcW w:w="2567" w:type="dxa"/>
            <w:tcBorders>
              <w:right w:val="single" w:sz="2" w:space="0" w:color="auto"/>
            </w:tcBorders>
            <w:shd w:val="clear" w:color="auto" w:fill="auto"/>
            <w:noWrap/>
            <w:vAlign w:val="center"/>
            <w:hideMark/>
          </w:tcPr>
          <w:p w14:paraId="0BECCB7F"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p>
        </w:tc>
        <w:tc>
          <w:tcPr>
            <w:tcW w:w="1320" w:type="dxa"/>
            <w:tcBorders>
              <w:left w:val="single" w:sz="2" w:space="0" w:color="auto"/>
              <w:right w:val="single" w:sz="2" w:space="0" w:color="auto"/>
            </w:tcBorders>
            <w:shd w:val="clear" w:color="auto" w:fill="auto"/>
            <w:noWrap/>
            <w:vAlign w:val="center"/>
            <w:hideMark/>
          </w:tcPr>
          <w:p w14:paraId="16478B66"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p>
        </w:tc>
        <w:tc>
          <w:tcPr>
            <w:tcW w:w="1320" w:type="dxa"/>
            <w:tcBorders>
              <w:left w:val="single" w:sz="2" w:space="0" w:color="auto"/>
              <w:right w:val="single" w:sz="2" w:space="0" w:color="auto"/>
            </w:tcBorders>
            <w:shd w:val="clear" w:color="auto" w:fill="auto"/>
            <w:noWrap/>
            <w:vAlign w:val="center"/>
            <w:hideMark/>
          </w:tcPr>
          <w:p w14:paraId="51BB8DBD"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p>
        </w:tc>
        <w:tc>
          <w:tcPr>
            <w:tcW w:w="1320" w:type="dxa"/>
            <w:tcBorders>
              <w:left w:val="single" w:sz="2" w:space="0" w:color="auto"/>
              <w:right w:val="single" w:sz="2" w:space="0" w:color="auto"/>
            </w:tcBorders>
            <w:shd w:val="clear" w:color="auto" w:fill="auto"/>
            <w:noWrap/>
            <w:vAlign w:val="center"/>
            <w:hideMark/>
          </w:tcPr>
          <w:p w14:paraId="233962A7"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p>
        </w:tc>
        <w:tc>
          <w:tcPr>
            <w:tcW w:w="1320" w:type="dxa"/>
            <w:tcBorders>
              <w:left w:val="single" w:sz="2" w:space="0" w:color="auto"/>
            </w:tcBorders>
            <w:shd w:val="clear" w:color="auto" w:fill="auto"/>
            <w:noWrap/>
            <w:vAlign w:val="center"/>
            <w:hideMark/>
          </w:tcPr>
          <w:p w14:paraId="6B8A7615"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p>
        </w:tc>
      </w:tr>
      <w:tr w:rsidR="0023411D" w:rsidRPr="003C4884" w14:paraId="652A2A67" w14:textId="77777777" w:rsidTr="005B6EA1">
        <w:trPr>
          <w:trHeight w:val="315"/>
          <w:jc w:val="center"/>
        </w:trPr>
        <w:tc>
          <w:tcPr>
            <w:tcW w:w="2567" w:type="dxa"/>
            <w:tcBorders>
              <w:right w:val="single" w:sz="2" w:space="0" w:color="auto"/>
            </w:tcBorders>
            <w:shd w:val="clear" w:color="auto" w:fill="auto"/>
            <w:noWrap/>
            <w:vAlign w:val="center"/>
            <w:hideMark/>
          </w:tcPr>
          <w:p w14:paraId="08C44F79" w14:textId="77777777" w:rsidR="0023411D" w:rsidRPr="003C4884" w:rsidRDefault="0023411D" w:rsidP="0023411D">
            <w:pPr>
              <w:spacing w:after="0" w:line="240" w:lineRule="auto"/>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N</w:t>
            </w:r>
          </w:p>
        </w:tc>
        <w:tc>
          <w:tcPr>
            <w:tcW w:w="1320" w:type="dxa"/>
            <w:tcBorders>
              <w:left w:val="single" w:sz="2" w:space="0" w:color="auto"/>
              <w:right w:val="single" w:sz="2" w:space="0" w:color="auto"/>
            </w:tcBorders>
            <w:shd w:val="clear" w:color="auto" w:fill="auto"/>
            <w:noWrap/>
            <w:vAlign w:val="center"/>
            <w:hideMark/>
          </w:tcPr>
          <w:p w14:paraId="6E29940B"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1765</w:t>
            </w:r>
          </w:p>
        </w:tc>
        <w:tc>
          <w:tcPr>
            <w:tcW w:w="1320" w:type="dxa"/>
            <w:tcBorders>
              <w:left w:val="single" w:sz="2" w:space="0" w:color="auto"/>
              <w:right w:val="single" w:sz="2" w:space="0" w:color="auto"/>
            </w:tcBorders>
            <w:shd w:val="clear" w:color="auto" w:fill="auto"/>
            <w:noWrap/>
            <w:vAlign w:val="center"/>
            <w:hideMark/>
          </w:tcPr>
          <w:p w14:paraId="4C2167F3"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1908</w:t>
            </w:r>
          </w:p>
        </w:tc>
        <w:tc>
          <w:tcPr>
            <w:tcW w:w="1320" w:type="dxa"/>
            <w:tcBorders>
              <w:left w:val="single" w:sz="2" w:space="0" w:color="auto"/>
              <w:right w:val="single" w:sz="2" w:space="0" w:color="auto"/>
            </w:tcBorders>
            <w:shd w:val="clear" w:color="auto" w:fill="auto"/>
            <w:noWrap/>
            <w:vAlign w:val="center"/>
            <w:hideMark/>
          </w:tcPr>
          <w:p w14:paraId="389DBC28"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485</w:t>
            </w:r>
          </w:p>
        </w:tc>
        <w:tc>
          <w:tcPr>
            <w:tcW w:w="1320" w:type="dxa"/>
            <w:tcBorders>
              <w:left w:val="single" w:sz="2" w:space="0" w:color="auto"/>
            </w:tcBorders>
            <w:shd w:val="clear" w:color="auto" w:fill="auto"/>
            <w:noWrap/>
            <w:vAlign w:val="center"/>
            <w:hideMark/>
          </w:tcPr>
          <w:p w14:paraId="16480D12"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4158</w:t>
            </w:r>
          </w:p>
        </w:tc>
      </w:tr>
      <w:tr w:rsidR="0023411D" w:rsidRPr="003C4884" w14:paraId="278C46FC" w14:textId="77777777" w:rsidTr="005B6EA1">
        <w:trPr>
          <w:trHeight w:val="360"/>
          <w:jc w:val="center"/>
        </w:trPr>
        <w:tc>
          <w:tcPr>
            <w:tcW w:w="2567" w:type="dxa"/>
            <w:tcBorders>
              <w:bottom w:val="single" w:sz="4" w:space="0" w:color="auto"/>
              <w:right w:val="single" w:sz="2" w:space="0" w:color="auto"/>
            </w:tcBorders>
            <w:shd w:val="clear" w:color="auto" w:fill="auto"/>
            <w:noWrap/>
            <w:vAlign w:val="center"/>
            <w:hideMark/>
          </w:tcPr>
          <w:p w14:paraId="1DA99A78" w14:textId="77777777" w:rsidR="0023411D" w:rsidRPr="003C4884" w:rsidRDefault="0023411D" w:rsidP="0023411D">
            <w:pPr>
              <w:spacing w:after="0" w:line="240" w:lineRule="auto"/>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R</w:t>
            </w:r>
            <w:r w:rsidRPr="003C4884">
              <w:rPr>
                <w:rFonts w:ascii="Calibri" w:eastAsia="Times New Roman" w:hAnsi="Calibri" w:cs="Times New Roman"/>
                <w:color w:val="000000"/>
                <w:sz w:val="20"/>
                <w:szCs w:val="20"/>
                <w:vertAlign w:val="superscript"/>
              </w:rPr>
              <w:t>2</w:t>
            </w:r>
          </w:p>
        </w:tc>
        <w:tc>
          <w:tcPr>
            <w:tcW w:w="1320" w:type="dxa"/>
            <w:tcBorders>
              <w:left w:val="single" w:sz="2" w:space="0" w:color="auto"/>
              <w:bottom w:val="single" w:sz="4" w:space="0" w:color="auto"/>
              <w:right w:val="single" w:sz="2" w:space="0" w:color="auto"/>
            </w:tcBorders>
            <w:shd w:val="clear" w:color="auto" w:fill="auto"/>
            <w:noWrap/>
            <w:vAlign w:val="center"/>
            <w:hideMark/>
          </w:tcPr>
          <w:p w14:paraId="0E97BA66"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0.015</w:t>
            </w:r>
          </w:p>
        </w:tc>
        <w:tc>
          <w:tcPr>
            <w:tcW w:w="1320" w:type="dxa"/>
            <w:tcBorders>
              <w:left w:val="single" w:sz="2" w:space="0" w:color="auto"/>
              <w:bottom w:val="single" w:sz="4" w:space="0" w:color="auto"/>
              <w:right w:val="single" w:sz="2" w:space="0" w:color="auto"/>
            </w:tcBorders>
            <w:shd w:val="clear" w:color="auto" w:fill="auto"/>
            <w:noWrap/>
            <w:vAlign w:val="center"/>
            <w:hideMark/>
          </w:tcPr>
          <w:p w14:paraId="6DD6957F"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0.007</w:t>
            </w:r>
          </w:p>
        </w:tc>
        <w:tc>
          <w:tcPr>
            <w:tcW w:w="1320" w:type="dxa"/>
            <w:tcBorders>
              <w:left w:val="single" w:sz="2" w:space="0" w:color="auto"/>
              <w:bottom w:val="single" w:sz="4" w:space="0" w:color="auto"/>
              <w:right w:val="single" w:sz="2" w:space="0" w:color="auto"/>
            </w:tcBorders>
            <w:shd w:val="clear" w:color="auto" w:fill="auto"/>
            <w:noWrap/>
            <w:vAlign w:val="center"/>
            <w:hideMark/>
          </w:tcPr>
          <w:p w14:paraId="5C321D0D"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0.019</w:t>
            </w:r>
          </w:p>
        </w:tc>
        <w:tc>
          <w:tcPr>
            <w:tcW w:w="1320" w:type="dxa"/>
            <w:tcBorders>
              <w:left w:val="single" w:sz="2" w:space="0" w:color="auto"/>
              <w:bottom w:val="single" w:sz="4" w:space="0" w:color="auto"/>
            </w:tcBorders>
            <w:shd w:val="clear" w:color="auto" w:fill="auto"/>
            <w:noWrap/>
            <w:vAlign w:val="center"/>
            <w:hideMark/>
          </w:tcPr>
          <w:p w14:paraId="09915591" w14:textId="77777777" w:rsidR="0023411D" w:rsidRPr="003C4884" w:rsidRDefault="0023411D" w:rsidP="0023411D">
            <w:pPr>
              <w:spacing w:after="0" w:line="240" w:lineRule="auto"/>
              <w:jc w:val="center"/>
              <w:rPr>
                <w:rFonts w:ascii="Calibri" w:eastAsia="Times New Roman" w:hAnsi="Calibri" w:cs="Times New Roman"/>
                <w:color w:val="000000"/>
                <w:sz w:val="20"/>
                <w:szCs w:val="20"/>
              </w:rPr>
            </w:pPr>
            <w:r w:rsidRPr="003C4884">
              <w:rPr>
                <w:rFonts w:ascii="Calibri" w:eastAsia="Times New Roman" w:hAnsi="Calibri" w:cs="Times New Roman"/>
                <w:color w:val="000000"/>
                <w:sz w:val="20"/>
                <w:szCs w:val="20"/>
              </w:rPr>
              <w:t>0.008</w:t>
            </w:r>
          </w:p>
        </w:tc>
      </w:tr>
    </w:tbl>
    <w:p w14:paraId="14AC3472" w14:textId="7C8BCAA3" w:rsidR="000629C8" w:rsidRPr="00106042" w:rsidRDefault="005F3CBF" w:rsidP="00A54F82">
      <w:pPr>
        <w:ind w:left="1134"/>
      </w:pPr>
      <w:r>
        <w:rPr>
          <w:rFonts w:asciiTheme="minorHAnsi" w:hAnsiTheme="minorHAnsi"/>
          <w:i/>
        </w:rPr>
        <w:t>Source: Authors’ calculations.</w:t>
      </w:r>
    </w:p>
    <w:p w14:paraId="6427574A" w14:textId="3A2B295C" w:rsidR="003652DC" w:rsidRPr="00106042" w:rsidRDefault="003652DC" w:rsidP="00106042">
      <w:pPr>
        <w:spacing w:line="360" w:lineRule="auto"/>
        <w:jc w:val="both"/>
      </w:pPr>
      <w:r w:rsidRPr="00106042">
        <w:t>Motivated by the observation of plots in which the GPS and CR measurements diverge more than might be expected from the technical limitations of a GPS device</w:t>
      </w:r>
      <w:r w:rsidR="00FA2BB3" w:rsidRPr="00106042">
        <w:t xml:space="preserve"> alone</w:t>
      </w:r>
      <w:r w:rsidRPr="00106042">
        <w:t xml:space="preserve">, we undertook an exercise to try to better understand the sources of error on these plots. </w:t>
      </w:r>
      <w:r w:rsidR="00FA2BB3" w:rsidRPr="00106042">
        <w:t xml:space="preserve">For a select number of plots, which were selected based on the error observed and not randomly, the </w:t>
      </w:r>
      <w:r w:rsidRPr="00106042">
        <w:t xml:space="preserve">CR measurements </w:t>
      </w:r>
      <w:r w:rsidR="00FA2BB3" w:rsidRPr="00106042">
        <w:t xml:space="preserve">were mapped </w:t>
      </w:r>
      <w:r w:rsidRPr="00106042">
        <w:t xml:space="preserve">in the same coordinate space as GPS outlines by generating shapes using the distance and bearing (which were recorded during the exercise), using </w:t>
      </w:r>
      <w:r w:rsidR="00F7675B" w:rsidRPr="00106042">
        <w:t xml:space="preserve">the </w:t>
      </w:r>
      <w:r w:rsidRPr="00106042">
        <w:t xml:space="preserve">first vertex of GPS as a source point. A simple visual interpretation of </w:t>
      </w:r>
      <w:r w:rsidR="00833EF5" w:rsidRPr="00106042">
        <w:t xml:space="preserve">the </w:t>
      </w:r>
      <w:r w:rsidRPr="00106042">
        <w:t>results</w:t>
      </w:r>
      <w:r w:rsidR="00833EF5" w:rsidRPr="00106042">
        <w:t xml:space="preserve"> can be drawn from</w:t>
      </w:r>
      <w:r w:rsidRPr="00106042">
        <w:t xml:space="preserve"> </w:t>
      </w:r>
      <w:del w:id="736" w:author="Sydney Gourlay" w:date="2016-06-17T13:10:00Z">
        <w:r w:rsidR="00F63185" w:rsidDel="00342979">
          <w:fldChar w:fldCharType="begin"/>
        </w:r>
        <w:r w:rsidR="00F63185" w:rsidDel="00342979">
          <w:delInstrText xml:space="preserve"> HYPERLINK \l "Figure5" </w:delInstrText>
        </w:r>
        <w:r w:rsidR="00F63185" w:rsidDel="00342979">
          <w:fldChar w:fldCharType="separate"/>
        </w:r>
        <w:r w:rsidRPr="00106042" w:rsidDel="00342979">
          <w:delText>Figure 5</w:delText>
        </w:r>
        <w:r w:rsidR="00F63185" w:rsidDel="00342979">
          <w:fldChar w:fldCharType="end"/>
        </w:r>
      </w:del>
      <w:ins w:id="737" w:author="Sydney Gourlay" w:date="2016-06-17T13:10:00Z">
        <w:r w:rsidR="00342979">
          <w:fldChar w:fldCharType="begin"/>
        </w:r>
        <w:r w:rsidR="00342979">
          <w:instrText xml:space="preserve"> HYPERLINK \l "Figure5" </w:instrText>
        </w:r>
        <w:r w:rsidR="00342979">
          <w:fldChar w:fldCharType="separate"/>
        </w:r>
        <w:r w:rsidR="00342979" w:rsidRPr="00106042">
          <w:t xml:space="preserve">Figure </w:t>
        </w:r>
        <w:r w:rsidR="00342979">
          <w:t>7</w:t>
        </w:r>
        <w:r w:rsidR="00342979">
          <w:fldChar w:fldCharType="end"/>
        </w:r>
      </w:ins>
      <w:r w:rsidR="00833EF5" w:rsidRPr="00106042">
        <w:t>, where red outlines are constructed from CR measurements and grey shapes are GPS plot outlines. T</w:t>
      </w:r>
      <w:r w:rsidRPr="00106042">
        <w:t xml:space="preserve">he bias </w:t>
      </w:r>
      <w:r w:rsidR="00833EF5" w:rsidRPr="00106042">
        <w:t xml:space="preserve">can in essence </w:t>
      </w:r>
      <w:r w:rsidRPr="00106042">
        <w:t xml:space="preserve">be </w:t>
      </w:r>
      <w:r w:rsidR="00833EF5" w:rsidRPr="00106042">
        <w:t>mapped to a few stylized groups according to the</w:t>
      </w:r>
      <w:r w:rsidRPr="00106042">
        <w:t xml:space="preserve"> source of</w:t>
      </w:r>
      <w:r w:rsidR="00833EF5" w:rsidRPr="00106042">
        <w:t xml:space="preserve"> the discrepancy</w:t>
      </w:r>
      <w:r w:rsidRPr="00106042">
        <w:t>:</w:t>
      </w:r>
    </w:p>
    <w:p w14:paraId="544C911E" w14:textId="673B441D" w:rsidR="003652DC" w:rsidRPr="00106042" w:rsidRDefault="00B03F91" w:rsidP="002F7DEE">
      <w:pPr>
        <w:pStyle w:val="ListParagraph"/>
        <w:numPr>
          <w:ilvl w:val="0"/>
          <w:numId w:val="37"/>
        </w:numPr>
        <w:spacing w:line="360" w:lineRule="auto"/>
      </w:pPr>
      <w:r w:rsidRPr="00106042">
        <w:rPr>
          <w:i/>
        </w:rPr>
        <w:t xml:space="preserve">Negligible error: </w:t>
      </w:r>
      <w:r w:rsidRPr="00106042">
        <w:t>p</w:t>
      </w:r>
      <w:r w:rsidR="003652DC" w:rsidRPr="00106042">
        <w:t>lots</w:t>
      </w:r>
      <w:r w:rsidRPr="00106042">
        <w:t xml:space="preserve"> a) and b) show a small discrepancy between the two measures</w:t>
      </w:r>
      <w:r w:rsidR="003652DC" w:rsidRPr="00106042">
        <w:t xml:space="preserve">, </w:t>
      </w:r>
      <w:r w:rsidRPr="00106042">
        <w:t xml:space="preserve">and are </w:t>
      </w:r>
      <w:r w:rsidR="003652DC" w:rsidRPr="00106042">
        <w:t>included for reference</w:t>
      </w:r>
    </w:p>
    <w:p w14:paraId="18680092" w14:textId="03F729CC" w:rsidR="003652DC" w:rsidRPr="00106042" w:rsidRDefault="00B03F91" w:rsidP="002F7DEE">
      <w:pPr>
        <w:pStyle w:val="ListParagraph"/>
        <w:numPr>
          <w:ilvl w:val="0"/>
          <w:numId w:val="37"/>
        </w:numPr>
        <w:spacing w:line="360" w:lineRule="auto"/>
      </w:pPr>
      <w:r w:rsidRPr="00106042">
        <w:rPr>
          <w:i/>
        </w:rPr>
        <w:t>Complex shape, high closing error:</w:t>
      </w:r>
      <w:r w:rsidRPr="00106042">
        <w:t xml:space="preserve"> plot</w:t>
      </w:r>
      <w:r w:rsidRPr="00106042">
        <w:rPr>
          <w:i/>
        </w:rPr>
        <w:t xml:space="preserve"> </w:t>
      </w:r>
      <w:r w:rsidR="003652DC" w:rsidRPr="00106042">
        <w:t xml:space="preserve">c) </w:t>
      </w:r>
      <w:r w:rsidRPr="00106042">
        <w:t xml:space="preserve">is </w:t>
      </w:r>
      <w:r w:rsidR="003652DC" w:rsidRPr="00106042">
        <w:t xml:space="preserve">a large plot with 19 </w:t>
      </w:r>
      <w:r w:rsidR="00FA2BB3" w:rsidRPr="00106042">
        <w:t>sides</w:t>
      </w:r>
      <w:r w:rsidR="003652DC" w:rsidRPr="00106042">
        <w:t xml:space="preserve"> and obvious closing error</w:t>
      </w:r>
    </w:p>
    <w:p w14:paraId="68EA9E41" w14:textId="50325375" w:rsidR="003652DC" w:rsidRPr="00106042" w:rsidRDefault="003652DC" w:rsidP="002F7DEE">
      <w:pPr>
        <w:pStyle w:val="ListParagraph"/>
        <w:numPr>
          <w:ilvl w:val="0"/>
          <w:numId w:val="37"/>
        </w:numPr>
        <w:spacing w:line="360" w:lineRule="auto"/>
      </w:pPr>
      <w:r w:rsidRPr="00106042">
        <w:rPr>
          <w:i/>
        </w:rPr>
        <w:t>CR shape simplification</w:t>
      </w:r>
      <w:r w:rsidR="00B03F91" w:rsidRPr="00106042">
        <w:t>:</w:t>
      </w:r>
      <w:r w:rsidRPr="00106042">
        <w:t xml:space="preserve"> </w:t>
      </w:r>
      <w:r w:rsidR="00B03F91" w:rsidRPr="00106042">
        <w:t xml:space="preserve">In plot d) the </w:t>
      </w:r>
      <w:r w:rsidRPr="00106042">
        <w:t xml:space="preserve">number of vertices in </w:t>
      </w:r>
      <w:r w:rsidR="000E76F4" w:rsidRPr="00106042">
        <w:t xml:space="preserve">GPS </w:t>
      </w:r>
      <w:r w:rsidRPr="00106042">
        <w:t>is twice the number of CR corners</w:t>
      </w:r>
    </w:p>
    <w:p w14:paraId="0BC60CD1" w14:textId="638254A8" w:rsidR="003652DC" w:rsidRPr="00106042" w:rsidRDefault="00B03F91" w:rsidP="002F7DEE">
      <w:pPr>
        <w:pStyle w:val="ListParagraph"/>
        <w:numPr>
          <w:ilvl w:val="0"/>
          <w:numId w:val="37"/>
        </w:numPr>
        <w:spacing w:line="360" w:lineRule="auto"/>
        <w:rPr>
          <w:i/>
        </w:rPr>
      </w:pPr>
      <w:r w:rsidRPr="00106042">
        <w:rPr>
          <w:i/>
        </w:rPr>
        <w:t>Enumerator/field delineation error</w:t>
      </w:r>
      <w:r w:rsidRPr="00106042">
        <w:t xml:space="preserve">: On plot </w:t>
      </w:r>
      <w:r w:rsidR="003652DC" w:rsidRPr="00106042">
        <w:t xml:space="preserve">e) </w:t>
      </w:r>
      <w:r w:rsidRPr="00106042">
        <w:t xml:space="preserve">the enumerator </w:t>
      </w:r>
      <w:r w:rsidR="003652DC" w:rsidRPr="00106042">
        <w:t xml:space="preserve">appears to </w:t>
      </w:r>
      <w:r w:rsidRPr="00106042">
        <w:t xml:space="preserve">have gotten one of the two delineations wrong, and simplified the shape when taking the </w:t>
      </w:r>
      <w:r w:rsidR="000E76F4" w:rsidRPr="00106042">
        <w:t xml:space="preserve">CR </w:t>
      </w:r>
      <w:r w:rsidRPr="00106042">
        <w:t>measure</w:t>
      </w:r>
    </w:p>
    <w:p w14:paraId="6C55FC89" w14:textId="58E58D2C" w:rsidR="003652DC" w:rsidRPr="00106042" w:rsidRDefault="00B03F91" w:rsidP="0066125A">
      <w:pPr>
        <w:pStyle w:val="ListParagraph"/>
        <w:numPr>
          <w:ilvl w:val="0"/>
          <w:numId w:val="37"/>
        </w:numPr>
        <w:spacing w:line="360" w:lineRule="auto"/>
      </w:pPr>
      <w:r w:rsidRPr="00106042">
        <w:rPr>
          <w:i/>
        </w:rPr>
        <w:t>Error in CR bearing</w:t>
      </w:r>
      <w:r w:rsidRPr="00106042">
        <w:t>: On plot</w:t>
      </w:r>
      <w:r w:rsidRPr="00106042">
        <w:rPr>
          <w:i/>
        </w:rPr>
        <w:t xml:space="preserve"> </w:t>
      </w:r>
      <w:r w:rsidR="003652DC" w:rsidRPr="00106042">
        <w:t xml:space="preserve">f) </w:t>
      </w:r>
      <w:r w:rsidRPr="00106042">
        <w:t xml:space="preserve">the enumerator </w:t>
      </w:r>
      <w:r w:rsidR="003652DC" w:rsidRPr="00106042">
        <w:t xml:space="preserve">appears to </w:t>
      </w:r>
      <w:r w:rsidRPr="00106042">
        <w:t>have switched f</w:t>
      </w:r>
      <w:r w:rsidR="003652DC" w:rsidRPr="00106042">
        <w:t xml:space="preserve">ront and back bearings </w:t>
      </w:r>
      <w:r w:rsidRPr="00106042">
        <w:t>for the CR measurement</w:t>
      </w:r>
    </w:p>
    <w:p w14:paraId="39C6086F" w14:textId="5FF65567" w:rsidR="003652DC" w:rsidRPr="00106042" w:rsidRDefault="003652DC" w:rsidP="00106042">
      <w:pPr>
        <w:spacing w:line="360" w:lineRule="auto"/>
        <w:jc w:val="both"/>
      </w:pPr>
      <w:r w:rsidRPr="00106042">
        <w:t xml:space="preserve">While it is not possible to allocate the respective contributions to total bias from CR </w:t>
      </w:r>
      <w:proofErr w:type="spellStart"/>
      <w:r w:rsidRPr="00106042">
        <w:t>vs</w:t>
      </w:r>
      <w:proofErr w:type="spellEnd"/>
      <w:r w:rsidRPr="00106042">
        <w:t xml:space="preserve"> GPS, these observations do underline the fact that CR is </w:t>
      </w:r>
      <w:r w:rsidR="00CE7779" w:rsidRPr="00106042">
        <w:t xml:space="preserve">also </w:t>
      </w:r>
      <w:r w:rsidRPr="00106042">
        <w:t>a complicated process with multiple potential sources of error</w:t>
      </w:r>
      <w:r w:rsidR="00CE7779" w:rsidRPr="00106042">
        <w:t xml:space="preserve">. The CR method can lead to measurement error generation processes not dissimilar </w:t>
      </w:r>
      <w:r w:rsidR="000471A2" w:rsidRPr="00106042">
        <w:t xml:space="preserve">from </w:t>
      </w:r>
      <w:r w:rsidR="00CE7779" w:rsidRPr="00106042">
        <w:t>those associated with competing instruments such as handheld GPS</w:t>
      </w:r>
      <w:r w:rsidRPr="00106042">
        <w:t xml:space="preserve">. Ultimately, however, there seems to be little evidence that closing error or error in other components of the CR measurement is systematic. This is comforting for the analysis that follows, as we move to explore systematic sources of error </w:t>
      </w:r>
      <w:r w:rsidR="00CE7779" w:rsidRPr="00106042">
        <w:t>between</w:t>
      </w:r>
      <w:r w:rsidRPr="00106042">
        <w:t xml:space="preserve"> </w:t>
      </w:r>
      <w:r w:rsidR="00CE7779" w:rsidRPr="00106042">
        <w:t>methods</w:t>
      </w:r>
      <w:r w:rsidRPr="00106042">
        <w:t xml:space="preserve">, </w:t>
      </w:r>
      <w:r w:rsidR="00CE7779" w:rsidRPr="00106042">
        <w:t>taking</w:t>
      </w:r>
      <w:r w:rsidRPr="00106042">
        <w:t xml:space="preserve"> the CR method</w:t>
      </w:r>
      <w:r w:rsidR="00CE7779" w:rsidRPr="00106042">
        <w:t xml:space="preserve"> as the benchmark</w:t>
      </w:r>
      <w:r w:rsidRPr="00106042">
        <w:t xml:space="preserve">. </w:t>
      </w:r>
    </w:p>
    <w:p w14:paraId="38AF6660" w14:textId="24DE86C4" w:rsidR="003D5EE5" w:rsidRDefault="00077BFD" w:rsidP="005B6EA1">
      <w:pPr>
        <w:spacing w:line="360" w:lineRule="auto"/>
        <w:jc w:val="both"/>
      </w:pPr>
      <w:r w:rsidRPr="0066125A">
        <w:rPr>
          <w:b/>
        </w:rPr>
        <w:t xml:space="preserve">Figure </w:t>
      </w:r>
      <w:ins w:id="738" w:author="Sydney Gourlay" w:date="2016-06-17T13:10:00Z">
        <w:r w:rsidR="00342979">
          <w:rPr>
            <w:b/>
          </w:rPr>
          <w:t>7</w:t>
        </w:r>
      </w:ins>
      <w:del w:id="739" w:author="Sydney Gourlay" w:date="2016-06-17T13:10:00Z">
        <w:r w:rsidRPr="0066125A" w:rsidDel="00342979">
          <w:rPr>
            <w:b/>
          </w:rPr>
          <w:delText>5</w:delText>
        </w:r>
      </w:del>
      <w:r w:rsidRPr="0066125A">
        <w:rPr>
          <w:b/>
        </w:rPr>
        <w:t xml:space="preserve"> </w:t>
      </w:r>
      <w:r w:rsidRPr="0066125A">
        <w:rPr>
          <w:rFonts w:ascii="Calibri" w:hAnsi="Calibri"/>
          <w:b/>
        </w:rPr>
        <w:t>–</w:t>
      </w:r>
      <w:r w:rsidRPr="0066125A">
        <w:rPr>
          <w:b/>
        </w:rPr>
        <w:t xml:space="preserve"> CR vs</w:t>
      </w:r>
      <w:r w:rsidR="00850F34">
        <w:rPr>
          <w:b/>
        </w:rPr>
        <w:t>.</w:t>
      </w:r>
      <w:r w:rsidRPr="0066125A">
        <w:rPr>
          <w:b/>
        </w:rPr>
        <w:t xml:space="preserve"> GPS </w:t>
      </w:r>
      <w:r w:rsidR="00850F34">
        <w:rPr>
          <w:b/>
        </w:rPr>
        <w:t>S</w:t>
      </w:r>
      <w:r w:rsidRPr="0066125A">
        <w:rPr>
          <w:b/>
        </w:rPr>
        <w:t>hapes</w:t>
      </w:r>
    </w:p>
    <w:p w14:paraId="59F74F0D" w14:textId="77396CBC" w:rsidR="009A44BB" w:rsidRDefault="00077BFD" w:rsidP="00A54F82">
      <w:pPr>
        <w:jc w:val="center"/>
      </w:pPr>
      <w:r>
        <w:rPr>
          <w:noProof/>
        </w:rPr>
        <w:drawing>
          <wp:inline distT="0" distB="0" distL="0" distR="0" wp14:anchorId="67FDA0C6" wp14:editId="710D7203">
            <wp:extent cx="4366260" cy="5311140"/>
            <wp:effectExtent l="0" t="0" r="2540" b="0"/>
            <wp:docPr id="4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80829" cy="5328862"/>
                    </a:xfrm>
                    <a:prstGeom prst="rect">
                      <a:avLst/>
                    </a:prstGeom>
                  </pic:spPr>
                </pic:pic>
              </a:graphicData>
            </a:graphic>
          </wp:inline>
        </w:drawing>
      </w:r>
    </w:p>
    <w:p w14:paraId="6A0F9636" w14:textId="77777777" w:rsidR="00B26197" w:rsidRDefault="00B26197" w:rsidP="00A54F82">
      <w:pPr>
        <w:jc w:val="center"/>
      </w:pPr>
    </w:p>
    <w:p w14:paraId="7B933940" w14:textId="77777777" w:rsidR="00B26197" w:rsidRPr="00106042" w:rsidRDefault="00B26197" w:rsidP="00A54F82">
      <w:pPr>
        <w:jc w:val="center"/>
      </w:pPr>
    </w:p>
    <w:p w14:paraId="573E8D5C" w14:textId="3B0CA404" w:rsidR="003652DC" w:rsidRPr="00106042" w:rsidRDefault="005F1B33" w:rsidP="00A54F82">
      <w:pPr>
        <w:pStyle w:val="Heading3"/>
      </w:pPr>
      <w:bookmarkStart w:id="740" w:name="_Toc409670540"/>
      <w:r w:rsidRPr="00372827">
        <w:t xml:space="preserve"> </w:t>
      </w:r>
      <w:bookmarkStart w:id="741" w:name="_Toc448919879"/>
      <w:r w:rsidR="005349DA">
        <w:t xml:space="preserve">9.2 </w:t>
      </w:r>
      <w:r w:rsidR="003652DC" w:rsidRPr="00372827">
        <w:t>Comparison of competing measurements</w:t>
      </w:r>
      <w:bookmarkEnd w:id="740"/>
      <w:bookmarkEnd w:id="741"/>
    </w:p>
    <w:p w14:paraId="4AACF6AF" w14:textId="139E940C" w:rsidR="003652DC" w:rsidRPr="00106042" w:rsidRDefault="005349DA" w:rsidP="0066125A">
      <w:pPr>
        <w:pStyle w:val="Heading4"/>
      </w:pPr>
      <w:r>
        <w:t xml:space="preserve">9.2.1 </w:t>
      </w:r>
      <w:r w:rsidR="00423764" w:rsidRPr="00372827">
        <w:t>Compass and Rope vs. Self-Reported Estimations</w:t>
      </w:r>
      <w:r w:rsidR="00423764" w:rsidRPr="00372827" w:rsidDel="00423764">
        <w:t xml:space="preserve"> </w:t>
      </w:r>
    </w:p>
    <w:p w14:paraId="7CA835A8" w14:textId="032B6AE4" w:rsidR="00423764" w:rsidRPr="00106042" w:rsidRDefault="00596DD8" w:rsidP="00106042">
      <w:pPr>
        <w:spacing w:line="360" w:lineRule="auto"/>
        <w:jc w:val="both"/>
      </w:pPr>
      <w:r w:rsidRPr="00106042">
        <w:t xml:space="preserve">Before delving into the differences between CR and GPS measures, we now explore the </w:t>
      </w:r>
      <w:r w:rsidR="00423764" w:rsidRPr="00106042">
        <w:t>difference in subjective (self-reported) and objective (CR) measurement</w:t>
      </w:r>
      <w:r w:rsidR="00423764" w:rsidRPr="00A54F82">
        <w:rPr>
          <w:vertAlign w:val="superscript"/>
        </w:rPr>
        <w:footnoteReference w:id="16"/>
      </w:r>
      <w:r w:rsidR="00423764" w:rsidRPr="00106042">
        <w:t>. As discussed above, farmer self-reported estimates of area have long been used in household surveys for the convenience and affordability of implementation. Additionally, because there is no field visit required</w:t>
      </w:r>
      <w:r w:rsidR="000F2B57" w:rsidRPr="00106042">
        <w:t>,</w:t>
      </w:r>
      <w:r w:rsidR="00423764" w:rsidRPr="00106042">
        <w:t xml:space="preserve"> it is easier to collect self-reported data on all plots. GPS, on the other hand</w:t>
      </w:r>
      <w:r w:rsidR="000F2B57" w:rsidRPr="00106042">
        <w:t>,</w:t>
      </w:r>
      <w:r w:rsidR="00423764" w:rsidRPr="00106042">
        <w:t xml:space="preserve"> is often associated with a non-negligible percentage of missing values when survey operations are large. We are not aware of </w:t>
      </w:r>
      <w:r w:rsidR="000F2B57" w:rsidRPr="00106042">
        <w:t>large-</w:t>
      </w:r>
      <w:r w:rsidR="00423764" w:rsidRPr="00106042">
        <w:t xml:space="preserve">scale household surveys that use compass and rope. The benefits of subjective measurement come at a significant cost to data quality, however, as they are subject to several potential sources of error. </w:t>
      </w:r>
    </w:p>
    <w:p w14:paraId="5C1F70A1" w14:textId="3DE10F38" w:rsidR="00423764" w:rsidRDefault="00A76F2B" w:rsidP="00106042">
      <w:pPr>
        <w:spacing w:line="360" w:lineRule="auto"/>
        <w:jc w:val="both"/>
      </w:pPr>
      <w:del w:id="742" w:author="Abhilasha Vaid" w:date="2016-06-17T15:39:00Z">
        <w:r w:rsidDel="00367086">
          <w:fldChar w:fldCharType="begin"/>
        </w:r>
        <w:r w:rsidDel="00367086">
          <w:delInstrText xml:space="preserve"> HYPERLINK \l "Table11" </w:delInstrText>
        </w:r>
        <w:r w:rsidDel="00367086">
          <w:fldChar w:fldCharType="separate"/>
        </w:r>
        <w:r w:rsidR="009C5BEF" w:rsidRPr="00106042" w:rsidDel="00367086">
          <w:delText>Table 10</w:delText>
        </w:r>
        <w:r w:rsidDel="00367086">
          <w:fldChar w:fldCharType="end"/>
        </w:r>
      </w:del>
      <w:ins w:id="743" w:author="Abhilasha Vaid" w:date="2016-06-17T15:39:00Z">
        <w:r w:rsidR="00367086">
          <w:fldChar w:fldCharType="begin"/>
        </w:r>
        <w:r w:rsidR="00367086">
          <w:instrText xml:space="preserve"> HYPERLINK \l "Table11" </w:instrText>
        </w:r>
        <w:r w:rsidR="00367086">
          <w:fldChar w:fldCharType="separate"/>
        </w:r>
        <w:r w:rsidR="00367086">
          <w:t>Table</w:t>
        </w:r>
        <w:r w:rsidR="00367086">
          <w:fldChar w:fldCharType="end"/>
        </w:r>
        <w:r w:rsidR="00367086">
          <w:t xml:space="preserve"> </w:t>
        </w:r>
      </w:ins>
      <w:ins w:id="744" w:author="Sydney Gourlay" w:date="2016-06-17T13:29:00Z">
        <w:r w:rsidR="005870A9">
          <w:t>9</w:t>
        </w:r>
      </w:ins>
      <w:ins w:id="745" w:author="Abhilasha Vaid" w:date="2016-06-17T15:39:00Z">
        <w:del w:id="746" w:author="Sydney Gourlay" w:date="2016-06-17T13:29:00Z">
          <w:r w:rsidR="00367086" w:rsidDel="005870A9">
            <w:delText>11</w:delText>
          </w:r>
        </w:del>
      </w:ins>
      <w:r w:rsidR="009C5BEF" w:rsidRPr="00106042">
        <w:t xml:space="preserve"> </w:t>
      </w:r>
      <w:r w:rsidR="00423764" w:rsidRPr="00106042">
        <w:t xml:space="preserve">presents mean plot areas as measured by farmer self-reported estimation and compass and rope for all three methodological experiments. The data is grouped by compass and rope plot size class. The </w:t>
      </w:r>
      <w:r w:rsidR="005815DD" w:rsidRPr="00106042">
        <w:t xml:space="preserve">observed differences between self-reported estimation and the CR benchmark is very large in all the experiments, so that the </w:t>
      </w:r>
      <w:r w:rsidR="00423764" w:rsidRPr="00106042">
        <w:t xml:space="preserve">comparability of subjective and objective measurements is immediately questioned. </w:t>
      </w:r>
      <w:r w:rsidR="005815DD" w:rsidRPr="00106042">
        <w:t>T</w:t>
      </w:r>
      <w:r w:rsidR="00423764" w:rsidRPr="00106042">
        <w:t>he mean self-reported and compass and rope measurements differ by as much as 143</w:t>
      </w:r>
      <w:r w:rsidR="00AA0C8C" w:rsidRPr="00106042">
        <w:t xml:space="preserve"> percent</w:t>
      </w:r>
      <w:r w:rsidR="00423764" w:rsidRPr="00106042">
        <w:t xml:space="preserve"> on average (Tanzania). The mean difference is smaller in Ethiopia and Nigeria, at 23 and 5</w:t>
      </w:r>
      <w:r w:rsidR="00AA0C8C" w:rsidRPr="00106042">
        <w:t xml:space="preserve"> percent</w:t>
      </w:r>
      <w:r w:rsidR="00423764" w:rsidRPr="00106042">
        <w:t xml:space="preserve"> respectively, but still considerably larger than the divergence observed between the objective measurements.</w:t>
      </w:r>
      <w:r w:rsidR="00423764" w:rsidRPr="00A54F82">
        <w:rPr>
          <w:vertAlign w:val="superscript"/>
        </w:rPr>
        <w:footnoteReference w:id="17"/>
      </w:r>
      <w:r w:rsidR="00423764" w:rsidRPr="00106042">
        <w:t xml:space="preserve"> </w:t>
      </w:r>
    </w:p>
    <w:p w14:paraId="6F24402E" w14:textId="77777777" w:rsidR="00A237B8" w:rsidRDefault="00A237B8" w:rsidP="00106042">
      <w:pPr>
        <w:spacing w:line="360" w:lineRule="auto"/>
        <w:jc w:val="both"/>
      </w:pPr>
    </w:p>
    <w:p w14:paraId="50D0416C" w14:textId="77777777" w:rsidR="00A237B8" w:rsidRDefault="00A237B8" w:rsidP="00106042">
      <w:pPr>
        <w:spacing w:line="360" w:lineRule="auto"/>
        <w:jc w:val="both"/>
      </w:pPr>
    </w:p>
    <w:p w14:paraId="606AADDD" w14:textId="77777777" w:rsidR="00A237B8" w:rsidRDefault="00A237B8" w:rsidP="00106042">
      <w:pPr>
        <w:spacing w:line="360" w:lineRule="auto"/>
        <w:jc w:val="both"/>
      </w:pPr>
    </w:p>
    <w:p w14:paraId="779CEB1F" w14:textId="77777777" w:rsidR="00A237B8" w:rsidRPr="00106042" w:rsidRDefault="00A237B8" w:rsidP="00106042">
      <w:pPr>
        <w:spacing w:line="360" w:lineRule="auto"/>
        <w:jc w:val="both"/>
      </w:pPr>
    </w:p>
    <w:p w14:paraId="67B15B0A" w14:textId="77777777" w:rsidR="00A237B8" w:rsidRDefault="00A237B8" w:rsidP="00423764">
      <w:pPr>
        <w:sectPr w:rsidR="00A237B8" w:rsidSect="00421A24">
          <w:pgSz w:w="12240" w:h="15840"/>
          <w:pgMar w:top="1440" w:right="1080" w:bottom="1440" w:left="1080" w:header="720" w:footer="720" w:gutter="0"/>
          <w:cols w:space="720"/>
          <w:docGrid w:linePitch="360"/>
        </w:sectPr>
      </w:pPr>
    </w:p>
    <w:p w14:paraId="3EFD92B4" w14:textId="7E11AC75" w:rsidR="008F764A" w:rsidRPr="0066125A" w:rsidRDefault="0023411D" w:rsidP="00423764">
      <w:pPr>
        <w:rPr>
          <w:b/>
        </w:rPr>
      </w:pPr>
      <w:r w:rsidRPr="0066125A">
        <w:rPr>
          <w:b/>
        </w:rPr>
        <w:t xml:space="preserve">Table </w:t>
      </w:r>
      <w:ins w:id="753" w:author="Sydney Gourlay" w:date="2016-06-17T13:29:00Z">
        <w:r w:rsidR="005870A9">
          <w:rPr>
            <w:b/>
          </w:rPr>
          <w:t>9</w:t>
        </w:r>
      </w:ins>
      <w:del w:id="754" w:author="Sydney Gourlay" w:date="2016-06-17T13:29:00Z">
        <w:r w:rsidRPr="0066125A" w:rsidDel="005870A9">
          <w:rPr>
            <w:b/>
          </w:rPr>
          <w:delText>1</w:delText>
        </w:r>
      </w:del>
      <w:ins w:id="755" w:author="Abhilasha Vaid" w:date="2016-06-17T15:40:00Z">
        <w:del w:id="756" w:author="Sydney Gourlay" w:date="2016-06-17T13:29:00Z">
          <w:r w:rsidR="00367086" w:rsidDel="005870A9">
            <w:rPr>
              <w:b/>
            </w:rPr>
            <w:delText>1</w:delText>
          </w:r>
        </w:del>
      </w:ins>
      <w:del w:id="757" w:author="Abhilasha Vaid" w:date="2016-06-17T15:40:00Z">
        <w:r w:rsidRPr="0066125A" w:rsidDel="00367086">
          <w:rPr>
            <w:b/>
          </w:rPr>
          <w:delText>0</w:delText>
        </w:r>
      </w:del>
      <w:r w:rsidRPr="0066125A">
        <w:rPr>
          <w:b/>
        </w:rPr>
        <w:t xml:space="preserve"> – Comparison of Self-Reported and CR Measures</w:t>
      </w:r>
    </w:p>
    <w:tbl>
      <w:tblPr>
        <w:tblW w:w="4588" w:type="pct"/>
        <w:jc w:val="center"/>
        <w:tblLook w:val="04A0" w:firstRow="1" w:lastRow="0" w:firstColumn="1" w:lastColumn="0" w:noHBand="0" w:noVBand="1"/>
      </w:tblPr>
      <w:tblGrid>
        <w:gridCol w:w="1878"/>
        <w:gridCol w:w="703"/>
        <w:gridCol w:w="703"/>
        <w:gridCol w:w="703"/>
        <w:gridCol w:w="704"/>
        <w:gridCol w:w="1178"/>
        <w:gridCol w:w="1103"/>
        <w:gridCol w:w="704"/>
        <w:gridCol w:w="704"/>
        <w:gridCol w:w="704"/>
        <w:gridCol w:w="704"/>
        <w:gridCol w:w="1173"/>
        <w:gridCol w:w="1100"/>
        <w:gridCol w:w="29"/>
      </w:tblGrid>
      <w:tr w:rsidR="0023411D" w:rsidRPr="00CB2BC4" w14:paraId="5DF74802" w14:textId="77777777" w:rsidTr="00B676D2">
        <w:trPr>
          <w:trHeight w:val="315"/>
          <w:jc w:val="center"/>
        </w:trPr>
        <w:tc>
          <w:tcPr>
            <w:tcW w:w="777" w:type="pct"/>
            <w:vMerge w:val="restart"/>
            <w:tcBorders>
              <w:top w:val="single" w:sz="4" w:space="0" w:color="auto"/>
              <w:left w:val="nil"/>
              <w:bottom w:val="single" w:sz="4" w:space="0" w:color="000000"/>
              <w:right w:val="single" w:sz="4" w:space="0" w:color="auto"/>
            </w:tcBorders>
            <w:shd w:val="clear" w:color="auto" w:fill="A9D5E7" w:themeFill="accent1" w:themeFillTint="66"/>
            <w:noWrap/>
            <w:vAlign w:val="center"/>
            <w:hideMark/>
          </w:tcPr>
          <w:p w14:paraId="06584BD2"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Level (CR)</w:t>
            </w:r>
          </w:p>
        </w:tc>
        <w:tc>
          <w:tcPr>
            <w:tcW w:w="2106" w:type="pct"/>
            <w:gridSpan w:val="6"/>
            <w:tcBorders>
              <w:top w:val="single" w:sz="4" w:space="0" w:color="auto"/>
              <w:left w:val="nil"/>
              <w:right w:val="single" w:sz="4" w:space="0" w:color="auto"/>
            </w:tcBorders>
            <w:shd w:val="clear" w:color="auto" w:fill="A9D5E7" w:themeFill="accent1" w:themeFillTint="66"/>
            <w:noWrap/>
            <w:vAlign w:val="bottom"/>
            <w:hideMark/>
          </w:tcPr>
          <w:p w14:paraId="04615D95"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Ethiopia</w:t>
            </w:r>
          </w:p>
        </w:tc>
        <w:tc>
          <w:tcPr>
            <w:tcW w:w="2116" w:type="pct"/>
            <w:gridSpan w:val="7"/>
            <w:tcBorders>
              <w:top w:val="single" w:sz="4" w:space="0" w:color="auto"/>
              <w:left w:val="nil"/>
              <w:bottom w:val="nil"/>
              <w:right w:val="nil"/>
            </w:tcBorders>
            <w:shd w:val="clear" w:color="auto" w:fill="A9D5E7" w:themeFill="accent1" w:themeFillTint="66"/>
            <w:noWrap/>
            <w:vAlign w:val="bottom"/>
            <w:hideMark/>
          </w:tcPr>
          <w:p w14:paraId="264FC9A3"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Tanzania</w:t>
            </w:r>
          </w:p>
        </w:tc>
      </w:tr>
      <w:tr w:rsidR="00B676D2" w:rsidRPr="00CB2BC4" w14:paraId="3198640C" w14:textId="77777777" w:rsidTr="00B676D2">
        <w:trPr>
          <w:gridAfter w:val="1"/>
          <w:wAfter w:w="12" w:type="pct"/>
          <w:trHeight w:val="630"/>
          <w:jc w:val="center"/>
        </w:trPr>
        <w:tc>
          <w:tcPr>
            <w:tcW w:w="777" w:type="pct"/>
            <w:vMerge/>
            <w:tcBorders>
              <w:top w:val="single" w:sz="4" w:space="0" w:color="auto"/>
              <w:left w:val="nil"/>
              <w:bottom w:val="single" w:sz="4" w:space="0" w:color="000000"/>
              <w:right w:val="single" w:sz="4" w:space="0" w:color="auto"/>
            </w:tcBorders>
            <w:shd w:val="clear" w:color="auto" w:fill="A9D5E7" w:themeFill="accent1" w:themeFillTint="66"/>
            <w:vAlign w:val="center"/>
            <w:hideMark/>
          </w:tcPr>
          <w:p w14:paraId="72924DBD" w14:textId="77777777" w:rsidR="0023411D" w:rsidRPr="00CB2BC4" w:rsidRDefault="0023411D" w:rsidP="0023411D">
            <w:pPr>
              <w:spacing w:after="0" w:line="240" w:lineRule="auto"/>
              <w:rPr>
                <w:rFonts w:ascii="Calibri" w:eastAsia="Times New Roman" w:hAnsi="Calibri" w:cs="Times New Roman"/>
                <w:b/>
                <w:color w:val="000000"/>
                <w:sz w:val="20"/>
                <w:szCs w:val="20"/>
              </w:rPr>
            </w:pPr>
          </w:p>
        </w:tc>
        <w:tc>
          <w:tcPr>
            <w:tcW w:w="291" w:type="pct"/>
            <w:tcBorders>
              <w:top w:val="nil"/>
              <w:left w:val="nil"/>
              <w:bottom w:val="single" w:sz="4" w:space="0" w:color="auto"/>
            </w:tcBorders>
            <w:shd w:val="clear" w:color="auto" w:fill="A9D5E7" w:themeFill="accent1" w:themeFillTint="66"/>
            <w:noWrap/>
            <w:vAlign w:val="bottom"/>
            <w:hideMark/>
          </w:tcPr>
          <w:p w14:paraId="71BD43C4"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N</w:t>
            </w:r>
          </w:p>
        </w:tc>
        <w:tc>
          <w:tcPr>
            <w:tcW w:w="291" w:type="pct"/>
            <w:tcBorders>
              <w:top w:val="nil"/>
              <w:bottom w:val="single" w:sz="4" w:space="0" w:color="auto"/>
            </w:tcBorders>
            <w:shd w:val="clear" w:color="auto" w:fill="A9D5E7" w:themeFill="accent1" w:themeFillTint="66"/>
            <w:vAlign w:val="bottom"/>
            <w:hideMark/>
          </w:tcPr>
          <w:p w14:paraId="04DDBD01"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SR</w:t>
            </w:r>
          </w:p>
        </w:tc>
        <w:tc>
          <w:tcPr>
            <w:tcW w:w="291" w:type="pct"/>
            <w:tcBorders>
              <w:top w:val="nil"/>
              <w:bottom w:val="single" w:sz="4" w:space="0" w:color="auto"/>
            </w:tcBorders>
            <w:shd w:val="clear" w:color="auto" w:fill="A9D5E7" w:themeFill="accent1" w:themeFillTint="66"/>
            <w:noWrap/>
            <w:vAlign w:val="bottom"/>
            <w:hideMark/>
          </w:tcPr>
          <w:p w14:paraId="49A87A26"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CR</w:t>
            </w:r>
          </w:p>
        </w:tc>
        <w:tc>
          <w:tcPr>
            <w:tcW w:w="291" w:type="pct"/>
            <w:tcBorders>
              <w:top w:val="nil"/>
              <w:bottom w:val="single" w:sz="4" w:space="0" w:color="auto"/>
            </w:tcBorders>
            <w:shd w:val="clear" w:color="auto" w:fill="A9D5E7" w:themeFill="accent1" w:themeFillTint="66"/>
            <w:noWrap/>
            <w:vAlign w:val="bottom"/>
            <w:hideMark/>
          </w:tcPr>
          <w:p w14:paraId="5F62D2C7"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Bias</w:t>
            </w:r>
          </w:p>
        </w:tc>
        <w:tc>
          <w:tcPr>
            <w:tcW w:w="487" w:type="pct"/>
            <w:tcBorders>
              <w:top w:val="nil"/>
              <w:bottom w:val="single" w:sz="4" w:space="0" w:color="auto"/>
            </w:tcBorders>
            <w:shd w:val="clear" w:color="auto" w:fill="A9D5E7" w:themeFill="accent1" w:themeFillTint="66"/>
            <w:vAlign w:val="bottom"/>
            <w:hideMark/>
          </w:tcPr>
          <w:p w14:paraId="6D3D075D" w14:textId="18BE2FC9"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 xml:space="preserve">Mean </w:t>
            </w:r>
            <w:ins w:id="758" w:author="Abhilasha Vaid" w:date="2016-06-17T13:54:00Z">
              <w:r w:rsidR="00012EEF">
                <w:rPr>
                  <w:rFonts w:ascii="Calibri" w:eastAsia="Times New Roman" w:hAnsi="Calibri" w:cs="Times New Roman"/>
                  <w:b/>
                  <w:color w:val="000000"/>
                  <w:sz w:val="20"/>
                  <w:szCs w:val="20"/>
                </w:rPr>
                <w:t>b</w:t>
              </w:r>
            </w:ins>
            <w:del w:id="759" w:author="Abhilasha Vaid" w:date="2016-06-17T13:54:00Z">
              <w:r w:rsidRPr="00CB2BC4" w:rsidDel="00012EEF">
                <w:rPr>
                  <w:rFonts w:ascii="Calibri" w:eastAsia="Times New Roman" w:hAnsi="Calibri" w:cs="Times New Roman"/>
                  <w:b/>
                  <w:color w:val="000000"/>
                  <w:sz w:val="20"/>
                  <w:szCs w:val="20"/>
                </w:rPr>
                <w:delText>B</w:delText>
              </w:r>
            </w:del>
            <w:r w:rsidRPr="00CB2BC4">
              <w:rPr>
                <w:rFonts w:ascii="Calibri" w:eastAsia="Times New Roman" w:hAnsi="Calibri" w:cs="Times New Roman"/>
                <w:b/>
                <w:color w:val="000000"/>
                <w:sz w:val="20"/>
                <w:szCs w:val="20"/>
              </w:rPr>
              <w:t xml:space="preserve">ias / </w:t>
            </w:r>
            <w:ins w:id="760" w:author="Abhilasha Vaid" w:date="2016-06-17T13:54:00Z">
              <w:r w:rsidR="00012EEF">
                <w:rPr>
                  <w:rFonts w:ascii="Calibri" w:eastAsia="Times New Roman" w:hAnsi="Calibri" w:cs="Times New Roman"/>
                  <w:b/>
                  <w:color w:val="000000"/>
                  <w:sz w:val="20"/>
                  <w:szCs w:val="20"/>
                </w:rPr>
                <w:t>m</w:t>
              </w:r>
            </w:ins>
            <w:del w:id="761" w:author="Abhilasha Vaid" w:date="2016-06-17T13:54:00Z">
              <w:r w:rsidRPr="00CB2BC4" w:rsidDel="00012EEF">
                <w:rPr>
                  <w:rFonts w:ascii="Calibri" w:eastAsia="Times New Roman" w:hAnsi="Calibri" w:cs="Times New Roman"/>
                  <w:b/>
                  <w:color w:val="000000"/>
                  <w:sz w:val="20"/>
                  <w:szCs w:val="20"/>
                </w:rPr>
                <w:delText>M</w:delText>
              </w:r>
            </w:del>
            <w:r w:rsidRPr="00CB2BC4">
              <w:rPr>
                <w:rFonts w:ascii="Calibri" w:eastAsia="Times New Roman" w:hAnsi="Calibri" w:cs="Times New Roman"/>
                <w:b/>
                <w:color w:val="000000"/>
                <w:sz w:val="20"/>
                <w:szCs w:val="20"/>
              </w:rPr>
              <w:t>ean CR</w:t>
            </w:r>
          </w:p>
        </w:tc>
        <w:tc>
          <w:tcPr>
            <w:tcW w:w="456" w:type="pct"/>
            <w:tcBorders>
              <w:top w:val="nil"/>
              <w:bottom w:val="single" w:sz="4" w:space="0" w:color="auto"/>
              <w:right w:val="single" w:sz="4" w:space="0" w:color="auto"/>
            </w:tcBorders>
            <w:shd w:val="clear" w:color="auto" w:fill="A9D5E7" w:themeFill="accent1" w:themeFillTint="66"/>
            <w:vAlign w:val="bottom"/>
            <w:hideMark/>
          </w:tcPr>
          <w:p w14:paraId="59506A47"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Difference in means</w:t>
            </w:r>
          </w:p>
        </w:tc>
        <w:tc>
          <w:tcPr>
            <w:tcW w:w="291" w:type="pct"/>
            <w:tcBorders>
              <w:top w:val="nil"/>
              <w:left w:val="nil"/>
              <w:bottom w:val="single" w:sz="4" w:space="0" w:color="auto"/>
              <w:right w:val="nil"/>
            </w:tcBorders>
            <w:shd w:val="clear" w:color="auto" w:fill="A9D5E7" w:themeFill="accent1" w:themeFillTint="66"/>
            <w:noWrap/>
            <w:vAlign w:val="bottom"/>
            <w:hideMark/>
          </w:tcPr>
          <w:p w14:paraId="7D0A0A6B"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N</w:t>
            </w:r>
          </w:p>
        </w:tc>
        <w:tc>
          <w:tcPr>
            <w:tcW w:w="291" w:type="pct"/>
            <w:tcBorders>
              <w:top w:val="nil"/>
              <w:left w:val="nil"/>
              <w:bottom w:val="single" w:sz="4" w:space="0" w:color="auto"/>
            </w:tcBorders>
            <w:shd w:val="clear" w:color="auto" w:fill="A9D5E7" w:themeFill="accent1" w:themeFillTint="66"/>
            <w:vAlign w:val="bottom"/>
            <w:hideMark/>
          </w:tcPr>
          <w:p w14:paraId="053EA8E8"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SR</w:t>
            </w:r>
          </w:p>
        </w:tc>
        <w:tc>
          <w:tcPr>
            <w:tcW w:w="291" w:type="pct"/>
            <w:tcBorders>
              <w:top w:val="nil"/>
              <w:bottom w:val="single" w:sz="4" w:space="0" w:color="auto"/>
            </w:tcBorders>
            <w:shd w:val="clear" w:color="auto" w:fill="A9D5E7" w:themeFill="accent1" w:themeFillTint="66"/>
            <w:noWrap/>
            <w:vAlign w:val="bottom"/>
            <w:hideMark/>
          </w:tcPr>
          <w:p w14:paraId="4FE26D79"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CR</w:t>
            </w:r>
          </w:p>
        </w:tc>
        <w:tc>
          <w:tcPr>
            <w:tcW w:w="291" w:type="pct"/>
            <w:tcBorders>
              <w:top w:val="nil"/>
              <w:bottom w:val="single" w:sz="4" w:space="0" w:color="auto"/>
            </w:tcBorders>
            <w:shd w:val="clear" w:color="auto" w:fill="A9D5E7" w:themeFill="accent1" w:themeFillTint="66"/>
            <w:noWrap/>
            <w:vAlign w:val="bottom"/>
            <w:hideMark/>
          </w:tcPr>
          <w:p w14:paraId="3C8EA6B4"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Bias</w:t>
            </w:r>
          </w:p>
        </w:tc>
        <w:tc>
          <w:tcPr>
            <w:tcW w:w="485" w:type="pct"/>
            <w:tcBorders>
              <w:top w:val="nil"/>
              <w:bottom w:val="single" w:sz="4" w:space="0" w:color="auto"/>
            </w:tcBorders>
            <w:shd w:val="clear" w:color="auto" w:fill="A9D5E7" w:themeFill="accent1" w:themeFillTint="66"/>
            <w:vAlign w:val="bottom"/>
            <w:hideMark/>
          </w:tcPr>
          <w:p w14:paraId="479E28DF" w14:textId="718CE076"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 xml:space="preserve">Mean </w:t>
            </w:r>
            <w:ins w:id="762" w:author="Abhilasha Vaid" w:date="2016-06-17T13:55:00Z">
              <w:r w:rsidR="00012EEF">
                <w:rPr>
                  <w:rFonts w:ascii="Calibri" w:eastAsia="Times New Roman" w:hAnsi="Calibri" w:cs="Times New Roman"/>
                  <w:b/>
                  <w:color w:val="000000"/>
                  <w:sz w:val="20"/>
                  <w:szCs w:val="20"/>
                </w:rPr>
                <w:t>b</w:t>
              </w:r>
            </w:ins>
            <w:del w:id="763" w:author="Abhilasha Vaid" w:date="2016-06-17T13:55:00Z">
              <w:r w:rsidRPr="00CB2BC4" w:rsidDel="00012EEF">
                <w:rPr>
                  <w:rFonts w:ascii="Calibri" w:eastAsia="Times New Roman" w:hAnsi="Calibri" w:cs="Times New Roman"/>
                  <w:b/>
                  <w:color w:val="000000"/>
                  <w:sz w:val="20"/>
                  <w:szCs w:val="20"/>
                </w:rPr>
                <w:delText>B</w:delText>
              </w:r>
            </w:del>
            <w:r w:rsidRPr="00CB2BC4">
              <w:rPr>
                <w:rFonts w:ascii="Calibri" w:eastAsia="Times New Roman" w:hAnsi="Calibri" w:cs="Times New Roman"/>
                <w:b/>
                <w:color w:val="000000"/>
                <w:sz w:val="20"/>
                <w:szCs w:val="20"/>
              </w:rPr>
              <w:t xml:space="preserve">ias / </w:t>
            </w:r>
            <w:ins w:id="764" w:author="Abhilasha Vaid" w:date="2016-06-17T13:55:00Z">
              <w:r w:rsidR="00012EEF">
                <w:rPr>
                  <w:rFonts w:ascii="Calibri" w:eastAsia="Times New Roman" w:hAnsi="Calibri" w:cs="Times New Roman"/>
                  <w:b/>
                  <w:color w:val="000000"/>
                  <w:sz w:val="20"/>
                  <w:szCs w:val="20"/>
                </w:rPr>
                <w:t>m</w:t>
              </w:r>
            </w:ins>
            <w:del w:id="765" w:author="Abhilasha Vaid" w:date="2016-06-17T13:55:00Z">
              <w:r w:rsidRPr="00CB2BC4" w:rsidDel="00012EEF">
                <w:rPr>
                  <w:rFonts w:ascii="Calibri" w:eastAsia="Times New Roman" w:hAnsi="Calibri" w:cs="Times New Roman"/>
                  <w:b/>
                  <w:color w:val="000000"/>
                  <w:sz w:val="20"/>
                  <w:szCs w:val="20"/>
                </w:rPr>
                <w:delText>M</w:delText>
              </w:r>
            </w:del>
            <w:r w:rsidRPr="00CB2BC4">
              <w:rPr>
                <w:rFonts w:ascii="Calibri" w:eastAsia="Times New Roman" w:hAnsi="Calibri" w:cs="Times New Roman"/>
                <w:b/>
                <w:color w:val="000000"/>
                <w:sz w:val="20"/>
                <w:szCs w:val="20"/>
              </w:rPr>
              <w:t>ean CR</w:t>
            </w:r>
          </w:p>
        </w:tc>
        <w:tc>
          <w:tcPr>
            <w:tcW w:w="455" w:type="pct"/>
            <w:tcBorders>
              <w:top w:val="nil"/>
              <w:bottom w:val="single" w:sz="4" w:space="0" w:color="auto"/>
              <w:right w:val="nil"/>
            </w:tcBorders>
            <w:shd w:val="clear" w:color="auto" w:fill="A9D5E7" w:themeFill="accent1" w:themeFillTint="66"/>
            <w:vAlign w:val="bottom"/>
            <w:hideMark/>
          </w:tcPr>
          <w:p w14:paraId="1992D8EB"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Difference in means</w:t>
            </w:r>
          </w:p>
        </w:tc>
      </w:tr>
      <w:tr w:rsidR="00B676D2" w:rsidRPr="00CB2BC4" w14:paraId="7ACDD116" w14:textId="77777777" w:rsidTr="00B676D2">
        <w:trPr>
          <w:gridAfter w:val="1"/>
          <w:wAfter w:w="12" w:type="pct"/>
          <w:trHeight w:val="315"/>
          <w:jc w:val="center"/>
        </w:trPr>
        <w:tc>
          <w:tcPr>
            <w:tcW w:w="777" w:type="pct"/>
            <w:tcBorders>
              <w:top w:val="nil"/>
              <w:left w:val="nil"/>
              <w:bottom w:val="nil"/>
              <w:right w:val="nil"/>
            </w:tcBorders>
            <w:shd w:val="clear" w:color="auto" w:fill="auto"/>
            <w:noWrap/>
            <w:vAlign w:val="center"/>
            <w:hideMark/>
          </w:tcPr>
          <w:p w14:paraId="3E42EE6F" w14:textId="77777777" w:rsidR="0023411D" w:rsidRPr="00CB2BC4" w:rsidRDefault="0023411D" w:rsidP="0023411D">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    (&lt; 0.05 acres)</w:t>
            </w:r>
          </w:p>
        </w:tc>
        <w:tc>
          <w:tcPr>
            <w:tcW w:w="291" w:type="pct"/>
            <w:tcBorders>
              <w:top w:val="nil"/>
              <w:left w:val="single" w:sz="4" w:space="0" w:color="auto"/>
              <w:bottom w:val="nil"/>
            </w:tcBorders>
            <w:shd w:val="clear" w:color="auto" w:fill="auto"/>
            <w:noWrap/>
            <w:vAlign w:val="bottom"/>
            <w:hideMark/>
          </w:tcPr>
          <w:p w14:paraId="28C1FC81"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352</w:t>
            </w:r>
          </w:p>
        </w:tc>
        <w:tc>
          <w:tcPr>
            <w:tcW w:w="291" w:type="pct"/>
            <w:tcBorders>
              <w:top w:val="nil"/>
              <w:bottom w:val="nil"/>
            </w:tcBorders>
            <w:shd w:val="clear" w:color="auto" w:fill="auto"/>
            <w:noWrap/>
            <w:vAlign w:val="bottom"/>
            <w:hideMark/>
          </w:tcPr>
          <w:p w14:paraId="3500B515"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0.09</w:t>
            </w:r>
          </w:p>
        </w:tc>
        <w:tc>
          <w:tcPr>
            <w:tcW w:w="291" w:type="pct"/>
            <w:tcBorders>
              <w:top w:val="nil"/>
              <w:bottom w:val="nil"/>
            </w:tcBorders>
            <w:shd w:val="clear" w:color="auto" w:fill="auto"/>
            <w:noWrap/>
            <w:vAlign w:val="bottom"/>
            <w:hideMark/>
          </w:tcPr>
          <w:p w14:paraId="772FC6C2"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0.02</w:t>
            </w:r>
          </w:p>
        </w:tc>
        <w:tc>
          <w:tcPr>
            <w:tcW w:w="291" w:type="pct"/>
            <w:tcBorders>
              <w:top w:val="nil"/>
              <w:bottom w:val="nil"/>
            </w:tcBorders>
            <w:shd w:val="clear" w:color="auto" w:fill="auto"/>
            <w:noWrap/>
            <w:vAlign w:val="bottom"/>
            <w:hideMark/>
          </w:tcPr>
          <w:p w14:paraId="7EE90266"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0.07</w:t>
            </w:r>
          </w:p>
        </w:tc>
        <w:tc>
          <w:tcPr>
            <w:tcW w:w="487" w:type="pct"/>
            <w:tcBorders>
              <w:top w:val="nil"/>
              <w:bottom w:val="nil"/>
            </w:tcBorders>
            <w:shd w:val="clear" w:color="auto" w:fill="auto"/>
            <w:noWrap/>
            <w:vAlign w:val="bottom"/>
            <w:hideMark/>
          </w:tcPr>
          <w:p w14:paraId="4C0E020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307%</w:t>
            </w:r>
          </w:p>
        </w:tc>
        <w:tc>
          <w:tcPr>
            <w:tcW w:w="456" w:type="pct"/>
            <w:tcBorders>
              <w:top w:val="nil"/>
              <w:bottom w:val="nil"/>
              <w:right w:val="single" w:sz="4" w:space="0" w:color="auto"/>
            </w:tcBorders>
            <w:shd w:val="clear" w:color="auto" w:fill="auto"/>
            <w:noWrap/>
            <w:vAlign w:val="bottom"/>
            <w:hideMark/>
          </w:tcPr>
          <w:p w14:paraId="5071CECB"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left w:val="nil"/>
              <w:bottom w:val="nil"/>
              <w:right w:val="nil"/>
            </w:tcBorders>
            <w:shd w:val="clear" w:color="auto" w:fill="auto"/>
            <w:noWrap/>
            <w:vAlign w:val="bottom"/>
            <w:hideMark/>
          </w:tcPr>
          <w:p w14:paraId="39171751"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44</w:t>
            </w:r>
          </w:p>
        </w:tc>
        <w:tc>
          <w:tcPr>
            <w:tcW w:w="291" w:type="pct"/>
            <w:tcBorders>
              <w:top w:val="nil"/>
              <w:left w:val="nil"/>
              <w:bottom w:val="nil"/>
            </w:tcBorders>
            <w:shd w:val="clear" w:color="auto" w:fill="auto"/>
            <w:noWrap/>
            <w:vAlign w:val="bottom"/>
            <w:hideMark/>
          </w:tcPr>
          <w:p w14:paraId="45E64289"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0.32</w:t>
            </w:r>
          </w:p>
        </w:tc>
        <w:tc>
          <w:tcPr>
            <w:tcW w:w="291" w:type="pct"/>
            <w:tcBorders>
              <w:top w:val="nil"/>
              <w:bottom w:val="nil"/>
            </w:tcBorders>
            <w:shd w:val="clear" w:color="auto" w:fill="auto"/>
            <w:noWrap/>
            <w:vAlign w:val="bottom"/>
            <w:hideMark/>
          </w:tcPr>
          <w:p w14:paraId="2D935FE2"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0.04</w:t>
            </w:r>
          </w:p>
        </w:tc>
        <w:tc>
          <w:tcPr>
            <w:tcW w:w="291" w:type="pct"/>
            <w:tcBorders>
              <w:top w:val="nil"/>
              <w:bottom w:val="nil"/>
            </w:tcBorders>
            <w:shd w:val="clear" w:color="auto" w:fill="auto"/>
            <w:noWrap/>
            <w:vAlign w:val="bottom"/>
            <w:hideMark/>
          </w:tcPr>
          <w:p w14:paraId="09D219FA"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0.28</w:t>
            </w:r>
          </w:p>
        </w:tc>
        <w:tc>
          <w:tcPr>
            <w:tcW w:w="485" w:type="pct"/>
            <w:tcBorders>
              <w:top w:val="nil"/>
              <w:bottom w:val="nil"/>
            </w:tcBorders>
            <w:shd w:val="clear" w:color="auto" w:fill="auto"/>
            <w:noWrap/>
            <w:vAlign w:val="bottom"/>
            <w:hideMark/>
          </w:tcPr>
          <w:p w14:paraId="5C3B3A20"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661%</w:t>
            </w:r>
          </w:p>
        </w:tc>
        <w:tc>
          <w:tcPr>
            <w:tcW w:w="455" w:type="pct"/>
            <w:tcBorders>
              <w:top w:val="nil"/>
              <w:bottom w:val="nil"/>
              <w:right w:val="nil"/>
            </w:tcBorders>
            <w:shd w:val="clear" w:color="auto" w:fill="auto"/>
            <w:noWrap/>
            <w:vAlign w:val="bottom"/>
            <w:hideMark/>
          </w:tcPr>
          <w:p w14:paraId="6731C134"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r>
      <w:tr w:rsidR="00B676D2" w:rsidRPr="00CB2BC4" w14:paraId="657867AE" w14:textId="77777777" w:rsidTr="00B676D2">
        <w:trPr>
          <w:gridAfter w:val="1"/>
          <w:wAfter w:w="12" w:type="pct"/>
          <w:trHeight w:val="315"/>
          <w:jc w:val="center"/>
        </w:trPr>
        <w:tc>
          <w:tcPr>
            <w:tcW w:w="777" w:type="pct"/>
            <w:tcBorders>
              <w:top w:val="nil"/>
              <w:left w:val="nil"/>
              <w:bottom w:val="nil"/>
              <w:right w:val="nil"/>
            </w:tcBorders>
            <w:shd w:val="clear" w:color="auto" w:fill="auto"/>
            <w:noWrap/>
            <w:vAlign w:val="center"/>
            <w:hideMark/>
          </w:tcPr>
          <w:p w14:paraId="44DB3A18" w14:textId="77777777" w:rsidR="0023411D" w:rsidRPr="00CB2BC4" w:rsidRDefault="0023411D" w:rsidP="0023411D">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    (&lt; 0.15 acres)</w:t>
            </w:r>
          </w:p>
        </w:tc>
        <w:tc>
          <w:tcPr>
            <w:tcW w:w="291" w:type="pct"/>
            <w:tcBorders>
              <w:top w:val="nil"/>
              <w:left w:val="single" w:sz="4" w:space="0" w:color="auto"/>
              <w:bottom w:val="nil"/>
            </w:tcBorders>
            <w:shd w:val="clear" w:color="auto" w:fill="auto"/>
            <w:noWrap/>
            <w:vAlign w:val="bottom"/>
            <w:hideMark/>
          </w:tcPr>
          <w:p w14:paraId="2950835C"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392</w:t>
            </w:r>
          </w:p>
        </w:tc>
        <w:tc>
          <w:tcPr>
            <w:tcW w:w="291" w:type="pct"/>
            <w:tcBorders>
              <w:top w:val="nil"/>
              <w:bottom w:val="nil"/>
            </w:tcBorders>
            <w:shd w:val="clear" w:color="auto" w:fill="auto"/>
            <w:noWrap/>
            <w:vAlign w:val="bottom"/>
            <w:hideMark/>
          </w:tcPr>
          <w:p w14:paraId="10CC35B2"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0.27</w:t>
            </w:r>
          </w:p>
        </w:tc>
        <w:tc>
          <w:tcPr>
            <w:tcW w:w="291" w:type="pct"/>
            <w:tcBorders>
              <w:top w:val="nil"/>
              <w:bottom w:val="nil"/>
            </w:tcBorders>
            <w:shd w:val="clear" w:color="auto" w:fill="auto"/>
            <w:noWrap/>
            <w:vAlign w:val="bottom"/>
            <w:hideMark/>
          </w:tcPr>
          <w:p w14:paraId="053495E8"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0.09</w:t>
            </w:r>
          </w:p>
        </w:tc>
        <w:tc>
          <w:tcPr>
            <w:tcW w:w="291" w:type="pct"/>
            <w:tcBorders>
              <w:top w:val="nil"/>
              <w:bottom w:val="nil"/>
            </w:tcBorders>
            <w:shd w:val="clear" w:color="auto" w:fill="auto"/>
            <w:noWrap/>
            <w:vAlign w:val="bottom"/>
            <w:hideMark/>
          </w:tcPr>
          <w:p w14:paraId="4D678726"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0.18</w:t>
            </w:r>
          </w:p>
        </w:tc>
        <w:tc>
          <w:tcPr>
            <w:tcW w:w="487" w:type="pct"/>
            <w:tcBorders>
              <w:top w:val="nil"/>
              <w:bottom w:val="nil"/>
            </w:tcBorders>
            <w:shd w:val="clear" w:color="auto" w:fill="auto"/>
            <w:noWrap/>
            <w:vAlign w:val="bottom"/>
            <w:hideMark/>
          </w:tcPr>
          <w:p w14:paraId="17B89A8B"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188%</w:t>
            </w:r>
          </w:p>
        </w:tc>
        <w:tc>
          <w:tcPr>
            <w:tcW w:w="456" w:type="pct"/>
            <w:tcBorders>
              <w:top w:val="nil"/>
              <w:bottom w:val="nil"/>
              <w:right w:val="single" w:sz="4" w:space="0" w:color="auto"/>
            </w:tcBorders>
            <w:shd w:val="clear" w:color="auto" w:fill="auto"/>
            <w:noWrap/>
            <w:vAlign w:val="bottom"/>
            <w:hideMark/>
          </w:tcPr>
          <w:p w14:paraId="200D82E4"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left w:val="nil"/>
              <w:bottom w:val="nil"/>
              <w:right w:val="nil"/>
            </w:tcBorders>
            <w:shd w:val="clear" w:color="auto" w:fill="auto"/>
            <w:noWrap/>
            <w:vAlign w:val="bottom"/>
            <w:hideMark/>
          </w:tcPr>
          <w:p w14:paraId="416327BD"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622</w:t>
            </w:r>
          </w:p>
        </w:tc>
        <w:tc>
          <w:tcPr>
            <w:tcW w:w="291" w:type="pct"/>
            <w:tcBorders>
              <w:top w:val="nil"/>
              <w:left w:val="nil"/>
              <w:bottom w:val="nil"/>
            </w:tcBorders>
            <w:shd w:val="clear" w:color="auto" w:fill="auto"/>
            <w:noWrap/>
            <w:vAlign w:val="bottom"/>
            <w:hideMark/>
          </w:tcPr>
          <w:p w14:paraId="13F85F5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0.41</w:t>
            </w:r>
          </w:p>
        </w:tc>
        <w:tc>
          <w:tcPr>
            <w:tcW w:w="291" w:type="pct"/>
            <w:tcBorders>
              <w:top w:val="nil"/>
              <w:bottom w:val="nil"/>
            </w:tcBorders>
            <w:shd w:val="clear" w:color="auto" w:fill="auto"/>
            <w:noWrap/>
            <w:vAlign w:val="bottom"/>
            <w:hideMark/>
          </w:tcPr>
          <w:p w14:paraId="3A6F6D98"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0.11</w:t>
            </w:r>
          </w:p>
        </w:tc>
        <w:tc>
          <w:tcPr>
            <w:tcW w:w="291" w:type="pct"/>
            <w:tcBorders>
              <w:top w:val="nil"/>
              <w:bottom w:val="nil"/>
            </w:tcBorders>
            <w:shd w:val="clear" w:color="auto" w:fill="auto"/>
            <w:noWrap/>
            <w:vAlign w:val="bottom"/>
            <w:hideMark/>
          </w:tcPr>
          <w:p w14:paraId="5FCC2EE4"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0.31</w:t>
            </w:r>
          </w:p>
        </w:tc>
        <w:tc>
          <w:tcPr>
            <w:tcW w:w="485" w:type="pct"/>
            <w:tcBorders>
              <w:top w:val="nil"/>
              <w:bottom w:val="nil"/>
            </w:tcBorders>
            <w:shd w:val="clear" w:color="auto" w:fill="auto"/>
            <w:noWrap/>
            <w:vAlign w:val="bottom"/>
            <w:hideMark/>
          </w:tcPr>
          <w:p w14:paraId="372FD664"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288%</w:t>
            </w:r>
          </w:p>
        </w:tc>
        <w:tc>
          <w:tcPr>
            <w:tcW w:w="455" w:type="pct"/>
            <w:tcBorders>
              <w:top w:val="nil"/>
              <w:bottom w:val="nil"/>
              <w:right w:val="nil"/>
            </w:tcBorders>
            <w:shd w:val="clear" w:color="auto" w:fill="auto"/>
            <w:noWrap/>
            <w:vAlign w:val="bottom"/>
            <w:hideMark/>
          </w:tcPr>
          <w:p w14:paraId="414093F1"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r>
      <w:tr w:rsidR="00B676D2" w:rsidRPr="00CB2BC4" w14:paraId="0670D7CF" w14:textId="77777777" w:rsidTr="00B676D2">
        <w:trPr>
          <w:gridAfter w:val="1"/>
          <w:wAfter w:w="12" w:type="pct"/>
          <w:trHeight w:val="315"/>
          <w:jc w:val="center"/>
        </w:trPr>
        <w:tc>
          <w:tcPr>
            <w:tcW w:w="777" w:type="pct"/>
            <w:tcBorders>
              <w:top w:val="nil"/>
              <w:left w:val="nil"/>
              <w:bottom w:val="nil"/>
              <w:right w:val="nil"/>
            </w:tcBorders>
            <w:shd w:val="clear" w:color="auto" w:fill="auto"/>
            <w:noWrap/>
            <w:vAlign w:val="center"/>
            <w:hideMark/>
          </w:tcPr>
          <w:p w14:paraId="572E63F6" w14:textId="77777777" w:rsidR="0023411D" w:rsidRPr="00CB2BC4" w:rsidRDefault="0023411D" w:rsidP="0023411D">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    (&lt; 0.35 acres)</w:t>
            </w:r>
          </w:p>
        </w:tc>
        <w:tc>
          <w:tcPr>
            <w:tcW w:w="291" w:type="pct"/>
            <w:tcBorders>
              <w:top w:val="nil"/>
              <w:left w:val="single" w:sz="4" w:space="0" w:color="auto"/>
              <w:bottom w:val="nil"/>
            </w:tcBorders>
            <w:shd w:val="clear" w:color="auto" w:fill="auto"/>
            <w:noWrap/>
            <w:vAlign w:val="bottom"/>
            <w:hideMark/>
          </w:tcPr>
          <w:p w14:paraId="29BDC7D5"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351</w:t>
            </w:r>
          </w:p>
        </w:tc>
        <w:tc>
          <w:tcPr>
            <w:tcW w:w="291" w:type="pct"/>
            <w:tcBorders>
              <w:top w:val="nil"/>
              <w:bottom w:val="nil"/>
            </w:tcBorders>
            <w:shd w:val="clear" w:color="auto" w:fill="auto"/>
            <w:noWrap/>
            <w:vAlign w:val="bottom"/>
            <w:hideMark/>
          </w:tcPr>
          <w:p w14:paraId="70A80CB2"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0.40</w:t>
            </w:r>
          </w:p>
        </w:tc>
        <w:tc>
          <w:tcPr>
            <w:tcW w:w="291" w:type="pct"/>
            <w:tcBorders>
              <w:top w:val="nil"/>
              <w:bottom w:val="nil"/>
            </w:tcBorders>
            <w:shd w:val="clear" w:color="auto" w:fill="auto"/>
            <w:noWrap/>
            <w:vAlign w:val="bottom"/>
            <w:hideMark/>
          </w:tcPr>
          <w:p w14:paraId="79FBEC17"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0.23</w:t>
            </w:r>
          </w:p>
        </w:tc>
        <w:tc>
          <w:tcPr>
            <w:tcW w:w="291" w:type="pct"/>
            <w:tcBorders>
              <w:top w:val="nil"/>
              <w:bottom w:val="nil"/>
            </w:tcBorders>
            <w:shd w:val="clear" w:color="auto" w:fill="auto"/>
            <w:noWrap/>
            <w:vAlign w:val="bottom"/>
            <w:hideMark/>
          </w:tcPr>
          <w:p w14:paraId="509D300E"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0.17</w:t>
            </w:r>
          </w:p>
        </w:tc>
        <w:tc>
          <w:tcPr>
            <w:tcW w:w="487" w:type="pct"/>
            <w:tcBorders>
              <w:top w:val="nil"/>
              <w:bottom w:val="nil"/>
            </w:tcBorders>
            <w:shd w:val="clear" w:color="auto" w:fill="auto"/>
            <w:noWrap/>
            <w:vAlign w:val="bottom"/>
            <w:hideMark/>
          </w:tcPr>
          <w:p w14:paraId="3949731C"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72%</w:t>
            </w:r>
          </w:p>
        </w:tc>
        <w:tc>
          <w:tcPr>
            <w:tcW w:w="456" w:type="pct"/>
            <w:tcBorders>
              <w:top w:val="nil"/>
              <w:bottom w:val="nil"/>
              <w:right w:val="single" w:sz="4" w:space="0" w:color="auto"/>
            </w:tcBorders>
            <w:shd w:val="clear" w:color="auto" w:fill="auto"/>
            <w:noWrap/>
            <w:vAlign w:val="bottom"/>
            <w:hideMark/>
          </w:tcPr>
          <w:p w14:paraId="51D1D3D6"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left w:val="nil"/>
              <w:bottom w:val="nil"/>
              <w:right w:val="nil"/>
            </w:tcBorders>
            <w:shd w:val="clear" w:color="auto" w:fill="auto"/>
            <w:noWrap/>
            <w:vAlign w:val="bottom"/>
            <w:hideMark/>
          </w:tcPr>
          <w:p w14:paraId="79B88A56"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816</w:t>
            </w:r>
          </w:p>
        </w:tc>
        <w:tc>
          <w:tcPr>
            <w:tcW w:w="291" w:type="pct"/>
            <w:tcBorders>
              <w:top w:val="nil"/>
              <w:left w:val="nil"/>
              <w:bottom w:val="nil"/>
            </w:tcBorders>
            <w:shd w:val="clear" w:color="auto" w:fill="auto"/>
            <w:noWrap/>
            <w:vAlign w:val="bottom"/>
            <w:hideMark/>
          </w:tcPr>
          <w:p w14:paraId="379FFE07"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0.62</w:t>
            </w:r>
          </w:p>
        </w:tc>
        <w:tc>
          <w:tcPr>
            <w:tcW w:w="291" w:type="pct"/>
            <w:tcBorders>
              <w:top w:val="nil"/>
              <w:bottom w:val="nil"/>
            </w:tcBorders>
            <w:shd w:val="clear" w:color="auto" w:fill="auto"/>
            <w:noWrap/>
            <w:vAlign w:val="bottom"/>
            <w:hideMark/>
          </w:tcPr>
          <w:p w14:paraId="0FE124E4"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0.23</w:t>
            </w:r>
          </w:p>
        </w:tc>
        <w:tc>
          <w:tcPr>
            <w:tcW w:w="291" w:type="pct"/>
            <w:tcBorders>
              <w:top w:val="nil"/>
              <w:bottom w:val="nil"/>
            </w:tcBorders>
            <w:shd w:val="clear" w:color="auto" w:fill="auto"/>
            <w:noWrap/>
            <w:vAlign w:val="bottom"/>
            <w:hideMark/>
          </w:tcPr>
          <w:p w14:paraId="4B510A35"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0.39</w:t>
            </w:r>
          </w:p>
        </w:tc>
        <w:tc>
          <w:tcPr>
            <w:tcW w:w="485" w:type="pct"/>
            <w:tcBorders>
              <w:top w:val="nil"/>
              <w:bottom w:val="nil"/>
            </w:tcBorders>
            <w:shd w:val="clear" w:color="auto" w:fill="auto"/>
            <w:noWrap/>
            <w:vAlign w:val="bottom"/>
            <w:hideMark/>
          </w:tcPr>
          <w:p w14:paraId="7F0162C0"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173%</w:t>
            </w:r>
          </w:p>
        </w:tc>
        <w:tc>
          <w:tcPr>
            <w:tcW w:w="455" w:type="pct"/>
            <w:tcBorders>
              <w:top w:val="nil"/>
              <w:bottom w:val="nil"/>
              <w:right w:val="nil"/>
            </w:tcBorders>
            <w:shd w:val="clear" w:color="auto" w:fill="auto"/>
            <w:noWrap/>
            <w:vAlign w:val="bottom"/>
            <w:hideMark/>
          </w:tcPr>
          <w:p w14:paraId="7336553C"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r>
      <w:tr w:rsidR="00B676D2" w:rsidRPr="00CB2BC4" w14:paraId="462FA341" w14:textId="77777777" w:rsidTr="00B676D2">
        <w:trPr>
          <w:gridAfter w:val="1"/>
          <w:wAfter w:w="12" w:type="pct"/>
          <w:trHeight w:val="315"/>
          <w:jc w:val="center"/>
        </w:trPr>
        <w:tc>
          <w:tcPr>
            <w:tcW w:w="777" w:type="pct"/>
            <w:tcBorders>
              <w:top w:val="nil"/>
              <w:left w:val="nil"/>
              <w:bottom w:val="nil"/>
              <w:right w:val="nil"/>
            </w:tcBorders>
            <w:shd w:val="clear" w:color="auto" w:fill="auto"/>
            <w:noWrap/>
            <w:vAlign w:val="center"/>
            <w:hideMark/>
          </w:tcPr>
          <w:p w14:paraId="3213E12A" w14:textId="77777777" w:rsidR="0023411D" w:rsidRPr="00CB2BC4" w:rsidRDefault="0023411D" w:rsidP="0023411D">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    (&lt; 0.75 acres)</w:t>
            </w:r>
          </w:p>
        </w:tc>
        <w:tc>
          <w:tcPr>
            <w:tcW w:w="291" w:type="pct"/>
            <w:tcBorders>
              <w:top w:val="nil"/>
              <w:left w:val="single" w:sz="4" w:space="0" w:color="auto"/>
              <w:bottom w:val="nil"/>
            </w:tcBorders>
            <w:shd w:val="clear" w:color="auto" w:fill="auto"/>
            <w:noWrap/>
            <w:vAlign w:val="bottom"/>
            <w:hideMark/>
          </w:tcPr>
          <w:p w14:paraId="3FB1CE3E"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316</w:t>
            </w:r>
          </w:p>
        </w:tc>
        <w:tc>
          <w:tcPr>
            <w:tcW w:w="291" w:type="pct"/>
            <w:tcBorders>
              <w:top w:val="nil"/>
              <w:bottom w:val="nil"/>
            </w:tcBorders>
            <w:shd w:val="clear" w:color="auto" w:fill="auto"/>
            <w:noWrap/>
            <w:vAlign w:val="bottom"/>
            <w:hideMark/>
          </w:tcPr>
          <w:p w14:paraId="2341ED07"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0.66</w:t>
            </w:r>
          </w:p>
        </w:tc>
        <w:tc>
          <w:tcPr>
            <w:tcW w:w="291" w:type="pct"/>
            <w:tcBorders>
              <w:top w:val="nil"/>
              <w:bottom w:val="nil"/>
            </w:tcBorders>
            <w:shd w:val="clear" w:color="auto" w:fill="auto"/>
            <w:noWrap/>
            <w:vAlign w:val="bottom"/>
            <w:hideMark/>
          </w:tcPr>
          <w:p w14:paraId="332EEA7A"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0.51</w:t>
            </w:r>
          </w:p>
        </w:tc>
        <w:tc>
          <w:tcPr>
            <w:tcW w:w="291" w:type="pct"/>
            <w:tcBorders>
              <w:top w:val="nil"/>
              <w:bottom w:val="nil"/>
            </w:tcBorders>
            <w:shd w:val="clear" w:color="auto" w:fill="auto"/>
            <w:noWrap/>
            <w:vAlign w:val="bottom"/>
            <w:hideMark/>
          </w:tcPr>
          <w:p w14:paraId="29E6285B"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0.15</w:t>
            </w:r>
          </w:p>
        </w:tc>
        <w:tc>
          <w:tcPr>
            <w:tcW w:w="487" w:type="pct"/>
            <w:tcBorders>
              <w:top w:val="nil"/>
              <w:bottom w:val="nil"/>
            </w:tcBorders>
            <w:shd w:val="clear" w:color="auto" w:fill="auto"/>
            <w:noWrap/>
            <w:vAlign w:val="bottom"/>
            <w:hideMark/>
          </w:tcPr>
          <w:p w14:paraId="7DA70352"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29%</w:t>
            </w:r>
          </w:p>
        </w:tc>
        <w:tc>
          <w:tcPr>
            <w:tcW w:w="456" w:type="pct"/>
            <w:tcBorders>
              <w:top w:val="nil"/>
              <w:bottom w:val="nil"/>
              <w:right w:val="single" w:sz="4" w:space="0" w:color="auto"/>
            </w:tcBorders>
            <w:shd w:val="clear" w:color="auto" w:fill="auto"/>
            <w:noWrap/>
            <w:vAlign w:val="bottom"/>
            <w:hideMark/>
          </w:tcPr>
          <w:p w14:paraId="0B375FF2"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left w:val="nil"/>
              <w:bottom w:val="nil"/>
              <w:right w:val="nil"/>
            </w:tcBorders>
            <w:shd w:val="clear" w:color="auto" w:fill="auto"/>
            <w:noWrap/>
            <w:vAlign w:val="bottom"/>
            <w:hideMark/>
          </w:tcPr>
          <w:p w14:paraId="666883D4"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323</w:t>
            </w:r>
          </w:p>
        </w:tc>
        <w:tc>
          <w:tcPr>
            <w:tcW w:w="291" w:type="pct"/>
            <w:tcBorders>
              <w:top w:val="nil"/>
              <w:left w:val="nil"/>
              <w:bottom w:val="nil"/>
            </w:tcBorders>
            <w:shd w:val="clear" w:color="auto" w:fill="auto"/>
            <w:noWrap/>
            <w:vAlign w:val="bottom"/>
            <w:hideMark/>
          </w:tcPr>
          <w:p w14:paraId="52964FB4"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0.98</w:t>
            </w:r>
          </w:p>
        </w:tc>
        <w:tc>
          <w:tcPr>
            <w:tcW w:w="291" w:type="pct"/>
            <w:tcBorders>
              <w:top w:val="nil"/>
              <w:bottom w:val="nil"/>
            </w:tcBorders>
            <w:shd w:val="clear" w:color="auto" w:fill="auto"/>
            <w:noWrap/>
            <w:vAlign w:val="bottom"/>
            <w:hideMark/>
          </w:tcPr>
          <w:p w14:paraId="6B7C979C"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0.49</w:t>
            </w:r>
          </w:p>
        </w:tc>
        <w:tc>
          <w:tcPr>
            <w:tcW w:w="291" w:type="pct"/>
            <w:tcBorders>
              <w:top w:val="nil"/>
              <w:bottom w:val="nil"/>
            </w:tcBorders>
            <w:shd w:val="clear" w:color="auto" w:fill="auto"/>
            <w:noWrap/>
            <w:vAlign w:val="bottom"/>
            <w:hideMark/>
          </w:tcPr>
          <w:p w14:paraId="25D1391B"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0.49</w:t>
            </w:r>
          </w:p>
        </w:tc>
        <w:tc>
          <w:tcPr>
            <w:tcW w:w="485" w:type="pct"/>
            <w:tcBorders>
              <w:top w:val="nil"/>
              <w:bottom w:val="nil"/>
            </w:tcBorders>
            <w:shd w:val="clear" w:color="auto" w:fill="auto"/>
            <w:noWrap/>
            <w:vAlign w:val="bottom"/>
            <w:hideMark/>
          </w:tcPr>
          <w:p w14:paraId="668876FB"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c>
          <w:tcPr>
            <w:tcW w:w="455" w:type="pct"/>
            <w:tcBorders>
              <w:top w:val="nil"/>
              <w:bottom w:val="nil"/>
              <w:right w:val="nil"/>
            </w:tcBorders>
            <w:shd w:val="clear" w:color="auto" w:fill="auto"/>
            <w:noWrap/>
            <w:vAlign w:val="bottom"/>
            <w:hideMark/>
          </w:tcPr>
          <w:p w14:paraId="1C49618A"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r>
      <w:tr w:rsidR="00B676D2" w:rsidRPr="00CB2BC4" w14:paraId="02223FEF" w14:textId="77777777" w:rsidTr="00B676D2">
        <w:trPr>
          <w:gridAfter w:val="1"/>
          <w:wAfter w:w="12" w:type="pct"/>
          <w:trHeight w:val="315"/>
          <w:jc w:val="center"/>
        </w:trPr>
        <w:tc>
          <w:tcPr>
            <w:tcW w:w="777" w:type="pct"/>
            <w:tcBorders>
              <w:top w:val="nil"/>
              <w:left w:val="nil"/>
              <w:right w:val="nil"/>
            </w:tcBorders>
            <w:shd w:val="clear" w:color="auto" w:fill="auto"/>
            <w:noWrap/>
            <w:vAlign w:val="center"/>
            <w:hideMark/>
          </w:tcPr>
          <w:p w14:paraId="2C96D054" w14:textId="77777777" w:rsidR="0023411D" w:rsidRPr="00CB2BC4" w:rsidRDefault="0023411D" w:rsidP="0023411D">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5    (&lt; 1.25 acres)</w:t>
            </w:r>
          </w:p>
        </w:tc>
        <w:tc>
          <w:tcPr>
            <w:tcW w:w="291" w:type="pct"/>
            <w:tcBorders>
              <w:top w:val="nil"/>
              <w:left w:val="single" w:sz="4" w:space="0" w:color="auto"/>
            </w:tcBorders>
            <w:shd w:val="clear" w:color="auto" w:fill="auto"/>
            <w:noWrap/>
            <w:vAlign w:val="bottom"/>
            <w:hideMark/>
          </w:tcPr>
          <w:p w14:paraId="30C2E695"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179</w:t>
            </w:r>
          </w:p>
        </w:tc>
        <w:tc>
          <w:tcPr>
            <w:tcW w:w="291" w:type="pct"/>
            <w:tcBorders>
              <w:top w:val="nil"/>
            </w:tcBorders>
            <w:shd w:val="clear" w:color="auto" w:fill="auto"/>
            <w:noWrap/>
            <w:vAlign w:val="bottom"/>
            <w:hideMark/>
          </w:tcPr>
          <w:p w14:paraId="4014A138"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0.95</w:t>
            </w:r>
          </w:p>
        </w:tc>
        <w:tc>
          <w:tcPr>
            <w:tcW w:w="291" w:type="pct"/>
            <w:tcBorders>
              <w:top w:val="nil"/>
            </w:tcBorders>
            <w:shd w:val="clear" w:color="auto" w:fill="auto"/>
            <w:noWrap/>
            <w:vAlign w:val="bottom"/>
            <w:hideMark/>
          </w:tcPr>
          <w:p w14:paraId="7279B8E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0.97</w:t>
            </w:r>
          </w:p>
        </w:tc>
        <w:tc>
          <w:tcPr>
            <w:tcW w:w="291" w:type="pct"/>
            <w:tcBorders>
              <w:top w:val="nil"/>
            </w:tcBorders>
            <w:shd w:val="clear" w:color="auto" w:fill="auto"/>
            <w:noWrap/>
            <w:vAlign w:val="bottom"/>
            <w:hideMark/>
          </w:tcPr>
          <w:p w14:paraId="42B88FA0"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-0.02</w:t>
            </w:r>
          </w:p>
        </w:tc>
        <w:tc>
          <w:tcPr>
            <w:tcW w:w="487" w:type="pct"/>
            <w:tcBorders>
              <w:top w:val="nil"/>
            </w:tcBorders>
            <w:shd w:val="clear" w:color="auto" w:fill="auto"/>
            <w:noWrap/>
            <w:vAlign w:val="bottom"/>
            <w:hideMark/>
          </w:tcPr>
          <w:p w14:paraId="3D6ACF0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w:t>
            </w:r>
          </w:p>
        </w:tc>
        <w:tc>
          <w:tcPr>
            <w:tcW w:w="456" w:type="pct"/>
            <w:tcBorders>
              <w:top w:val="nil"/>
              <w:right w:val="single" w:sz="4" w:space="0" w:color="auto"/>
            </w:tcBorders>
            <w:shd w:val="clear" w:color="auto" w:fill="auto"/>
            <w:noWrap/>
            <w:vAlign w:val="bottom"/>
            <w:hideMark/>
          </w:tcPr>
          <w:p w14:paraId="4596356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left w:val="nil"/>
              <w:right w:val="nil"/>
            </w:tcBorders>
            <w:shd w:val="clear" w:color="auto" w:fill="auto"/>
            <w:noWrap/>
            <w:vAlign w:val="bottom"/>
            <w:hideMark/>
          </w:tcPr>
          <w:p w14:paraId="2E8CCC00"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63</w:t>
            </w:r>
          </w:p>
        </w:tc>
        <w:tc>
          <w:tcPr>
            <w:tcW w:w="291" w:type="pct"/>
            <w:tcBorders>
              <w:top w:val="nil"/>
              <w:left w:val="nil"/>
            </w:tcBorders>
            <w:shd w:val="clear" w:color="auto" w:fill="auto"/>
            <w:noWrap/>
            <w:vAlign w:val="bottom"/>
            <w:hideMark/>
          </w:tcPr>
          <w:p w14:paraId="6A7AEC52"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1.53</w:t>
            </w:r>
          </w:p>
        </w:tc>
        <w:tc>
          <w:tcPr>
            <w:tcW w:w="291" w:type="pct"/>
            <w:tcBorders>
              <w:top w:val="nil"/>
            </w:tcBorders>
            <w:shd w:val="clear" w:color="auto" w:fill="auto"/>
            <w:noWrap/>
            <w:vAlign w:val="bottom"/>
            <w:hideMark/>
          </w:tcPr>
          <w:p w14:paraId="08C8FB35"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0.92</w:t>
            </w:r>
          </w:p>
        </w:tc>
        <w:tc>
          <w:tcPr>
            <w:tcW w:w="291" w:type="pct"/>
            <w:tcBorders>
              <w:top w:val="nil"/>
            </w:tcBorders>
            <w:shd w:val="clear" w:color="auto" w:fill="auto"/>
            <w:noWrap/>
            <w:vAlign w:val="bottom"/>
            <w:hideMark/>
          </w:tcPr>
          <w:p w14:paraId="2159C592"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0.61</w:t>
            </w:r>
          </w:p>
        </w:tc>
        <w:tc>
          <w:tcPr>
            <w:tcW w:w="485" w:type="pct"/>
            <w:tcBorders>
              <w:top w:val="nil"/>
            </w:tcBorders>
            <w:shd w:val="clear" w:color="auto" w:fill="auto"/>
            <w:noWrap/>
            <w:vAlign w:val="bottom"/>
            <w:hideMark/>
          </w:tcPr>
          <w:p w14:paraId="0BFD370D"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66%</w:t>
            </w:r>
          </w:p>
        </w:tc>
        <w:tc>
          <w:tcPr>
            <w:tcW w:w="455" w:type="pct"/>
            <w:tcBorders>
              <w:top w:val="nil"/>
              <w:right w:val="nil"/>
            </w:tcBorders>
            <w:shd w:val="clear" w:color="auto" w:fill="auto"/>
            <w:noWrap/>
            <w:vAlign w:val="bottom"/>
            <w:hideMark/>
          </w:tcPr>
          <w:p w14:paraId="0C35AC5E"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r>
      <w:tr w:rsidR="00B676D2" w:rsidRPr="00CB2BC4" w14:paraId="19A05AE7" w14:textId="77777777" w:rsidTr="00B676D2">
        <w:trPr>
          <w:gridAfter w:val="1"/>
          <w:wAfter w:w="12" w:type="pct"/>
          <w:trHeight w:val="315"/>
          <w:jc w:val="center"/>
        </w:trPr>
        <w:tc>
          <w:tcPr>
            <w:tcW w:w="777" w:type="pct"/>
            <w:tcBorders>
              <w:top w:val="nil"/>
              <w:left w:val="nil"/>
              <w:bottom w:val="dotted" w:sz="4" w:space="0" w:color="auto"/>
              <w:right w:val="nil"/>
            </w:tcBorders>
            <w:shd w:val="clear" w:color="auto" w:fill="auto"/>
            <w:noWrap/>
            <w:vAlign w:val="center"/>
            <w:hideMark/>
          </w:tcPr>
          <w:p w14:paraId="76FB669F" w14:textId="77777777" w:rsidR="0023411D" w:rsidRPr="00CB2BC4" w:rsidRDefault="0023411D" w:rsidP="0023411D">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   (&gt;= 1.25 acres)</w:t>
            </w:r>
          </w:p>
        </w:tc>
        <w:tc>
          <w:tcPr>
            <w:tcW w:w="291" w:type="pct"/>
            <w:tcBorders>
              <w:top w:val="nil"/>
              <w:left w:val="single" w:sz="4" w:space="0" w:color="auto"/>
              <w:bottom w:val="dotted" w:sz="4" w:space="0" w:color="auto"/>
            </w:tcBorders>
            <w:shd w:val="clear" w:color="auto" w:fill="auto"/>
            <w:noWrap/>
            <w:vAlign w:val="bottom"/>
            <w:hideMark/>
          </w:tcPr>
          <w:p w14:paraId="259CE7D0"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99</w:t>
            </w:r>
          </w:p>
        </w:tc>
        <w:tc>
          <w:tcPr>
            <w:tcW w:w="291" w:type="pct"/>
            <w:tcBorders>
              <w:top w:val="nil"/>
              <w:bottom w:val="dotted" w:sz="4" w:space="0" w:color="auto"/>
            </w:tcBorders>
            <w:shd w:val="clear" w:color="auto" w:fill="auto"/>
            <w:noWrap/>
            <w:vAlign w:val="bottom"/>
            <w:hideMark/>
          </w:tcPr>
          <w:p w14:paraId="0F75DF52"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1.42</w:t>
            </w:r>
          </w:p>
        </w:tc>
        <w:tc>
          <w:tcPr>
            <w:tcW w:w="291" w:type="pct"/>
            <w:tcBorders>
              <w:top w:val="nil"/>
              <w:bottom w:val="dotted" w:sz="4" w:space="0" w:color="auto"/>
            </w:tcBorders>
            <w:shd w:val="clear" w:color="auto" w:fill="auto"/>
            <w:noWrap/>
            <w:vAlign w:val="bottom"/>
            <w:hideMark/>
          </w:tcPr>
          <w:p w14:paraId="38050E94"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1.90</w:t>
            </w:r>
          </w:p>
        </w:tc>
        <w:tc>
          <w:tcPr>
            <w:tcW w:w="291" w:type="pct"/>
            <w:tcBorders>
              <w:top w:val="nil"/>
              <w:bottom w:val="dotted" w:sz="4" w:space="0" w:color="auto"/>
            </w:tcBorders>
            <w:shd w:val="clear" w:color="auto" w:fill="auto"/>
            <w:noWrap/>
            <w:vAlign w:val="bottom"/>
            <w:hideMark/>
          </w:tcPr>
          <w:p w14:paraId="350D09AD"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-0.47</w:t>
            </w:r>
          </w:p>
        </w:tc>
        <w:tc>
          <w:tcPr>
            <w:tcW w:w="487" w:type="pct"/>
            <w:tcBorders>
              <w:top w:val="nil"/>
              <w:bottom w:val="dotted" w:sz="4" w:space="0" w:color="auto"/>
            </w:tcBorders>
            <w:shd w:val="clear" w:color="auto" w:fill="auto"/>
            <w:noWrap/>
            <w:vAlign w:val="bottom"/>
            <w:hideMark/>
          </w:tcPr>
          <w:p w14:paraId="5038F761"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-25%</w:t>
            </w:r>
          </w:p>
        </w:tc>
        <w:tc>
          <w:tcPr>
            <w:tcW w:w="456" w:type="pct"/>
            <w:tcBorders>
              <w:top w:val="nil"/>
              <w:bottom w:val="dotted" w:sz="4" w:space="0" w:color="auto"/>
              <w:right w:val="single" w:sz="4" w:space="0" w:color="auto"/>
            </w:tcBorders>
            <w:shd w:val="clear" w:color="auto" w:fill="auto"/>
            <w:noWrap/>
            <w:vAlign w:val="bottom"/>
            <w:hideMark/>
          </w:tcPr>
          <w:p w14:paraId="347733A8"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left w:val="nil"/>
              <w:bottom w:val="dotted" w:sz="4" w:space="0" w:color="auto"/>
              <w:right w:val="nil"/>
            </w:tcBorders>
            <w:shd w:val="clear" w:color="auto" w:fill="auto"/>
            <w:noWrap/>
            <w:vAlign w:val="bottom"/>
            <w:hideMark/>
          </w:tcPr>
          <w:p w14:paraId="5C0591B1"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20</w:t>
            </w:r>
          </w:p>
        </w:tc>
        <w:tc>
          <w:tcPr>
            <w:tcW w:w="291" w:type="pct"/>
            <w:tcBorders>
              <w:top w:val="nil"/>
              <w:left w:val="nil"/>
              <w:bottom w:val="dotted" w:sz="4" w:space="0" w:color="auto"/>
            </w:tcBorders>
            <w:shd w:val="clear" w:color="auto" w:fill="auto"/>
            <w:noWrap/>
            <w:vAlign w:val="bottom"/>
            <w:hideMark/>
          </w:tcPr>
          <w:p w14:paraId="5CB30F16"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2.05</w:t>
            </w:r>
          </w:p>
        </w:tc>
        <w:tc>
          <w:tcPr>
            <w:tcW w:w="291" w:type="pct"/>
            <w:tcBorders>
              <w:top w:val="nil"/>
              <w:bottom w:val="dotted" w:sz="4" w:space="0" w:color="auto"/>
            </w:tcBorders>
            <w:shd w:val="clear" w:color="auto" w:fill="auto"/>
            <w:noWrap/>
            <w:vAlign w:val="bottom"/>
            <w:hideMark/>
          </w:tcPr>
          <w:p w14:paraId="5C56AC63"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1.81</w:t>
            </w:r>
          </w:p>
        </w:tc>
        <w:tc>
          <w:tcPr>
            <w:tcW w:w="291" w:type="pct"/>
            <w:tcBorders>
              <w:top w:val="nil"/>
              <w:bottom w:val="dotted" w:sz="4" w:space="0" w:color="auto"/>
            </w:tcBorders>
            <w:shd w:val="clear" w:color="auto" w:fill="auto"/>
            <w:noWrap/>
            <w:vAlign w:val="bottom"/>
            <w:hideMark/>
          </w:tcPr>
          <w:p w14:paraId="0420334D"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0.24</w:t>
            </w:r>
          </w:p>
        </w:tc>
        <w:tc>
          <w:tcPr>
            <w:tcW w:w="485" w:type="pct"/>
            <w:tcBorders>
              <w:top w:val="nil"/>
              <w:bottom w:val="dotted" w:sz="4" w:space="0" w:color="auto"/>
            </w:tcBorders>
            <w:shd w:val="clear" w:color="auto" w:fill="auto"/>
            <w:noWrap/>
            <w:vAlign w:val="bottom"/>
            <w:hideMark/>
          </w:tcPr>
          <w:p w14:paraId="625CC293"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13%</w:t>
            </w:r>
          </w:p>
        </w:tc>
        <w:tc>
          <w:tcPr>
            <w:tcW w:w="455" w:type="pct"/>
            <w:tcBorders>
              <w:top w:val="nil"/>
              <w:bottom w:val="dotted" w:sz="4" w:space="0" w:color="auto"/>
              <w:right w:val="nil"/>
            </w:tcBorders>
            <w:shd w:val="clear" w:color="auto" w:fill="auto"/>
            <w:noWrap/>
            <w:vAlign w:val="bottom"/>
            <w:hideMark/>
          </w:tcPr>
          <w:p w14:paraId="1BA164A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r>
      <w:tr w:rsidR="00B676D2" w:rsidRPr="00CB2BC4" w14:paraId="1A191ED3" w14:textId="77777777" w:rsidTr="00B676D2">
        <w:trPr>
          <w:gridAfter w:val="1"/>
          <w:wAfter w:w="12" w:type="pct"/>
          <w:trHeight w:val="315"/>
          <w:jc w:val="center"/>
        </w:trPr>
        <w:tc>
          <w:tcPr>
            <w:tcW w:w="777" w:type="pct"/>
            <w:tcBorders>
              <w:top w:val="dotted" w:sz="4" w:space="0" w:color="auto"/>
              <w:left w:val="nil"/>
              <w:bottom w:val="single" w:sz="4" w:space="0" w:color="auto"/>
              <w:right w:val="single" w:sz="4" w:space="0" w:color="auto"/>
            </w:tcBorders>
            <w:shd w:val="clear" w:color="auto" w:fill="auto"/>
            <w:noWrap/>
            <w:vAlign w:val="bottom"/>
            <w:hideMark/>
          </w:tcPr>
          <w:p w14:paraId="37CC14C7"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Total</w:t>
            </w:r>
          </w:p>
        </w:tc>
        <w:tc>
          <w:tcPr>
            <w:tcW w:w="291" w:type="pct"/>
            <w:tcBorders>
              <w:top w:val="dotted" w:sz="4" w:space="0" w:color="auto"/>
              <w:left w:val="nil"/>
              <w:bottom w:val="single" w:sz="4" w:space="0" w:color="auto"/>
            </w:tcBorders>
            <w:shd w:val="clear" w:color="auto" w:fill="auto"/>
            <w:noWrap/>
            <w:vAlign w:val="bottom"/>
            <w:hideMark/>
          </w:tcPr>
          <w:p w14:paraId="2B45ED5C"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1689</w:t>
            </w:r>
          </w:p>
        </w:tc>
        <w:tc>
          <w:tcPr>
            <w:tcW w:w="291" w:type="pct"/>
            <w:tcBorders>
              <w:top w:val="dotted" w:sz="4" w:space="0" w:color="auto"/>
              <w:bottom w:val="single" w:sz="4" w:space="0" w:color="auto"/>
            </w:tcBorders>
            <w:shd w:val="clear" w:color="auto" w:fill="auto"/>
            <w:noWrap/>
            <w:vAlign w:val="bottom"/>
            <w:hideMark/>
          </w:tcPr>
          <w:p w14:paraId="34AFBEC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0.47</w:t>
            </w:r>
          </w:p>
        </w:tc>
        <w:tc>
          <w:tcPr>
            <w:tcW w:w="291" w:type="pct"/>
            <w:tcBorders>
              <w:top w:val="dotted" w:sz="4" w:space="0" w:color="auto"/>
              <w:bottom w:val="single" w:sz="4" w:space="0" w:color="auto"/>
            </w:tcBorders>
            <w:shd w:val="clear" w:color="auto" w:fill="auto"/>
            <w:noWrap/>
            <w:vAlign w:val="bottom"/>
            <w:hideMark/>
          </w:tcPr>
          <w:p w14:paraId="5537E39D"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0.38</w:t>
            </w:r>
          </w:p>
        </w:tc>
        <w:tc>
          <w:tcPr>
            <w:tcW w:w="291" w:type="pct"/>
            <w:tcBorders>
              <w:top w:val="dotted" w:sz="4" w:space="0" w:color="auto"/>
              <w:bottom w:val="single" w:sz="4" w:space="0" w:color="auto"/>
            </w:tcBorders>
            <w:shd w:val="clear" w:color="auto" w:fill="auto"/>
            <w:noWrap/>
            <w:vAlign w:val="bottom"/>
            <w:hideMark/>
          </w:tcPr>
          <w:p w14:paraId="5C23E4C3"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0.09</w:t>
            </w:r>
          </w:p>
        </w:tc>
        <w:tc>
          <w:tcPr>
            <w:tcW w:w="487" w:type="pct"/>
            <w:tcBorders>
              <w:top w:val="dotted" w:sz="4" w:space="0" w:color="auto"/>
              <w:bottom w:val="single" w:sz="4" w:space="0" w:color="auto"/>
            </w:tcBorders>
            <w:shd w:val="clear" w:color="auto" w:fill="auto"/>
            <w:noWrap/>
            <w:vAlign w:val="bottom"/>
            <w:hideMark/>
          </w:tcPr>
          <w:p w14:paraId="680BE7CD"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23%</w:t>
            </w:r>
          </w:p>
        </w:tc>
        <w:tc>
          <w:tcPr>
            <w:tcW w:w="456" w:type="pct"/>
            <w:tcBorders>
              <w:top w:val="dotted" w:sz="4" w:space="0" w:color="auto"/>
              <w:bottom w:val="single" w:sz="4" w:space="0" w:color="auto"/>
              <w:right w:val="single" w:sz="4" w:space="0" w:color="auto"/>
            </w:tcBorders>
            <w:shd w:val="clear" w:color="auto" w:fill="auto"/>
            <w:noWrap/>
            <w:vAlign w:val="bottom"/>
            <w:hideMark/>
          </w:tcPr>
          <w:p w14:paraId="2BC890F2"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dotted" w:sz="4" w:space="0" w:color="auto"/>
              <w:left w:val="nil"/>
              <w:bottom w:val="single" w:sz="4" w:space="0" w:color="auto"/>
              <w:right w:val="nil"/>
            </w:tcBorders>
            <w:shd w:val="clear" w:color="auto" w:fill="auto"/>
            <w:noWrap/>
            <w:vAlign w:val="bottom"/>
            <w:hideMark/>
          </w:tcPr>
          <w:p w14:paraId="486D55DA"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1888</w:t>
            </w:r>
          </w:p>
        </w:tc>
        <w:tc>
          <w:tcPr>
            <w:tcW w:w="291" w:type="pct"/>
            <w:tcBorders>
              <w:top w:val="dotted" w:sz="4" w:space="0" w:color="auto"/>
              <w:left w:val="nil"/>
              <w:bottom w:val="single" w:sz="4" w:space="0" w:color="auto"/>
            </w:tcBorders>
            <w:shd w:val="clear" w:color="auto" w:fill="auto"/>
            <w:noWrap/>
            <w:vAlign w:val="bottom"/>
            <w:hideMark/>
          </w:tcPr>
          <w:p w14:paraId="2583600B"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0.65</w:t>
            </w:r>
          </w:p>
        </w:tc>
        <w:tc>
          <w:tcPr>
            <w:tcW w:w="291" w:type="pct"/>
            <w:tcBorders>
              <w:top w:val="dotted" w:sz="4" w:space="0" w:color="auto"/>
              <w:bottom w:val="single" w:sz="4" w:space="0" w:color="auto"/>
            </w:tcBorders>
            <w:shd w:val="clear" w:color="auto" w:fill="auto"/>
            <w:noWrap/>
            <w:vAlign w:val="bottom"/>
            <w:hideMark/>
          </w:tcPr>
          <w:p w14:paraId="3C08434A"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0.27</w:t>
            </w:r>
          </w:p>
        </w:tc>
        <w:tc>
          <w:tcPr>
            <w:tcW w:w="291" w:type="pct"/>
            <w:tcBorders>
              <w:top w:val="dotted" w:sz="4" w:space="0" w:color="auto"/>
              <w:bottom w:val="single" w:sz="4" w:space="0" w:color="auto"/>
            </w:tcBorders>
            <w:shd w:val="clear" w:color="auto" w:fill="auto"/>
            <w:noWrap/>
            <w:vAlign w:val="bottom"/>
            <w:hideMark/>
          </w:tcPr>
          <w:p w14:paraId="240A37B0"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0.38</w:t>
            </w:r>
          </w:p>
        </w:tc>
        <w:tc>
          <w:tcPr>
            <w:tcW w:w="485" w:type="pct"/>
            <w:tcBorders>
              <w:top w:val="dotted" w:sz="4" w:space="0" w:color="auto"/>
              <w:bottom w:val="single" w:sz="4" w:space="0" w:color="auto"/>
            </w:tcBorders>
            <w:shd w:val="clear" w:color="auto" w:fill="auto"/>
            <w:noWrap/>
            <w:vAlign w:val="bottom"/>
            <w:hideMark/>
          </w:tcPr>
          <w:p w14:paraId="3707318E"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143%</w:t>
            </w:r>
          </w:p>
        </w:tc>
        <w:tc>
          <w:tcPr>
            <w:tcW w:w="455" w:type="pct"/>
            <w:tcBorders>
              <w:top w:val="dotted" w:sz="4" w:space="0" w:color="auto"/>
              <w:bottom w:val="single" w:sz="4" w:space="0" w:color="auto"/>
              <w:right w:val="nil"/>
            </w:tcBorders>
            <w:shd w:val="clear" w:color="auto" w:fill="auto"/>
            <w:noWrap/>
            <w:vAlign w:val="bottom"/>
            <w:hideMark/>
          </w:tcPr>
          <w:p w14:paraId="2A04ED87"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r>
      <w:tr w:rsidR="0023411D" w:rsidRPr="00CB2BC4" w14:paraId="394F991D" w14:textId="77777777" w:rsidTr="00B676D2">
        <w:trPr>
          <w:trHeight w:val="280"/>
          <w:jc w:val="center"/>
        </w:trPr>
        <w:tc>
          <w:tcPr>
            <w:tcW w:w="777" w:type="pct"/>
            <w:vMerge w:val="restart"/>
            <w:tcBorders>
              <w:top w:val="single" w:sz="4" w:space="0" w:color="auto"/>
              <w:left w:val="nil"/>
              <w:bottom w:val="single" w:sz="4" w:space="0" w:color="000000"/>
              <w:right w:val="single" w:sz="4" w:space="0" w:color="auto"/>
            </w:tcBorders>
            <w:shd w:val="clear" w:color="auto" w:fill="A9D5E7" w:themeFill="accent1" w:themeFillTint="66"/>
            <w:noWrap/>
            <w:vAlign w:val="center"/>
            <w:hideMark/>
          </w:tcPr>
          <w:p w14:paraId="50C042C4"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Level (CR)</w:t>
            </w:r>
          </w:p>
        </w:tc>
        <w:tc>
          <w:tcPr>
            <w:tcW w:w="2106" w:type="pct"/>
            <w:gridSpan w:val="6"/>
            <w:tcBorders>
              <w:top w:val="single" w:sz="4" w:space="0" w:color="auto"/>
              <w:left w:val="nil"/>
              <w:right w:val="nil"/>
            </w:tcBorders>
            <w:shd w:val="clear" w:color="auto" w:fill="A9D5E7" w:themeFill="accent1" w:themeFillTint="66"/>
            <w:noWrap/>
            <w:vAlign w:val="bottom"/>
            <w:hideMark/>
          </w:tcPr>
          <w:p w14:paraId="7ACE494B"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Nigeria</w:t>
            </w:r>
          </w:p>
        </w:tc>
        <w:tc>
          <w:tcPr>
            <w:tcW w:w="2116" w:type="pct"/>
            <w:gridSpan w:val="7"/>
            <w:tcBorders>
              <w:top w:val="single" w:sz="4" w:space="0" w:color="auto"/>
              <w:left w:val="single" w:sz="4" w:space="0" w:color="auto"/>
              <w:right w:val="nil"/>
            </w:tcBorders>
            <w:shd w:val="clear" w:color="auto" w:fill="A9D5E7" w:themeFill="accent1" w:themeFillTint="66"/>
            <w:noWrap/>
            <w:vAlign w:val="bottom"/>
            <w:hideMark/>
          </w:tcPr>
          <w:p w14:paraId="56DEB842"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Pooled</w:t>
            </w:r>
          </w:p>
        </w:tc>
      </w:tr>
      <w:tr w:rsidR="00B676D2" w:rsidRPr="00CB2BC4" w14:paraId="65FA68FA" w14:textId="77777777" w:rsidTr="00B676D2">
        <w:trPr>
          <w:gridAfter w:val="1"/>
          <w:wAfter w:w="13" w:type="pct"/>
          <w:trHeight w:val="630"/>
          <w:jc w:val="center"/>
        </w:trPr>
        <w:tc>
          <w:tcPr>
            <w:tcW w:w="777" w:type="pct"/>
            <w:vMerge/>
            <w:tcBorders>
              <w:top w:val="single" w:sz="4" w:space="0" w:color="auto"/>
              <w:left w:val="nil"/>
              <w:bottom w:val="single" w:sz="4" w:space="0" w:color="000000"/>
              <w:right w:val="single" w:sz="4" w:space="0" w:color="auto"/>
            </w:tcBorders>
            <w:shd w:val="clear" w:color="auto" w:fill="A9D5E7" w:themeFill="accent1" w:themeFillTint="66"/>
            <w:vAlign w:val="center"/>
            <w:hideMark/>
          </w:tcPr>
          <w:p w14:paraId="3DB1BEE8" w14:textId="77777777" w:rsidR="0023411D" w:rsidRPr="00CB2BC4" w:rsidRDefault="0023411D" w:rsidP="0023411D">
            <w:pPr>
              <w:spacing w:after="0" w:line="240" w:lineRule="auto"/>
              <w:rPr>
                <w:rFonts w:ascii="Calibri" w:eastAsia="Times New Roman" w:hAnsi="Calibri" w:cs="Times New Roman"/>
                <w:b/>
                <w:color w:val="000000"/>
                <w:sz w:val="20"/>
                <w:szCs w:val="20"/>
              </w:rPr>
            </w:pPr>
          </w:p>
        </w:tc>
        <w:tc>
          <w:tcPr>
            <w:tcW w:w="291" w:type="pct"/>
            <w:tcBorders>
              <w:left w:val="nil"/>
              <w:bottom w:val="single" w:sz="4" w:space="0" w:color="auto"/>
            </w:tcBorders>
            <w:shd w:val="clear" w:color="auto" w:fill="A9D5E7" w:themeFill="accent1" w:themeFillTint="66"/>
            <w:noWrap/>
            <w:vAlign w:val="bottom"/>
            <w:hideMark/>
          </w:tcPr>
          <w:p w14:paraId="66F5AE29"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N</w:t>
            </w:r>
          </w:p>
        </w:tc>
        <w:tc>
          <w:tcPr>
            <w:tcW w:w="291" w:type="pct"/>
            <w:tcBorders>
              <w:bottom w:val="single" w:sz="4" w:space="0" w:color="auto"/>
            </w:tcBorders>
            <w:shd w:val="clear" w:color="auto" w:fill="A9D5E7" w:themeFill="accent1" w:themeFillTint="66"/>
            <w:vAlign w:val="bottom"/>
            <w:hideMark/>
          </w:tcPr>
          <w:p w14:paraId="7A27399A"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SR</w:t>
            </w:r>
          </w:p>
        </w:tc>
        <w:tc>
          <w:tcPr>
            <w:tcW w:w="291" w:type="pct"/>
            <w:tcBorders>
              <w:bottom w:val="single" w:sz="4" w:space="0" w:color="auto"/>
            </w:tcBorders>
            <w:shd w:val="clear" w:color="auto" w:fill="A9D5E7" w:themeFill="accent1" w:themeFillTint="66"/>
            <w:noWrap/>
            <w:vAlign w:val="bottom"/>
            <w:hideMark/>
          </w:tcPr>
          <w:p w14:paraId="4DD9B990"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CR</w:t>
            </w:r>
          </w:p>
        </w:tc>
        <w:tc>
          <w:tcPr>
            <w:tcW w:w="291" w:type="pct"/>
            <w:tcBorders>
              <w:bottom w:val="single" w:sz="4" w:space="0" w:color="auto"/>
            </w:tcBorders>
            <w:shd w:val="clear" w:color="auto" w:fill="A9D5E7" w:themeFill="accent1" w:themeFillTint="66"/>
            <w:noWrap/>
            <w:vAlign w:val="bottom"/>
            <w:hideMark/>
          </w:tcPr>
          <w:p w14:paraId="34B0A374"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Bias</w:t>
            </w:r>
          </w:p>
        </w:tc>
        <w:tc>
          <w:tcPr>
            <w:tcW w:w="487" w:type="pct"/>
            <w:tcBorders>
              <w:bottom w:val="single" w:sz="4" w:space="0" w:color="auto"/>
            </w:tcBorders>
            <w:shd w:val="clear" w:color="auto" w:fill="A9D5E7" w:themeFill="accent1" w:themeFillTint="66"/>
            <w:vAlign w:val="bottom"/>
            <w:hideMark/>
          </w:tcPr>
          <w:p w14:paraId="777B6052" w14:textId="3E4A0F01"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 xml:space="preserve">Mean </w:t>
            </w:r>
            <w:ins w:id="766" w:author="Abhilasha Vaid" w:date="2016-06-17T13:55:00Z">
              <w:r w:rsidR="00012EEF">
                <w:rPr>
                  <w:rFonts w:ascii="Calibri" w:eastAsia="Times New Roman" w:hAnsi="Calibri" w:cs="Times New Roman"/>
                  <w:b/>
                  <w:color w:val="000000"/>
                  <w:sz w:val="20"/>
                  <w:szCs w:val="20"/>
                </w:rPr>
                <w:t>b</w:t>
              </w:r>
            </w:ins>
            <w:del w:id="767" w:author="Abhilasha Vaid" w:date="2016-06-17T13:55:00Z">
              <w:r w:rsidRPr="00CB2BC4" w:rsidDel="00012EEF">
                <w:rPr>
                  <w:rFonts w:ascii="Calibri" w:eastAsia="Times New Roman" w:hAnsi="Calibri" w:cs="Times New Roman"/>
                  <w:b/>
                  <w:color w:val="000000"/>
                  <w:sz w:val="20"/>
                  <w:szCs w:val="20"/>
                </w:rPr>
                <w:delText>B</w:delText>
              </w:r>
            </w:del>
            <w:r w:rsidRPr="00CB2BC4">
              <w:rPr>
                <w:rFonts w:ascii="Calibri" w:eastAsia="Times New Roman" w:hAnsi="Calibri" w:cs="Times New Roman"/>
                <w:b/>
                <w:color w:val="000000"/>
                <w:sz w:val="20"/>
                <w:szCs w:val="20"/>
              </w:rPr>
              <w:t xml:space="preserve">ias / </w:t>
            </w:r>
            <w:ins w:id="768" w:author="Abhilasha Vaid" w:date="2016-06-17T13:55:00Z">
              <w:r w:rsidR="00012EEF">
                <w:rPr>
                  <w:rFonts w:ascii="Calibri" w:eastAsia="Times New Roman" w:hAnsi="Calibri" w:cs="Times New Roman"/>
                  <w:b/>
                  <w:color w:val="000000"/>
                  <w:sz w:val="20"/>
                  <w:szCs w:val="20"/>
                </w:rPr>
                <w:t>m</w:t>
              </w:r>
            </w:ins>
            <w:del w:id="769" w:author="Abhilasha Vaid" w:date="2016-06-17T13:55:00Z">
              <w:r w:rsidRPr="00CB2BC4" w:rsidDel="00012EEF">
                <w:rPr>
                  <w:rFonts w:ascii="Calibri" w:eastAsia="Times New Roman" w:hAnsi="Calibri" w:cs="Times New Roman"/>
                  <w:b/>
                  <w:color w:val="000000"/>
                  <w:sz w:val="20"/>
                  <w:szCs w:val="20"/>
                </w:rPr>
                <w:delText>M</w:delText>
              </w:r>
            </w:del>
            <w:r w:rsidRPr="00CB2BC4">
              <w:rPr>
                <w:rFonts w:ascii="Calibri" w:eastAsia="Times New Roman" w:hAnsi="Calibri" w:cs="Times New Roman"/>
                <w:b/>
                <w:color w:val="000000"/>
                <w:sz w:val="20"/>
                <w:szCs w:val="20"/>
              </w:rPr>
              <w:t>ean CR</w:t>
            </w:r>
          </w:p>
        </w:tc>
        <w:tc>
          <w:tcPr>
            <w:tcW w:w="456" w:type="pct"/>
            <w:tcBorders>
              <w:bottom w:val="single" w:sz="4" w:space="0" w:color="auto"/>
              <w:right w:val="single" w:sz="4" w:space="0" w:color="auto"/>
            </w:tcBorders>
            <w:shd w:val="clear" w:color="auto" w:fill="A9D5E7" w:themeFill="accent1" w:themeFillTint="66"/>
            <w:vAlign w:val="bottom"/>
            <w:hideMark/>
          </w:tcPr>
          <w:p w14:paraId="532B190F"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Difference in means</w:t>
            </w:r>
          </w:p>
        </w:tc>
        <w:tc>
          <w:tcPr>
            <w:tcW w:w="291" w:type="pct"/>
            <w:tcBorders>
              <w:left w:val="nil"/>
              <w:bottom w:val="single" w:sz="4" w:space="0" w:color="auto"/>
              <w:right w:val="nil"/>
            </w:tcBorders>
            <w:shd w:val="clear" w:color="auto" w:fill="A9D5E7" w:themeFill="accent1" w:themeFillTint="66"/>
            <w:noWrap/>
            <w:vAlign w:val="bottom"/>
            <w:hideMark/>
          </w:tcPr>
          <w:p w14:paraId="376D2440"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N</w:t>
            </w:r>
          </w:p>
        </w:tc>
        <w:tc>
          <w:tcPr>
            <w:tcW w:w="291" w:type="pct"/>
            <w:tcBorders>
              <w:left w:val="nil"/>
              <w:bottom w:val="single" w:sz="4" w:space="0" w:color="auto"/>
            </w:tcBorders>
            <w:shd w:val="clear" w:color="auto" w:fill="A9D5E7" w:themeFill="accent1" w:themeFillTint="66"/>
            <w:vAlign w:val="bottom"/>
            <w:hideMark/>
          </w:tcPr>
          <w:p w14:paraId="71146FE2"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SR</w:t>
            </w:r>
          </w:p>
        </w:tc>
        <w:tc>
          <w:tcPr>
            <w:tcW w:w="291" w:type="pct"/>
            <w:tcBorders>
              <w:bottom w:val="single" w:sz="4" w:space="0" w:color="auto"/>
            </w:tcBorders>
            <w:shd w:val="clear" w:color="auto" w:fill="A9D5E7" w:themeFill="accent1" w:themeFillTint="66"/>
            <w:noWrap/>
            <w:vAlign w:val="bottom"/>
            <w:hideMark/>
          </w:tcPr>
          <w:p w14:paraId="381519A1"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CR</w:t>
            </w:r>
          </w:p>
        </w:tc>
        <w:tc>
          <w:tcPr>
            <w:tcW w:w="291" w:type="pct"/>
            <w:tcBorders>
              <w:bottom w:val="single" w:sz="4" w:space="0" w:color="auto"/>
            </w:tcBorders>
            <w:shd w:val="clear" w:color="auto" w:fill="A9D5E7" w:themeFill="accent1" w:themeFillTint="66"/>
            <w:noWrap/>
            <w:vAlign w:val="bottom"/>
            <w:hideMark/>
          </w:tcPr>
          <w:p w14:paraId="1C84F7F4"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Bias</w:t>
            </w:r>
          </w:p>
        </w:tc>
        <w:tc>
          <w:tcPr>
            <w:tcW w:w="485" w:type="pct"/>
            <w:tcBorders>
              <w:bottom w:val="single" w:sz="4" w:space="0" w:color="auto"/>
            </w:tcBorders>
            <w:shd w:val="clear" w:color="auto" w:fill="A9D5E7" w:themeFill="accent1" w:themeFillTint="66"/>
            <w:vAlign w:val="bottom"/>
            <w:hideMark/>
          </w:tcPr>
          <w:p w14:paraId="3429038A" w14:textId="22684AAD"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 xml:space="preserve">Mean </w:t>
            </w:r>
            <w:ins w:id="770" w:author="Abhilasha Vaid" w:date="2016-06-17T13:55:00Z">
              <w:r w:rsidR="00012EEF">
                <w:rPr>
                  <w:rFonts w:ascii="Calibri" w:eastAsia="Times New Roman" w:hAnsi="Calibri" w:cs="Times New Roman"/>
                  <w:b/>
                  <w:color w:val="000000"/>
                  <w:sz w:val="20"/>
                  <w:szCs w:val="20"/>
                </w:rPr>
                <w:t>b</w:t>
              </w:r>
            </w:ins>
            <w:del w:id="771" w:author="Abhilasha Vaid" w:date="2016-06-17T13:55:00Z">
              <w:r w:rsidRPr="00CB2BC4" w:rsidDel="00012EEF">
                <w:rPr>
                  <w:rFonts w:ascii="Calibri" w:eastAsia="Times New Roman" w:hAnsi="Calibri" w:cs="Times New Roman"/>
                  <w:b/>
                  <w:color w:val="000000"/>
                  <w:sz w:val="20"/>
                  <w:szCs w:val="20"/>
                </w:rPr>
                <w:delText>B</w:delText>
              </w:r>
            </w:del>
            <w:r w:rsidRPr="00CB2BC4">
              <w:rPr>
                <w:rFonts w:ascii="Calibri" w:eastAsia="Times New Roman" w:hAnsi="Calibri" w:cs="Times New Roman"/>
                <w:b/>
                <w:color w:val="000000"/>
                <w:sz w:val="20"/>
                <w:szCs w:val="20"/>
              </w:rPr>
              <w:t xml:space="preserve">ias / </w:t>
            </w:r>
            <w:ins w:id="772" w:author="Abhilasha Vaid" w:date="2016-06-17T13:55:00Z">
              <w:r w:rsidR="00012EEF">
                <w:rPr>
                  <w:rFonts w:ascii="Calibri" w:eastAsia="Times New Roman" w:hAnsi="Calibri" w:cs="Times New Roman"/>
                  <w:b/>
                  <w:color w:val="000000"/>
                  <w:sz w:val="20"/>
                  <w:szCs w:val="20"/>
                </w:rPr>
                <w:t>m</w:t>
              </w:r>
            </w:ins>
            <w:del w:id="773" w:author="Abhilasha Vaid" w:date="2016-06-17T13:55:00Z">
              <w:r w:rsidRPr="00CB2BC4" w:rsidDel="00012EEF">
                <w:rPr>
                  <w:rFonts w:ascii="Calibri" w:eastAsia="Times New Roman" w:hAnsi="Calibri" w:cs="Times New Roman"/>
                  <w:b/>
                  <w:color w:val="000000"/>
                  <w:sz w:val="20"/>
                  <w:szCs w:val="20"/>
                </w:rPr>
                <w:delText>M</w:delText>
              </w:r>
            </w:del>
            <w:r w:rsidRPr="00CB2BC4">
              <w:rPr>
                <w:rFonts w:ascii="Calibri" w:eastAsia="Times New Roman" w:hAnsi="Calibri" w:cs="Times New Roman"/>
                <w:b/>
                <w:color w:val="000000"/>
                <w:sz w:val="20"/>
                <w:szCs w:val="20"/>
              </w:rPr>
              <w:t>ean CR</w:t>
            </w:r>
          </w:p>
        </w:tc>
        <w:tc>
          <w:tcPr>
            <w:tcW w:w="454" w:type="pct"/>
            <w:tcBorders>
              <w:bottom w:val="single" w:sz="4" w:space="0" w:color="auto"/>
              <w:right w:val="nil"/>
            </w:tcBorders>
            <w:shd w:val="clear" w:color="auto" w:fill="A9D5E7" w:themeFill="accent1" w:themeFillTint="66"/>
            <w:vAlign w:val="bottom"/>
            <w:hideMark/>
          </w:tcPr>
          <w:p w14:paraId="24798BF1" w14:textId="77777777" w:rsidR="0023411D" w:rsidRPr="00CB2BC4" w:rsidRDefault="0023411D" w:rsidP="0023411D">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Difference in means</w:t>
            </w:r>
          </w:p>
        </w:tc>
      </w:tr>
      <w:tr w:rsidR="00B676D2" w:rsidRPr="00CB2BC4" w14:paraId="04BFFA3F" w14:textId="77777777" w:rsidTr="00B676D2">
        <w:trPr>
          <w:gridAfter w:val="1"/>
          <w:wAfter w:w="13" w:type="pct"/>
          <w:trHeight w:val="315"/>
          <w:jc w:val="center"/>
        </w:trPr>
        <w:tc>
          <w:tcPr>
            <w:tcW w:w="777" w:type="pct"/>
            <w:tcBorders>
              <w:top w:val="nil"/>
              <w:left w:val="nil"/>
              <w:bottom w:val="nil"/>
              <w:right w:val="nil"/>
            </w:tcBorders>
            <w:shd w:val="clear" w:color="auto" w:fill="auto"/>
            <w:noWrap/>
            <w:vAlign w:val="center"/>
            <w:hideMark/>
          </w:tcPr>
          <w:p w14:paraId="529A2326" w14:textId="07787BF6" w:rsidR="0023411D" w:rsidRPr="00CB2BC4" w:rsidRDefault="0023411D" w:rsidP="0023411D">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    (&lt; 0.05 acres)</w:t>
            </w:r>
          </w:p>
        </w:tc>
        <w:tc>
          <w:tcPr>
            <w:tcW w:w="291" w:type="pct"/>
            <w:tcBorders>
              <w:top w:val="nil"/>
              <w:left w:val="single" w:sz="4" w:space="0" w:color="auto"/>
              <w:bottom w:val="nil"/>
            </w:tcBorders>
            <w:shd w:val="clear" w:color="auto" w:fill="auto"/>
            <w:noWrap/>
            <w:vAlign w:val="bottom"/>
            <w:hideMark/>
          </w:tcPr>
          <w:p w14:paraId="7E434AF5"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bottom w:val="nil"/>
            </w:tcBorders>
            <w:shd w:val="clear" w:color="auto" w:fill="auto"/>
            <w:noWrap/>
            <w:vAlign w:val="bottom"/>
            <w:hideMark/>
          </w:tcPr>
          <w:p w14:paraId="769F9741"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bottom w:val="nil"/>
            </w:tcBorders>
            <w:shd w:val="clear" w:color="auto" w:fill="auto"/>
            <w:noWrap/>
            <w:vAlign w:val="bottom"/>
            <w:hideMark/>
          </w:tcPr>
          <w:p w14:paraId="637A9B5C"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bottom w:val="nil"/>
            </w:tcBorders>
            <w:shd w:val="clear" w:color="auto" w:fill="auto"/>
            <w:noWrap/>
            <w:vAlign w:val="bottom"/>
            <w:hideMark/>
          </w:tcPr>
          <w:p w14:paraId="71A71746"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487" w:type="pct"/>
            <w:tcBorders>
              <w:top w:val="nil"/>
              <w:bottom w:val="nil"/>
            </w:tcBorders>
            <w:shd w:val="clear" w:color="auto" w:fill="auto"/>
            <w:noWrap/>
            <w:vAlign w:val="bottom"/>
            <w:hideMark/>
          </w:tcPr>
          <w:p w14:paraId="3234C620"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456" w:type="pct"/>
            <w:tcBorders>
              <w:top w:val="nil"/>
              <w:bottom w:val="nil"/>
              <w:right w:val="single" w:sz="4" w:space="0" w:color="auto"/>
            </w:tcBorders>
            <w:shd w:val="clear" w:color="auto" w:fill="auto"/>
            <w:noWrap/>
            <w:vAlign w:val="bottom"/>
            <w:hideMark/>
          </w:tcPr>
          <w:p w14:paraId="2DA19078"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left w:val="nil"/>
              <w:bottom w:val="nil"/>
              <w:right w:val="nil"/>
            </w:tcBorders>
            <w:shd w:val="clear" w:color="auto" w:fill="auto"/>
            <w:noWrap/>
            <w:vAlign w:val="bottom"/>
            <w:hideMark/>
          </w:tcPr>
          <w:p w14:paraId="2A301314"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397</w:t>
            </w:r>
          </w:p>
        </w:tc>
        <w:tc>
          <w:tcPr>
            <w:tcW w:w="291" w:type="pct"/>
            <w:tcBorders>
              <w:top w:val="nil"/>
              <w:left w:val="nil"/>
              <w:bottom w:val="nil"/>
            </w:tcBorders>
            <w:shd w:val="clear" w:color="auto" w:fill="auto"/>
            <w:noWrap/>
            <w:vAlign w:val="bottom"/>
            <w:hideMark/>
          </w:tcPr>
          <w:p w14:paraId="1158A4A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0.12</w:t>
            </w:r>
          </w:p>
        </w:tc>
        <w:tc>
          <w:tcPr>
            <w:tcW w:w="291" w:type="pct"/>
            <w:tcBorders>
              <w:top w:val="nil"/>
              <w:bottom w:val="nil"/>
            </w:tcBorders>
            <w:shd w:val="clear" w:color="auto" w:fill="auto"/>
            <w:noWrap/>
            <w:vAlign w:val="bottom"/>
            <w:hideMark/>
          </w:tcPr>
          <w:p w14:paraId="10B28CD1"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0.03</w:t>
            </w:r>
          </w:p>
        </w:tc>
        <w:tc>
          <w:tcPr>
            <w:tcW w:w="291" w:type="pct"/>
            <w:tcBorders>
              <w:top w:val="nil"/>
              <w:bottom w:val="nil"/>
            </w:tcBorders>
            <w:shd w:val="clear" w:color="auto" w:fill="auto"/>
            <w:noWrap/>
            <w:vAlign w:val="bottom"/>
            <w:hideMark/>
          </w:tcPr>
          <w:p w14:paraId="2CD0ED18"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0.09</w:t>
            </w:r>
          </w:p>
        </w:tc>
        <w:tc>
          <w:tcPr>
            <w:tcW w:w="485" w:type="pct"/>
            <w:tcBorders>
              <w:top w:val="nil"/>
              <w:bottom w:val="nil"/>
            </w:tcBorders>
            <w:shd w:val="clear" w:color="auto" w:fill="auto"/>
            <w:noWrap/>
            <w:vAlign w:val="bottom"/>
            <w:hideMark/>
          </w:tcPr>
          <w:p w14:paraId="662469EA"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371%</w:t>
            </w:r>
          </w:p>
        </w:tc>
        <w:tc>
          <w:tcPr>
            <w:tcW w:w="454" w:type="pct"/>
            <w:tcBorders>
              <w:top w:val="nil"/>
              <w:bottom w:val="nil"/>
              <w:right w:val="nil"/>
            </w:tcBorders>
            <w:shd w:val="clear" w:color="auto" w:fill="auto"/>
            <w:noWrap/>
            <w:vAlign w:val="bottom"/>
            <w:hideMark/>
          </w:tcPr>
          <w:p w14:paraId="1E0018B1"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r>
      <w:tr w:rsidR="00B676D2" w:rsidRPr="00CB2BC4" w14:paraId="62FA9C60" w14:textId="77777777" w:rsidTr="00B676D2">
        <w:trPr>
          <w:gridAfter w:val="1"/>
          <w:wAfter w:w="13" w:type="pct"/>
          <w:trHeight w:val="315"/>
          <w:jc w:val="center"/>
        </w:trPr>
        <w:tc>
          <w:tcPr>
            <w:tcW w:w="777" w:type="pct"/>
            <w:tcBorders>
              <w:top w:val="nil"/>
              <w:left w:val="nil"/>
              <w:bottom w:val="nil"/>
              <w:right w:val="nil"/>
            </w:tcBorders>
            <w:shd w:val="clear" w:color="auto" w:fill="auto"/>
            <w:noWrap/>
            <w:vAlign w:val="center"/>
            <w:hideMark/>
          </w:tcPr>
          <w:p w14:paraId="53F0025A" w14:textId="77777777" w:rsidR="0023411D" w:rsidRPr="00CB2BC4" w:rsidRDefault="0023411D" w:rsidP="0023411D">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    (&lt; 0.15 acres)</w:t>
            </w:r>
          </w:p>
        </w:tc>
        <w:tc>
          <w:tcPr>
            <w:tcW w:w="291" w:type="pct"/>
            <w:tcBorders>
              <w:top w:val="nil"/>
              <w:left w:val="single" w:sz="4" w:space="0" w:color="auto"/>
              <w:bottom w:val="nil"/>
            </w:tcBorders>
            <w:shd w:val="clear" w:color="auto" w:fill="auto"/>
            <w:noWrap/>
            <w:vAlign w:val="bottom"/>
            <w:hideMark/>
          </w:tcPr>
          <w:p w14:paraId="39970AC4"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21</w:t>
            </w:r>
          </w:p>
        </w:tc>
        <w:tc>
          <w:tcPr>
            <w:tcW w:w="291" w:type="pct"/>
            <w:tcBorders>
              <w:top w:val="nil"/>
              <w:bottom w:val="nil"/>
            </w:tcBorders>
            <w:shd w:val="clear" w:color="auto" w:fill="auto"/>
            <w:noWrap/>
            <w:vAlign w:val="bottom"/>
            <w:hideMark/>
          </w:tcPr>
          <w:p w14:paraId="7284D366"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0.15</w:t>
            </w:r>
          </w:p>
        </w:tc>
        <w:tc>
          <w:tcPr>
            <w:tcW w:w="291" w:type="pct"/>
            <w:tcBorders>
              <w:top w:val="nil"/>
              <w:bottom w:val="nil"/>
            </w:tcBorders>
            <w:shd w:val="clear" w:color="auto" w:fill="auto"/>
            <w:noWrap/>
            <w:vAlign w:val="bottom"/>
            <w:hideMark/>
          </w:tcPr>
          <w:p w14:paraId="6CAED3DB"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0.11</w:t>
            </w:r>
          </w:p>
        </w:tc>
        <w:tc>
          <w:tcPr>
            <w:tcW w:w="291" w:type="pct"/>
            <w:tcBorders>
              <w:top w:val="nil"/>
              <w:bottom w:val="nil"/>
            </w:tcBorders>
            <w:shd w:val="clear" w:color="auto" w:fill="auto"/>
            <w:noWrap/>
            <w:vAlign w:val="bottom"/>
            <w:hideMark/>
          </w:tcPr>
          <w:p w14:paraId="0A0276AB"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0.03</w:t>
            </w:r>
          </w:p>
        </w:tc>
        <w:tc>
          <w:tcPr>
            <w:tcW w:w="487" w:type="pct"/>
            <w:tcBorders>
              <w:top w:val="nil"/>
              <w:bottom w:val="nil"/>
            </w:tcBorders>
            <w:shd w:val="clear" w:color="auto" w:fill="auto"/>
            <w:noWrap/>
            <w:vAlign w:val="bottom"/>
            <w:hideMark/>
          </w:tcPr>
          <w:p w14:paraId="1B8F2636"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30%</w:t>
            </w:r>
          </w:p>
        </w:tc>
        <w:tc>
          <w:tcPr>
            <w:tcW w:w="456" w:type="pct"/>
            <w:tcBorders>
              <w:top w:val="nil"/>
              <w:bottom w:val="nil"/>
              <w:right w:val="single" w:sz="4" w:space="0" w:color="auto"/>
            </w:tcBorders>
            <w:shd w:val="clear" w:color="auto" w:fill="auto"/>
            <w:noWrap/>
            <w:vAlign w:val="bottom"/>
            <w:hideMark/>
          </w:tcPr>
          <w:p w14:paraId="5DB99FE9"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left w:val="nil"/>
              <w:bottom w:val="nil"/>
              <w:right w:val="nil"/>
            </w:tcBorders>
            <w:shd w:val="clear" w:color="auto" w:fill="auto"/>
            <w:noWrap/>
            <w:vAlign w:val="bottom"/>
            <w:hideMark/>
          </w:tcPr>
          <w:p w14:paraId="3538939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1035</w:t>
            </w:r>
          </w:p>
        </w:tc>
        <w:tc>
          <w:tcPr>
            <w:tcW w:w="291" w:type="pct"/>
            <w:tcBorders>
              <w:top w:val="nil"/>
              <w:left w:val="nil"/>
              <w:bottom w:val="nil"/>
            </w:tcBorders>
            <w:shd w:val="clear" w:color="auto" w:fill="auto"/>
            <w:noWrap/>
            <w:vAlign w:val="bottom"/>
            <w:hideMark/>
          </w:tcPr>
          <w:p w14:paraId="56841CC4"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0.35</w:t>
            </w:r>
          </w:p>
        </w:tc>
        <w:tc>
          <w:tcPr>
            <w:tcW w:w="291" w:type="pct"/>
            <w:tcBorders>
              <w:top w:val="nil"/>
              <w:bottom w:val="nil"/>
            </w:tcBorders>
            <w:shd w:val="clear" w:color="auto" w:fill="auto"/>
            <w:noWrap/>
            <w:vAlign w:val="bottom"/>
            <w:hideMark/>
          </w:tcPr>
          <w:p w14:paraId="25507B86"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0.10</w:t>
            </w:r>
          </w:p>
        </w:tc>
        <w:tc>
          <w:tcPr>
            <w:tcW w:w="291" w:type="pct"/>
            <w:tcBorders>
              <w:top w:val="nil"/>
              <w:bottom w:val="nil"/>
            </w:tcBorders>
            <w:shd w:val="clear" w:color="auto" w:fill="auto"/>
            <w:noWrap/>
            <w:vAlign w:val="bottom"/>
            <w:hideMark/>
          </w:tcPr>
          <w:p w14:paraId="1B9F81D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0.25</w:t>
            </w:r>
          </w:p>
        </w:tc>
        <w:tc>
          <w:tcPr>
            <w:tcW w:w="485" w:type="pct"/>
            <w:tcBorders>
              <w:top w:val="nil"/>
              <w:bottom w:val="nil"/>
            </w:tcBorders>
            <w:shd w:val="clear" w:color="auto" w:fill="auto"/>
            <w:noWrap/>
            <w:vAlign w:val="bottom"/>
            <w:hideMark/>
          </w:tcPr>
          <w:p w14:paraId="514618B5"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247%</w:t>
            </w:r>
          </w:p>
        </w:tc>
        <w:tc>
          <w:tcPr>
            <w:tcW w:w="454" w:type="pct"/>
            <w:tcBorders>
              <w:top w:val="nil"/>
              <w:bottom w:val="nil"/>
              <w:right w:val="nil"/>
            </w:tcBorders>
            <w:shd w:val="clear" w:color="auto" w:fill="auto"/>
            <w:noWrap/>
            <w:vAlign w:val="bottom"/>
            <w:hideMark/>
          </w:tcPr>
          <w:p w14:paraId="092EC9A6"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r>
      <w:tr w:rsidR="00B676D2" w:rsidRPr="00CB2BC4" w14:paraId="4B013F06" w14:textId="77777777" w:rsidTr="00B676D2">
        <w:trPr>
          <w:gridAfter w:val="1"/>
          <w:wAfter w:w="13" w:type="pct"/>
          <w:trHeight w:val="315"/>
          <w:jc w:val="center"/>
        </w:trPr>
        <w:tc>
          <w:tcPr>
            <w:tcW w:w="777" w:type="pct"/>
            <w:tcBorders>
              <w:top w:val="nil"/>
              <w:left w:val="nil"/>
              <w:bottom w:val="nil"/>
              <w:right w:val="nil"/>
            </w:tcBorders>
            <w:shd w:val="clear" w:color="auto" w:fill="auto"/>
            <w:noWrap/>
            <w:vAlign w:val="center"/>
            <w:hideMark/>
          </w:tcPr>
          <w:p w14:paraId="434DFC1F" w14:textId="77777777" w:rsidR="0023411D" w:rsidRPr="00CB2BC4" w:rsidRDefault="0023411D" w:rsidP="0023411D">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    (&lt; 0.35 acres)</w:t>
            </w:r>
          </w:p>
        </w:tc>
        <w:tc>
          <w:tcPr>
            <w:tcW w:w="291" w:type="pct"/>
            <w:tcBorders>
              <w:top w:val="nil"/>
              <w:left w:val="single" w:sz="4" w:space="0" w:color="auto"/>
              <w:bottom w:val="nil"/>
            </w:tcBorders>
            <w:shd w:val="clear" w:color="auto" w:fill="auto"/>
            <w:noWrap/>
            <w:vAlign w:val="bottom"/>
            <w:hideMark/>
          </w:tcPr>
          <w:p w14:paraId="21CE04A9"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73</w:t>
            </w:r>
          </w:p>
        </w:tc>
        <w:tc>
          <w:tcPr>
            <w:tcW w:w="291" w:type="pct"/>
            <w:tcBorders>
              <w:top w:val="nil"/>
              <w:bottom w:val="nil"/>
            </w:tcBorders>
            <w:shd w:val="clear" w:color="auto" w:fill="auto"/>
            <w:noWrap/>
            <w:vAlign w:val="bottom"/>
            <w:hideMark/>
          </w:tcPr>
          <w:p w14:paraId="7795813C"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0.39</w:t>
            </w:r>
          </w:p>
        </w:tc>
        <w:tc>
          <w:tcPr>
            <w:tcW w:w="291" w:type="pct"/>
            <w:tcBorders>
              <w:top w:val="nil"/>
              <w:bottom w:val="nil"/>
            </w:tcBorders>
            <w:shd w:val="clear" w:color="auto" w:fill="auto"/>
            <w:noWrap/>
            <w:vAlign w:val="bottom"/>
            <w:hideMark/>
          </w:tcPr>
          <w:p w14:paraId="3D8BE3B1"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0.25</w:t>
            </w:r>
          </w:p>
        </w:tc>
        <w:tc>
          <w:tcPr>
            <w:tcW w:w="291" w:type="pct"/>
            <w:tcBorders>
              <w:top w:val="nil"/>
              <w:bottom w:val="nil"/>
            </w:tcBorders>
            <w:shd w:val="clear" w:color="auto" w:fill="auto"/>
            <w:noWrap/>
            <w:vAlign w:val="bottom"/>
            <w:hideMark/>
          </w:tcPr>
          <w:p w14:paraId="3AAAD1B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0.14</w:t>
            </w:r>
          </w:p>
        </w:tc>
        <w:tc>
          <w:tcPr>
            <w:tcW w:w="487" w:type="pct"/>
            <w:tcBorders>
              <w:top w:val="nil"/>
              <w:bottom w:val="nil"/>
            </w:tcBorders>
            <w:shd w:val="clear" w:color="auto" w:fill="auto"/>
            <w:noWrap/>
            <w:vAlign w:val="bottom"/>
            <w:hideMark/>
          </w:tcPr>
          <w:p w14:paraId="463D5B10"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55%</w:t>
            </w:r>
          </w:p>
        </w:tc>
        <w:tc>
          <w:tcPr>
            <w:tcW w:w="456" w:type="pct"/>
            <w:tcBorders>
              <w:top w:val="nil"/>
              <w:bottom w:val="nil"/>
              <w:right w:val="single" w:sz="4" w:space="0" w:color="auto"/>
            </w:tcBorders>
            <w:shd w:val="clear" w:color="auto" w:fill="auto"/>
            <w:noWrap/>
            <w:vAlign w:val="bottom"/>
            <w:hideMark/>
          </w:tcPr>
          <w:p w14:paraId="3ADB4403"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left w:val="nil"/>
              <w:bottom w:val="nil"/>
              <w:right w:val="nil"/>
            </w:tcBorders>
            <w:shd w:val="clear" w:color="auto" w:fill="auto"/>
            <w:noWrap/>
            <w:vAlign w:val="bottom"/>
            <w:hideMark/>
          </w:tcPr>
          <w:p w14:paraId="08CD00B5"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1240</w:t>
            </w:r>
          </w:p>
        </w:tc>
        <w:tc>
          <w:tcPr>
            <w:tcW w:w="291" w:type="pct"/>
            <w:tcBorders>
              <w:top w:val="nil"/>
              <w:left w:val="nil"/>
              <w:bottom w:val="nil"/>
            </w:tcBorders>
            <w:shd w:val="clear" w:color="auto" w:fill="auto"/>
            <w:noWrap/>
            <w:vAlign w:val="bottom"/>
            <w:hideMark/>
          </w:tcPr>
          <w:p w14:paraId="3BA0DC85"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0.55</w:t>
            </w:r>
          </w:p>
        </w:tc>
        <w:tc>
          <w:tcPr>
            <w:tcW w:w="291" w:type="pct"/>
            <w:tcBorders>
              <w:top w:val="nil"/>
              <w:bottom w:val="nil"/>
            </w:tcBorders>
            <w:shd w:val="clear" w:color="auto" w:fill="auto"/>
            <w:noWrap/>
            <w:vAlign w:val="bottom"/>
            <w:hideMark/>
          </w:tcPr>
          <w:p w14:paraId="2538C012"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0.23</w:t>
            </w:r>
          </w:p>
        </w:tc>
        <w:tc>
          <w:tcPr>
            <w:tcW w:w="291" w:type="pct"/>
            <w:tcBorders>
              <w:top w:val="nil"/>
              <w:bottom w:val="nil"/>
            </w:tcBorders>
            <w:shd w:val="clear" w:color="auto" w:fill="auto"/>
            <w:noWrap/>
            <w:vAlign w:val="bottom"/>
            <w:hideMark/>
          </w:tcPr>
          <w:p w14:paraId="0D2D3FA5"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0.32</w:t>
            </w:r>
          </w:p>
        </w:tc>
        <w:tc>
          <w:tcPr>
            <w:tcW w:w="485" w:type="pct"/>
            <w:tcBorders>
              <w:top w:val="nil"/>
              <w:bottom w:val="nil"/>
            </w:tcBorders>
            <w:shd w:val="clear" w:color="auto" w:fill="auto"/>
            <w:noWrap/>
            <w:vAlign w:val="bottom"/>
            <w:hideMark/>
          </w:tcPr>
          <w:p w14:paraId="1BEF4CE6"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136%</w:t>
            </w:r>
          </w:p>
        </w:tc>
        <w:tc>
          <w:tcPr>
            <w:tcW w:w="454" w:type="pct"/>
            <w:tcBorders>
              <w:top w:val="nil"/>
              <w:bottom w:val="nil"/>
              <w:right w:val="nil"/>
            </w:tcBorders>
            <w:shd w:val="clear" w:color="auto" w:fill="auto"/>
            <w:noWrap/>
            <w:vAlign w:val="bottom"/>
            <w:hideMark/>
          </w:tcPr>
          <w:p w14:paraId="4665D09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r>
      <w:tr w:rsidR="00B676D2" w:rsidRPr="00CB2BC4" w14:paraId="4BEE1090" w14:textId="77777777" w:rsidTr="00B676D2">
        <w:trPr>
          <w:gridAfter w:val="1"/>
          <w:wAfter w:w="13" w:type="pct"/>
          <w:trHeight w:val="315"/>
          <w:jc w:val="center"/>
        </w:trPr>
        <w:tc>
          <w:tcPr>
            <w:tcW w:w="777" w:type="pct"/>
            <w:tcBorders>
              <w:top w:val="nil"/>
              <w:left w:val="nil"/>
              <w:bottom w:val="nil"/>
              <w:right w:val="nil"/>
            </w:tcBorders>
            <w:shd w:val="clear" w:color="auto" w:fill="auto"/>
            <w:noWrap/>
            <w:vAlign w:val="center"/>
            <w:hideMark/>
          </w:tcPr>
          <w:p w14:paraId="09DBAC2A" w14:textId="77777777" w:rsidR="0023411D" w:rsidRPr="00CB2BC4" w:rsidRDefault="0023411D" w:rsidP="0023411D">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    (&lt; 0.75 acres)</w:t>
            </w:r>
          </w:p>
        </w:tc>
        <w:tc>
          <w:tcPr>
            <w:tcW w:w="291" w:type="pct"/>
            <w:tcBorders>
              <w:top w:val="nil"/>
              <w:left w:val="single" w:sz="4" w:space="0" w:color="auto"/>
              <w:bottom w:val="nil"/>
            </w:tcBorders>
            <w:shd w:val="clear" w:color="auto" w:fill="auto"/>
            <w:noWrap/>
            <w:vAlign w:val="bottom"/>
            <w:hideMark/>
          </w:tcPr>
          <w:p w14:paraId="4B6878B6"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129</w:t>
            </w:r>
          </w:p>
        </w:tc>
        <w:tc>
          <w:tcPr>
            <w:tcW w:w="291" w:type="pct"/>
            <w:tcBorders>
              <w:top w:val="nil"/>
              <w:bottom w:val="nil"/>
            </w:tcBorders>
            <w:shd w:val="clear" w:color="auto" w:fill="auto"/>
            <w:noWrap/>
            <w:vAlign w:val="bottom"/>
            <w:hideMark/>
          </w:tcPr>
          <w:p w14:paraId="01EBB377"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0.79</w:t>
            </w:r>
          </w:p>
        </w:tc>
        <w:tc>
          <w:tcPr>
            <w:tcW w:w="291" w:type="pct"/>
            <w:tcBorders>
              <w:top w:val="nil"/>
              <w:bottom w:val="nil"/>
            </w:tcBorders>
            <w:shd w:val="clear" w:color="auto" w:fill="auto"/>
            <w:noWrap/>
            <w:vAlign w:val="bottom"/>
            <w:hideMark/>
          </w:tcPr>
          <w:p w14:paraId="4A508B6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0.53</w:t>
            </w:r>
          </w:p>
        </w:tc>
        <w:tc>
          <w:tcPr>
            <w:tcW w:w="291" w:type="pct"/>
            <w:tcBorders>
              <w:top w:val="nil"/>
              <w:bottom w:val="nil"/>
            </w:tcBorders>
            <w:shd w:val="clear" w:color="auto" w:fill="auto"/>
            <w:noWrap/>
            <w:vAlign w:val="bottom"/>
            <w:hideMark/>
          </w:tcPr>
          <w:p w14:paraId="0F020BCE"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0.26</w:t>
            </w:r>
          </w:p>
        </w:tc>
        <w:tc>
          <w:tcPr>
            <w:tcW w:w="487" w:type="pct"/>
            <w:tcBorders>
              <w:top w:val="nil"/>
              <w:bottom w:val="nil"/>
            </w:tcBorders>
            <w:shd w:val="clear" w:color="auto" w:fill="auto"/>
            <w:noWrap/>
            <w:vAlign w:val="bottom"/>
            <w:hideMark/>
          </w:tcPr>
          <w:p w14:paraId="5C8B8639"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50%</w:t>
            </w:r>
          </w:p>
        </w:tc>
        <w:tc>
          <w:tcPr>
            <w:tcW w:w="456" w:type="pct"/>
            <w:tcBorders>
              <w:top w:val="nil"/>
              <w:bottom w:val="nil"/>
              <w:right w:val="single" w:sz="4" w:space="0" w:color="auto"/>
            </w:tcBorders>
            <w:shd w:val="clear" w:color="auto" w:fill="auto"/>
            <w:noWrap/>
            <w:vAlign w:val="bottom"/>
            <w:hideMark/>
          </w:tcPr>
          <w:p w14:paraId="6FA90ED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left w:val="nil"/>
              <w:bottom w:val="nil"/>
              <w:right w:val="nil"/>
            </w:tcBorders>
            <w:shd w:val="clear" w:color="auto" w:fill="auto"/>
            <w:noWrap/>
            <w:vAlign w:val="bottom"/>
            <w:hideMark/>
          </w:tcPr>
          <w:p w14:paraId="43AC7CDE"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768</w:t>
            </w:r>
          </w:p>
        </w:tc>
        <w:tc>
          <w:tcPr>
            <w:tcW w:w="291" w:type="pct"/>
            <w:tcBorders>
              <w:top w:val="nil"/>
              <w:left w:val="nil"/>
              <w:bottom w:val="nil"/>
            </w:tcBorders>
            <w:shd w:val="clear" w:color="auto" w:fill="auto"/>
            <w:noWrap/>
            <w:vAlign w:val="bottom"/>
            <w:hideMark/>
          </w:tcPr>
          <w:p w14:paraId="4B3F343A"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0.82</w:t>
            </w:r>
          </w:p>
        </w:tc>
        <w:tc>
          <w:tcPr>
            <w:tcW w:w="291" w:type="pct"/>
            <w:tcBorders>
              <w:top w:val="nil"/>
              <w:bottom w:val="nil"/>
            </w:tcBorders>
            <w:shd w:val="clear" w:color="auto" w:fill="auto"/>
            <w:noWrap/>
            <w:vAlign w:val="bottom"/>
            <w:hideMark/>
          </w:tcPr>
          <w:p w14:paraId="52C37E45"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0.50</w:t>
            </w:r>
          </w:p>
        </w:tc>
        <w:tc>
          <w:tcPr>
            <w:tcW w:w="291" w:type="pct"/>
            <w:tcBorders>
              <w:top w:val="nil"/>
              <w:bottom w:val="nil"/>
            </w:tcBorders>
            <w:shd w:val="clear" w:color="auto" w:fill="auto"/>
            <w:noWrap/>
            <w:vAlign w:val="bottom"/>
            <w:hideMark/>
          </w:tcPr>
          <w:p w14:paraId="30CFF7CE"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0.31</w:t>
            </w:r>
          </w:p>
        </w:tc>
        <w:tc>
          <w:tcPr>
            <w:tcW w:w="485" w:type="pct"/>
            <w:tcBorders>
              <w:top w:val="nil"/>
              <w:bottom w:val="nil"/>
            </w:tcBorders>
            <w:shd w:val="clear" w:color="auto" w:fill="auto"/>
            <w:noWrap/>
            <w:vAlign w:val="bottom"/>
            <w:hideMark/>
          </w:tcPr>
          <w:p w14:paraId="35627267"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62%</w:t>
            </w:r>
          </w:p>
        </w:tc>
        <w:tc>
          <w:tcPr>
            <w:tcW w:w="454" w:type="pct"/>
            <w:tcBorders>
              <w:top w:val="nil"/>
              <w:bottom w:val="nil"/>
              <w:right w:val="nil"/>
            </w:tcBorders>
            <w:shd w:val="clear" w:color="auto" w:fill="auto"/>
            <w:noWrap/>
            <w:vAlign w:val="bottom"/>
            <w:hideMark/>
          </w:tcPr>
          <w:p w14:paraId="1CCBA7B8"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r>
      <w:tr w:rsidR="00B676D2" w:rsidRPr="00CB2BC4" w14:paraId="32A2BB44" w14:textId="77777777" w:rsidTr="00B676D2">
        <w:trPr>
          <w:gridAfter w:val="1"/>
          <w:wAfter w:w="13" w:type="pct"/>
          <w:trHeight w:val="315"/>
          <w:jc w:val="center"/>
        </w:trPr>
        <w:tc>
          <w:tcPr>
            <w:tcW w:w="777" w:type="pct"/>
            <w:tcBorders>
              <w:top w:val="nil"/>
              <w:left w:val="nil"/>
              <w:right w:val="nil"/>
            </w:tcBorders>
            <w:shd w:val="clear" w:color="auto" w:fill="auto"/>
            <w:noWrap/>
            <w:vAlign w:val="center"/>
            <w:hideMark/>
          </w:tcPr>
          <w:p w14:paraId="06FE5289" w14:textId="77777777" w:rsidR="0023411D" w:rsidRPr="00CB2BC4" w:rsidRDefault="0023411D" w:rsidP="0023411D">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5    (&lt; 1.25 acres)</w:t>
            </w:r>
          </w:p>
        </w:tc>
        <w:tc>
          <w:tcPr>
            <w:tcW w:w="291" w:type="pct"/>
            <w:tcBorders>
              <w:top w:val="nil"/>
              <w:left w:val="single" w:sz="4" w:space="0" w:color="auto"/>
            </w:tcBorders>
            <w:shd w:val="clear" w:color="auto" w:fill="auto"/>
            <w:noWrap/>
            <w:vAlign w:val="bottom"/>
            <w:hideMark/>
          </w:tcPr>
          <w:p w14:paraId="65B10CA9"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108</w:t>
            </w:r>
          </w:p>
        </w:tc>
        <w:tc>
          <w:tcPr>
            <w:tcW w:w="291" w:type="pct"/>
            <w:tcBorders>
              <w:top w:val="nil"/>
            </w:tcBorders>
            <w:shd w:val="clear" w:color="auto" w:fill="auto"/>
            <w:noWrap/>
            <w:vAlign w:val="bottom"/>
            <w:hideMark/>
          </w:tcPr>
          <w:p w14:paraId="543FA6C1"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1.31</w:t>
            </w:r>
          </w:p>
        </w:tc>
        <w:tc>
          <w:tcPr>
            <w:tcW w:w="291" w:type="pct"/>
            <w:tcBorders>
              <w:top w:val="nil"/>
            </w:tcBorders>
            <w:shd w:val="clear" w:color="auto" w:fill="auto"/>
            <w:noWrap/>
            <w:vAlign w:val="bottom"/>
            <w:hideMark/>
          </w:tcPr>
          <w:p w14:paraId="28ED2184"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0.99</w:t>
            </w:r>
          </w:p>
        </w:tc>
        <w:tc>
          <w:tcPr>
            <w:tcW w:w="291" w:type="pct"/>
            <w:tcBorders>
              <w:top w:val="nil"/>
            </w:tcBorders>
            <w:shd w:val="clear" w:color="auto" w:fill="auto"/>
            <w:noWrap/>
            <w:vAlign w:val="bottom"/>
            <w:hideMark/>
          </w:tcPr>
          <w:p w14:paraId="2C2B91E8"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0.32</w:t>
            </w:r>
          </w:p>
        </w:tc>
        <w:tc>
          <w:tcPr>
            <w:tcW w:w="487" w:type="pct"/>
            <w:tcBorders>
              <w:top w:val="nil"/>
            </w:tcBorders>
            <w:shd w:val="clear" w:color="auto" w:fill="auto"/>
            <w:noWrap/>
            <w:vAlign w:val="bottom"/>
            <w:hideMark/>
          </w:tcPr>
          <w:p w14:paraId="1E8939AA"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33%</w:t>
            </w:r>
          </w:p>
        </w:tc>
        <w:tc>
          <w:tcPr>
            <w:tcW w:w="456" w:type="pct"/>
            <w:tcBorders>
              <w:top w:val="nil"/>
              <w:right w:val="single" w:sz="4" w:space="0" w:color="auto"/>
            </w:tcBorders>
            <w:shd w:val="clear" w:color="auto" w:fill="auto"/>
            <w:noWrap/>
            <w:vAlign w:val="bottom"/>
            <w:hideMark/>
          </w:tcPr>
          <w:p w14:paraId="1175F412"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left w:val="nil"/>
              <w:right w:val="nil"/>
            </w:tcBorders>
            <w:shd w:val="clear" w:color="auto" w:fill="auto"/>
            <w:noWrap/>
            <w:vAlign w:val="bottom"/>
            <w:hideMark/>
          </w:tcPr>
          <w:p w14:paraId="75210AB0"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350</w:t>
            </w:r>
          </w:p>
        </w:tc>
        <w:tc>
          <w:tcPr>
            <w:tcW w:w="291" w:type="pct"/>
            <w:tcBorders>
              <w:top w:val="nil"/>
              <w:left w:val="nil"/>
            </w:tcBorders>
            <w:shd w:val="clear" w:color="auto" w:fill="auto"/>
            <w:noWrap/>
            <w:vAlign w:val="bottom"/>
            <w:hideMark/>
          </w:tcPr>
          <w:p w14:paraId="0FA3EBF7"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1.16</w:t>
            </w:r>
          </w:p>
        </w:tc>
        <w:tc>
          <w:tcPr>
            <w:tcW w:w="291" w:type="pct"/>
            <w:tcBorders>
              <w:top w:val="nil"/>
            </w:tcBorders>
            <w:shd w:val="clear" w:color="auto" w:fill="auto"/>
            <w:noWrap/>
            <w:vAlign w:val="bottom"/>
            <w:hideMark/>
          </w:tcPr>
          <w:p w14:paraId="1EA0171C"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0.96</w:t>
            </w:r>
          </w:p>
        </w:tc>
        <w:tc>
          <w:tcPr>
            <w:tcW w:w="291" w:type="pct"/>
            <w:tcBorders>
              <w:top w:val="nil"/>
            </w:tcBorders>
            <w:shd w:val="clear" w:color="auto" w:fill="auto"/>
            <w:noWrap/>
            <w:vAlign w:val="bottom"/>
            <w:hideMark/>
          </w:tcPr>
          <w:p w14:paraId="7EA33F5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0.20</w:t>
            </w:r>
          </w:p>
        </w:tc>
        <w:tc>
          <w:tcPr>
            <w:tcW w:w="485" w:type="pct"/>
            <w:tcBorders>
              <w:top w:val="nil"/>
            </w:tcBorders>
            <w:shd w:val="clear" w:color="auto" w:fill="auto"/>
            <w:noWrap/>
            <w:vAlign w:val="bottom"/>
            <w:hideMark/>
          </w:tcPr>
          <w:p w14:paraId="57C3142D"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21%</w:t>
            </w:r>
          </w:p>
        </w:tc>
        <w:tc>
          <w:tcPr>
            <w:tcW w:w="454" w:type="pct"/>
            <w:tcBorders>
              <w:top w:val="nil"/>
              <w:right w:val="nil"/>
            </w:tcBorders>
            <w:shd w:val="clear" w:color="auto" w:fill="auto"/>
            <w:noWrap/>
            <w:vAlign w:val="bottom"/>
            <w:hideMark/>
          </w:tcPr>
          <w:p w14:paraId="71E9D524"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r>
      <w:tr w:rsidR="00B676D2" w:rsidRPr="00CB2BC4" w14:paraId="5AD713CA" w14:textId="77777777" w:rsidTr="00B676D2">
        <w:trPr>
          <w:gridAfter w:val="1"/>
          <w:wAfter w:w="13" w:type="pct"/>
          <w:trHeight w:val="315"/>
          <w:jc w:val="center"/>
        </w:trPr>
        <w:tc>
          <w:tcPr>
            <w:tcW w:w="777" w:type="pct"/>
            <w:tcBorders>
              <w:top w:val="nil"/>
              <w:left w:val="nil"/>
              <w:bottom w:val="dotted" w:sz="4" w:space="0" w:color="auto"/>
              <w:right w:val="nil"/>
            </w:tcBorders>
            <w:shd w:val="clear" w:color="auto" w:fill="auto"/>
            <w:noWrap/>
            <w:vAlign w:val="center"/>
            <w:hideMark/>
          </w:tcPr>
          <w:p w14:paraId="27F6FCD7" w14:textId="77777777" w:rsidR="0023411D" w:rsidRPr="00CB2BC4" w:rsidRDefault="0023411D" w:rsidP="0023411D">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   (&gt;= 1.25 acres)</w:t>
            </w:r>
          </w:p>
        </w:tc>
        <w:tc>
          <w:tcPr>
            <w:tcW w:w="291" w:type="pct"/>
            <w:tcBorders>
              <w:top w:val="nil"/>
              <w:left w:val="single" w:sz="4" w:space="0" w:color="auto"/>
              <w:bottom w:val="dotted" w:sz="4" w:space="0" w:color="auto"/>
            </w:tcBorders>
            <w:shd w:val="clear" w:color="auto" w:fill="auto"/>
            <w:noWrap/>
            <w:vAlign w:val="bottom"/>
            <w:hideMark/>
          </w:tcPr>
          <w:p w14:paraId="494E957A"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153</w:t>
            </w:r>
          </w:p>
        </w:tc>
        <w:tc>
          <w:tcPr>
            <w:tcW w:w="291" w:type="pct"/>
            <w:tcBorders>
              <w:top w:val="nil"/>
              <w:bottom w:val="dotted" w:sz="4" w:space="0" w:color="auto"/>
            </w:tcBorders>
            <w:shd w:val="clear" w:color="auto" w:fill="auto"/>
            <w:noWrap/>
            <w:vAlign w:val="bottom"/>
            <w:hideMark/>
          </w:tcPr>
          <w:p w14:paraId="66C94D33"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2.56</w:t>
            </w:r>
          </w:p>
        </w:tc>
        <w:tc>
          <w:tcPr>
            <w:tcW w:w="291" w:type="pct"/>
            <w:tcBorders>
              <w:top w:val="nil"/>
              <w:bottom w:val="dotted" w:sz="4" w:space="0" w:color="auto"/>
            </w:tcBorders>
            <w:shd w:val="clear" w:color="auto" w:fill="auto"/>
            <w:noWrap/>
            <w:vAlign w:val="bottom"/>
            <w:hideMark/>
          </w:tcPr>
          <w:p w14:paraId="53A37C3C"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2.87</w:t>
            </w:r>
          </w:p>
        </w:tc>
        <w:tc>
          <w:tcPr>
            <w:tcW w:w="291" w:type="pct"/>
            <w:tcBorders>
              <w:top w:val="nil"/>
              <w:bottom w:val="dotted" w:sz="4" w:space="0" w:color="auto"/>
            </w:tcBorders>
            <w:shd w:val="clear" w:color="auto" w:fill="auto"/>
            <w:noWrap/>
            <w:vAlign w:val="bottom"/>
            <w:hideMark/>
          </w:tcPr>
          <w:p w14:paraId="41E1FA6A"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-0.30</w:t>
            </w:r>
          </w:p>
        </w:tc>
        <w:tc>
          <w:tcPr>
            <w:tcW w:w="487" w:type="pct"/>
            <w:tcBorders>
              <w:top w:val="nil"/>
              <w:bottom w:val="dotted" w:sz="4" w:space="0" w:color="auto"/>
            </w:tcBorders>
            <w:shd w:val="clear" w:color="auto" w:fill="auto"/>
            <w:noWrap/>
            <w:vAlign w:val="bottom"/>
            <w:hideMark/>
          </w:tcPr>
          <w:p w14:paraId="15508E93"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-11%</w:t>
            </w:r>
          </w:p>
        </w:tc>
        <w:tc>
          <w:tcPr>
            <w:tcW w:w="456" w:type="pct"/>
            <w:tcBorders>
              <w:top w:val="nil"/>
              <w:bottom w:val="dotted" w:sz="4" w:space="0" w:color="auto"/>
              <w:right w:val="single" w:sz="4" w:space="0" w:color="auto"/>
            </w:tcBorders>
            <w:shd w:val="clear" w:color="auto" w:fill="auto"/>
            <w:noWrap/>
            <w:vAlign w:val="bottom"/>
            <w:hideMark/>
          </w:tcPr>
          <w:p w14:paraId="4E7A5D9E"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nil"/>
              <w:left w:val="nil"/>
              <w:bottom w:val="dotted" w:sz="4" w:space="0" w:color="auto"/>
              <w:right w:val="nil"/>
            </w:tcBorders>
            <w:shd w:val="clear" w:color="auto" w:fill="auto"/>
            <w:noWrap/>
            <w:vAlign w:val="bottom"/>
            <w:hideMark/>
          </w:tcPr>
          <w:p w14:paraId="4766436D"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272</w:t>
            </w:r>
          </w:p>
        </w:tc>
        <w:tc>
          <w:tcPr>
            <w:tcW w:w="291" w:type="pct"/>
            <w:tcBorders>
              <w:top w:val="nil"/>
              <w:left w:val="nil"/>
              <w:bottom w:val="dotted" w:sz="4" w:space="0" w:color="auto"/>
            </w:tcBorders>
            <w:shd w:val="clear" w:color="auto" w:fill="auto"/>
            <w:noWrap/>
            <w:vAlign w:val="bottom"/>
            <w:hideMark/>
          </w:tcPr>
          <w:p w14:paraId="39357BF3"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2.11</w:t>
            </w:r>
          </w:p>
        </w:tc>
        <w:tc>
          <w:tcPr>
            <w:tcW w:w="291" w:type="pct"/>
            <w:tcBorders>
              <w:top w:val="nil"/>
              <w:bottom w:val="dotted" w:sz="4" w:space="0" w:color="auto"/>
            </w:tcBorders>
            <w:shd w:val="clear" w:color="auto" w:fill="auto"/>
            <w:noWrap/>
            <w:vAlign w:val="bottom"/>
            <w:hideMark/>
          </w:tcPr>
          <w:p w14:paraId="53E0DA77"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2.44</w:t>
            </w:r>
          </w:p>
        </w:tc>
        <w:tc>
          <w:tcPr>
            <w:tcW w:w="291" w:type="pct"/>
            <w:tcBorders>
              <w:top w:val="nil"/>
              <w:bottom w:val="dotted" w:sz="4" w:space="0" w:color="auto"/>
            </w:tcBorders>
            <w:shd w:val="clear" w:color="auto" w:fill="auto"/>
            <w:noWrap/>
            <w:vAlign w:val="bottom"/>
            <w:hideMark/>
          </w:tcPr>
          <w:p w14:paraId="7429E21E"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-0.32</w:t>
            </w:r>
          </w:p>
        </w:tc>
        <w:tc>
          <w:tcPr>
            <w:tcW w:w="485" w:type="pct"/>
            <w:tcBorders>
              <w:top w:val="nil"/>
              <w:bottom w:val="dotted" w:sz="4" w:space="0" w:color="auto"/>
            </w:tcBorders>
            <w:shd w:val="clear" w:color="auto" w:fill="auto"/>
            <w:noWrap/>
            <w:vAlign w:val="bottom"/>
            <w:hideMark/>
          </w:tcPr>
          <w:p w14:paraId="05D47F67"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-13%</w:t>
            </w:r>
          </w:p>
        </w:tc>
        <w:tc>
          <w:tcPr>
            <w:tcW w:w="454" w:type="pct"/>
            <w:tcBorders>
              <w:top w:val="nil"/>
              <w:bottom w:val="dotted" w:sz="4" w:space="0" w:color="auto"/>
              <w:right w:val="nil"/>
            </w:tcBorders>
            <w:shd w:val="clear" w:color="auto" w:fill="auto"/>
            <w:noWrap/>
            <w:vAlign w:val="bottom"/>
            <w:hideMark/>
          </w:tcPr>
          <w:p w14:paraId="4428587A"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r>
      <w:tr w:rsidR="00B676D2" w:rsidRPr="00CB2BC4" w14:paraId="7EB41E75" w14:textId="77777777" w:rsidTr="00B676D2">
        <w:trPr>
          <w:gridAfter w:val="1"/>
          <w:wAfter w:w="13" w:type="pct"/>
          <w:trHeight w:val="315"/>
          <w:jc w:val="center"/>
        </w:trPr>
        <w:tc>
          <w:tcPr>
            <w:tcW w:w="777" w:type="pct"/>
            <w:tcBorders>
              <w:top w:val="dotted" w:sz="4" w:space="0" w:color="auto"/>
              <w:left w:val="nil"/>
              <w:bottom w:val="single" w:sz="4" w:space="0" w:color="auto"/>
              <w:right w:val="single" w:sz="4" w:space="0" w:color="auto"/>
            </w:tcBorders>
            <w:shd w:val="clear" w:color="auto" w:fill="auto"/>
            <w:noWrap/>
            <w:vAlign w:val="bottom"/>
            <w:hideMark/>
          </w:tcPr>
          <w:p w14:paraId="081F1390"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Total</w:t>
            </w:r>
          </w:p>
        </w:tc>
        <w:tc>
          <w:tcPr>
            <w:tcW w:w="291" w:type="pct"/>
            <w:tcBorders>
              <w:top w:val="dotted" w:sz="4" w:space="0" w:color="auto"/>
              <w:left w:val="nil"/>
              <w:bottom w:val="single" w:sz="4" w:space="0" w:color="auto"/>
            </w:tcBorders>
            <w:shd w:val="clear" w:color="auto" w:fill="auto"/>
            <w:noWrap/>
            <w:vAlign w:val="bottom"/>
            <w:hideMark/>
          </w:tcPr>
          <w:p w14:paraId="2B3E335C"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485</w:t>
            </w:r>
          </w:p>
        </w:tc>
        <w:tc>
          <w:tcPr>
            <w:tcW w:w="291" w:type="pct"/>
            <w:tcBorders>
              <w:top w:val="dotted" w:sz="4" w:space="0" w:color="auto"/>
              <w:bottom w:val="single" w:sz="4" w:space="0" w:color="auto"/>
            </w:tcBorders>
            <w:shd w:val="clear" w:color="auto" w:fill="auto"/>
            <w:noWrap/>
            <w:vAlign w:val="bottom"/>
            <w:hideMark/>
          </w:tcPr>
          <w:p w14:paraId="0C45252B"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1.38</w:t>
            </w:r>
          </w:p>
        </w:tc>
        <w:tc>
          <w:tcPr>
            <w:tcW w:w="291" w:type="pct"/>
            <w:tcBorders>
              <w:top w:val="dotted" w:sz="4" w:space="0" w:color="auto"/>
              <w:bottom w:val="single" w:sz="4" w:space="0" w:color="auto"/>
            </w:tcBorders>
            <w:shd w:val="clear" w:color="auto" w:fill="auto"/>
            <w:noWrap/>
            <w:vAlign w:val="bottom"/>
            <w:hideMark/>
          </w:tcPr>
          <w:p w14:paraId="53AFA6CE"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1.31</w:t>
            </w:r>
          </w:p>
        </w:tc>
        <w:tc>
          <w:tcPr>
            <w:tcW w:w="291" w:type="pct"/>
            <w:tcBorders>
              <w:top w:val="dotted" w:sz="4" w:space="0" w:color="auto"/>
              <w:bottom w:val="single" w:sz="4" w:space="0" w:color="auto"/>
            </w:tcBorders>
            <w:shd w:val="clear" w:color="auto" w:fill="auto"/>
            <w:noWrap/>
            <w:vAlign w:val="bottom"/>
            <w:hideMark/>
          </w:tcPr>
          <w:p w14:paraId="149F11EB"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0.07</w:t>
            </w:r>
          </w:p>
        </w:tc>
        <w:tc>
          <w:tcPr>
            <w:tcW w:w="487" w:type="pct"/>
            <w:tcBorders>
              <w:top w:val="dotted" w:sz="4" w:space="0" w:color="auto"/>
              <w:bottom w:val="single" w:sz="4" w:space="0" w:color="auto"/>
            </w:tcBorders>
            <w:shd w:val="clear" w:color="auto" w:fill="auto"/>
            <w:noWrap/>
            <w:vAlign w:val="bottom"/>
            <w:hideMark/>
          </w:tcPr>
          <w:p w14:paraId="357F191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5%</w:t>
            </w:r>
          </w:p>
        </w:tc>
        <w:tc>
          <w:tcPr>
            <w:tcW w:w="456" w:type="pct"/>
            <w:tcBorders>
              <w:top w:val="dotted" w:sz="4" w:space="0" w:color="auto"/>
              <w:bottom w:val="single" w:sz="4" w:space="0" w:color="auto"/>
              <w:right w:val="single" w:sz="4" w:space="0" w:color="auto"/>
            </w:tcBorders>
            <w:shd w:val="clear" w:color="auto" w:fill="auto"/>
            <w:noWrap/>
            <w:vAlign w:val="bottom"/>
            <w:hideMark/>
          </w:tcPr>
          <w:p w14:paraId="67F38F4E"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291" w:type="pct"/>
            <w:tcBorders>
              <w:top w:val="dotted" w:sz="4" w:space="0" w:color="auto"/>
              <w:left w:val="nil"/>
              <w:bottom w:val="single" w:sz="4" w:space="0" w:color="auto"/>
              <w:right w:val="nil"/>
            </w:tcBorders>
            <w:shd w:val="clear" w:color="auto" w:fill="auto"/>
            <w:noWrap/>
            <w:vAlign w:val="bottom"/>
            <w:hideMark/>
          </w:tcPr>
          <w:p w14:paraId="05CD8366"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4062</w:t>
            </w:r>
          </w:p>
        </w:tc>
        <w:tc>
          <w:tcPr>
            <w:tcW w:w="291" w:type="pct"/>
            <w:tcBorders>
              <w:top w:val="dotted" w:sz="4" w:space="0" w:color="auto"/>
              <w:left w:val="nil"/>
              <w:bottom w:val="single" w:sz="4" w:space="0" w:color="auto"/>
            </w:tcBorders>
            <w:shd w:val="clear" w:color="auto" w:fill="auto"/>
            <w:noWrap/>
            <w:vAlign w:val="bottom"/>
            <w:hideMark/>
          </w:tcPr>
          <w:p w14:paraId="38368E49"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0.66</w:t>
            </w:r>
          </w:p>
        </w:tc>
        <w:tc>
          <w:tcPr>
            <w:tcW w:w="291" w:type="pct"/>
            <w:tcBorders>
              <w:top w:val="dotted" w:sz="4" w:space="0" w:color="auto"/>
              <w:bottom w:val="single" w:sz="4" w:space="0" w:color="auto"/>
            </w:tcBorders>
            <w:shd w:val="clear" w:color="auto" w:fill="auto"/>
            <w:noWrap/>
            <w:vAlign w:val="bottom"/>
            <w:hideMark/>
          </w:tcPr>
          <w:p w14:paraId="1FFD6322"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0.44</w:t>
            </w:r>
          </w:p>
        </w:tc>
        <w:tc>
          <w:tcPr>
            <w:tcW w:w="291" w:type="pct"/>
            <w:tcBorders>
              <w:top w:val="dotted" w:sz="4" w:space="0" w:color="auto"/>
              <w:bottom w:val="single" w:sz="4" w:space="0" w:color="auto"/>
            </w:tcBorders>
            <w:shd w:val="clear" w:color="auto" w:fill="auto"/>
            <w:noWrap/>
            <w:vAlign w:val="bottom"/>
            <w:hideMark/>
          </w:tcPr>
          <w:p w14:paraId="56D0D64F"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0.22</w:t>
            </w:r>
          </w:p>
        </w:tc>
        <w:tc>
          <w:tcPr>
            <w:tcW w:w="485" w:type="pct"/>
            <w:tcBorders>
              <w:top w:val="dotted" w:sz="4" w:space="0" w:color="auto"/>
              <w:bottom w:val="single" w:sz="4" w:space="0" w:color="auto"/>
            </w:tcBorders>
            <w:shd w:val="clear" w:color="auto" w:fill="auto"/>
            <w:noWrap/>
            <w:vAlign w:val="bottom"/>
            <w:hideMark/>
          </w:tcPr>
          <w:p w14:paraId="24BA6F11"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51%</w:t>
            </w:r>
          </w:p>
        </w:tc>
        <w:tc>
          <w:tcPr>
            <w:tcW w:w="454" w:type="pct"/>
            <w:tcBorders>
              <w:top w:val="dotted" w:sz="4" w:space="0" w:color="auto"/>
              <w:bottom w:val="single" w:sz="4" w:space="0" w:color="auto"/>
              <w:right w:val="nil"/>
            </w:tcBorders>
            <w:shd w:val="clear" w:color="auto" w:fill="auto"/>
            <w:noWrap/>
            <w:vAlign w:val="bottom"/>
            <w:hideMark/>
          </w:tcPr>
          <w:p w14:paraId="1F4394E7" w14:textId="77777777" w:rsidR="0023411D" w:rsidRPr="00CB2BC4" w:rsidRDefault="0023411D" w:rsidP="0023411D">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r>
    </w:tbl>
    <w:p w14:paraId="1A1FCE36" w14:textId="77777777" w:rsidR="005F3CBF" w:rsidRPr="00106042" w:rsidRDefault="005F3CBF" w:rsidP="00B676D2">
      <w:pPr>
        <w:ind w:firstLine="720"/>
      </w:pPr>
      <w:r>
        <w:rPr>
          <w:rFonts w:asciiTheme="minorHAnsi" w:hAnsiTheme="minorHAnsi"/>
          <w:i/>
        </w:rPr>
        <w:t>Source: Authors’ calculations.</w:t>
      </w:r>
    </w:p>
    <w:p w14:paraId="53E5EE7E" w14:textId="77777777" w:rsidR="00A237B8" w:rsidRDefault="00A237B8" w:rsidP="00106042">
      <w:pPr>
        <w:spacing w:line="360" w:lineRule="auto"/>
        <w:jc w:val="both"/>
        <w:sectPr w:rsidR="00A237B8" w:rsidSect="0066125A">
          <w:pgSz w:w="15840" w:h="12240" w:orient="landscape"/>
          <w:pgMar w:top="1080" w:right="1440" w:bottom="1080" w:left="1440" w:header="720" w:footer="720" w:gutter="0"/>
          <w:cols w:space="720"/>
          <w:docGrid w:linePitch="360"/>
        </w:sectPr>
      </w:pPr>
    </w:p>
    <w:p w14:paraId="3D30C168" w14:textId="5C102ED1" w:rsidR="00423764" w:rsidRPr="00106042" w:rsidRDefault="00423764" w:rsidP="00106042">
      <w:pPr>
        <w:spacing w:line="360" w:lineRule="auto"/>
        <w:jc w:val="both"/>
      </w:pPr>
      <w:r w:rsidRPr="00106042">
        <w:t>Self-reported measures result not only in higher average deviations, but in dramatically systematic measurement error patterns.  In each of the methodological studies</w:t>
      </w:r>
      <w:r w:rsidR="000F2B57" w:rsidRPr="00106042">
        <w:t>,</w:t>
      </w:r>
      <w:r w:rsidRPr="00106042">
        <w:t xml:space="preserve"> the area of the smaller plots is severely overestimated. In Ethiopia</w:t>
      </w:r>
      <w:r w:rsidR="000F2B57" w:rsidRPr="00106042">
        <w:t>,</w:t>
      </w:r>
      <w:r w:rsidRPr="00106042">
        <w:t xml:space="preserve"> for plots less than 0.05 acres (as measured by compass and rope)</w:t>
      </w:r>
      <w:r w:rsidR="000F2B57" w:rsidRPr="00106042">
        <w:t>,</w:t>
      </w:r>
      <w:r w:rsidRPr="00106042">
        <w:t xml:space="preserve"> the average farmer estimate of area is 0.09 acres, compared to an average compass and rope measurement of 0.02 acres (307</w:t>
      </w:r>
      <w:r w:rsidR="00AA0C8C" w:rsidRPr="00106042">
        <w:t xml:space="preserve"> percent</w:t>
      </w:r>
      <w:r w:rsidRPr="00106042">
        <w:t xml:space="preserve"> overestimation on average). In Tanzania</w:t>
      </w:r>
      <w:r w:rsidR="000F2B57" w:rsidRPr="00106042">
        <w:t>,</w:t>
      </w:r>
      <w:r w:rsidRPr="00106042">
        <w:t xml:space="preserve"> the overestimation of small plots is even more pronounced, with an average difference in means for the smallest plots 0.32 acres, or 661</w:t>
      </w:r>
      <w:r w:rsidR="00AA0C8C" w:rsidRPr="00106042">
        <w:t xml:space="preserve"> percent</w:t>
      </w:r>
      <w:r w:rsidRPr="00106042">
        <w:t xml:space="preserve"> overestimation with respect to compass and rope. While the smallest plots are significantly overestimated, the degree of overestimation falls with plot size and eventually, in Ethiopia and Nigeria, the sign of the bias is reversed with farmers on average underestimating the area of the larger plots. This is a matter of concern not only because of the magnitude of the observed bias, but also because the bias is correlated with key variables of interest (such as plot size itself) which will translate into biases at the analysis stage (e.g. in analyses of productivity or land distribution). The scatterplots on the right side of </w:t>
      </w:r>
      <w:ins w:id="774" w:author="Sydney Gourlay" w:date="2016-06-17T13:11:00Z">
        <w:r w:rsidR="00342979">
          <w:t xml:space="preserve">Figure </w:t>
        </w:r>
      </w:ins>
      <w:del w:id="775" w:author="Sydney Gourlay" w:date="2016-06-17T13:11:00Z">
        <w:r w:rsidR="00F63185" w:rsidDel="00342979">
          <w:fldChar w:fldCharType="begin"/>
        </w:r>
        <w:r w:rsidR="00F63185" w:rsidDel="00342979">
          <w:delInstrText xml:space="preserve"> HYPERLINK \l "Figure7" </w:delInstrText>
        </w:r>
        <w:r w:rsidR="00F63185" w:rsidDel="00342979">
          <w:fldChar w:fldCharType="separate"/>
        </w:r>
        <w:r w:rsidR="00DC626B" w:rsidRPr="00106042" w:rsidDel="00342979">
          <w:delText>Figure 6</w:delText>
        </w:r>
        <w:r w:rsidR="00F63185" w:rsidDel="00342979">
          <w:fldChar w:fldCharType="end"/>
        </w:r>
      </w:del>
      <w:ins w:id="776" w:author="Sydney Gourlay" w:date="2016-06-17T13:11:00Z">
        <w:r w:rsidR="00342979">
          <w:fldChar w:fldCharType="begin"/>
        </w:r>
        <w:r w:rsidR="00342979">
          <w:instrText xml:space="preserve"> HYPERLINK \l "Figure7" </w:instrText>
        </w:r>
        <w:r w:rsidR="00342979">
          <w:fldChar w:fldCharType="separate"/>
        </w:r>
        <w:r w:rsidR="00342979">
          <w:t xml:space="preserve">8 </w:t>
        </w:r>
        <w:r w:rsidR="00342979">
          <w:fldChar w:fldCharType="end"/>
        </w:r>
      </w:ins>
      <w:del w:id="777" w:author="Sydney Gourlay" w:date="2016-06-17T13:11:00Z">
        <w:r w:rsidR="00DC626B" w:rsidRPr="00106042" w:rsidDel="00342979">
          <w:delText xml:space="preserve"> </w:delText>
        </w:r>
      </w:del>
      <w:r w:rsidRPr="00106042">
        <w:t xml:space="preserve">convey the same message in graphic form. </w:t>
      </w:r>
    </w:p>
    <w:p w14:paraId="36FB44B8" w14:textId="7CEBDC18" w:rsidR="00A237B8" w:rsidRDefault="00423764" w:rsidP="0066125A">
      <w:pPr>
        <w:spacing w:line="360" w:lineRule="auto"/>
        <w:jc w:val="both"/>
      </w:pPr>
      <w:r w:rsidRPr="00106042">
        <w:t xml:space="preserve">Farmer overestimation of small plots and underestimation of larger plots is not a phenomenon observed only in the controlled environments of the methodological studies. Nationally representative data from the LSMS-ISA Malawi and Tanzania, both </w:t>
      </w:r>
      <w:r w:rsidR="00C13E52" w:rsidRPr="00106042">
        <w:t xml:space="preserve">for </w:t>
      </w:r>
      <w:r w:rsidRPr="00106042">
        <w:t>2010/11, exhibit the same trends in comparison of GPS and self-reported area measurement (compass and rope not available), with the self-reported estimates on the smallest plots over-reported by more than 300</w:t>
      </w:r>
      <w:r w:rsidR="00AA0C8C" w:rsidRPr="00106042">
        <w:t xml:space="preserve"> percent</w:t>
      </w:r>
      <w:r w:rsidRPr="00106042">
        <w:t xml:space="preserve"> (available from the authors).</w:t>
      </w:r>
      <w:r w:rsidR="00596DD8" w:rsidRPr="00106042">
        <w:t xml:space="preserve"> </w:t>
      </w:r>
      <w:proofErr w:type="spellStart"/>
      <w:r w:rsidRPr="00106042">
        <w:t>Carletto</w:t>
      </w:r>
      <w:proofErr w:type="spellEnd"/>
      <w:r w:rsidRPr="00106042">
        <w:t xml:space="preserve"> et al. (2013 and 2015) observe the same trend using LSMS-ISA data from Uganda and Niger, in addition to Malawi and Tanzania</w:t>
      </w:r>
      <w:r w:rsidR="00596DD8" w:rsidRPr="00106042">
        <w:t xml:space="preserve">. </w:t>
      </w:r>
      <w:r w:rsidR="00863BE6" w:rsidRPr="00106042">
        <w:t>D</w:t>
      </w:r>
      <w:r w:rsidR="00596DD8" w:rsidRPr="00106042">
        <w:t xml:space="preserve">e Groote and </w:t>
      </w:r>
      <w:proofErr w:type="spellStart"/>
      <w:r w:rsidR="00596DD8" w:rsidRPr="00106042">
        <w:t>Traore</w:t>
      </w:r>
      <w:proofErr w:type="spellEnd"/>
      <w:r w:rsidR="00596DD8" w:rsidRPr="00106042">
        <w:t xml:space="preserve"> (2005) had also reported similar results from Southern Mali</w:t>
      </w:r>
      <w:r w:rsidRPr="00106042">
        <w:t>. Taken together</w:t>
      </w:r>
      <w:r w:rsidR="00632BDE" w:rsidRPr="00106042">
        <w:t>,</w:t>
      </w:r>
      <w:r w:rsidRPr="00106042">
        <w:t xml:space="preserve"> these results point to the validity of these conclusions beyond the experiments, and certainly in much of the African continent. More studies will be needed to extend the results to other developing regions. </w:t>
      </w:r>
    </w:p>
    <w:p w14:paraId="08929562" w14:textId="77777777" w:rsidR="0038181A" w:rsidRDefault="0038181A" w:rsidP="00423764">
      <w:pPr>
        <w:rPr>
          <w:b/>
        </w:rPr>
      </w:pPr>
    </w:p>
    <w:p w14:paraId="7A797B76" w14:textId="77777777" w:rsidR="0038181A" w:rsidRDefault="0038181A" w:rsidP="00423764">
      <w:pPr>
        <w:rPr>
          <w:b/>
        </w:rPr>
      </w:pPr>
    </w:p>
    <w:p w14:paraId="21824ACE" w14:textId="77777777" w:rsidR="0038181A" w:rsidRDefault="0038181A" w:rsidP="00423764">
      <w:pPr>
        <w:rPr>
          <w:b/>
        </w:rPr>
      </w:pPr>
    </w:p>
    <w:p w14:paraId="1E7C8F97" w14:textId="77777777" w:rsidR="0038181A" w:rsidRDefault="0038181A" w:rsidP="00423764">
      <w:pPr>
        <w:rPr>
          <w:b/>
        </w:rPr>
      </w:pPr>
    </w:p>
    <w:p w14:paraId="2B9D43A9" w14:textId="77777777" w:rsidR="0038181A" w:rsidRDefault="0038181A" w:rsidP="00423764">
      <w:pPr>
        <w:rPr>
          <w:b/>
        </w:rPr>
      </w:pPr>
    </w:p>
    <w:p w14:paraId="4B397FE3" w14:textId="77777777" w:rsidR="0038181A" w:rsidRDefault="0038181A" w:rsidP="00423764">
      <w:pPr>
        <w:rPr>
          <w:b/>
        </w:rPr>
      </w:pPr>
    </w:p>
    <w:p w14:paraId="77EC0AF7" w14:textId="77777777" w:rsidR="0038181A" w:rsidRDefault="0038181A" w:rsidP="00423764">
      <w:pPr>
        <w:rPr>
          <w:b/>
        </w:rPr>
      </w:pPr>
    </w:p>
    <w:p w14:paraId="356DAE53" w14:textId="77777777" w:rsidR="0038181A" w:rsidRDefault="0038181A" w:rsidP="00423764">
      <w:pPr>
        <w:rPr>
          <w:b/>
        </w:rPr>
      </w:pPr>
    </w:p>
    <w:p w14:paraId="0B46EA25" w14:textId="12DBF9AD" w:rsidR="00C15B18" w:rsidRPr="00106042" w:rsidRDefault="00C15B18" w:rsidP="00423764">
      <w:r w:rsidRPr="0066125A">
        <w:rPr>
          <w:b/>
        </w:rPr>
        <w:t xml:space="preserve">Figure </w:t>
      </w:r>
      <w:del w:id="778" w:author="Sydney Gourlay" w:date="2016-06-17T13:11:00Z">
        <w:r w:rsidRPr="0066125A" w:rsidDel="00342979">
          <w:rPr>
            <w:b/>
          </w:rPr>
          <w:delText xml:space="preserve">6 </w:delText>
        </w:r>
      </w:del>
      <w:ins w:id="779" w:author="Sydney Gourlay" w:date="2016-06-17T13:11:00Z">
        <w:r w:rsidR="00342979">
          <w:rPr>
            <w:b/>
          </w:rPr>
          <w:t>8</w:t>
        </w:r>
        <w:r w:rsidR="00342979" w:rsidRPr="0066125A">
          <w:rPr>
            <w:b/>
          </w:rPr>
          <w:t xml:space="preserve"> </w:t>
        </w:r>
      </w:ins>
      <w:r w:rsidRPr="0066125A">
        <w:rPr>
          <w:b/>
        </w:rPr>
        <w:t xml:space="preserve">– Scatter </w:t>
      </w:r>
      <w:r w:rsidR="00850F34">
        <w:rPr>
          <w:b/>
        </w:rPr>
        <w:t>P</w:t>
      </w:r>
      <w:r w:rsidRPr="0066125A">
        <w:rPr>
          <w:b/>
        </w:rPr>
        <w:t xml:space="preserve">lots of Compass and Rope </w:t>
      </w:r>
      <w:proofErr w:type="spellStart"/>
      <w:r w:rsidRPr="0066125A">
        <w:rPr>
          <w:b/>
        </w:rPr>
        <w:t>vs</w:t>
      </w:r>
      <w:proofErr w:type="spellEnd"/>
      <w:r w:rsidRPr="0066125A">
        <w:rPr>
          <w:b/>
        </w:rPr>
        <w:t xml:space="preserve"> GPS (left) and Self-Reported (right) </w:t>
      </w:r>
      <w:r w:rsidR="00850F34">
        <w:rPr>
          <w:b/>
        </w:rPr>
        <w:t>L</w:t>
      </w:r>
      <w:r w:rsidRPr="0066125A">
        <w:rPr>
          <w:b/>
        </w:rPr>
        <w:t xml:space="preserve">and </w:t>
      </w:r>
      <w:r w:rsidR="00850F34">
        <w:rPr>
          <w:b/>
        </w:rPr>
        <w:t>A</w:t>
      </w:r>
      <w:r w:rsidRPr="0066125A">
        <w:rPr>
          <w:b/>
        </w:rPr>
        <w:t xml:space="preserve">rea </w:t>
      </w:r>
      <w:r w:rsidR="00850F34">
        <w:rPr>
          <w:b/>
        </w:rPr>
        <w:t>M</w:t>
      </w:r>
      <w:r w:rsidRPr="0066125A">
        <w:rPr>
          <w:b/>
        </w:rPr>
        <w:t xml:space="preserve">easures, </w:t>
      </w:r>
      <w:r w:rsidR="00850F34">
        <w:rPr>
          <w:b/>
        </w:rPr>
        <w:t>A</w:t>
      </w:r>
      <w:r w:rsidRPr="0066125A">
        <w:rPr>
          <w:b/>
        </w:rPr>
        <w:t>cres</w:t>
      </w:r>
    </w:p>
    <w:p w14:paraId="01B0D8D9" w14:textId="4595F296" w:rsidR="00FA2BB3" w:rsidRPr="00106042" w:rsidRDefault="00C15B18" w:rsidP="0066125A">
      <w:pPr>
        <w:tabs>
          <w:tab w:val="left" w:pos="2300"/>
        </w:tabs>
        <w:jc w:val="center"/>
      </w:pPr>
      <w:r>
        <w:rPr>
          <w:noProof/>
        </w:rPr>
        <w:drawing>
          <wp:inline distT="0" distB="0" distL="0" distR="0" wp14:anchorId="0EA9B596" wp14:editId="1F929063">
            <wp:extent cx="3655060" cy="3591560"/>
            <wp:effectExtent l="0" t="0" r="2540" b="0"/>
            <wp:docPr id="45"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5060" cy="3591560"/>
                    </a:xfrm>
                    <a:prstGeom prst="rect">
                      <a:avLst/>
                    </a:prstGeom>
                    <a:noFill/>
                    <a:extLst/>
                  </pic:spPr>
                </pic:pic>
              </a:graphicData>
            </a:graphic>
          </wp:inline>
        </w:drawing>
      </w:r>
    </w:p>
    <w:p w14:paraId="071ECB8C" w14:textId="75E4157A" w:rsidR="006D40A4" w:rsidRPr="00A54F82" w:rsidRDefault="009A44BB" w:rsidP="00106042">
      <w:pPr>
        <w:spacing w:line="360" w:lineRule="auto"/>
        <w:jc w:val="both"/>
        <w:rPr>
          <w:i/>
        </w:rPr>
      </w:pPr>
      <w:r>
        <w:tab/>
      </w:r>
      <w:r>
        <w:tab/>
      </w:r>
      <w:r>
        <w:tab/>
      </w:r>
      <w:r w:rsidRPr="00A54F82">
        <w:rPr>
          <w:i/>
        </w:rPr>
        <w:t>Note: Red line is line of equality between measurements</w:t>
      </w:r>
    </w:p>
    <w:p w14:paraId="613C3553" w14:textId="232005A2" w:rsidR="00AB2261" w:rsidRPr="00106042" w:rsidRDefault="00AB2261" w:rsidP="00106042">
      <w:pPr>
        <w:spacing w:line="360" w:lineRule="auto"/>
        <w:jc w:val="both"/>
      </w:pPr>
      <w:r w:rsidRPr="00106042">
        <w:t xml:space="preserve">While </w:t>
      </w:r>
      <w:del w:id="780" w:author="Abhilasha Vaid" w:date="2016-06-17T15:40:00Z">
        <w:r w:rsidR="00A76F2B" w:rsidDel="00367086">
          <w:fldChar w:fldCharType="begin"/>
        </w:r>
        <w:r w:rsidR="00A76F2B" w:rsidDel="00367086">
          <w:delInstrText xml:space="preserve"> HYPERLINK \l "Table11" </w:delInstrText>
        </w:r>
        <w:r w:rsidR="00A76F2B" w:rsidDel="00367086">
          <w:fldChar w:fldCharType="separate"/>
        </w:r>
        <w:r w:rsidRPr="00106042" w:rsidDel="00367086">
          <w:delText>Table 10</w:delText>
        </w:r>
        <w:r w:rsidR="00A76F2B" w:rsidDel="00367086">
          <w:fldChar w:fldCharType="end"/>
        </w:r>
      </w:del>
      <w:ins w:id="781" w:author="Abhilasha Vaid" w:date="2016-06-17T15:40:00Z">
        <w:r w:rsidR="00367086">
          <w:fldChar w:fldCharType="begin"/>
        </w:r>
        <w:r w:rsidR="00367086">
          <w:instrText xml:space="preserve"> HYPERLINK \l "Table11" </w:instrText>
        </w:r>
        <w:r w:rsidR="00367086">
          <w:fldChar w:fldCharType="separate"/>
        </w:r>
        <w:r w:rsidR="00367086">
          <w:t>Table</w:t>
        </w:r>
        <w:r w:rsidR="00367086">
          <w:fldChar w:fldCharType="end"/>
        </w:r>
        <w:r w:rsidR="00367086">
          <w:t xml:space="preserve"> </w:t>
        </w:r>
        <w:del w:id="782" w:author="Sydney Gourlay" w:date="2016-06-17T13:31:00Z">
          <w:r w:rsidR="00367086" w:rsidDel="005870A9">
            <w:delText>11</w:delText>
          </w:r>
        </w:del>
      </w:ins>
      <w:ins w:id="783" w:author="Sydney Gourlay" w:date="2016-06-17T13:31:00Z">
        <w:r w:rsidR="005870A9">
          <w:t>9</w:t>
        </w:r>
      </w:ins>
      <w:r w:rsidRPr="00106042">
        <w:t xml:space="preserve"> illustrates the degree to which farmer self-reported estimates differ from compass and rope measurements, it does not offer any explanation as to why the two systematically diverge. For this, we turn to regression analysis. </w:t>
      </w:r>
      <w:r w:rsidR="00366930">
        <w:t>Table 1</w:t>
      </w:r>
      <w:ins w:id="784" w:author="Abhilasha Vaid" w:date="2016-06-17T15:40:00Z">
        <w:del w:id="785" w:author="Sydney Gourlay" w:date="2016-06-17T13:31:00Z">
          <w:r w:rsidR="00367086" w:rsidDel="005870A9">
            <w:delText>2</w:delText>
          </w:r>
        </w:del>
      </w:ins>
      <w:ins w:id="786" w:author="Sydney Gourlay" w:date="2016-06-17T13:31:00Z">
        <w:r w:rsidR="005870A9">
          <w:t>0</w:t>
        </w:r>
      </w:ins>
      <w:del w:id="787" w:author="Abhilasha Vaid" w:date="2016-06-17T15:40:00Z">
        <w:r w:rsidR="00366930" w:rsidDel="00367086">
          <w:delText>1</w:delText>
        </w:r>
      </w:del>
      <w:r w:rsidR="00366930">
        <w:t xml:space="preserve"> </w:t>
      </w:r>
      <w:r w:rsidRPr="00106042">
        <w:t xml:space="preserve">presents the results of </w:t>
      </w:r>
      <w:r w:rsidR="00A92B46" w:rsidRPr="00106042">
        <w:t>four</w:t>
      </w:r>
      <w:r w:rsidRPr="00106042">
        <w:t xml:space="preserve"> OLS regression models</w:t>
      </w:r>
      <w:r w:rsidR="00A92B46" w:rsidRPr="00106042">
        <w:t xml:space="preserve"> as per the discussion in Section 8 above</w:t>
      </w:r>
      <w:r w:rsidRPr="00106042">
        <w:t xml:space="preserve">: the first on the measurement bias (farmer self-reported estimate minus CR measured area), the second on the absolute value of this bias, the third on the </w:t>
      </w:r>
      <w:r w:rsidR="00A92B46" w:rsidRPr="00106042">
        <w:t xml:space="preserve">relative (percentage) bias, and the fourth on the </w:t>
      </w:r>
      <w:r w:rsidRPr="00106042">
        <w:t xml:space="preserve">absolute value of the relative bias. </w:t>
      </w:r>
    </w:p>
    <w:p w14:paraId="5DD6970E" w14:textId="507549EB" w:rsidR="00AB2261" w:rsidRPr="00106042" w:rsidRDefault="00AB2261" w:rsidP="00106042">
      <w:pPr>
        <w:spacing w:line="360" w:lineRule="auto"/>
        <w:jc w:val="both"/>
      </w:pPr>
      <w:r w:rsidRPr="00106042">
        <w:t>The claim of plot area affecting the direction and degree of error associated with self-reported area estimates is suppo</w:t>
      </w:r>
      <w:r w:rsidR="00A92B46" w:rsidRPr="00106042">
        <w:t>rted by the regression results. T</w:t>
      </w:r>
      <w:r w:rsidRPr="00106042">
        <w:t>he</w:t>
      </w:r>
      <w:r w:rsidR="00A92B46" w:rsidRPr="00106042">
        <w:t xml:space="preserve"> results from the</w:t>
      </w:r>
      <w:r w:rsidRPr="00106042">
        <w:t xml:space="preserve"> first </w:t>
      </w:r>
      <w:r w:rsidR="00A92B46" w:rsidRPr="00106042">
        <w:t xml:space="preserve">two </w:t>
      </w:r>
      <w:r w:rsidRPr="00106042">
        <w:t>specification</w:t>
      </w:r>
      <w:r w:rsidR="00A92B46" w:rsidRPr="00106042">
        <w:t>s</w:t>
      </w:r>
      <w:r w:rsidRPr="00106042">
        <w:t xml:space="preserve"> (on bias</w:t>
      </w:r>
      <w:r w:rsidR="00A92B46" w:rsidRPr="00106042">
        <w:t xml:space="preserve"> and its absolute value</w:t>
      </w:r>
      <w:r w:rsidRPr="00106042">
        <w:t>),</w:t>
      </w:r>
      <w:r w:rsidR="00A92B46" w:rsidRPr="00106042">
        <w:t xml:space="preserve"> indicate an increase in the bias with plot size</w:t>
      </w:r>
      <w:r w:rsidRPr="00106042">
        <w:t xml:space="preserve">. When looking at the relative bias and </w:t>
      </w:r>
      <w:r w:rsidR="00BC0D54" w:rsidRPr="00106042">
        <w:t xml:space="preserve">the </w:t>
      </w:r>
      <w:r w:rsidRPr="00106042">
        <w:t xml:space="preserve">absolute value of </w:t>
      </w:r>
      <w:r w:rsidR="00A92B46" w:rsidRPr="00106042">
        <w:t xml:space="preserve">the </w:t>
      </w:r>
      <w:r w:rsidRPr="00106042">
        <w:t xml:space="preserve">relative bias, the linear term is negative and the quadratic term positive in </w:t>
      </w:r>
      <w:r w:rsidR="00A92B46" w:rsidRPr="00106042">
        <w:t>all</w:t>
      </w:r>
      <w:r w:rsidRPr="00106042">
        <w:t xml:space="preserve"> countr</w:t>
      </w:r>
      <w:r w:rsidR="00A92B46" w:rsidRPr="00106042">
        <w:t>ies, indicating that in percentage term the bias declines steeply with plot size</w:t>
      </w:r>
      <w:r w:rsidRPr="00106042">
        <w:t>.</w:t>
      </w:r>
    </w:p>
    <w:p w14:paraId="61F5E443" w14:textId="77777777" w:rsidR="00A237B8" w:rsidRDefault="00A237B8" w:rsidP="004A51D0">
      <w:pPr>
        <w:sectPr w:rsidR="00A237B8" w:rsidSect="00421A24">
          <w:pgSz w:w="12240" w:h="15840"/>
          <w:pgMar w:top="1440" w:right="1080" w:bottom="1440" w:left="1080" w:header="720" w:footer="720" w:gutter="0"/>
          <w:cols w:space="720"/>
          <w:docGrid w:linePitch="360"/>
        </w:sectPr>
      </w:pPr>
    </w:p>
    <w:p w14:paraId="55B1D48A" w14:textId="77777777" w:rsidR="002B0A4B" w:rsidRDefault="002B0A4B" w:rsidP="004A51D0">
      <w:pPr>
        <w:rPr>
          <w:b/>
        </w:rPr>
      </w:pPr>
    </w:p>
    <w:p w14:paraId="6D02D1D4" w14:textId="7D7EEFED" w:rsidR="004A51D0" w:rsidRPr="0066125A" w:rsidRDefault="00C15B18" w:rsidP="004A51D0">
      <w:pPr>
        <w:rPr>
          <w:b/>
        </w:rPr>
      </w:pPr>
      <w:r w:rsidRPr="0066125A">
        <w:rPr>
          <w:b/>
        </w:rPr>
        <w:t xml:space="preserve">Table </w:t>
      </w:r>
      <w:r w:rsidR="00645480">
        <w:rPr>
          <w:b/>
        </w:rPr>
        <w:t>1</w:t>
      </w:r>
      <w:ins w:id="788" w:author="Abhilasha Vaid" w:date="2016-06-17T15:41:00Z">
        <w:del w:id="789" w:author="Sydney Gourlay" w:date="2016-06-17T13:31:00Z">
          <w:r w:rsidR="00367086" w:rsidDel="005870A9">
            <w:rPr>
              <w:b/>
            </w:rPr>
            <w:delText>2</w:delText>
          </w:r>
        </w:del>
      </w:ins>
      <w:del w:id="790" w:author="Sydney Gourlay" w:date="2016-06-17T13:31:00Z">
        <w:r w:rsidR="00645480" w:rsidDel="005870A9">
          <w:rPr>
            <w:b/>
          </w:rPr>
          <w:delText>1</w:delText>
        </w:r>
        <w:r w:rsidRPr="0066125A" w:rsidDel="005870A9">
          <w:rPr>
            <w:b/>
          </w:rPr>
          <w:delText xml:space="preserve"> </w:delText>
        </w:r>
      </w:del>
      <w:ins w:id="791" w:author="Sydney Gourlay" w:date="2016-06-17T13:31:00Z">
        <w:r w:rsidR="005870A9">
          <w:rPr>
            <w:b/>
          </w:rPr>
          <w:t xml:space="preserve">0 </w:t>
        </w:r>
      </w:ins>
      <w:r w:rsidRPr="0066125A">
        <w:rPr>
          <w:b/>
        </w:rPr>
        <w:t xml:space="preserve">– Determinants of </w:t>
      </w:r>
      <w:r w:rsidR="00850F34">
        <w:rPr>
          <w:b/>
        </w:rPr>
        <w:t>B</w:t>
      </w:r>
      <w:r w:rsidRPr="0066125A">
        <w:rPr>
          <w:b/>
        </w:rPr>
        <w:t>ias (SR – CR)</w:t>
      </w:r>
      <w:r w:rsidR="004A51D0" w:rsidRPr="0066125A">
        <w:rPr>
          <w:b/>
        </w:rPr>
        <w:t xml:space="preserve"> </w:t>
      </w:r>
    </w:p>
    <w:tbl>
      <w:tblPr>
        <w:tblW w:w="0" w:type="auto"/>
        <w:jc w:val="center"/>
        <w:tblLook w:val="04A0" w:firstRow="1" w:lastRow="0" w:firstColumn="1" w:lastColumn="0" w:noHBand="0" w:noVBand="1"/>
      </w:tblPr>
      <w:tblGrid>
        <w:gridCol w:w="2674"/>
        <w:gridCol w:w="1033"/>
        <w:gridCol w:w="1033"/>
        <w:gridCol w:w="1235"/>
        <w:gridCol w:w="1235"/>
        <w:gridCol w:w="971"/>
        <w:gridCol w:w="1033"/>
        <w:gridCol w:w="1134"/>
        <w:gridCol w:w="1188"/>
      </w:tblGrid>
      <w:tr w:rsidR="00A237B8" w:rsidRPr="002B239C" w14:paraId="421FB6AD" w14:textId="77777777" w:rsidTr="005B6EA1">
        <w:trPr>
          <w:trHeight w:val="279"/>
          <w:jc w:val="center"/>
        </w:trPr>
        <w:tc>
          <w:tcPr>
            <w:tcW w:w="0" w:type="auto"/>
            <w:tcBorders>
              <w:top w:val="single" w:sz="4" w:space="0" w:color="auto"/>
              <w:left w:val="nil"/>
              <w:bottom w:val="nil"/>
              <w:right w:val="single" w:sz="2" w:space="0" w:color="auto"/>
            </w:tcBorders>
            <w:shd w:val="clear" w:color="auto" w:fill="A9D5E7" w:themeFill="accent1" w:themeFillTint="66"/>
            <w:noWrap/>
            <w:vAlign w:val="bottom"/>
            <w:hideMark/>
          </w:tcPr>
          <w:p w14:paraId="2038AC4D" w14:textId="77777777" w:rsidR="004A51D0" w:rsidRPr="002B239C" w:rsidRDefault="004A51D0" w:rsidP="004A51D0">
            <w:pPr>
              <w:spacing w:after="0" w:line="240" w:lineRule="auto"/>
              <w:rPr>
                <w:rFonts w:ascii="Times New Roman" w:eastAsia="Times New Roman" w:hAnsi="Times New Roman" w:cs="Times New Roman"/>
                <w:b/>
                <w:sz w:val="20"/>
                <w:szCs w:val="20"/>
              </w:rPr>
            </w:pPr>
          </w:p>
        </w:tc>
        <w:tc>
          <w:tcPr>
            <w:tcW w:w="0" w:type="auto"/>
            <w:gridSpan w:val="4"/>
            <w:tcBorders>
              <w:top w:val="single" w:sz="4" w:space="0" w:color="auto"/>
              <w:left w:val="single" w:sz="2" w:space="0" w:color="auto"/>
              <w:bottom w:val="nil"/>
              <w:right w:val="single" w:sz="2" w:space="0" w:color="auto"/>
            </w:tcBorders>
            <w:shd w:val="clear" w:color="auto" w:fill="A9D5E7" w:themeFill="accent1" w:themeFillTint="66"/>
            <w:noWrap/>
            <w:vAlign w:val="bottom"/>
            <w:hideMark/>
          </w:tcPr>
          <w:p w14:paraId="3936CA3C" w14:textId="77777777" w:rsidR="004A51D0" w:rsidRPr="002B239C" w:rsidRDefault="004A51D0" w:rsidP="004A51D0">
            <w:pPr>
              <w:spacing w:after="0" w:line="240" w:lineRule="auto"/>
              <w:jc w:val="center"/>
              <w:rPr>
                <w:rFonts w:ascii="Calibri" w:eastAsia="Times New Roman" w:hAnsi="Calibri" w:cs="Times New Roman"/>
                <w:b/>
                <w:color w:val="000000"/>
                <w:sz w:val="20"/>
                <w:szCs w:val="20"/>
              </w:rPr>
            </w:pPr>
            <w:r w:rsidRPr="002B239C">
              <w:rPr>
                <w:rFonts w:ascii="Calibri" w:eastAsia="Times New Roman" w:hAnsi="Calibri" w:cs="Times New Roman"/>
                <w:b/>
                <w:color w:val="000000"/>
                <w:sz w:val="20"/>
                <w:szCs w:val="20"/>
              </w:rPr>
              <w:t>Ethiopia</w:t>
            </w:r>
          </w:p>
        </w:tc>
        <w:tc>
          <w:tcPr>
            <w:tcW w:w="0" w:type="auto"/>
            <w:gridSpan w:val="4"/>
            <w:tcBorders>
              <w:top w:val="single" w:sz="4" w:space="0" w:color="auto"/>
              <w:left w:val="single" w:sz="2" w:space="0" w:color="auto"/>
              <w:bottom w:val="nil"/>
            </w:tcBorders>
            <w:shd w:val="clear" w:color="auto" w:fill="A9D5E7" w:themeFill="accent1" w:themeFillTint="66"/>
            <w:noWrap/>
            <w:vAlign w:val="bottom"/>
            <w:hideMark/>
          </w:tcPr>
          <w:p w14:paraId="05F9257C" w14:textId="77777777" w:rsidR="004A51D0" w:rsidRPr="002B239C" w:rsidRDefault="004A51D0" w:rsidP="004A51D0">
            <w:pPr>
              <w:spacing w:after="0" w:line="240" w:lineRule="auto"/>
              <w:jc w:val="center"/>
              <w:rPr>
                <w:rFonts w:ascii="Calibri" w:eastAsia="Times New Roman" w:hAnsi="Calibri" w:cs="Times New Roman"/>
                <w:b/>
                <w:color w:val="000000"/>
                <w:sz w:val="20"/>
                <w:szCs w:val="20"/>
              </w:rPr>
            </w:pPr>
            <w:r w:rsidRPr="002B239C">
              <w:rPr>
                <w:rFonts w:ascii="Calibri" w:eastAsia="Times New Roman" w:hAnsi="Calibri" w:cs="Times New Roman"/>
                <w:b/>
                <w:color w:val="000000"/>
                <w:sz w:val="20"/>
                <w:szCs w:val="20"/>
              </w:rPr>
              <w:t>Tanzania</w:t>
            </w:r>
          </w:p>
        </w:tc>
      </w:tr>
      <w:tr w:rsidR="0066125A" w:rsidRPr="002B239C" w14:paraId="75ADC289" w14:textId="77777777" w:rsidTr="005B6EA1">
        <w:trPr>
          <w:trHeight w:val="558"/>
          <w:jc w:val="center"/>
        </w:trPr>
        <w:tc>
          <w:tcPr>
            <w:tcW w:w="0" w:type="auto"/>
            <w:tcBorders>
              <w:top w:val="nil"/>
              <w:left w:val="nil"/>
              <w:bottom w:val="single" w:sz="4" w:space="0" w:color="auto"/>
              <w:right w:val="single" w:sz="2" w:space="0" w:color="auto"/>
            </w:tcBorders>
            <w:shd w:val="clear" w:color="auto" w:fill="A9D5E7" w:themeFill="accent1" w:themeFillTint="66"/>
            <w:noWrap/>
            <w:vAlign w:val="bottom"/>
            <w:hideMark/>
          </w:tcPr>
          <w:p w14:paraId="55AFE044" w14:textId="77777777" w:rsidR="004A51D0" w:rsidRPr="002B239C" w:rsidRDefault="004A51D0" w:rsidP="004A51D0">
            <w:pPr>
              <w:spacing w:after="0" w:line="240" w:lineRule="auto"/>
              <w:rPr>
                <w:rFonts w:ascii="Calibri" w:eastAsia="Times New Roman" w:hAnsi="Calibri" w:cs="Times New Roman"/>
                <w:b/>
                <w:i/>
                <w:iCs/>
                <w:color w:val="000000"/>
                <w:sz w:val="20"/>
                <w:szCs w:val="20"/>
              </w:rPr>
            </w:pPr>
          </w:p>
        </w:tc>
        <w:tc>
          <w:tcPr>
            <w:tcW w:w="0" w:type="auto"/>
            <w:tcBorders>
              <w:top w:val="nil"/>
              <w:left w:val="single" w:sz="2" w:space="0" w:color="auto"/>
              <w:bottom w:val="single" w:sz="4" w:space="0" w:color="auto"/>
              <w:right w:val="nil"/>
            </w:tcBorders>
            <w:shd w:val="clear" w:color="auto" w:fill="A9D5E7" w:themeFill="accent1" w:themeFillTint="66"/>
            <w:noWrap/>
            <w:vAlign w:val="bottom"/>
            <w:hideMark/>
          </w:tcPr>
          <w:p w14:paraId="573B6D3D" w14:textId="77777777" w:rsidR="004A51D0" w:rsidRPr="002B239C" w:rsidRDefault="004A51D0" w:rsidP="004A51D0">
            <w:pPr>
              <w:spacing w:after="0" w:line="240" w:lineRule="auto"/>
              <w:jc w:val="center"/>
              <w:rPr>
                <w:rFonts w:ascii="Calibri" w:eastAsia="Times New Roman" w:hAnsi="Calibri" w:cs="Times New Roman"/>
                <w:b/>
                <w:color w:val="000000"/>
                <w:sz w:val="20"/>
                <w:szCs w:val="20"/>
              </w:rPr>
            </w:pPr>
            <w:r w:rsidRPr="002B239C">
              <w:rPr>
                <w:rFonts w:ascii="Calibri" w:eastAsia="Times New Roman" w:hAnsi="Calibri" w:cs="Times New Roman"/>
                <w:b/>
                <w:color w:val="000000"/>
                <w:sz w:val="20"/>
                <w:szCs w:val="20"/>
              </w:rPr>
              <w:t>SR-CR</w:t>
            </w:r>
          </w:p>
        </w:tc>
        <w:tc>
          <w:tcPr>
            <w:tcW w:w="0" w:type="auto"/>
            <w:tcBorders>
              <w:top w:val="nil"/>
              <w:left w:val="nil"/>
              <w:bottom w:val="single" w:sz="4" w:space="0" w:color="auto"/>
              <w:right w:val="nil"/>
            </w:tcBorders>
            <w:shd w:val="clear" w:color="auto" w:fill="A9D5E7" w:themeFill="accent1" w:themeFillTint="66"/>
            <w:noWrap/>
            <w:vAlign w:val="bottom"/>
            <w:hideMark/>
          </w:tcPr>
          <w:p w14:paraId="1DDAA384" w14:textId="77777777" w:rsidR="004A51D0" w:rsidRPr="002B239C" w:rsidRDefault="004A51D0" w:rsidP="004A51D0">
            <w:pPr>
              <w:spacing w:after="0" w:line="240" w:lineRule="auto"/>
              <w:jc w:val="center"/>
              <w:rPr>
                <w:rFonts w:ascii="Calibri" w:eastAsia="Times New Roman" w:hAnsi="Calibri" w:cs="Times New Roman"/>
                <w:b/>
                <w:color w:val="000000"/>
                <w:sz w:val="20"/>
                <w:szCs w:val="20"/>
              </w:rPr>
            </w:pPr>
            <w:r w:rsidRPr="002B239C">
              <w:rPr>
                <w:rFonts w:ascii="Calibri" w:eastAsia="Times New Roman" w:hAnsi="Calibri" w:cs="Times New Roman"/>
                <w:b/>
                <w:color w:val="000000"/>
                <w:sz w:val="20"/>
                <w:szCs w:val="20"/>
              </w:rPr>
              <w:t>|SR-CR|</w:t>
            </w:r>
          </w:p>
        </w:tc>
        <w:tc>
          <w:tcPr>
            <w:tcW w:w="0" w:type="auto"/>
            <w:tcBorders>
              <w:top w:val="nil"/>
              <w:left w:val="nil"/>
              <w:bottom w:val="single" w:sz="4" w:space="0" w:color="auto"/>
              <w:right w:val="nil"/>
            </w:tcBorders>
            <w:shd w:val="clear" w:color="auto" w:fill="A9D5E7" w:themeFill="accent1" w:themeFillTint="66"/>
            <w:vAlign w:val="bottom"/>
            <w:hideMark/>
          </w:tcPr>
          <w:p w14:paraId="67BFB713" w14:textId="4BE9F73D" w:rsidR="004A51D0" w:rsidRPr="002B239C" w:rsidRDefault="004A51D0" w:rsidP="004A51D0">
            <w:pPr>
              <w:spacing w:after="0" w:line="240" w:lineRule="auto"/>
              <w:jc w:val="center"/>
              <w:rPr>
                <w:rFonts w:ascii="Calibri" w:eastAsia="Times New Roman" w:hAnsi="Calibri" w:cs="Times New Roman"/>
                <w:b/>
                <w:color w:val="000000"/>
                <w:sz w:val="20"/>
                <w:szCs w:val="20"/>
              </w:rPr>
            </w:pPr>
            <w:r w:rsidRPr="002B239C">
              <w:rPr>
                <w:rFonts w:ascii="Calibri" w:eastAsia="Times New Roman" w:hAnsi="Calibri" w:cs="Times New Roman"/>
                <w:b/>
                <w:color w:val="000000"/>
                <w:sz w:val="20"/>
                <w:szCs w:val="20"/>
              </w:rPr>
              <w:t>{Bias/</w:t>
            </w:r>
            <w:r w:rsidR="002B0A4B" w:rsidRPr="002B239C">
              <w:rPr>
                <w:rFonts w:ascii="Calibri" w:eastAsia="Times New Roman" w:hAnsi="Calibri" w:cs="Times New Roman"/>
                <w:b/>
                <w:color w:val="000000"/>
                <w:sz w:val="20"/>
                <w:szCs w:val="20"/>
              </w:rPr>
              <w:t>CR}</w:t>
            </w:r>
          </w:p>
          <w:p w14:paraId="40DF2F9D" w14:textId="77777777" w:rsidR="004A51D0" w:rsidRPr="002B239C" w:rsidRDefault="004A51D0" w:rsidP="004A51D0">
            <w:pPr>
              <w:spacing w:after="0" w:line="240" w:lineRule="auto"/>
              <w:jc w:val="center"/>
              <w:rPr>
                <w:rFonts w:ascii="Calibri" w:eastAsia="Times New Roman" w:hAnsi="Calibri" w:cs="Times New Roman"/>
                <w:b/>
                <w:color w:val="000000"/>
                <w:sz w:val="20"/>
                <w:szCs w:val="20"/>
              </w:rPr>
            </w:pPr>
            <w:r w:rsidRPr="002B239C">
              <w:rPr>
                <w:rFonts w:ascii="Calibri" w:eastAsia="Times New Roman" w:hAnsi="Calibri" w:cs="Times New Roman"/>
                <w:b/>
                <w:color w:val="000000"/>
                <w:sz w:val="20"/>
                <w:szCs w:val="20"/>
              </w:rPr>
              <w:t>*100</w:t>
            </w:r>
          </w:p>
        </w:tc>
        <w:tc>
          <w:tcPr>
            <w:tcW w:w="0" w:type="auto"/>
            <w:tcBorders>
              <w:top w:val="nil"/>
              <w:left w:val="nil"/>
              <w:bottom w:val="single" w:sz="4" w:space="0" w:color="auto"/>
              <w:right w:val="single" w:sz="4" w:space="0" w:color="auto"/>
            </w:tcBorders>
            <w:shd w:val="clear" w:color="auto" w:fill="A9D5E7" w:themeFill="accent1" w:themeFillTint="66"/>
            <w:vAlign w:val="bottom"/>
            <w:hideMark/>
          </w:tcPr>
          <w:p w14:paraId="4D328076" w14:textId="69BEBBB2" w:rsidR="004A51D0" w:rsidRPr="002B239C" w:rsidRDefault="004A51D0" w:rsidP="004A51D0">
            <w:pPr>
              <w:spacing w:after="0" w:line="240" w:lineRule="auto"/>
              <w:jc w:val="center"/>
              <w:rPr>
                <w:rFonts w:ascii="Calibri" w:eastAsia="Times New Roman" w:hAnsi="Calibri" w:cs="Times New Roman"/>
                <w:b/>
                <w:color w:val="000000"/>
                <w:sz w:val="20"/>
                <w:szCs w:val="20"/>
              </w:rPr>
            </w:pPr>
            <w:r w:rsidRPr="002B239C">
              <w:rPr>
                <w:rFonts w:ascii="Calibri" w:eastAsia="Times New Roman" w:hAnsi="Calibri" w:cs="Times New Roman"/>
                <w:b/>
                <w:color w:val="000000"/>
                <w:sz w:val="20"/>
                <w:szCs w:val="20"/>
              </w:rPr>
              <w:t>{|Bias|/</w:t>
            </w:r>
            <w:r w:rsidR="002B0A4B" w:rsidRPr="002B239C">
              <w:rPr>
                <w:rFonts w:ascii="Calibri" w:eastAsia="Times New Roman" w:hAnsi="Calibri" w:cs="Times New Roman"/>
                <w:b/>
                <w:color w:val="000000"/>
                <w:sz w:val="20"/>
                <w:szCs w:val="20"/>
              </w:rPr>
              <w:t>CR}</w:t>
            </w:r>
          </w:p>
          <w:p w14:paraId="25771452" w14:textId="77777777" w:rsidR="004A51D0" w:rsidRPr="002B239C" w:rsidRDefault="004A51D0" w:rsidP="004A51D0">
            <w:pPr>
              <w:spacing w:after="0" w:line="240" w:lineRule="auto"/>
              <w:jc w:val="center"/>
              <w:rPr>
                <w:rFonts w:ascii="Calibri" w:eastAsia="Times New Roman" w:hAnsi="Calibri" w:cs="Times New Roman"/>
                <w:b/>
                <w:color w:val="000000"/>
                <w:sz w:val="20"/>
                <w:szCs w:val="20"/>
              </w:rPr>
            </w:pPr>
            <w:r w:rsidRPr="002B239C">
              <w:rPr>
                <w:rFonts w:ascii="Calibri" w:eastAsia="Times New Roman" w:hAnsi="Calibri" w:cs="Times New Roman"/>
                <w:b/>
                <w:color w:val="000000"/>
                <w:sz w:val="20"/>
                <w:szCs w:val="20"/>
              </w:rPr>
              <w:t>*100</w:t>
            </w:r>
          </w:p>
        </w:tc>
        <w:tc>
          <w:tcPr>
            <w:tcW w:w="0" w:type="auto"/>
            <w:tcBorders>
              <w:top w:val="nil"/>
              <w:left w:val="nil"/>
              <w:bottom w:val="single" w:sz="4" w:space="0" w:color="auto"/>
              <w:right w:val="nil"/>
            </w:tcBorders>
            <w:shd w:val="clear" w:color="auto" w:fill="A9D5E7" w:themeFill="accent1" w:themeFillTint="66"/>
            <w:noWrap/>
            <w:vAlign w:val="bottom"/>
            <w:hideMark/>
          </w:tcPr>
          <w:p w14:paraId="64536561" w14:textId="77777777" w:rsidR="004A51D0" w:rsidRPr="002B239C" w:rsidRDefault="004A51D0" w:rsidP="004A51D0">
            <w:pPr>
              <w:spacing w:after="0" w:line="240" w:lineRule="auto"/>
              <w:jc w:val="center"/>
              <w:rPr>
                <w:rFonts w:ascii="Calibri" w:eastAsia="Times New Roman" w:hAnsi="Calibri" w:cs="Times New Roman"/>
                <w:b/>
                <w:color w:val="000000"/>
                <w:sz w:val="20"/>
                <w:szCs w:val="20"/>
              </w:rPr>
            </w:pPr>
            <w:r w:rsidRPr="002B239C">
              <w:rPr>
                <w:rFonts w:ascii="Calibri" w:eastAsia="Times New Roman" w:hAnsi="Calibri" w:cs="Times New Roman"/>
                <w:b/>
                <w:color w:val="000000"/>
                <w:sz w:val="20"/>
                <w:szCs w:val="20"/>
              </w:rPr>
              <w:t>SR-CR</w:t>
            </w:r>
          </w:p>
        </w:tc>
        <w:tc>
          <w:tcPr>
            <w:tcW w:w="0" w:type="auto"/>
            <w:tcBorders>
              <w:top w:val="nil"/>
              <w:left w:val="nil"/>
              <w:bottom w:val="single" w:sz="4" w:space="0" w:color="auto"/>
              <w:right w:val="nil"/>
            </w:tcBorders>
            <w:shd w:val="clear" w:color="auto" w:fill="A9D5E7" w:themeFill="accent1" w:themeFillTint="66"/>
            <w:vAlign w:val="bottom"/>
            <w:hideMark/>
          </w:tcPr>
          <w:p w14:paraId="6E65210A" w14:textId="77777777" w:rsidR="004A51D0" w:rsidRPr="002B239C" w:rsidRDefault="004A51D0" w:rsidP="004A51D0">
            <w:pPr>
              <w:spacing w:after="0" w:line="240" w:lineRule="auto"/>
              <w:jc w:val="center"/>
              <w:rPr>
                <w:rFonts w:ascii="Calibri" w:eastAsia="Times New Roman" w:hAnsi="Calibri" w:cs="Times New Roman"/>
                <w:b/>
                <w:color w:val="000000"/>
                <w:sz w:val="20"/>
                <w:szCs w:val="20"/>
              </w:rPr>
            </w:pPr>
            <w:r w:rsidRPr="002B239C">
              <w:rPr>
                <w:rFonts w:ascii="Calibri" w:eastAsia="Times New Roman" w:hAnsi="Calibri" w:cs="Times New Roman"/>
                <w:b/>
                <w:color w:val="000000"/>
                <w:sz w:val="20"/>
                <w:szCs w:val="20"/>
              </w:rPr>
              <w:t xml:space="preserve"> |SR-CR|</w:t>
            </w:r>
          </w:p>
        </w:tc>
        <w:tc>
          <w:tcPr>
            <w:tcW w:w="0" w:type="auto"/>
            <w:tcBorders>
              <w:top w:val="nil"/>
              <w:left w:val="nil"/>
              <w:bottom w:val="single" w:sz="4" w:space="0" w:color="auto"/>
              <w:right w:val="nil"/>
            </w:tcBorders>
            <w:shd w:val="clear" w:color="auto" w:fill="A9D5E7" w:themeFill="accent1" w:themeFillTint="66"/>
            <w:vAlign w:val="bottom"/>
            <w:hideMark/>
          </w:tcPr>
          <w:p w14:paraId="38B15E91" w14:textId="55338204" w:rsidR="004A51D0" w:rsidRPr="002B239C" w:rsidRDefault="004A51D0" w:rsidP="004A51D0">
            <w:pPr>
              <w:spacing w:after="0" w:line="240" w:lineRule="auto"/>
              <w:jc w:val="center"/>
              <w:rPr>
                <w:rFonts w:ascii="Calibri" w:eastAsia="Times New Roman" w:hAnsi="Calibri" w:cs="Times New Roman"/>
                <w:b/>
                <w:color w:val="000000"/>
                <w:sz w:val="20"/>
                <w:szCs w:val="20"/>
              </w:rPr>
            </w:pPr>
            <w:r w:rsidRPr="002B239C">
              <w:rPr>
                <w:rFonts w:ascii="Calibri" w:eastAsia="Times New Roman" w:hAnsi="Calibri" w:cs="Times New Roman"/>
                <w:b/>
                <w:color w:val="000000"/>
                <w:sz w:val="20"/>
                <w:szCs w:val="20"/>
              </w:rPr>
              <w:t>{Bias/</w:t>
            </w:r>
            <w:r w:rsidR="002B0A4B" w:rsidRPr="002B239C">
              <w:rPr>
                <w:rFonts w:ascii="Calibri" w:eastAsia="Times New Roman" w:hAnsi="Calibri" w:cs="Times New Roman"/>
                <w:b/>
                <w:color w:val="000000"/>
                <w:sz w:val="20"/>
                <w:szCs w:val="20"/>
              </w:rPr>
              <w:t>CR}</w:t>
            </w:r>
          </w:p>
          <w:p w14:paraId="0785A3BE" w14:textId="77777777" w:rsidR="004A51D0" w:rsidRPr="002B239C" w:rsidRDefault="004A51D0" w:rsidP="004A51D0">
            <w:pPr>
              <w:spacing w:after="0" w:line="240" w:lineRule="auto"/>
              <w:jc w:val="center"/>
              <w:rPr>
                <w:rFonts w:ascii="Calibri" w:eastAsia="Times New Roman" w:hAnsi="Calibri" w:cs="Times New Roman"/>
                <w:b/>
                <w:color w:val="000000"/>
                <w:sz w:val="20"/>
                <w:szCs w:val="20"/>
              </w:rPr>
            </w:pPr>
            <w:r w:rsidRPr="002B239C">
              <w:rPr>
                <w:rFonts w:ascii="Calibri" w:eastAsia="Times New Roman" w:hAnsi="Calibri" w:cs="Times New Roman"/>
                <w:b/>
                <w:color w:val="000000"/>
                <w:sz w:val="20"/>
                <w:szCs w:val="20"/>
              </w:rPr>
              <w:t>*100</w:t>
            </w:r>
          </w:p>
        </w:tc>
        <w:tc>
          <w:tcPr>
            <w:tcW w:w="0" w:type="auto"/>
            <w:tcBorders>
              <w:top w:val="nil"/>
              <w:left w:val="nil"/>
              <w:bottom w:val="single" w:sz="4" w:space="0" w:color="auto"/>
              <w:right w:val="nil"/>
            </w:tcBorders>
            <w:shd w:val="clear" w:color="auto" w:fill="A9D5E7" w:themeFill="accent1" w:themeFillTint="66"/>
            <w:vAlign w:val="bottom"/>
            <w:hideMark/>
          </w:tcPr>
          <w:p w14:paraId="2CE752F1" w14:textId="340FB1F0" w:rsidR="004A51D0" w:rsidRPr="002B239C" w:rsidRDefault="004A51D0" w:rsidP="004A51D0">
            <w:pPr>
              <w:spacing w:after="0" w:line="240" w:lineRule="auto"/>
              <w:jc w:val="center"/>
              <w:rPr>
                <w:rFonts w:ascii="Calibri" w:eastAsia="Times New Roman" w:hAnsi="Calibri" w:cs="Times New Roman"/>
                <w:b/>
                <w:color w:val="000000"/>
                <w:sz w:val="20"/>
                <w:szCs w:val="20"/>
              </w:rPr>
            </w:pPr>
            <w:r w:rsidRPr="002B239C">
              <w:rPr>
                <w:rFonts w:ascii="Calibri" w:eastAsia="Times New Roman" w:hAnsi="Calibri" w:cs="Times New Roman"/>
                <w:b/>
                <w:color w:val="000000"/>
                <w:sz w:val="20"/>
                <w:szCs w:val="20"/>
              </w:rPr>
              <w:t>{|Bias|/</w:t>
            </w:r>
            <w:r w:rsidR="002B0A4B" w:rsidRPr="002B239C">
              <w:rPr>
                <w:rFonts w:ascii="Calibri" w:eastAsia="Times New Roman" w:hAnsi="Calibri" w:cs="Times New Roman"/>
                <w:b/>
                <w:color w:val="000000"/>
                <w:sz w:val="20"/>
                <w:szCs w:val="20"/>
              </w:rPr>
              <w:t>CR}</w:t>
            </w:r>
          </w:p>
          <w:p w14:paraId="4165B3C1" w14:textId="77777777" w:rsidR="004A51D0" w:rsidRPr="002B239C" w:rsidRDefault="004A51D0" w:rsidP="004A51D0">
            <w:pPr>
              <w:spacing w:after="0" w:line="240" w:lineRule="auto"/>
              <w:jc w:val="center"/>
              <w:rPr>
                <w:rFonts w:ascii="Calibri" w:eastAsia="Times New Roman" w:hAnsi="Calibri" w:cs="Times New Roman"/>
                <w:b/>
                <w:color w:val="000000"/>
                <w:sz w:val="20"/>
                <w:szCs w:val="20"/>
              </w:rPr>
            </w:pPr>
            <w:r w:rsidRPr="002B239C">
              <w:rPr>
                <w:rFonts w:ascii="Calibri" w:eastAsia="Times New Roman" w:hAnsi="Calibri" w:cs="Times New Roman"/>
                <w:b/>
                <w:color w:val="000000"/>
                <w:sz w:val="20"/>
                <w:szCs w:val="20"/>
              </w:rPr>
              <w:t>*100</w:t>
            </w:r>
          </w:p>
        </w:tc>
      </w:tr>
      <w:tr w:rsidR="00A237B8" w:rsidRPr="002B239C" w14:paraId="55DAA322"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260CF04A" w14:textId="1EC90A76" w:rsidR="004A51D0" w:rsidRPr="002B239C" w:rsidRDefault="004A51D0" w:rsidP="004A51D0">
            <w:pPr>
              <w:spacing w:after="0" w:line="240" w:lineRule="auto"/>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xml:space="preserve">CR </w:t>
            </w:r>
            <w:ins w:id="792" w:author="Abhilasha Vaid" w:date="2016-06-17T13:05:00Z">
              <w:r w:rsidR="00D160FC">
                <w:rPr>
                  <w:rFonts w:ascii="Calibri" w:eastAsia="Times New Roman" w:hAnsi="Calibri" w:cs="Times New Roman"/>
                  <w:color w:val="000000"/>
                  <w:sz w:val="20"/>
                  <w:szCs w:val="20"/>
                </w:rPr>
                <w:t>a</w:t>
              </w:r>
            </w:ins>
            <w:del w:id="793" w:author="Abhilasha Vaid" w:date="2016-06-17T13:05:00Z">
              <w:r w:rsidRPr="002B239C" w:rsidDel="00D160FC">
                <w:rPr>
                  <w:rFonts w:ascii="Calibri" w:eastAsia="Times New Roman" w:hAnsi="Calibri" w:cs="Times New Roman"/>
                  <w:color w:val="000000"/>
                  <w:sz w:val="20"/>
                  <w:szCs w:val="20"/>
                </w:rPr>
                <w:delText>A</w:delText>
              </w:r>
            </w:del>
            <w:r w:rsidRPr="002B239C">
              <w:rPr>
                <w:rFonts w:ascii="Calibri" w:eastAsia="Times New Roman" w:hAnsi="Calibri" w:cs="Times New Roman"/>
                <w:color w:val="000000"/>
                <w:sz w:val="20"/>
                <w:szCs w:val="20"/>
              </w:rPr>
              <w:t>rea (acres)</w:t>
            </w:r>
          </w:p>
        </w:tc>
        <w:tc>
          <w:tcPr>
            <w:tcW w:w="0" w:type="auto"/>
            <w:tcBorders>
              <w:top w:val="nil"/>
              <w:left w:val="single" w:sz="4" w:space="0" w:color="auto"/>
              <w:bottom w:val="nil"/>
              <w:right w:val="nil"/>
            </w:tcBorders>
            <w:shd w:val="clear" w:color="auto" w:fill="auto"/>
            <w:noWrap/>
            <w:vAlign w:val="bottom"/>
            <w:hideMark/>
          </w:tcPr>
          <w:p w14:paraId="596B1DB9"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0.043</w:t>
            </w:r>
          </w:p>
        </w:tc>
        <w:tc>
          <w:tcPr>
            <w:tcW w:w="0" w:type="auto"/>
            <w:tcBorders>
              <w:top w:val="nil"/>
              <w:left w:val="nil"/>
              <w:bottom w:val="nil"/>
              <w:right w:val="nil"/>
            </w:tcBorders>
            <w:shd w:val="clear" w:color="auto" w:fill="auto"/>
            <w:noWrap/>
            <w:vAlign w:val="bottom"/>
            <w:hideMark/>
          </w:tcPr>
          <w:p w14:paraId="7D60300C"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0.278***</w:t>
            </w:r>
          </w:p>
        </w:tc>
        <w:tc>
          <w:tcPr>
            <w:tcW w:w="0" w:type="auto"/>
            <w:tcBorders>
              <w:top w:val="nil"/>
              <w:left w:val="nil"/>
              <w:bottom w:val="nil"/>
              <w:right w:val="nil"/>
            </w:tcBorders>
            <w:shd w:val="clear" w:color="auto" w:fill="auto"/>
            <w:noWrap/>
            <w:vAlign w:val="bottom"/>
            <w:hideMark/>
          </w:tcPr>
          <w:p w14:paraId="6E204780"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-775.385***</w:t>
            </w:r>
          </w:p>
        </w:tc>
        <w:tc>
          <w:tcPr>
            <w:tcW w:w="0" w:type="auto"/>
            <w:tcBorders>
              <w:top w:val="nil"/>
              <w:left w:val="nil"/>
              <w:bottom w:val="nil"/>
              <w:right w:val="single" w:sz="4" w:space="0" w:color="auto"/>
            </w:tcBorders>
            <w:shd w:val="clear" w:color="auto" w:fill="auto"/>
            <w:noWrap/>
            <w:vAlign w:val="bottom"/>
            <w:hideMark/>
          </w:tcPr>
          <w:p w14:paraId="6763DF2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-724.752***</w:t>
            </w:r>
          </w:p>
        </w:tc>
        <w:tc>
          <w:tcPr>
            <w:tcW w:w="0" w:type="auto"/>
            <w:tcBorders>
              <w:top w:val="nil"/>
              <w:left w:val="nil"/>
              <w:bottom w:val="nil"/>
              <w:right w:val="nil"/>
            </w:tcBorders>
            <w:shd w:val="clear" w:color="auto" w:fill="auto"/>
            <w:noWrap/>
            <w:vAlign w:val="bottom"/>
            <w:hideMark/>
          </w:tcPr>
          <w:p w14:paraId="7D75ADEA"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-0.070</w:t>
            </w:r>
          </w:p>
        </w:tc>
        <w:tc>
          <w:tcPr>
            <w:tcW w:w="0" w:type="auto"/>
            <w:tcBorders>
              <w:top w:val="nil"/>
              <w:left w:val="nil"/>
              <w:bottom w:val="nil"/>
              <w:right w:val="nil"/>
            </w:tcBorders>
            <w:shd w:val="clear" w:color="auto" w:fill="auto"/>
            <w:noWrap/>
            <w:vAlign w:val="bottom"/>
            <w:hideMark/>
          </w:tcPr>
          <w:p w14:paraId="269DF1C8"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0.821***</w:t>
            </w:r>
          </w:p>
        </w:tc>
        <w:tc>
          <w:tcPr>
            <w:tcW w:w="0" w:type="auto"/>
            <w:tcBorders>
              <w:top w:val="nil"/>
              <w:left w:val="nil"/>
              <w:bottom w:val="nil"/>
              <w:right w:val="nil"/>
            </w:tcBorders>
            <w:shd w:val="clear" w:color="auto" w:fill="auto"/>
            <w:noWrap/>
            <w:vAlign w:val="bottom"/>
            <w:hideMark/>
          </w:tcPr>
          <w:p w14:paraId="14513E3B"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-1208.4***</w:t>
            </w:r>
          </w:p>
        </w:tc>
        <w:tc>
          <w:tcPr>
            <w:tcW w:w="0" w:type="auto"/>
            <w:tcBorders>
              <w:top w:val="nil"/>
              <w:left w:val="nil"/>
              <w:bottom w:val="nil"/>
              <w:right w:val="nil"/>
            </w:tcBorders>
            <w:shd w:val="clear" w:color="auto" w:fill="auto"/>
            <w:noWrap/>
            <w:vAlign w:val="bottom"/>
            <w:hideMark/>
          </w:tcPr>
          <w:p w14:paraId="0BCD163C"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-1172.4***</w:t>
            </w:r>
          </w:p>
        </w:tc>
      </w:tr>
      <w:tr w:rsidR="00A237B8" w:rsidRPr="002B239C" w14:paraId="74C64D8D" w14:textId="77777777" w:rsidTr="005B6EA1">
        <w:trPr>
          <w:trHeight w:val="305"/>
          <w:jc w:val="center"/>
        </w:trPr>
        <w:tc>
          <w:tcPr>
            <w:tcW w:w="0" w:type="auto"/>
            <w:tcBorders>
              <w:top w:val="nil"/>
              <w:left w:val="nil"/>
              <w:bottom w:val="nil"/>
              <w:right w:val="nil"/>
            </w:tcBorders>
            <w:shd w:val="clear" w:color="auto" w:fill="auto"/>
            <w:noWrap/>
            <w:vAlign w:val="bottom"/>
            <w:hideMark/>
          </w:tcPr>
          <w:p w14:paraId="3FB1370D" w14:textId="21A31341" w:rsidR="004A51D0" w:rsidRPr="002B239C" w:rsidRDefault="004A51D0" w:rsidP="004A51D0">
            <w:pPr>
              <w:spacing w:after="0" w:line="240" w:lineRule="auto"/>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xml:space="preserve">CR </w:t>
            </w:r>
            <w:ins w:id="794" w:author="Abhilasha Vaid" w:date="2016-06-17T13:05:00Z">
              <w:r w:rsidR="00D160FC">
                <w:rPr>
                  <w:rFonts w:ascii="Calibri" w:eastAsia="Times New Roman" w:hAnsi="Calibri" w:cs="Times New Roman"/>
                  <w:color w:val="000000"/>
                  <w:sz w:val="20"/>
                  <w:szCs w:val="20"/>
                </w:rPr>
                <w:t>a</w:t>
              </w:r>
            </w:ins>
            <w:del w:id="795" w:author="Abhilasha Vaid" w:date="2016-06-17T13:05:00Z">
              <w:r w:rsidRPr="002B239C" w:rsidDel="00D160FC">
                <w:rPr>
                  <w:rFonts w:ascii="Calibri" w:eastAsia="Times New Roman" w:hAnsi="Calibri" w:cs="Times New Roman"/>
                  <w:color w:val="000000"/>
                  <w:sz w:val="20"/>
                  <w:szCs w:val="20"/>
                </w:rPr>
                <w:delText>A</w:delText>
              </w:r>
            </w:del>
            <w:r w:rsidRPr="002B239C">
              <w:rPr>
                <w:rFonts w:ascii="Calibri" w:eastAsia="Times New Roman" w:hAnsi="Calibri" w:cs="Times New Roman"/>
                <w:color w:val="000000"/>
                <w:sz w:val="20"/>
                <w:szCs w:val="20"/>
              </w:rPr>
              <w:t>rea</w:t>
            </w:r>
            <w:r w:rsidRPr="002B239C">
              <w:rPr>
                <w:rFonts w:ascii="Calibri" w:eastAsia="Times New Roman" w:hAnsi="Calibri" w:cs="Times New Roman"/>
                <w:color w:val="000000"/>
                <w:sz w:val="20"/>
                <w:szCs w:val="20"/>
                <w:vertAlign w:val="superscript"/>
              </w:rPr>
              <w:t>2</w:t>
            </w:r>
          </w:p>
        </w:tc>
        <w:tc>
          <w:tcPr>
            <w:tcW w:w="0" w:type="auto"/>
            <w:tcBorders>
              <w:top w:val="nil"/>
              <w:left w:val="single" w:sz="4" w:space="0" w:color="auto"/>
              <w:bottom w:val="nil"/>
              <w:right w:val="nil"/>
            </w:tcBorders>
            <w:shd w:val="clear" w:color="auto" w:fill="auto"/>
            <w:noWrap/>
            <w:vAlign w:val="bottom"/>
            <w:hideMark/>
          </w:tcPr>
          <w:p w14:paraId="0C99D68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-0.247***</w:t>
            </w:r>
          </w:p>
        </w:tc>
        <w:tc>
          <w:tcPr>
            <w:tcW w:w="0" w:type="auto"/>
            <w:tcBorders>
              <w:top w:val="nil"/>
              <w:left w:val="nil"/>
              <w:bottom w:val="nil"/>
              <w:right w:val="nil"/>
            </w:tcBorders>
            <w:shd w:val="clear" w:color="auto" w:fill="auto"/>
            <w:noWrap/>
            <w:vAlign w:val="bottom"/>
            <w:hideMark/>
          </w:tcPr>
          <w:p w14:paraId="04C89720"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1E5A4712"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425.846***</w:t>
            </w:r>
          </w:p>
        </w:tc>
        <w:tc>
          <w:tcPr>
            <w:tcW w:w="0" w:type="auto"/>
            <w:tcBorders>
              <w:top w:val="nil"/>
              <w:left w:val="nil"/>
              <w:bottom w:val="nil"/>
              <w:right w:val="single" w:sz="4" w:space="0" w:color="auto"/>
            </w:tcBorders>
            <w:shd w:val="clear" w:color="auto" w:fill="auto"/>
            <w:noWrap/>
            <w:vAlign w:val="bottom"/>
            <w:hideMark/>
          </w:tcPr>
          <w:p w14:paraId="086549F8"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408.956***</w:t>
            </w:r>
          </w:p>
        </w:tc>
        <w:tc>
          <w:tcPr>
            <w:tcW w:w="0" w:type="auto"/>
            <w:tcBorders>
              <w:top w:val="nil"/>
              <w:left w:val="nil"/>
              <w:bottom w:val="nil"/>
              <w:right w:val="nil"/>
            </w:tcBorders>
            <w:shd w:val="clear" w:color="auto" w:fill="auto"/>
            <w:noWrap/>
            <w:vAlign w:val="bottom"/>
            <w:hideMark/>
          </w:tcPr>
          <w:p w14:paraId="30D36D10"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3A0BBA9B"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-0.863***</w:t>
            </w:r>
          </w:p>
        </w:tc>
        <w:tc>
          <w:tcPr>
            <w:tcW w:w="0" w:type="auto"/>
            <w:tcBorders>
              <w:top w:val="nil"/>
              <w:left w:val="nil"/>
              <w:bottom w:val="nil"/>
              <w:right w:val="nil"/>
            </w:tcBorders>
            <w:shd w:val="clear" w:color="auto" w:fill="auto"/>
            <w:noWrap/>
            <w:vAlign w:val="bottom"/>
            <w:hideMark/>
          </w:tcPr>
          <w:p w14:paraId="6F02A432"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966.7***</w:t>
            </w:r>
          </w:p>
        </w:tc>
        <w:tc>
          <w:tcPr>
            <w:tcW w:w="0" w:type="auto"/>
            <w:tcBorders>
              <w:top w:val="nil"/>
              <w:left w:val="nil"/>
              <w:bottom w:val="nil"/>
              <w:right w:val="nil"/>
            </w:tcBorders>
            <w:shd w:val="clear" w:color="auto" w:fill="auto"/>
            <w:noWrap/>
            <w:vAlign w:val="bottom"/>
            <w:hideMark/>
          </w:tcPr>
          <w:p w14:paraId="536214D7"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942.4***</w:t>
            </w:r>
          </w:p>
        </w:tc>
      </w:tr>
      <w:tr w:rsidR="00A237B8" w:rsidRPr="002B239C" w14:paraId="4EDA32F7" w14:textId="77777777" w:rsidTr="005B6EA1">
        <w:trPr>
          <w:trHeight w:val="305"/>
          <w:jc w:val="center"/>
        </w:trPr>
        <w:tc>
          <w:tcPr>
            <w:tcW w:w="0" w:type="auto"/>
            <w:tcBorders>
              <w:top w:val="nil"/>
              <w:left w:val="nil"/>
              <w:bottom w:val="nil"/>
              <w:right w:val="nil"/>
            </w:tcBorders>
            <w:shd w:val="clear" w:color="auto" w:fill="auto"/>
            <w:noWrap/>
            <w:vAlign w:val="bottom"/>
            <w:hideMark/>
          </w:tcPr>
          <w:p w14:paraId="769A0511" w14:textId="08267BE9" w:rsidR="004A51D0" w:rsidRPr="002B239C" w:rsidRDefault="004A51D0" w:rsidP="004A51D0">
            <w:pPr>
              <w:spacing w:after="0" w:line="240" w:lineRule="auto"/>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xml:space="preserve">CR </w:t>
            </w:r>
            <w:ins w:id="796" w:author="Abhilasha Vaid" w:date="2016-06-17T13:05:00Z">
              <w:r w:rsidR="00D160FC">
                <w:rPr>
                  <w:rFonts w:ascii="Calibri" w:eastAsia="Times New Roman" w:hAnsi="Calibri" w:cs="Times New Roman"/>
                  <w:color w:val="000000"/>
                  <w:sz w:val="20"/>
                  <w:szCs w:val="20"/>
                </w:rPr>
                <w:t>a</w:t>
              </w:r>
            </w:ins>
            <w:del w:id="797" w:author="Abhilasha Vaid" w:date="2016-06-17T13:05:00Z">
              <w:r w:rsidRPr="002B239C" w:rsidDel="00D160FC">
                <w:rPr>
                  <w:rFonts w:ascii="Calibri" w:eastAsia="Times New Roman" w:hAnsi="Calibri" w:cs="Times New Roman"/>
                  <w:color w:val="000000"/>
                  <w:sz w:val="20"/>
                  <w:szCs w:val="20"/>
                </w:rPr>
                <w:delText>A</w:delText>
              </w:r>
            </w:del>
            <w:r w:rsidRPr="002B239C">
              <w:rPr>
                <w:rFonts w:ascii="Calibri" w:eastAsia="Times New Roman" w:hAnsi="Calibri" w:cs="Times New Roman"/>
                <w:color w:val="000000"/>
                <w:sz w:val="20"/>
                <w:szCs w:val="20"/>
              </w:rPr>
              <w:t>rea</w:t>
            </w:r>
            <w:r w:rsidRPr="002B239C">
              <w:rPr>
                <w:rFonts w:ascii="Calibri" w:eastAsia="Times New Roman" w:hAnsi="Calibri" w:cs="Times New Roman"/>
                <w:color w:val="000000"/>
                <w:sz w:val="20"/>
                <w:szCs w:val="20"/>
                <w:vertAlign w:val="superscript"/>
              </w:rPr>
              <w:t>3</w:t>
            </w:r>
          </w:p>
        </w:tc>
        <w:tc>
          <w:tcPr>
            <w:tcW w:w="0" w:type="auto"/>
            <w:tcBorders>
              <w:top w:val="nil"/>
              <w:left w:val="single" w:sz="4" w:space="0" w:color="auto"/>
              <w:bottom w:val="nil"/>
              <w:right w:val="nil"/>
            </w:tcBorders>
            <w:shd w:val="clear" w:color="auto" w:fill="auto"/>
            <w:noWrap/>
            <w:vAlign w:val="bottom"/>
            <w:hideMark/>
          </w:tcPr>
          <w:p w14:paraId="0DC15E48"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0.038***</w:t>
            </w:r>
          </w:p>
        </w:tc>
        <w:tc>
          <w:tcPr>
            <w:tcW w:w="0" w:type="auto"/>
            <w:tcBorders>
              <w:top w:val="nil"/>
              <w:left w:val="nil"/>
              <w:bottom w:val="nil"/>
              <w:right w:val="nil"/>
            </w:tcBorders>
            <w:shd w:val="clear" w:color="auto" w:fill="auto"/>
            <w:noWrap/>
            <w:vAlign w:val="bottom"/>
            <w:hideMark/>
          </w:tcPr>
          <w:p w14:paraId="4E4AA26F"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20465198"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-56.161***</w:t>
            </w:r>
          </w:p>
        </w:tc>
        <w:tc>
          <w:tcPr>
            <w:tcW w:w="0" w:type="auto"/>
            <w:tcBorders>
              <w:top w:val="nil"/>
              <w:left w:val="nil"/>
              <w:bottom w:val="nil"/>
              <w:right w:val="single" w:sz="4" w:space="0" w:color="auto"/>
            </w:tcBorders>
            <w:shd w:val="clear" w:color="auto" w:fill="auto"/>
            <w:noWrap/>
            <w:vAlign w:val="bottom"/>
            <w:hideMark/>
          </w:tcPr>
          <w:p w14:paraId="44B502D2"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-54.541***</w:t>
            </w:r>
          </w:p>
        </w:tc>
        <w:tc>
          <w:tcPr>
            <w:tcW w:w="0" w:type="auto"/>
            <w:tcBorders>
              <w:top w:val="nil"/>
              <w:left w:val="nil"/>
              <w:bottom w:val="nil"/>
              <w:right w:val="nil"/>
            </w:tcBorders>
            <w:shd w:val="clear" w:color="auto" w:fill="auto"/>
            <w:noWrap/>
            <w:vAlign w:val="bottom"/>
            <w:hideMark/>
          </w:tcPr>
          <w:p w14:paraId="6F39FA84"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1E4C9E0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0.264***</w:t>
            </w:r>
          </w:p>
        </w:tc>
        <w:tc>
          <w:tcPr>
            <w:tcW w:w="0" w:type="auto"/>
            <w:tcBorders>
              <w:top w:val="nil"/>
              <w:left w:val="nil"/>
              <w:bottom w:val="nil"/>
              <w:right w:val="nil"/>
            </w:tcBorders>
            <w:shd w:val="clear" w:color="auto" w:fill="auto"/>
            <w:noWrap/>
            <w:vAlign w:val="bottom"/>
            <w:hideMark/>
          </w:tcPr>
          <w:p w14:paraId="7C583B8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-209.4***</w:t>
            </w:r>
          </w:p>
        </w:tc>
        <w:tc>
          <w:tcPr>
            <w:tcW w:w="0" w:type="auto"/>
            <w:tcBorders>
              <w:top w:val="nil"/>
              <w:left w:val="nil"/>
              <w:bottom w:val="nil"/>
              <w:right w:val="nil"/>
            </w:tcBorders>
            <w:shd w:val="clear" w:color="auto" w:fill="auto"/>
            <w:noWrap/>
            <w:vAlign w:val="bottom"/>
            <w:hideMark/>
          </w:tcPr>
          <w:p w14:paraId="5FF18077"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-202.0***</w:t>
            </w:r>
          </w:p>
        </w:tc>
      </w:tr>
      <w:tr w:rsidR="00A237B8" w:rsidRPr="002B239C" w14:paraId="15ECC38B"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23E2107D" w14:textId="59C8CF06" w:rsidR="004A51D0" w:rsidRPr="002B239C" w:rsidRDefault="004A51D0" w:rsidP="004A51D0">
            <w:pPr>
              <w:spacing w:after="0" w:line="240" w:lineRule="auto"/>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xml:space="preserve">Number of </w:t>
            </w:r>
            <w:ins w:id="798" w:author="Abhilasha Vaid" w:date="2016-06-17T13:02:00Z">
              <w:r w:rsidR="00D160FC">
                <w:rPr>
                  <w:rFonts w:ascii="Calibri" w:eastAsia="Times New Roman" w:hAnsi="Calibri" w:cs="Times New Roman"/>
                  <w:color w:val="000000"/>
                  <w:sz w:val="20"/>
                  <w:szCs w:val="20"/>
                </w:rPr>
                <w:t>c</w:t>
              </w:r>
            </w:ins>
            <w:del w:id="799" w:author="Abhilasha Vaid" w:date="2016-06-17T13:02:00Z">
              <w:r w:rsidRPr="002B239C" w:rsidDel="00D160FC">
                <w:rPr>
                  <w:rFonts w:ascii="Calibri" w:eastAsia="Times New Roman" w:hAnsi="Calibri" w:cs="Times New Roman"/>
                  <w:color w:val="000000"/>
                  <w:sz w:val="20"/>
                  <w:szCs w:val="20"/>
                </w:rPr>
                <w:delText>C</w:delText>
              </w:r>
            </w:del>
            <w:r w:rsidRPr="002B239C">
              <w:rPr>
                <w:rFonts w:ascii="Calibri" w:eastAsia="Times New Roman" w:hAnsi="Calibri" w:cs="Times New Roman"/>
                <w:color w:val="000000"/>
                <w:sz w:val="20"/>
                <w:szCs w:val="20"/>
              </w:rPr>
              <w:t>orners</w:t>
            </w:r>
          </w:p>
        </w:tc>
        <w:tc>
          <w:tcPr>
            <w:tcW w:w="0" w:type="auto"/>
            <w:tcBorders>
              <w:top w:val="nil"/>
              <w:left w:val="single" w:sz="4" w:space="0" w:color="auto"/>
              <w:bottom w:val="nil"/>
              <w:right w:val="nil"/>
            </w:tcBorders>
            <w:shd w:val="clear" w:color="auto" w:fill="auto"/>
            <w:noWrap/>
            <w:vAlign w:val="bottom"/>
            <w:hideMark/>
          </w:tcPr>
          <w:p w14:paraId="329F4E53"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-0.011***</w:t>
            </w:r>
          </w:p>
        </w:tc>
        <w:tc>
          <w:tcPr>
            <w:tcW w:w="0" w:type="auto"/>
            <w:tcBorders>
              <w:top w:val="nil"/>
              <w:left w:val="nil"/>
              <w:bottom w:val="nil"/>
              <w:right w:val="nil"/>
            </w:tcBorders>
            <w:shd w:val="clear" w:color="auto" w:fill="auto"/>
            <w:noWrap/>
            <w:vAlign w:val="bottom"/>
            <w:hideMark/>
          </w:tcPr>
          <w:p w14:paraId="248C817F"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0.002</w:t>
            </w:r>
          </w:p>
        </w:tc>
        <w:tc>
          <w:tcPr>
            <w:tcW w:w="0" w:type="auto"/>
            <w:tcBorders>
              <w:top w:val="nil"/>
              <w:left w:val="nil"/>
              <w:bottom w:val="nil"/>
              <w:right w:val="nil"/>
            </w:tcBorders>
            <w:shd w:val="clear" w:color="auto" w:fill="auto"/>
            <w:noWrap/>
            <w:vAlign w:val="bottom"/>
            <w:hideMark/>
          </w:tcPr>
          <w:p w14:paraId="3D50B99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-10.179***</w:t>
            </w:r>
          </w:p>
        </w:tc>
        <w:tc>
          <w:tcPr>
            <w:tcW w:w="0" w:type="auto"/>
            <w:tcBorders>
              <w:top w:val="nil"/>
              <w:left w:val="nil"/>
              <w:bottom w:val="nil"/>
              <w:right w:val="single" w:sz="4" w:space="0" w:color="auto"/>
            </w:tcBorders>
            <w:shd w:val="clear" w:color="auto" w:fill="auto"/>
            <w:noWrap/>
            <w:vAlign w:val="bottom"/>
            <w:hideMark/>
          </w:tcPr>
          <w:p w14:paraId="5CEC57C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-8.710***</w:t>
            </w:r>
          </w:p>
        </w:tc>
        <w:tc>
          <w:tcPr>
            <w:tcW w:w="0" w:type="auto"/>
            <w:tcBorders>
              <w:top w:val="nil"/>
              <w:left w:val="nil"/>
              <w:bottom w:val="nil"/>
              <w:right w:val="nil"/>
            </w:tcBorders>
            <w:shd w:val="clear" w:color="auto" w:fill="auto"/>
            <w:noWrap/>
            <w:vAlign w:val="bottom"/>
            <w:hideMark/>
          </w:tcPr>
          <w:p w14:paraId="71F14908"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0.027***</w:t>
            </w:r>
          </w:p>
        </w:tc>
        <w:tc>
          <w:tcPr>
            <w:tcW w:w="0" w:type="auto"/>
            <w:tcBorders>
              <w:top w:val="nil"/>
              <w:left w:val="nil"/>
              <w:bottom w:val="nil"/>
              <w:right w:val="nil"/>
            </w:tcBorders>
            <w:shd w:val="clear" w:color="auto" w:fill="auto"/>
            <w:noWrap/>
            <w:vAlign w:val="bottom"/>
            <w:hideMark/>
          </w:tcPr>
          <w:p w14:paraId="508BB7E2"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0.022***</w:t>
            </w:r>
          </w:p>
        </w:tc>
        <w:tc>
          <w:tcPr>
            <w:tcW w:w="0" w:type="auto"/>
            <w:tcBorders>
              <w:top w:val="nil"/>
              <w:left w:val="nil"/>
              <w:bottom w:val="nil"/>
              <w:right w:val="nil"/>
            </w:tcBorders>
            <w:shd w:val="clear" w:color="auto" w:fill="auto"/>
            <w:noWrap/>
            <w:vAlign w:val="bottom"/>
            <w:hideMark/>
          </w:tcPr>
          <w:p w14:paraId="1B1A3C3C"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7.738***</w:t>
            </w:r>
          </w:p>
        </w:tc>
        <w:tc>
          <w:tcPr>
            <w:tcW w:w="0" w:type="auto"/>
            <w:tcBorders>
              <w:top w:val="nil"/>
              <w:left w:val="nil"/>
              <w:bottom w:val="nil"/>
              <w:right w:val="nil"/>
            </w:tcBorders>
            <w:shd w:val="clear" w:color="auto" w:fill="auto"/>
            <w:noWrap/>
            <w:vAlign w:val="bottom"/>
            <w:hideMark/>
          </w:tcPr>
          <w:p w14:paraId="5885892F"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7.490***</w:t>
            </w:r>
          </w:p>
        </w:tc>
      </w:tr>
      <w:tr w:rsidR="00A237B8" w:rsidRPr="002B239C" w14:paraId="7DB36217"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37165B73" w14:textId="77777777" w:rsidR="004A51D0" w:rsidRPr="002B239C" w:rsidRDefault="004A51D0" w:rsidP="004A51D0">
            <w:pPr>
              <w:spacing w:after="0" w:line="240" w:lineRule="auto"/>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Distance from dwelling</w:t>
            </w:r>
          </w:p>
        </w:tc>
        <w:tc>
          <w:tcPr>
            <w:tcW w:w="0" w:type="auto"/>
            <w:tcBorders>
              <w:top w:val="nil"/>
              <w:left w:val="single" w:sz="4" w:space="0" w:color="auto"/>
              <w:bottom w:val="nil"/>
              <w:right w:val="nil"/>
            </w:tcBorders>
            <w:shd w:val="clear" w:color="auto" w:fill="auto"/>
            <w:noWrap/>
            <w:vAlign w:val="bottom"/>
            <w:hideMark/>
          </w:tcPr>
          <w:p w14:paraId="6FBF2E34"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0.012***</w:t>
            </w:r>
          </w:p>
        </w:tc>
        <w:tc>
          <w:tcPr>
            <w:tcW w:w="0" w:type="auto"/>
            <w:tcBorders>
              <w:top w:val="nil"/>
              <w:left w:val="nil"/>
              <w:bottom w:val="nil"/>
              <w:right w:val="nil"/>
            </w:tcBorders>
            <w:shd w:val="clear" w:color="auto" w:fill="auto"/>
            <w:noWrap/>
            <w:vAlign w:val="bottom"/>
            <w:hideMark/>
          </w:tcPr>
          <w:p w14:paraId="145C828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0.014***</w:t>
            </w:r>
          </w:p>
        </w:tc>
        <w:tc>
          <w:tcPr>
            <w:tcW w:w="0" w:type="auto"/>
            <w:tcBorders>
              <w:top w:val="nil"/>
              <w:left w:val="nil"/>
              <w:bottom w:val="nil"/>
              <w:right w:val="nil"/>
            </w:tcBorders>
            <w:shd w:val="clear" w:color="auto" w:fill="auto"/>
            <w:noWrap/>
            <w:vAlign w:val="bottom"/>
            <w:hideMark/>
          </w:tcPr>
          <w:p w14:paraId="3C07E51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5.047***</w:t>
            </w:r>
          </w:p>
        </w:tc>
        <w:tc>
          <w:tcPr>
            <w:tcW w:w="0" w:type="auto"/>
            <w:tcBorders>
              <w:top w:val="nil"/>
              <w:left w:val="nil"/>
              <w:bottom w:val="nil"/>
              <w:right w:val="single" w:sz="4" w:space="0" w:color="auto"/>
            </w:tcBorders>
            <w:shd w:val="clear" w:color="auto" w:fill="auto"/>
            <w:noWrap/>
            <w:vAlign w:val="bottom"/>
            <w:hideMark/>
          </w:tcPr>
          <w:p w14:paraId="15EC3C62"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4.902***</w:t>
            </w:r>
          </w:p>
        </w:tc>
        <w:tc>
          <w:tcPr>
            <w:tcW w:w="0" w:type="auto"/>
            <w:tcBorders>
              <w:top w:val="nil"/>
              <w:left w:val="nil"/>
              <w:bottom w:val="nil"/>
              <w:right w:val="nil"/>
            </w:tcBorders>
            <w:shd w:val="clear" w:color="auto" w:fill="auto"/>
            <w:noWrap/>
            <w:vAlign w:val="bottom"/>
            <w:hideMark/>
          </w:tcPr>
          <w:p w14:paraId="22D548B4"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0.000</w:t>
            </w:r>
          </w:p>
        </w:tc>
        <w:tc>
          <w:tcPr>
            <w:tcW w:w="0" w:type="auto"/>
            <w:tcBorders>
              <w:top w:val="nil"/>
              <w:left w:val="nil"/>
              <w:bottom w:val="nil"/>
              <w:right w:val="nil"/>
            </w:tcBorders>
            <w:shd w:val="clear" w:color="auto" w:fill="auto"/>
            <w:noWrap/>
            <w:vAlign w:val="bottom"/>
            <w:hideMark/>
          </w:tcPr>
          <w:p w14:paraId="6B52F7B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0.000</w:t>
            </w:r>
          </w:p>
        </w:tc>
        <w:tc>
          <w:tcPr>
            <w:tcW w:w="0" w:type="auto"/>
            <w:tcBorders>
              <w:top w:val="nil"/>
              <w:left w:val="nil"/>
              <w:bottom w:val="nil"/>
              <w:right w:val="nil"/>
            </w:tcBorders>
            <w:shd w:val="clear" w:color="auto" w:fill="auto"/>
            <w:noWrap/>
            <w:vAlign w:val="bottom"/>
            <w:hideMark/>
          </w:tcPr>
          <w:p w14:paraId="68F5BE2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-0.144</w:t>
            </w:r>
          </w:p>
        </w:tc>
        <w:tc>
          <w:tcPr>
            <w:tcW w:w="0" w:type="auto"/>
            <w:tcBorders>
              <w:top w:val="nil"/>
              <w:left w:val="nil"/>
              <w:bottom w:val="nil"/>
              <w:right w:val="nil"/>
            </w:tcBorders>
            <w:shd w:val="clear" w:color="auto" w:fill="auto"/>
            <w:noWrap/>
            <w:vAlign w:val="bottom"/>
            <w:hideMark/>
          </w:tcPr>
          <w:p w14:paraId="368DEC6A"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-0.153</w:t>
            </w:r>
          </w:p>
        </w:tc>
      </w:tr>
      <w:tr w:rsidR="00A237B8" w:rsidRPr="002B239C" w14:paraId="69B17F68"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65C70669" w14:textId="77777777" w:rsidR="004A51D0" w:rsidRPr="002B239C" w:rsidRDefault="004A51D0" w:rsidP="004A51D0">
            <w:pPr>
              <w:spacing w:after="0" w:line="240" w:lineRule="auto"/>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Number cultivated plots in HH</w:t>
            </w:r>
          </w:p>
        </w:tc>
        <w:tc>
          <w:tcPr>
            <w:tcW w:w="0" w:type="auto"/>
            <w:tcBorders>
              <w:top w:val="nil"/>
              <w:left w:val="single" w:sz="4" w:space="0" w:color="auto"/>
              <w:bottom w:val="nil"/>
              <w:right w:val="nil"/>
            </w:tcBorders>
            <w:shd w:val="clear" w:color="auto" w:fill="auto"/>
            <w:noWrap/>
            <w:vAlign w:val="bottom"/>
            <w:hideMark/>
          </w:tcPr>
          <w:p w14:paraId="1F4DE64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-0.014***</w:t>
            </w:r>
          </w:p>
        </w:tc>
        <w:tc>
          <w:tcPr>
            <w:tcW w:w="0" w:type="auto"/>
            <w:tcBorders>
              <w:top w:val="nil"/>
              <w:left w:val="nil"/>
              <w:bottom w:val="nil"/>
              <w:right w:val="nil"/>
            </w:tcBorders>
            <w:shd w:val="clear" w:color="auto" w:fill="auto"/>
            <w:noWrap/>
            <w:vAlign w:val="bottom"/>
            <w:hideMark/>
          </w:tcPr>
          <w:p w14:paraId="0A88F0F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-0.011***</w:t>
            </w:r>
          </w:p>
        </w:tc>
        <w:tc>
          <w:tcPr>
            <w:tcW w:w="0" w:type="auto"/>
            <w:tcBorders>
              <w:top w:val="nil"/>
              <w:left w:val="nil"/>
              <w:bottom w:val="nil"/>
              <w:right w:val="nil"/>
            </w:tcBorders>
            <w:shd w:val="clear" w:color="auto" w:fill="auto"/>
            <w:noWrap/>
            <w:vAlign w:val="bottom"/>
            <w:hideMark/>
          </w:tcPr>
          <w:p w14:paraId="4291EBA8"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-4.841*</w:t>
            </w:r>
          </w:p>
        </w:tc>
        <w:tc>
          <w:tcPr>
            <w:tcW w:w="0" w:type="auto"/>
            <w:tcBorders>
              <w:top w:val="nil"/>
              <w:left w:val="nil"/>
              <w:bottom w:val="nil"/>
              <w:right w:val="single" w:sz="4" w:space="0" w:color="auto"/>
            </w:tcBorders>
            <w:shd w:val="clear" w:color="auto" w:fill="auto"/>
            <w:noWrap/>
            <w:vAlign w:val="bottom"/>
            <w:hideMark/>
          </w:tcPr>
          <w:p w14:paraId="730A6C63"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-3.735</w:t>
            </w:r>
          </w:p>
        </w:tc>
        <w:tc>
          <w:tcPr>
            <w:tcW w:w="0" w:type="auto"/>
            <w:tcBorders>
              <w:top w:val="nil"/>
              <w:left w:val="nil"/>
              <w:bottom w:val="nil"/>
              <w:right w:val="nil"/>
            </w:tcBorders>
            <w:shd w:val="clear" w:color="auto" w:fill="auto"/>
            <w:noWrap/>
            <w:vAlign w:val="bottom"/>
            <w:hideMark/>
          </w:tcPr>
          <w:p w14:paraId="71ED026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-0.002</w:t>
            </w:r>
          </w:p>
        </w:tc>
        <w:tc>
          <w:tcPr>
            <w:tcW w:w="0" w:type="auto"/>
            <w:tcBorders>
              <w:top w:val="nil"/>
              <w:left w:val="nil"/>
              <w:bottom w:val="nil"/>
              <w:right w:val="nil"/>
            </w:tcBorders>
            <w:shd w:val="clear" w:color="auto" w:fill="auto"/>
            <w:noWrap/>
            <w:vAlign w:val="bottom"/>
            <w:hideMark/>
          </w:tcPr>
          <w:p w14:paraId="2C832887"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0.000</w:t>
            </w:r>
          </w:p>
        </w:tc>
        <w:tc>
          <w:tcPr>
            <w:tcW w:w="0" w:type="auto"/>
            <w:tcBorders>
              <w:top w:val="nil"/>
              <w:left w:val="nil"/>
              <w:bottom w:val="nil"/>
              <w:right w:val="nil"/>
            </w:tcBorders>
            <w:shd w:val="clear" w:color="auto" w:fill="auto"/>
            <w:noWrap/>
            <w:vAlign w:val="bottom"/>
            <w:hideMark/>
          </w:tcPr>
          <w:p w14:paraId="3EB6928B"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2.129</w:t>
            </w:r>
          </w:p>
        </w:tc>
        <w:tc>
          <w:tcPr>
            <w:tcW w:w="0" w:type="auto"/>
            <w:tcBorders>
              <w:top w:val="nil"/>
              <w:left w:val="nil"/>
              <w:bottom w:val="nil"/>
              <w:right w:val="nil"/>
            </w:tcBorders>
            <w:shd w:val="clear" w:color="auto" w:fill="auto"/>
            <w:noWrap/>
            <w:vAlign w:val="bottom"/>
            <w:hideMark/>
          </w:tcPr>
          <w:p w14:paraId="7D20AD9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2.024</w:t>
            </w:r>
          </w:p>
        </w:tc>
      </w:tr>
      <w:tr w:rsidR="00A237B8" w:rsidRPr="002B239C" w14:paraId="755DF450"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5971A01B" w14:textId="77777777" w:rsidR="004A51D0" w:rsidRPr="002B239C" w:rsidRDefault="004A51D0" w:rsidP="004A51D0">
            <w:pPr>
              <w:spacing w:after="0" w:line="240" w:lineRule="auto"/>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Slope (clinometer)</w:t>
            </w:r>
          </w:p>
        </w:tc>
        <w:tc>
          <w:tcPr>
            <w:tcW w:w="0" w:type="auto"/>
            <w:tcBorders>
              <w:top w:val="nil"/>
              <w:left w:val="single" w:sz="4" w:space="0" w:color="auto"/>
              <w:bottom w:val="nil"/>
              <w:right w:val="nil"/>
            </w:tcBorders>
            <w:shd w:val="clear" w:color="auto" w:fill="auto"/>
            <w:noWrap/>
            <w:vAlign w:val="bottom"/>
            <w:hideMark/>
          </w:tcPr>
          <w:p w14:paraId="77181827"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0.001</w:t>
            </w:r>
          </w:p>
        </w:tc>
        <w:tc>
          <w:tcPr>
            <w:tcW w:w="0" w:type="auto"/>
            <w:tcBorders>
              <w:top w:val="nil"/>
              <w:left w:val="nil"/>
              <w:bottom w:val="nil"/>
              <w:right w:val="nil"/>
            </w:tcBorders>
            <w:shd w:val="clear" w:color="auto" w:fill="auto"/>
            <w:noWrap/>
            <w:vAlign w:val="bottom"/>
            <w:hideMark/>
          </w:tcPr>
          <w:p w14:paraId="72638308"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0.001</w:t>
            </w:r>
          </w:p>
        </w:tc>
        <w:tc>
          <w:tcPr>
            <w:tcW w:w="0" w:type="auto"/>
            <w:tcBorders>
              <w:top w:val="nil"/>
              <w:left w:val="nil"/>
              <w:bottom w:val="nil"/>
              <w:right w:val="nil"/>
            </w:tcBorders>
            <w:shd w:val="clear" w:color="auto" w:fill="auto"/>
            <w:noWrap/>
            <w:vAlign w:val="bottom"/>
            <w:hideMark/>
          </w:tcPr>
          <w:p w14:paraId="6EA6B547"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-1.865</w:t>
            </w:r>
          </w:p>
        </w:tc>
        <w:tc>
          <w:tcPr>
            <w:tcW w:w="0" w:type="auto"/>
            <w:tcBorders>
              <w:top w:val="nil"/>
              <w:left w:val="nil"/>
              <w:bottom w:val="nil"/>
              <w:right w:val="single" w:sz="4" w:space="0" w:color="auto"/>
            </w:tcBorders>
            <w:shd w:val="clear" w:color="auto" w:fill="auto"/>
            <w:noWrap/>
            <w:vAlign w:val="bottom"/>
            <w:hideMark/>
          </w:tcPr>
          <w:p w14:paraId="0C8549E0"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-1.656</w:t>
            </w:r>
          </w:p>
        </w:tc>
        <w:tc>
          <w:tcPr>
            <w:tcW w:w="0" w:type="auto"/>
            <w:tcBorders>
              <w:top w:val="nil"/>
              <w:left w:val="nil"/>
              <w:bottom w:val="nil"/>
              <w:right w:val="nil"/>
            </w:tcBorders>
            <w:shd w:val="clear" w:color="auto" w:fill="auto"/>
            <w:noWrap/>
            <w:vAlign w:val="bottom"/>
            <w:hideMark/>
          </w:tcPr>
          <w:p w14:paraId="706FCB32"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0BD33F8B"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42396D12"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301A2082"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r>
      <w:tr w:rsidR="00A237B8" w:rsidRPr="002B239C" w14:paraId="50E277BF"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3072A024" w14:textId="476C3E36" w:rsidR="004A51D0" w:rsidRPr="002B239C" w:rsidRDefault="004A51D0" w:rsidP="004A51D0">
            <w:pPr>
              <w:spacing w:after="0" w:line="240" w:lineRule="auto"/>
              <w:rPr>
                <w:rFonts w:ascii="Calibri" w:eastAsia="Times New Roman" w:hAnsi="Calibri" w:cs="Times New Roman"/>
                <w:i/>
                <w:iCs/>
                <w:color w:val="000000"/>
                <w:sz w:val="20"/>
                <w:szCs w:val="20"/>
              </w:rPr>
            </w:pPr>
            <w:r w:rsidRPr="002B239C">
              <w:rPr>
                <w:rFonts w:ascii="Calibri" w:eastAsia="Times New Roman" w:hAnsi="Calibri" w:cs="Times New Roman"/>
                <w:i/>
                <w:iCs/>
                <w:color w:val="000000"/>
                <w:sz w:val="20"/>
                <w:szCs w:val="20"/>
              </w:rPr>
              <w:t xml:space="preserve">Soil </w:t>
            </w:r>
            <w:ins w:id="800" w:author="Abhilasha Vaid" w:date="2016-06-17T13:05:00Z">
              <w:r w:rsidR="00D160FC">
                <w:rPr>
                  <w:rFonts w:ascii="Calibri" w:eastAsia="Times New Roman" w:hAnsi="Calibri" w:cs="Times New Roman"/>
                  <w:i/>
                  <w:iCs/>
                  <w:color w:val="000000"/>
                  <w:sz w:val="20"/>
                  <w:szCs w:val="20"/>
                </w:rPr>
                <w:t>q</w:t>
              </w:r>
            </w:ins>
            <w:del w:id="801" w:author="Abhilasha Vaid" w:date="2016-06-17T13:05:00Z">
              <w:r w:rsidRPr="002B239C" w:rsidDel="00D160FC">
                <w:rPr>
                  <w:rFonts w:ascii="Calibri" w:eastAsia="Times New Roman" w:hAnsi="Calibri" w:cs="Times New Roman"/>
                  <w:i/>
                  <w:iCs/>
                  <w:color w:val="000000"/>
                  <w:sz w:val="20"/>
                  <w:szCs w:val="20"/>
                </w:rPr>
                <w:delText>Q</w:delText>
              </w:r>
            </w:del>
            <w:r w:rsidRPr="002B239C">
              <w:rPr>
                <w:rFonts w:ascii="Calibri" w:eastAsia="Times New Roman" w:hAnsi="Calibri" w:cs="Times New Roman"/>
                <w:i/>
                <w:iCs/>
                <w:color w:val="000000"/>
                <w:sz w:val="20"/>
                <w:szCs w:val="20"/>
              </w:rPr>
              <w:t>uality (SR):</w:t>
            </w:r>
          </w:p>
        </w:tc>
        <w:tc>
          <w:tcPr>
            <w:tcW w:w="0" w:type="auto"/>
            <w:tcBorders>
              <w:top w:val="nil"/>
              <w:left w:val="single" w:sz="4" w:space="0" w:color="auto"/>
              <w:bottom w:val="nil"/>
              <w:right w:val="nil"/>
            </w:tcBorders>
            <w:shd w:val="clear" w:color="auto" w:fill="auto"/>
            <w:noWrap/>
            <w:vAlign w:val="bottom"/>
            <w:hideMark/>
          </w:tcPr>
          <w:p w14:paraId="38766151"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w:t>
            </w:r>
          </w:p>
        </w:tc>
        <w:tc>
          <w:tcPr>
            <w:tcW w:w="0" w:type="auto"/>
            <w:tcBorders>
              <w:top w:val="nil"/>
              <w:left w:val="nil"/>
              <w:bottom w:val="nil"/>
              <w:right w:val="nil"/>
            </w:tcBorders>
            <w:shd w:val="clear" w:color="auto" w:fill="auto"/>
            <w:noWrap/>
            <w:vAlign w:val="bottom"/>
            <w:hideMark/>
          </w:tcPr>
          <w:p w14:paraId="30802AE8"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3FFACEE3" w14:textId="77777777" w:rsidR="004A51D0" w:rsidRPr="002B239C" w:rsidRDefault="004A51D0" w:rsidP="004A51D0">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single" w:sz="4" w:space="0" w:color="auto"/>
            </w:tcBorders>
            <w:shd w:val="clear" w:color="auto" w:fill="auto"/>
            <w:noWrap/>
            <w:vAlign w:val="bottom"/>
            <w:hideMark/>
          </w:tcPr>
          <w:p w14:paraId="13DFB4A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w:t>
            </w:r>
          </w:p>
        </w:tc>
        <w:tc>
          <w:tcPr>
            <w:tcW w:w="0" w:type="auto"/>
            <w:tcBorders>
              <w:top w:val="nil"/>
              <w:left w:val="nil"/>
              <w:bottom w:val="nil"/>
              <w:right w:val="nil"/>
            </w:tcBorders>
            <w:shd w:val="clear" w:color="auto" w:fill="auto"/>
            <w:noWrap/>
            <w:vAlign w:val="bottom"/>
            <w:hideMark/>
          </w:tcPr>
          <w:p w14:paraId="0823455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w:t>
            </w:r>
          </w:p>
        </w:tc>
        <w:tc>
          <w:tcPr>
            <w:tcW w:w="0" w:type="auto"/>
            <w:tcBorders>
              <w:top w:val="nil"/>
              <w:left w:val="nil"/>
              <w:bottom w:val="nil"/>
              <w:right w:val="nil"/>
            </w:tcBorders>
            <w:shd w:val="clear" w:color="auto" w:fill="auto"/>
            <w:noWrap/>
            <w:vAlign w:val="bottom"/>
            <w:hideMark/>
          </w:tcPr>
          <w:p w14:paraId="4C28C592"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53304223" w14:textId="77777777" w:rsidR="004A51D0" w:rsidRPr="002B239C" w:rsidRDefault="004A51D0" w:rsidP="004A51D0">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7D661938" w14:textId="77777777" w:rsidR="004A51D0" w:rsidRPr="002B239C" w:rsidRDefault="004A51D0" w:rsidP="004A51D0">
            <w:pPr>
              <w:spacing w:after="0" w:line="240" w:lineRule="auto"/>
              <w:jc w:val="center"/>
              <w:rPr>
                <w:rFonts w:ascii="Times New Roman" w:eastAsia="Times New Roman" w:hAnsi="Times New Roman" w:cs="Times New Roman"/>
                <w:sz w:val="20"/>
                <w:szCs w:val="20"/>
              </w:rPr>
            </w:pPr>
          </w:p>
        </w:tc>
      </w:tr>
      <w:tr w:rsidR="00A237B8" w:rsidRPr="002B239C" w14:paraId="3FAB1DFE"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1B18C4B6" w14:textId="77777777" w:rsidR="004A51D0" w:rsidRPr="002B239C" w:rsidRDefault="004A51D0" w:rsidP="004A51D0">
            <w:pPr>
              <w:spacing w:after="0" w:line="240" w:lineRule="auto"/>
              <w:ind w:firstLineChars="200" w:firstLine="400"/>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Fair</w:t>
            </w:r>
          </w:p>
        </w:tc>
        <w:tc>
          <w:tcPr>
            <w:tcW w:w="0" w:type="auto"/>
            <w:tcBorders>
              <w:top w:val="nil"/>
              <w:left w:val="single" w:sz="4" w:space="0" w:color="auto"/>
              <w:bottom w:val="nil"/>
              <w:right w:val="nil"/>
            </w:tcBorders>
            <w:shd w:val="clear" w:color="auto" w:fill="auto"/>
            <w:noWrap/>
            <w:vAlign w:val="bottom"/>
            <w:hideMark/>
          </w:tcPr>
          <w:p w14:paraId="203F4A4B"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-0.090***</w:t>
            </w:r>
          </w:p>
        </w:tc>
        <w:tc>
          <w:tcPr>
            <w:tcW w:w="0" w:type="auto"/>
            <w:tcBorders>
              <w:top w:val="nil"/>
              <w:left w:val="nil"/>
              <w:bottom w:val="nil"/>
              <w:right w:val="nil"/>
            </w:tcBorders>
            <w:shd w:val="clear" w:color="auto" w:fill="auto"/>
            <w:noWrap/>
            <w:vAlign w:val="bottom"/>
            <w:hideMark/>
          </w:tcPr>
          <w:p w14:paraId="3711E05C"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-0.076***</w:t>
            </w:r>
          </w:p>
        </w:tc>
        <w:tc>
          <w:tcPr>
            <w:tcW w:w="0" w:type="auto"/>
            <w:tcBorders>
              <w:top w:val="nil"/>
              <w:left w:val="nil"/>
              <w:bottom w:val="nil"/>
              <w:right w:val="nil"/>
            </w:tcBorders>
            <w:shd w:val="clear" w:color="auto" w:fill="auto"/>
            <w:noWrap/>
            <w:vAlign w:val="bottom"/>
            <w:hideMark/>
          </w:tcPr>
          <w:p w14:paraId="43D8FD57"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-69.345***</w:t>
            </w:r>
          </w:p>
        </w:tc>
        <w:tc>
          <w:tcPr>
            <w:tcW w:w="0" w:type="auto"/>
            <w:tcBorders>
              <w:top w:val="nil"/>
              <w:left w:val="nil"/>
              <w:bottom w:val="nil"/>
              <w:right w:val="single" w:sz="4" w:space="0" w:color="auto"/>
            </w:tcBorders>
            <w:shd w:val="clear" w:color="auto" w:fill="auto"/>
            <w:noWrap/>
            <w:vAlign w:val="bottom"/>
            <w:hideMark/>
          </w:tcPr>
          <w:p w14:paraId="767BDD3A"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-66.665***</w:t>
            </w:r>
          </w:p>
        </w:tc>
        <w:tc>
          <w:tcPr>
            <w:tcW w:w="0" w:type="auto"/>
            <w:tcBorders>
              <w:top w:val="nil"/>
              <w:left w:val="nil"/>
              <w:bottom w:val="nil"/>
              <w:right w:val="nil"/>
            </w:tcBorders>
            <w:shd w:val="clear" w:color="auto" w:fill="auto"/>
            <w:noWrap/>
            <w:vAlign w:val="bottom"/>
            <w:hideMark/>
          </w:tcPr>
          <w:p w14:paraId="08E2E61F"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-0.032</w:t>
            </w:r>
          </w:p>
        </w:tc>
        <w:tc>
          <w:tcPr>
            <w:tcW w:w="0" w:type="auto"/>
            <w:tcBorders>
              <w:top w:val="nil"/>
              <w:left w:val="nil"/>
              <w:bottom w:val="nil"/>
              <w:right w:val="nil"/>
            </w:tcBorders>
            <w:shd w:val="clear" w:color="auto" w:fill="auto"/>
            <w:noWrap/>
            <w:vAlign w:val="bottom"/>
            <w:hideMark/>
          </w:tcPr>
          <w:p w14:paraId="03A2E40B"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-0.023</w:t>
            </w:r>
          </w:p>
        </w:tc>
        <w:tc>
          <w:tcPr>
            <w:tcW w:w="0" w:type="auto"/>
            <w:tcBorders>
              <w:top w:val="nil"/>
              <w:left w:val="nil"/>
              <w:bottom w:val="nil"/>
              <w:right w:val="nil"/>
            </w:tcBorders>
            <w:shd w:val="clear" w:color="auto" w:fill="auto"/>
            <w:noWrap/>
            <w:vAlign w:val="bottom"/>
            <w:hideMark/>
          </w:tcPr>
          <w:p w14:paraId="1B1336F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2.226</w:t>
            </w:r>
          </w:p>
        </w:tc>
        <w:tc>
          <w:tcPr>
            <w:tcW w:w="0" w:type="auto"/>
            <w:tcBorders>
              <w:top w:val="nil"/>
              <w:left w:val="nil"/>
              <w:bottom w:val="nil"/>
              <w:right w:val="nil"/>
            </w:tcBorders>
            <w:shd w:val="clear" w:color="auto" w:fill="auto"/>
            <w:noWrap/>
            <w:vAlign w:val="bottom"/>
            <w:hideMark/>
          </w:tcPr>
          <w:p w14:paraId="4B315C34"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3.229</w:t>
            </w:r>
          </w:p>
        </w:tc>
      </w:tr>
      <w:tr w:rsidR="00A237B8" w:rsidRPr="002B239C" w14:paraId="04E7E1CE"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22AA70B8" w14:textId="77777777" w:rsidR="004A51D0" w:rsidRPr="002B239C" w:rsidRDefault="004A51D0" w:rsidP="004A51D0">
            <w:pPr>
              <w:spacing w:after="0" w:line="240" w:lineRule="auto"/>
              <w:ind w:firstLineChars="200" w:firstLine="400"/>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Poor</w:t>
            </w:r>
          </w:p>
        </w:tc>
        <w:tc>
          <w:tcPr>
            <w:tcW w:w="0" w:type="auto"/>
            <w:tcBorders>
              <w:top w:val="nil"/>
              <w:left w:val="single" w:sz="4" w:space="0" w:color="auto"/>
              <w:bottom w:val="nil"/>
              <w:right w:val="nil"/>
            </w:tcBorders>
            <w:shd w:val="clear" w:color="auto" w:fill="auto"/>
            <w:noWrap/>
            <w:vAlign w:val="bottom"/>
            <w:hideMark/>
          </w:tcPr>
          <w:p w14:paraId="7FB2F558"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-0.049</w:t>
            </w:r>
          </w:p>
        </w:tc>
        <w:tc>
          <w:tcPr>
            <w:tcW w:w="0" w:type="auto"/>
            <w:tcBorders>
              <w:top w:val="nil"/>
              <w:left w:val="nil"/>
              <w:bottom w:val="nil"/>
              <w:right w:val="nil"/>
            </w:tcBorders>
            <w:shd w:val="clear" w:color="auto" w:fill="auto"/>
            <w:noWrap/>
            <w:vAlign w:val="bottom"/>
            <w:hideMark/>
          </w:tcPr>
          <w:p w14:paraId="0F7B1B2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-0.057*</w:t>
            </w:r>
          </w:p>
        </w:tc>
        <w:tc>
          <w:tcPr>
            <w:tcW w:w="0" w:type="auto"/>
            <w:tcBorders>
              <w:top w:val="nil"/>
              <w:left w:val="nil"/>
              <w:bottom w:val="nil"/>
              <w:right w:val="nil"/>
            </w:tcBorders>
            <w:shd w:val="clear" w:color="auto" w:fill="auto"/>
            <w:noWrap/>
            <w:vAlign w:val="bottom"/>
            <w:hideMark/>
          </w:tcPr>
          <w:p w14:paraId="00CD1CC2"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-130.936***</w:t>
            </w:r>
          </w:p>
        </w:tc>
        <w:tc>
          <w:tcPr>
            <w:tcW w:w="0" w:type="auto"/>
            <w:tcBorders>
              <w:top w:val="nil"/>
              <w:left w:val="nil"/>
              <w:bottom w:val="nil"/>
              <w:right w:val="single" w:sz="4" w:space="0" w:color="auto"/>
            </w:tcBorders>
            <w:shd w:val="clear" w:color="auto" w:fill="auto"/>
            <w:noWrap/>
            <w:vAlign w:val="bottom"/>
            <w:hideMark/>
          </w:tcPr>
          <w:p w14:paraId="57D4E86F"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-123.089***</w:t>
            </w:r>
          </w:p>
        </w:tc>
        <w:tc>
          <w:tcPr>
            <w:tcW w:w="0" w:type="auto"/>
            <w:tcBorders>
              <w:top w:val="nil"/>
              <w:left w:val="nil"/>
              <w:bottom w:val="nil"/>
              <w:right w:val="nil"/>
            </w:tcBorders>
            <w:shd w:val="clear" w:color="auto" w:fill="auto"/>
            <w:noWrap/>
            <w:vAlign w:val="bottom"/>
            <w:hideMark/>
          </w:tcPr>
          <w:p w14:paraId="1DE5DFB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0.120</w:t>
            </w:r>
          </w:p>
        </w:tc>
        <w:tc>
          <w:tcPr>
            <w:tcW w:w="0" w:type="auto"/>
            <w:tcBorders>
              <w:top w:val="nil"/>
              <w:left w:val="nil"/>
              <w:bottom w:val="nil"/>
              <w:right w:val="nil"/>
            </w:tcBorders>
            <w:shd w:val="clear" w:color="auto" w:fill="auto"/>
            <w:noWrap/>
            <w:vAlign w:val="bottom"/>
            <w:hideMark/>
          </w:tcPr>
          <w:p w14:paraId="16C52CC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0.102</w:t>
            </w:r>
          </w:p>
        </w:tc>
        <w:tc>
          <w:tcPr>
            <w:tcW w:w="0" w:type="auto"/>
            <w:tcBorders>
              <w:top w:val="nil"/>
              <w:left w:val="nil"/>
              <w:bottom w:val="nil"/>
              <w:right w:val="nil"/>
            </w:tcBorders>
            <w:shd w:val="clear" w:color="auto" w:fill="auto"/>
            <w:noWrap/>
            <w:vAlign w:val="bottom"/>
            <w:hideMark/>
          </w:tcPr>
          <w:p w14:paraId="255497D4"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43.172</w:t>
            </w:r>
          </w:p>
        </w:tc>
        <w:tc>
          <w:tcPr>
            <w:tcW w:w="0" w:type="auto"/>
            <w:tcBorders>
              <w:top w:val="nil"/>
              <w:left w:val="nil"/>
              <w:bottom w:val="nil"/>
              <w:right w:val="nil"/>
            </w:tcBorders>
            <w:shd w:val="clear" w:color="auto" w:fill="auto"/>
            <w:noWrap/>
            <w:vAlign w:val="bottom"/>
            <w:hideMark/>
          </w:tcPr>
          <w:p w14:paraId="39517450"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42.997</w:t>
            </w:r>
          </w:p>
        </w:tc>
      </w:tr>
      <w:tr w:rsidR="00A237B8" w:rsidRPr="002B239C" w14:paraId="63102EBA"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4ECE4CEA" w14:textId="07BB07A1" w:rsidR="004A51D0" w:rsidRPr="002B239C" w:rsidRDefault="004A51D0" w:rsidP="004A51D0">
            <w:pPr>
              <w:spacing w:after="0" w:line="240" w:lineRule="auto"/>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xml:space="preserve">Property </w:t>
            </w:r>
            <w:ins w:id="802" w:author="Abhilasha Vaid" w:date="2016-06-17T13:02:00Z">
              <w:r w:rsidR="00D160FC">
                <w:rPr>
                  <w:rFonts w:ascii="Calibri" w:eastAsia="Times New Roman" w:hAnsi="Calibri" w:cs="Times New Roman"/>
                  <w:color w:val="000000"/>
                  <w:sz w:val="20"/>
                  <w:szCs w:val="20"/>
                </w:rPr>
                <w:t>r</w:t>
              </w:r>
            </w:ins>
            <w:del w:id="803" w:author="Abhilasha Vaid" w:date="2016-06-17T13:02:00Z">
              <w:r w:rsidRPr="002B239C" w:rsidDel="00D160FC">
                <w:rPr>
                  <w:rFonts w:ascii="Calibri" w:eastAsia="Times New Roman" w:hAnsi="Calibri" w:cs="Times New Roman"/>
                  <w:color w:val="000000"/>
                  <w:sz w:val="20"/>
                  <w:szCs w:val="20"/>
                </w:rPr>
                <w:delText>R</w:delText>
              </w:r>
            </w:del>
            <w:r w:rsidRPr="002B239C">
              <w:rPr>
                <w:rFonts w:ascii="Calibri" w:eastAsia="Times New Roman" w:hAnsi="Calibri" w:cs="Times New Roman"/>
                <w:color w:val="000000"/>
                <w:sz w:val="20"/>
                <w:szCs w:val="20"/>
              </w:rPr>
              <w:t>ights⁰</w:t>
            </w:r>
          </w:p>
        </w:tc>
        <w:tc>
          <w:tcPr>
            <w:tcW w:w="0" w:type="auto"/>
            <w:tcBorders>
              <w:top w:val="nil"/>
              <w:left w:val="single" w:sz="4" w:space="0" w:color="auto"/>
              <w:bottom w:val="nil"/>
              <w:right w:val="nil"/>
            </w:tcBorders>
            <w:shd w:val="clear" w:color="auto" w:fill="auto"/>
            <w:noWrap/>
            <w:vAlign w:val="bottom"/>
            <w:hideMark/>
          </w:tcPr>
          <w:p w14:paraId="5B6985DF"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-0.012</w:t>
            </w:r>
          </w:p>
        </w:tc>
        <w:tc>
          <w:tcPr>
            <w:tcW w:w="0" w:type="auto"/>
            <w:tcBorders>
              <w:top w:val="nil"/>
              <w:left w:val="nil"/>
              <w:bottom w:val="nil"/>
              <w:right w:val="nil"/>
            </w:tcBorders>
            <w:shd w:val="clear" w:color="auto" w:fill="auto"/>
            <w:noWrap/>
            <w:vAlign w:val="bottom"/>
            <w:hideMark/>
          </w:tcPr>
          <w:p w14:paraId="7A41A62F"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-0.024</w:t>
            </w:r>
          </w:p>
        </w:tc>
        <w:tc>
          <w:tcPr>
            <w:tcW w:w="0" w:type="auto"/>
            <w:tcBorders>
              <w:top w:val="nil"/>
              <w:left w:val="nil"/>
              <w:bottom w:val="nil"/>
              <w:right w:val="nil"/>
            </w:tcBorders>
            <w:shd w:val="clear" w:color="auto" w:fill="auto"/>
            <w:noWrap/>
            <w:vAlign w:val="bottom"/>
            <w:hideMark/>
          </w:tcPr>
          <w:p w14:paraId="439141A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-32.988*</w:t>
            </w:r>
          </w:p>
        </w:tc>
        <w:tc>
          <w:tcPr>
            <w:tcW w:w="0" w:type="auto"/>
            <w:tcBorders>
              <w:top w:val="nil"/>
              <w:left w:val="nil"/>
              <w:bottom w:val="nil"/>
              <w:right w:val="single" w:sz="4" w:space="0" w:color="auto"/>
            </w:tcBorders>
            <w:shd w:val="clear" w:color="auto" w:fill="auto"/>
            <w:noWrap/>
            <w:vAlign w:val="bottom"/>
            <w:hideMark/>
          </w:tcPr>
          <w:p w14:paraId="36915334"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-33.235*</w:t>
            </w:r>
          </w:p>
        </w:tc>
        <w:tc>
          <w:tcPr>
            <w:tcW w:w="0" w:type="auto"/>
            <w:tcBorders>
              <w:top w:val="nil"/>
              <w:left w:val="nil"/>
              <w:bottom w:val="nil"/>
              <w:right w:val="nil"/>
            </w:tcBorders>
            <w:shd w:val="clear" w:color="auto" w:fill="auto"/>
            <w:noWrap/>
            <w:vAlign w:val="bottom"/>
            <w:hideMark/>
          </w:tcPr>
          <w:p w14:paraId="0031C511"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0.010</w:t>
            </w:r>
          </w:p>
        </w:tc>
        <w:tc>
          <w:tcPr>
            <w:tcW w:w="0" w:type="auto"/>
            <w:tcBorders>
              <w:top w:val="nil"/>
              <w:left w:val="nil"/>
              <w:bottom w:val="nil"/>
              <w:right w:val="nil"/>
            </w:tcBorders>
            <w:shd w:val="clear" w:color="auto" w:fill="auto"/>
            <w:noWrap/>
            <w:vAlign w:val="bottom"/>
            <w:hideMark/>
          </w:tcPr>
          <w:p w14:paraId="1061C21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-0.002</w:t>
            </w:r>
          </w:p>
        </w:tc>
        <w:tc>
          <w:tcPr>
            <w:tcW w:w="0" w:type="auto"/>
            <w:tcBorders>
              <w:top w:val="nil"/>
              <w:left w:val="nil"/>
              <w:bottom w:val="nil"/>
              <w:right w:val="nil"/>
            </w:tcBorders>
            <w:shd w:val="clear" w:color="auto" w:fill="auto"/>
            <w:noWrap/>
            <w:vAlign w:val="bottom"/>
            <w:hideMark/>
          </w:tcPr>
          <w:p w14:paraId="1160C16F"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-2.068</w:t>
            </w:r>
          </w:p>
        </w:tc>
        <w:tc>
          <w:tcPr>
            <w:tcW w:w="0" w:type="auto"/>
            <w:tcBorders>
              <w:top w:val="nil"/>
              <w:left w:val="nil"/>
              <w:bottom w:val="nil"/>
              <w:right w:val="nil"/>
            </w:tcBorders>
            <w:shd w:val="clear" w:color="auto" w:fill="auto"/>
            <w:noWrap/>
            <w:vAlign w:val="bottom"/>
            <w:hideMark/>
          </w:tcPr>
          <w:p w14:paraId="47E97A93"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-3.612</w:t>
            </w:r>
          </w:p>
        </w:tc>
      </w:tr>
      <w:tr w:rsidR="00A237B8" w:rsidRPr="002B239C" w14:paraId="22FCC39D"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7EDD7301" w14:textId="5312A10D" w:rsidR="004A51D0" w:rsidRPr="002B239C" w:rsidRDefault="004A51D0" w:rsidP="004A51D0">
            <w:pPr>
              <w:spacing w:after="0" w:line="240" w:lineRule="auto"/>
              <w:rPr>
                <w:rFonts w:ascii="Calibri" w:eastAsia="Times New Roman" w:hAnsi="Calibri" w:cs="Times New Roman"/>
                <w:i/>
                <w:iCs/>
                <w:color w:val="000000"/>
                <w:sz w:val="20"/>
                <w:szCs w:val="20"/>
              </w:rPr>
            </w:pPr>
            <w:r w:rsidRPr="002B239C">
              <w:rPr>
                <w:rFonts w:ascii="Calibri" w:eastAsia="Times New Roman" w:hAnsi="Calibri" w:cs="Times New Roman"/>
                <w:i/>
                <w:iCs/>
                <w:color w:val="000000"/>
                <w:sz w:val="20"/>
                <w:szCs w:val="20"/>
              </w:rPr>
              <w:t>Tree</w:t>
            </w:r>
            <w:r w:rsidR="00830267">
              <w:rPr>
                <w:rFonts w:ascii="Calibri" w:eastAsia="Times New Roman" w:hAnsi="Calibri" w:cs="Times New Roman"/>
                <w:i/>
                <w:iCs/>
                <w:color w:val="000000"/>
                <w:sz w:val="20"/>
                <w:szCs w:val="20"/>
              </w:rPr>
              <w:t xml:space="preserve"> </w:t>
            </w:r>
            <w:r w:rsidRPr="002B239C">
              <w:rPr>
                <w:rFonts w:ascii="Calibri" w:eastAsia="Times New Roman" w:hAnsi="Calibri" w:cs="Times New Roman"/>
                <w:i/>
                <w:iCs/>
                <w:color w:val="000000"/>
                <w:sz w:val="20"/>
                <w:szCs w:val="20"/>
              </w:rPr>
              <w:t>cover:</w:t>
            </w:r>
          </w:p>
        </w:tc>
        <w:tc>
          <w:tcPr>
            <w:tcW w:w="0" w:type="auto"/>
            <w:tcBorders>
              <w:top w:val="nil"/>
              <w:left w:val="single" w:sz="4" w:space="0" w:color="auto"/>
              <w:bottom w:val="nil"/>
              <w:right w:val="nil"/>
            </w:tcBorders>
            <w:shd w:val="clear" w:color="auto" w:fill="auto"/>
            <w:noWrap/>
            <w:vAlign w:val="bottom"/>
            <w:hideMark/>
          </w:tcPr>
          <w:p w14:paraId="1091DA9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w:t>
            </w:r>
          </w:p>
        </w:tc>
        <w:tc>
          <w:tcPr>
            <w:tcW w:w="0" w:type="auto"/>
            <w:tcBorders>
              <w:top w:val="nil"/>
              <w:left w:val="nil"/>
              <w:bottom w:val="nil"/>
              <w:right w:val="nil"/>
            </w:tcBorders>
            <w:shd w:val="clear" w:color="auto" w:fill="auto"/>
            <w:noWrap/>
            <w:vAlign w:val="bottom"/>
            <w:hideMark/>
          </w:tcPr>
          <w:p w14:paraId="467C6638"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2D6A3A20" w14:textId="77777777" w:rsidR="004A51D0" w:rsidRPr="002B239C" w:rsidRDefault="004A51D0" w:rsidP="004A51D0">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single" w:sz="4" w:space="0" w:color="auto"/>
            </w:tcBorders>
            <w:shd w:val="clear" w:color="auto" w:fill="auto"/>
            <w:noWrap/>
            <w:vAlign w:val="bottom"/>
            <w:hideMark/>
          </w:tcPr>
          <w:p w14:paraId="5F44B7E9"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w:t>
            </w:r>
          </w:p>
        </w:tc>
        <w:tc>
          <w:tcPr>
            <w:tcW w:w="0" w:type="auto"/>
            <w:tcBorders>
              <w:top w:val="nil"/>
              <w:left w:val="nil"/>
              <w:bottom w:val="nil"/>
              <w:right w:val="nil"/>
            </w:tcBorders>
            <w:shd w:val="clear" w:color="auto" w:fill="auto"/>
            <w:noWrap/>
            <w:vAlign w:val="bottom"/>
            <w:hideMark/>
          </w:tcPr>
          <w:p w14:paraId="6A506120"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w:t>
            </w:r>
          </w:p>
        </w:tc>
        <w:tc>
          <w:tcPr>
            <w:tcW w:w="0" w:type="auto"/>
            <w:tcBorders>
              <w:top w:val="nil"/>
              <w:left w:val="nil"/>
              <w:bottom w:val="nil"/>
              <w:right w:val="nil"/>
            </w:tcBorders>
            <w:shd w:val="clear" w:color="auto" w:fill="auto"/>
            <w:noWrap/>
            <w:vAlign w:val="bottom"/>
            <w:hideMark/>
          </w:tcPr>
          <w:p w14:paraId="28AAEFA7"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40B8AA24" w14:textId="77777777" w:rsidR="004A51D0" w:rsidRPr="002B239C" w:rsidRDefault="004A51D0" w:rsidP="004A51D0">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07640411" w14:textId="77777777" w:rsidR="004A51D0" w:rsidRPr="002B239C" w:rsidRDefault="004A51D0" w:rsidP="004A51D0">
            <w:pPr>
              <w:spacing w:after="0" w:line="240" w:lineRule="auto"/>
              <w:jc w:val="center"/>
              <w:rPr>
                <w:rFonts w:ascii="Times New Roman" w:eastAsia="Times New Roman" w:hAnsi="Times New Roman" w:cs="Times New Roman"/>
                <w:sz w:val="20"/>
                <w:szCs w:val="20"/>
              </w:rPr>
            </w:pPr>
          </w:p>
        </w:tc>
      </w:tr>
      <w:tr w:rsidR="00A237B8" w:rsidRPr="002B239C" w14:paraId="39C64DCC"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55E923CB" w14:textId="77777777" w:rsidR="004A51D0" w:rsidRPr="002B239C" w:rsidRDefault="004A51D0" w:rsidP="004A51D0">
            <w:pPr>
              <w:spacing w:after="0" w:line="240" w:lineRule="auto"/>
              <w:ind w:firstLineChars="200" w:firstLine="400"/>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Partial</w:t>
            </w:r>
          </w:p>
        </w:tc>
        <w:tc>
          <w:tcPr>
            <w:tcW w:w="0" w:type="auto"/>
            <w:tcBorders>
              <w:top w:val="nil"/>
              <w:left w:val="single" w:sz="4" w:space="0" w:color="auto"/>
              <w:bottom w:val="nil"/>
              <w:right w:val="nil"/>
            </w:tcBorders>
            <w:shd w:val="clear" w:color="auto" w:fill="auto"/>
            <w:noWrap/>
            <w:vAlign w:val="bottom"/>
            <w:hideMark/>
          </w:tcPr>
          <w:p w14:paraId="6C0F00B4"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0.131***</w:t>
            </w:r>
          </w:p>
        </w:tc>
        <w:tc>
          <w:tcPr>
            <w:tcW w:w="0" w:type="auto"/>
            <w:tcBorders>
              <w:top w:val="nil"/>
              <w:left w:val="nil"/>
              <w:bottom w:val="nil"/>
              <w:right w:val="nil"/>
            </w:tcBorders>
            <w:shd w:val="clear" w:color="auto" w:fill="auto"/>
            <w:noWrap/>
            <w:vAlign w:val="bottom"/>
            <w:hideMark/>
          </w:tcPr>
          <w:p w14:paraId="169AF10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0.094***</w:t>
            </w:r>
          </w:p>
        </w:tc>
        <w:tc>
          <w:tcPr>
            <w:tcW w:w="0" w:type="auto"/>
            <w:tcBorders>
              <w:top w:val="nil"/>
              <w:left w:val="nil"/>
              <w:bottom w:val="nil"/>
              <w:right w:val="nil"/>
            </w:tcBorders>
            <w:shd w:val="clear" w:color="auto" w:fill="auto"/>
            <w:noWrap/>
            <w:vAlign w:val="bottom"/>
            <w:hideMark/>
          </w:tcPr>
          <w:p w14:paraId="511E5CB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124.283***</w:t>
            </w:r>
          </w:p>
        </w:tc>
        <w:tc>
          <w:tcPr>
            <w:tcW w:w="0" w:type="auto"/>
            <w:tcBorders>
              <w:top w:val="nil"/>
              <w:left w:val="nil"/>
              <w:bottom w:val="nil"/>
              <w:right w:val="single" w:sz="4" w:space="0" w:color="auto"/>
            </w:tcBorders>
            <w:shd w:val="clear" w:color="auto" w:fill="auto"/>
            <w:noWrap/>
            <w:vAlign w:val="bottom"/>
            <w:hideMark/>
          </w:tcPr>
          <w:p w14:paraId="14D7758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117.589***</w:t>
            </w:r>
          </w:p>
        </w:tc>
        <w:tc>
          <w:tcPr>
            <w:tcW w:w="0" w:type="auto"/>
            <w:tcBorders>
              <w:top w:val="nil"/>
              <w:left w:val="nil"/>
              <w:bottom w:val="nil"/>
              <w:right w:val="nil"/>
            </w:tcBorders>
            <w:shd w:val="clear" w:color="auto" w:fill="auto"/>
            <w:noWrap/>
            <w:vAlign w:val="bottom"/>
            <w:hideMark/>
          </w:tcPr>
          <w:p w14:paraId="28C58E59"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0.064***</w:t>
            </w:r>
          </w:p>
        </w:tc>
        <w:tc>
          <w:tcPr>
            <w:tcW w:w="0" w:type="auto"/>
            <w:tcBorders>
              <w:top w:val="nil"/>
              <w:left w:val="nil"/>
              <w:bottom w:val="nil"/>
              <w:right w:val="nil"/>
            </w:tcBorders>
            <w:shd w:val="clear" w:color="auto" w:fill="auto"/>
            <w:noWrap/>
            <w:vAlign w:val="bottom"/>
            <w:hideMark/>
          </w:tcPr>
          <w:p w14:paraId="3DF2A3E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0.039*</w:t>
            </w:r>
          </w:p>
        </w:tc>
        <w:tc>
          <w:tcPr>
            <w:tcW w:w="0" w:type="auto"/>
            <w:tcBorders>
              <w:top w:val="nil"/>
              <w:left w:val="nil"/>
              <w:bottom w:val="nil"/>
              <w:right w:val="nil"/>
            </w:tcBorders>
            <w:shd w:val="clear" w:color="auto" w:fill="auto"/>
            <w:noWrap/>
            <w:vAlign w:val="bottom"/>
            <w:hideMark/>
          </w:tcPr>
          <w:p w14:paraId="2087B2C3"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5.838</w:t>
            </w:r>
          </w:p>
        </w:tc>
        <w:tc>
          <w:tcPr>
            <w:tcW w:w="0" w:type="auto"/>
            <w:tcBorders>
              <w:top w:val="nil"/>
              <w:left w:val="nil"/>
              <w:bottom w:val="nil"/>
              <w:right w:val="nil"/>
            </w:tcBorders>
            <w:shd w:val="clear" w:color="auto" w:fill="auto"/>
            <w:noWrap/>
            <w:vAlign w:val="bottom"/>
            <w:hideMark/>
          </w:tcPr>
          <w:p w14:paraId="10E19964"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3.351</w:t>
            </w:r>
          </w:p>
        </w:tc>
      </w:tr>
      <w:tr w:rsidR="00A237B8" w:rsidRPr="002B239C" w14:paraId="50EC9138"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07A354FE" w14:textId="77777777" w:rsidR="004A51D0" w:rsidRPr="002B239C" w:rsidRDefault="004A51D0" w:rsidP="004A51D0">
            <w:pPr>
              <w:spacing w:after="0" w:line="240" w:lineRule="auto"/>
              <w:ind w:firstLineChars="200" w:firstLine="400"/>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Heavy</w:t>
            </w:r>
          </w:p>
        </w:tc>
        <w:tc>
          <w:tcPr>
            <w:tcW w:w="0" w:type="auto"/>
            <w:tcBorders>
              <w:top w:val="nil"/>
              <w:left w:val="single" w:sz="4" w:space="0" w:color="auto"/>
              <w:bottom w:val="nil"/>
              <w:right w:val="nil"/>
            </w:tcBorders>
            <w:shd w:val="clear" w:color="auto" w:fill="auto"/>
            <w:noWrap/>
            <w:vAlign w:val="bottom"/>
            <w:hideMark/>
          </w:tcPr>
          <w:p w14:paraId="20004B7F"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0.162***</w:t>
            </w:r>
          </w:p>
        </w:tc>
        <w:tc>
          <w:tcPr>
            <w:tcW w:w="0" w:type="auto"/>
            <w:tcBorders>
              <w:top w:val="nil"/>
              <w:left w:val="nil"/>
              <w:bottom w:val="nil"/>
              <w:right w:val="nil"/>
            </w:tcBorders>
            <w:shd w:val="clear" w:color="auto" w:fill="auto"/>
            <w:noWrap/>
            <w:vAlign w:val="bottom"/>
            <w:hideMark/>
          </w:tcPr>
          <w:p w14:paraId="465D1BF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0.165***</w:t>
            </w:r>
          </w:p>
        </w:tc>
        <w:tc>
          <w:tcPr>
            <w:tcW w:w="0" w:type="auto"/>
            <w:tcBorders>
              <w:top w:val="nil"/>
              <w:left w:val="nil"/>
              <w:bottom w:val="nil"/>
              <w:right w:val="nil"/>
            </w:tcBorders>
            <w:shd w:val="clear" w:color="auto" w:fill="auto"/>
            <w:noWrap/>
            <w:vAlign w:val="bottom"/>
            <w:hideMark/>
          </w:tcPr>
          <w:p w14:paraId="7D065127"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76.105**</w:t>
            </w:r>
          </w:p>
        </w:tc>
        <w:tc>
          <w:tcPr>
            <w:tcW w:w="0" w:type="auto"/>
            <w:tcBorders>
              <w:top w:val="nil"/>
              <w:left w:val="nil"/>
              <w:bottom w:val="nil"/>
              <w:right w:val="single" w:sz="4" w:space="0" w:color="auto"/>
            </w:tcBorders>
            <w:shd w:val="clear" w:color="auto" w:fill="auto"/>
            <w:noWrap/>
            <w:vAlign w:val="bottom"/>
            <w:hideMark/>
          </w:tcPr>
          <w:p w14:paraId="76644C7C"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74.343**</w:t>
            </w:r>
          </w:p>
        </w:tc>
        <w:tc>
          <w:tcPr>
            <w:tcW w:w="0" w:type="auto"/>
            <w:tcBorders>
              <w:top w:val="nil"/>
              <w:left w:val="nil"/>
              <w:bottom w:val="nil"/>
              <w:right w:val="nil"/>
            </w:tcBorders>
            <w:shd w:val="clear" w:color="auto" w:fill="auto"/>
            <w:noWrap/>
            <w:vAlign w:val="bottom"/>
            <w:hideMark/>
          </w:tcPr>
          <w:p w14:paraId="00D7330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-0.019</w:t>
            </w:r>
          </w:p>
        </w:tc>
        <w:tc>
          <w:tcPr>
            <w:tcW w:w="0" w:type="auto"/>
            <w:tcBorders>
              <w:top w:val="nil"/>
              <w:left w:val="nil"/>
              <w:bottom w:val="nil"/>
              <w:right w:val="nil"/>
            </w:tcBorders>
            <w:shd w:val="clear" w:color="auto" w:fill="auto"/>
            <w:noWrap/>
            <w:vAlign w:val="bottom"/>
            <w:hideMark/>
          </w:tcPr>
          <w:p w14:paraId="5ACE32E4"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-0.024</w:t>
            </w:r>
          </w:p>
        </w:tc>
        <w:tc>
          <w:tcPr>
            <w:tcW w:w="0" w:type="auto"/>
            <w:tcBorders>
              <w:top w:val="nil"/>
              <w:left w:val="nil"/>
              <w:bottom w:val="nil"/>
              <w:right w:val="nil"/>
            </w:tcBorders>
            <w:shd w:val="clear" w:color="auto" w:fill="auto"/>
            <w:noWrap/>
            <w:vAlign w:val="bottom"/>
            <w:hideMark/>
          </w:tcPr>
          <w:p w14:paraId="3383455F"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-11.779</w:t>
            </w:r>
          </w:p>
        </w:tc>
        <w:tc>
          <w:tcPr>
            <w:tcW w:w="0" w:type="auto"/>
            <w:tcBorders>
              <w:top w:val="nil"/>
              <w:left w:val="nil"/>
              <w:bottom w:val="nil"/>
              <w:right w:val="nil"/>
            </w:tcBorders>
            <w:shd w:val="clear" w:color="auto" w:fill="auto"/>
            <w:noWrap/>
            <w:vAlign w:val="bottom"/>
            <w:hideMark/>
          </w:tcPr>
          <w:p w14:paraId="4E092C12"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-12.629</w:t>
            </w:r>
          </w:p>
        </w:tc>
      </w:tr>
      <w:tr w:rsidR="00A237B8" w:rsidRPr="002B239C" w14:paraId="6DAFBBD3"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1E8BF3A7" w14:textId="4B31ACF9" w:rsidR="004A51D0" w:rsidRPr="002B239C" w:rsidRDefault="004A51D0" w:rsidP="004A51D0">
            <w:pPr>
              <w:spacing w:after="0" w:line="240" w:lineRule="auto"/>
              <w:rPr>
                <w:rFonts w:ascii="Calibri" w:eastAsia="Times New Roman" w:hAnsi="Calibri" w:cs="Times New Roman"/>
                <w:i/>
                <w:color w:val="000000"/>
                <w:sz w:val="20"/>
                <w:szCs w:val="20"/>
              </w:rPr>
            </w:pPr>
            <w:r w:rsidRPr="002B239C">
              <w:rPr>
                <w:rFonts w:ascii="Calibri" w:eastAsia="Times New Roman" w:hAnsi="Calibri" w:cs="Times New Roman"/>
                <w:i/>
                <w:color w:val="000000"/>
                <w:sz w:val="20"/>
                <w:szCs w:val="20"/>
              </w:rPr>
              <w:t xml:space="preserve">HH </w:t>
            </w:r>
            <w:ins w:id="804" w:author="Abhilasha Vaid" w:date="2016-06-17T13:06:00Z">
              <w:r w:rsidR="00D160FC">
                <w:rPr>
                  <w:rFonts w:ascii="Calibri" w:eastAsia="Times New Roman" w:hAnsi="Calibri" w:cs="Times New Roman"/>
                  <w:i/>
                  <w:color w:val="000000"/>
                  <w:sz w:val="20"/>
                  <w:szCs w:val="20"/>
                </w:rPr>
                <w:t>h</w:t>
              </w:r>
            </w:ins>
            <w:del w:id="805" w:author="Abhilasha Vaid" w:date="2016-06-17T13:06:00Z">
              <w:r w:rsidRPr="002B239C" w:rsidDel="00D160FC">
                <w:rPr>
                  <w:rFonts w:ascii="Calibri" w:eastAsia="Times New Roman" w:hAnsi="Calibri" w:cs="Times New Roman"/>
                  <w:i/>
                  <w:color w:val="000000"/>
                  <w:sz w:val="20"/>
                  <w:szCs w:val="20"/>
                </w:rPr>
                <w:delText>H</w:delText>
              </w:r>
            </w:del>
            <w:r w:rsidRPr="002B239C">
              <w:rPr>
                <w:rFonts w:ascii="Calibri" w:eastAsia="Times New Roman" w:hAnsi="Calibri" w:cs="Times New Roman"/>
                <w:i/>
                <w:color w:val="000000"/>
                <w:sz w:val="20"/>
                <w:szCs w:val="20"/>
              </w:rPr>
              <w:t xml:space="preserve">ead </w:t>
            </w:r>
            <w:ins w:id="806" w:author="Abhilasha Vaid" w:date="2016-06-17T13:06:00Z">
              <w:r w:rsidR="00D160FC">
                <w:rPr>
                  <w:rFonts w:ascii="Calibri" w:eastAsia="Times New Roman" w:hAnsi="Calibri" w:cs="Times New Roman"/>
                  <w:i/>
                  <w:color w:val="000000"/>
                  <w:sz w:val="20"/>
                  <w:szCs w:val="20"/>
                </w:rPr>
                <w:t>c</w:t>
              </w:r>
            </w:ins>
            <w:del w:id="807" w:author="Abhilasha Vaid" w:date="2016-06-17T13:06:00Z">
              <w:r w:rsidR="00830267" w:rsidRPr="002B239C" w:rsidDel="00D160FC">
                <w:rPr>
                  <w:rFonts w:ascii="Calibri" w:eastAsia="Times New Roman" w:hAnsi="Calibri" w:cs="Times New Roman"/>
                  <w:i/>
                  <w:color w:val="000000"/>
                  <w:sz w:val="20"/>
                  <w:szCs w:val="20"/>
                </w:rPr>
                <w:delText>C</w:delText>
              </w:r>
            </w:del>
            <w:r w:rsidR="00830267" w:rsidRPr="002B239C">
              <w:rPr>
                <w:rFonts w:ascii="Calibri" w:eastAsia="Times New Roman" w:hAnsi="Calibri" w:cs="Times New Roman"/>
                <w:i/>
                <w:color w:val="000000"/>
                <w:sz w:val="20"/>
                <w:szCs w:val="20"/>
              </w:rPr>
              <w:t>haracteristics</w:t>
            </w:r>
            <w:r w:rsidRPr="002B239C">
              <w:rPr>
                <w:rFonts w:ascii="Calibri" w:eastAsia="Times New Roman" w:hAnsi="Calibri" w:cs="Times New Roman"/>
                <w:i/>
                <w:color w:val="000000"/>
                <w:sz w:val="20"/>
                <w:szCs w:val="20"/>
              </w:rPr>
              <w:t>:</w:t>
            </w:r>
          </w:p>
        </w:tc>
        <w:tc>
          <w:tcPr>
            <w:tcW w:w="0" w:type="auto"/>
            <w:tcBorders>
              <w:top w:val="nil"/>
              <w:left w:val="single" w:sz="4" w:space="0" w:color="auto"/>
              <w:bottom w:val="nil"/>
              <w:right w:val="nil"/>
            </w:tcBorders>
            <w:shd w:val="clear" w:color="auto" w:fill="auto"/>
            <w:noWrap/>
            <w:vAlign w:val="bottom"/>
            <w:hideMark/>
          </w:tcPr>
          <w:p w14:paraId="7A0F0D21"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w:t>
            </w:r>
          </w:p>
        </w:tc>
        <w:tc>
          <w:tcPr>
            <w:tcW w:w="0" w:type="auto"/>
            <w:tcBorders>
              <w:top w:val="nil"/>
              <w:left w:val="nil"/>
              <w:bottom w:val="nil"/>
              <w:right w:val="nil"/>
            </w:tcBorders>
            <w:shd w:val="clear" w:color="auto" w:fill="auto"/>
            <w:noWrap/>
            <w:vAlign w:val="bottom"/>
            <w:hideMark/>
          </w:tcPr>
          <w:p w14:paraId="2E77A56C"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3F11F295" w14:textId="77777777" w:rsidR="004A51D0" w:rsidRPr="002B239C" w:rsidRDefault="004A51D0" w:rsidP="004A51D0">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single" w:sz="4" w:space="0" w:color="auto"/>
            </w:tcBorders>
            <w:shd w:val="clear" w:color="auto" w:fill="auto"/>
            <w:noWrap/>
            <w:vAlign w:val="bottom"/>
            <w:hideMark/>
          </w:tcPr>
          <w:p w14:paraId="2E940982"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w:t>
            </w:r>
          </w:p>
        </w:tc>
        <w:tc>
          <w:tcPr>
            <w:tcW w:w="0" w:type="auto"/>
            <w:tcBorders>
              <w:top w:val="nil"/>
              <w:left w:val="nil"/>
              <w:bottom w:val="nil"/>
              <w:right w:val="nil"/>
            </w:tcBorders>
            <w:shd w:val="clear" w:color="auto" w:fill="auto"/>
            <w:noWrap/>
            <w:vAlign w:val="bottom"/>
            <w:hideMark/>
          </w:tcPr>
          <w:p w14:paraId="003D8FBB"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w:t>
            </w:r>
          </w:p>
        </w:tc>
        <w:tc>
          <w:tcPr>
            <w:tcW w:w="0" w:type="auto"/>
            <w:tcBorders>
              <w:top w:val="nil"/>
              <w:left w:val="nil"/>
              <w:bottom w:val="nil"/>
              <w:right w:val="nil"/>
            </w:tcBorders>
            <w:shd w:val="clear" w:color="auto" w:fill="auto"/>
            <w:noWrap/>
            <w:vAlign w:val="bottom"/>
            <w:hideMark/>
          </w:tcPr>
          <w:p w14:paraId="54BFA1B2"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56AAFC4F" w14:textId="77777777" w:rsidR="004A51D0" w:rsidRPr="002B239C" w:rsidRDefault="004A51D0" w:rsidP="004A51D0">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789E5855" w14:textId="77777777" w:rsidR="004A51D0" w:rsidRPr="002B239C" w:rsidRDefault="004A51D0" w:rsidP="004A51D0">
            <w:pPr>
              <w:spacing w:after="0" w:line="240" w:lineRule="auto"/>
              <w:jc w:val="center"/>
              <w:rPr>
                <w:rFonts w:ascii="Times New Roman" w:eastAsia="Times New Roman" w:hAnsi="Times New Roman" w:cs="Times New Roman"/>
                <w:sz w:val="20"/>
                <w:szCs w:val="20"/>
              </w:rPr>
            </w:pPr>
          </w:p>
        </w:tc>
      </w:tr>
      <w:tr w:rsidR="00A237B8" w:rsidRPr="002B239C" w14:paraId="2E557C47"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09C56CBD" w14:textId="77777777" w:rsidR="004A51D0" w:rsidRPr="002B239C" w:rsidRDefault="004A51D0" w:rsidP="004A51D0">
            <w:pPr>
              <w:spacing w:after="0" w:line="240" w:lineRule="auto"/>
              <w:ind w:firstLineChars="200" w:firstLine="400"/>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Female</w:t>
            </w:r>
          </w:p>
        </w:tc>
        <w:tc>
          <w:tcPr>
            <w:tcW w:w="0" w:type="auto"/>
            <w:tcBorders>
              <w:top w:val="nil"/>
              <w:left w:val="single" w:sz="4" w:space="0" w:color="auto"/>
              <w:bottom w:val="nil"/>
              <w:right w:val="nil"/>
            </w:tcBorders>
            <w:shd w:val="clear" w:color="auto" w:fill="auto"/>
            <w:noWrap/>
            <w:vAlign w:val="bottom"/>
            <w:hideMark/>
          </w:tcPr>
          <w:p w14:paraId="75E95577"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-0.038</w:t>
            </w:r>
          </w:p>
        </w:tc>
        <w:tc>
          <w:tcPr>
            <w:tcW w:w="0" w:type="auto"/>
            <w:tcBorders>
              <w:top w:val="nil"/>
              <w:left w:val="nil"/>
              <w:bottom w:val="nil"/>
              <w:right w:val="nil"/>
            </w:tcBorders>
            <w:shd w:val="clear" w:color="auto" w:fill="auto"/>
            <w:noWrap/>
            <w:vAlign w:val="bottom"/>
            <w:hideMark/>
          </w:tcPr>
          <w:p w14:paraId="1380A906"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-0.028</w:t>
            </w:r>
          </w:p>
        </w:tc>
        <w:tc>
          <w:tcPr>
            <w:tcW w:w="0" w:type="auto"/>
            <w:tcBorders>
              <w:top w:val="nil"/>
              <w:left w:val="nil"/>
              <w:bottom w:val="nil"/>
              <w:right w:val="nil"/>
            </w:tcBorders>
            <w:shd w:val="clear" w:color="auto" w:fill="auto"/>
            <w:noWrap/>
            <w:vAlign w:val="bottom"/>
            <w:hideMark/>
          </w:tcPr>
          <w:p w14:paraId="49E1092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-28.272</w:t>
            </w:r>
          </w:p>
        </w:tc>
        <w:tc>
          <w:tcPr>
            <w:tcW w:w="0" w:type="auto"/>
            <w:tcBorders>
              <w:top w:val="nil"/>
              <w:left w:val="nil"/>
              <w:bottom w:val="nil"/>
              <w:right w:val="single" w:sz="4" w:space="0" w:color="auto"/>
            </w:tcBorders>
            <w:shd w:val="clear" w:color="auto" w:fill="auto"/>
            <w:noWrap/>
            <w:vAlign w:val="bottom"/>
            <w:hideMark/>
          </w:tcPr>
          <w:p w14:paraId="5928B299"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-28.918</w:t>
            </w:r>
          </w:p>
        </w:tc>
        <w:tc>
          <w:tcPr>
            <w:tcW w:w="0" w:type="auto"/>
            <w:tcBorders>
              <w:top w:val="nil"/>
              <w:left w:val="nil"/>
              <w:bottom w:val="nil"/>
              <w:right w:val="nil"/>
            </w:tcBorders>
            <w:shd w:val="clear" w:color="auto" w:fill="auto"/>
            <w:noWrap/>
            <w:vAlign w:val="bottom"/>
            <w:hideMark/>
          </w:tcPr>
          <w:p w14:paraId="09586F7A"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-0.029</w:t>
            </w:r>
          </w:p>
        </w:tc>
        <w:tc>
          <w:tcPr>
            <w:tcW w:w="0" w:type="auto"/>
            <w:tcBorders>
              <w:top w:val="nil"/>
              <w:left w:val="nil"/>
              <w:bottom w:val="nil"/>
              <w:right w:val="nil"/>
            </w:tcBorders>
            <w:shd w:val="clear" w:color="auto" w:fill="auto"/>
            <w:noWrap/>
            <w:vAlign w:val="bottom"/>
            <w:hideMark/>
          </w:tcPr>
          <w:p w14:paraId="20B9514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-0.019</w:t>
            </w:r>
          </w:p>
        </w:tc>
        <w:tc>
          <w:tcPr>
            <w:tcW w:w="0" w:type="auto"/>
            <w:tcBorders>
              <w:top w:val="nil"/>
              <w:left w:val="nil"/>
              <w:bottom w:val="nil"/>
              <w:right w:val="nil"/>
            </w:tcBorders>
            <w:shd w:val="clear" w:color="auto" w:fill="auto"/>
            <w:noWrap/>
            <w:vAlign w:val="bottom"/>
            <w:hideMark/>
          </w:tcPr>
          <w:p w14:paraId="006F958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15.763</w:t>
            </w:r>
          </w:p>
        </w:tc>
        <w:tc>
          <w:tcPr>
            <w:tcW w:w="0" w:type="auto"/>
            <w:tcBorders>
              <w:top w:val="nil"/>
              <w:left w:val="nil"/>
              <w:bottom w:val="nil"/>
              <w:right w:val="nil"/>
            </w:tcBorders>
            <w:shd w:val="clear" w:color="auto" w:fill="auto"/>
            <w:noWrap/>
            <w:vAlign w:val="bottom"/>
            <w:hideMark/>
          </w:tcPr>
          <w:p w14:paraId="53C7AD70"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15.81</w:t>
            </w:r>
          </w:p>
        </w:tc>
      </w:tr>
      <w:tr w:rsidR="00A237B8" w:rsidRPr="002B239C" w14:paraId="59D417C5"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208D85E3" w14:textId="740556B9" w:rsidR="004A51D0" w:rsidRPr="002B239C" w:rsidRDefault="004A51D0" w:rsidP="004A51D0">
            <w:pPr>
              <w:spacing w:after="0" w:line="240" w:lineRule="auto"/>
              <w:ind w:firstLineChars="200" w:firstLine="400"/>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Yrs</w:t>
            </w:r>
            <w:r w:rsidR="00830267">
              <w:rPr>
                <w:rFonts w:ascii="Calibri" w:eastAsia="Times New Roman" w:hAnsi="Calibri" w:cs="Times New Roman"/>
                <w:color w:val="000000"/>
                <w:sz w:val="20"/>
                <w:szCs w:val="20"/>
              </w:rPr>
              <w:t>.</w:t>
            </w:r>
            <w:r w:rsidRPr="002B239C">
              <w:rPr>
                <w:rFonts w:ascii="Calibri" w:eastAsia="Times New Roman" w:hAnsi="Calibri" w:cs="Times New Roman"/>
                <w:color w:val="000000"/>
                <w:sz w:val="20"/>
                <w:szCs w:val="20"/>
              </w:rPr>
              <w:t xml:space="preserve"> education</w:t>
            </w:r>
          </w:p>
        </w:tc>
        <w:tc>
          <w:tcPr>
            <w:tcW w:w="0" w:type="auto"/>
            <w:tcBorders>
              <w:top w:val="nil"/>
              <w:left w:val="single" w:sz="4" w:space="0" w:color="auto"/>
              <w:bottom w:val="nil"/>
              <w:right w:val="nil"/>
            </w:tcBorders>
            <w:shd w:val="clear" w:color="auto" w:fill="auto"/>
            <w:noWrap/>
            <w:vAlign w:val="bottom"/>
            <w:hideMark/>
          </w:tcPr>
          <w:p w14:paraId="705623F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0.021***</w:t>
            </w:r>
          </w:p>
        </w:tc>
        <w:tc>
          <w:tcPr>
            <w:tcW w:w="0" w:type="auto"/>
            <w:tcBorders>
              <w:top w:val="nil"/>
              <w:left w:val="nil"/>
              <w:bottom w:val="nil"/>
              <w:right w:val="nil"/>
            </w:tcBorders>
            <w:shd w:val="clear" w:color="auto" w:fill="auto"/>
            <w:noWrap/>
            <w:vAlign w:val="bottom"/>
            <w:hideMark/>
          </w:tcPr>
          <w:p w14:paraId="33AF8889"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0.016***</w:t>
            </w:r>
          </w:p>
        </w:tc>
        <w:tc>
          <w:tcPr>
            <w:tcW w:w="0" w:type="auto"/>
            <w:tcBorders>
              <w:top w:val="nil"/>
              <w:left w:val="nil"/>
              <w:bottom w:val="nil"/>
              <w:right w:val="nil"/>
            </w:tcBorders>
            <w:shd w:val="clear" w:color="auto" w:fill="auto"/>
            <w:noWrap/>
            <w:vAlign w:val="bottom"/>
            <w:hideMark/>
          </w:tcPr>
          <w:p w14:paraId="7015D1B3"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9.683**</w:t>
            </w:r>
          </w:p>
        </w:tc>
        <w:tc>
          <w:tcPr>
            <w:tcW w:w="0" w:type="auto"/>
            <w:tcBorders>
              <w:top w:val="nil"/>
              <w:left w:val="nil"/>
              <w:bottom w:val="nil"/>
              <w:right w:val="single" w:sz="4" w:space="0" w:color="auto"/>
            </w:tcBorders>
            <w:shd w:val="clear" w:color="auto" w:fill="auto"/>
            <w:noWrap/>
            <w:vAlign w:val="bottom"/>
            <w:hideMark/>
          </w:tcPr>
          <w:p w14:paraId="101AA961"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8.871**</w:t>
            </w:r>
          </w:p>
        </w:tc>
        <w:tc>
          <w:tcPr>
            <w:tcW w:w="0" w:type="auto"/>
            <w:tcBorders>
              <w:top w:val="nil"/>
              <w:left w:val="nil"/>
              <w:bottom w:val="nil"/>
              <w:right w:val="nil"/>
            </w:tcBorders>
            <w:shd w:val="clear" w:color="auto" w:fill="auto"/>
            <w:noWrap/>
            <w:vAlign w:val="bottom"/>
            <w:hideMark/>
          </w:tcPr>
          <w:p w14:paraId="69E0B0B3"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-0.002</w:t>
            </w:r>
          </w:p>
        </w:tc>
        <w:tc>
          <w:tcPr>
            <w:tcW w:w="0" w:type="auto"/>
            <w:tcBorders>
              <w:top w:val="nil"/>
              <w:left w:val="nil"/>
              <w:bottom w:val="nil"/>
              <w:right w:val="nil"/>
            </w:tcBorders>
            <w:shd w:val="clear" w:color="auto" w:fill="auto"/>
            <w:noWrap/>
            <w:vAlign w:val="bottom"/>
            <w:hideMark/>
          </w:tcPr>
          <w:p w14:paraId="6BE7A149"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-0.001</w:t>
            </w:r>
          </w:p>
        </w:tc>
        <w:tc>
          <w:tcPr>
            <w:tcW w:w="0" w:type="auto"/>
            <w:tcBorders>
              <w:top w:val="nil"/>
              <w:left w:val="nil"/>
              <w:bottom w:val="nil"/>
              <w:right w:val="nil"/>
            </w:tcBorders>
            <w:shd w:val="clear" w:color="auto" w:fill="auto"/>
            <w:noWrap/>
            <w:vAlign w:val="bottom"/>
            <w:hideMark/>
          </w:tcPr>
          <w:p w14:paraId="30235AB1"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-1.735</w:t>
            </w:r>
          </w:p>
        </w:tc>
        <w:tc>
          <w:tcPr>
            <w:tcW w:w="0" w:type="auto"/>
            <w:tcBorders>
              <w:top w:val="nil"/>
              <w:left w:val="nil"/>
              <w:bottom w:val="nil"/>
              <w:right w:val="nil"/>
            </w:tcBorders>
            <w:shd w:val="clear" w:color="auto" w:fill="auto"/>
            <w:noWrap/>
            <w:vAlign w:val="bottom"/>
            <w:hideMark/>
          </w:tcPr>
          <w:p w14:paraId="575B04C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-1.734</w:t>
            </w:r>
          </w:p>
        </w:tc>
      </w:tr>
      <w:tr w:rsidR="00A237B8" w:rsidRPr="002B239C" w14:paraId="13D3D415"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38A0BE9A" w14:textId="77777777" w:rsidR="004A51D0" w:rsidRPr="002B239C" w:rsidRDefault="004A51D0" w:rsidP="004A51D0">
            <w:pPr>
              <w:spacing w:after="0" w:line="240" w:lineRule="auto"/>
              <w:ind w:firstLineChars="200" w:firstLine="400"/>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Age</w:t>
            </w:r>
          </w:p>
        </w:tc>
        <w:tc>
          <w:tcPr>
            <w:tcW w:w="0" w:type="auto"/>
            <w:tcBorders>
              <w:top w:val="nil"/>
              <w:left w:val="single" w:sz="4" w:space="0" w:color="auto"/>
              <w:bottom w:val="nil"/>
              <w:right w:val="nil"/>
            </w:tcBorders>
            <w:shd w:val="clear" w:color="auto" w:fill="auto"/>
            <w:noWrap/>
            <w:vAlign w:val="bottom"/>
            <w:hideMark/>
          </w:tcPr>
          <w:p w14:paraId="09BCF237"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-0.001</w:t>
            </w:r>
          </w:p>
        </w:tc>
        <w:tc>
          <w:tcPr>
            <w:tcW w:w="0" w:type="auto"/>
            <w:tcBorders>
              <w:top w:val="nil"/>
              <w:left w:val="nil"/>
              <w:bottom w:val="nil"/>
              <w:right w:val="nil"/>
            </w:tcBorders>
            <w:shd w:val="clear" w:color="auto" w:fill="auto"/>
            <w:noWrap/>
            <w:vAlign w:val="bottom"/>
            <w:hideMark/>
          </w:tcPr>
          <w:p w14:paraId="30A4DA69"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-0.001</w:t>
            </w:r>
          </w:p>
        </w:tc>
        <w:tc>
          <w:tcPr>
            <w:tcW w:w="0" w:type="auto"/>
            <w:tcBorders>
              <w:top w:val="nil"/>
              <w:left w:val="nil"/>
              <w:bottom w:val="nil"/>
              <w:right w:val="nil"/>
            </w:tcBorders>
            <w:shd w:val="clear" w:color="auto" w:fill="auto"/>
            <w:noWrap/>
            <w:vAlign w:val="bottom"/>
            <w:hideMark/>
          </w:tcPr>
          <w:p w14:paraId="3F5BAAF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-0.271</w:t>
            </w:r>
          </w:p>
        </w:tc>
        <w:tc>
          <w:tcPr>
            <w:tcW w:w="0" w:type="auto"/>
            <w:tcBorders>
              <w:top w:val="nil"/>
              <w:left w:val="nil"/>
              <w:bottom w:val="nil"/>
              <w:right w:val="single" w:sz="4" w:space="0" w:color="auto"/>
            </w:tcBorders>
            <w:shd w:val="clear" w:color="auto" w:fill="auto"/>
            <w:noWrap/>
            <w:vAlign w:val="bottom"/>
            <w:hideMark/>
          </w:tcPr>
          <w:p w14:paraId="3ABB724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-0.249</w:t>
            </w:r>
          </w:p>
        </w:tc>
        <w:tc>
          <w:tcPr>
            <w:tcW w:w="0" w:type="auto"/>
            <w:tcBorders>
              <w:top w:val="nil"/>
              <w:left w:val="nil"/>
              <w:bottom w:val="nil"/>
              <w:right w:val="nil"/>
            </w:tcBorders>
            <w:shd w:val="clear" w:color="auto" w:fill="auto"/>
            <w:noWrap/>
            <w:vAlign w:val="bottom"/>
            <w:hideMark/>
          </w:tcPr>
          <w:p w14:paraId="441B8A0C"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0.001*</w:t>
            </w:r>
          </w:p>
        </w:tc>
        <w:tc>
          <w:tcPr>
            <w:tcW w:w="0" w:type="auto"/>
            <w:tcBorders>
              <w:top w:val="nil"/>
              <w:left w:val="nil"/>
              <w:bottom w:val="nil"/>
              <w:right w:val="nil"/>
            </w:tcBorders>
            <w:shd w:val="clear" w:color="auto" w:fill="auto"/>
            <w:noWrap/>
            <w:vAlign w:val="bottom"/>
            <w:hideMark/>
          </w:tcPr>
          <w:p w14:paraId="6F8BC50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0.001**</w:t>
            </w:r>
          </w:p>
        </w:tc>
        <w:tc>
          <w:tcPr>
            <w:tcW w:w="0" w:type="auto"/>
            <w:tcBorders>
              <w:top w:val="nil"/>
              <w:left w:val="nil"/>
              <w:bottom w:val="nil"/>
              <w:right w:val="nil"/>
            </w:tcBorders>
            <w:shd w:val="clear" w:color="auto" w:fill="auto"/>
            <w:noWrap/>
            <w:vAlign w:val="bottom"/>
            <w:hideMark/>
          </w:tcPr>
          <w:p w14:paraId="601363A1"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0.744</w:t>
            </w:r>
          </w:p>
        </w:tc>
        <w:tc>
          <w:tcPr>
            <w:tcW w:w="0" w:type="auto"/>
            <w:tcBorders>
              <w:top w:val="nil"/>
              <w:left w:val="nil"/>
              <w:bottom w:val="nil"/>
              <w:right w:val="nil"/>
            </w:tcBorders>
            <w:shd w:val="clear" w:color="auto" w:fill="auto"/>
            <w:noWrap/>
            <w:vAlign w:val="bottom"/>
            <w:hideMark/>
          </w:tcPr>
          <w:p w14:paraId="62E20482"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0.776</w:t>
            </w:r>
          </w:p>
        </w:tc>
      </w:tr>
      <w:tr w:rsidR="00A237B8" w:rsidRPr="002B239C" w14:paraId="0D04C1DF"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407BEFD6" w14:textId="77777777" w:rsidR="004A51D0" w:rsidRPr="002B239C" w:rsidRDefault="004A51D0" w:rsidP="004A51D0">
            <w:pPr>
              <w:spacing w:after="0" w:line="240" w:lineRule="auto"/>
              <w:ind w:firstLineChars="200" w:firstLine="400"/>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Literate</w:t>
            </w:r>
          </w:p>
        </w:tc>
        <w:tc>
          <w:tcPr>
            <w:tcW w:w="0" w:type="auto"/>
            <w:tcBorders>
              <w:top w:val="nil"/>
              <w:left w:val="single" w:sz="4" w:space="0" w:color="auto"/>
              <w:bottom w:val="nil"/>
              <w:right w:val="nil"/>
            </w:tcBorders>
            <w:shd w:val="clear" w:color="auto" w:fill="auto"/>
            <w:noWrap/>
            <w:vAlign w:val="bottom"/>
            <w:hideMark/>
          </w:tcPr>
          <w:p w14:paraId="6DACC626"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-0.102***</w:t>
            </w:r>
          </w:p>
        </w:tc>
        <w:tc>
          <w:tcPr>
            <w:tcW w:w="0" w:type="auto"/>
            <w:tcBorders>
              <w:top w:val="nil"/>
              <w:left w:val="nil"/>
              <w:bottom w:val="nil"/>
              <w:right w:val="nil"/>
            </w:tcBorders>
            <w:shd w:val="clear" w:color="auto" w:fill="auto"/>
            <w:noWrap/>
            <w:vAlign w:val="bottom"/>
            <w:hideMark/>
          </w:tcPr>
          <w:p w14:paraId="183A7EB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-0.114***</w:t>
            </w:r>
          </w:p>
        </w:tc>
        <w:tc>
          <w:tcPr>
            <w:tcW w:w="0" w:type="auto"/>
            <w:tcBorders>
              <w:top w:val="nil"/>
              <w:left w:val="nil"/>
              <w:bottom w:val="nil"/>
              <w:right w:val="nil"/>
            </w:tcBorders>
            <w:shd w:val="clear" w:color="auto" w:fill="auto"/>
            <w:noWrap/>
            <w:vAlign w:val="bottom"/>
            <w:hideMark/>
          </w:tcPr>
          <w:p w14:paraId="171CF7E6"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-23.008</w:t>
            </w:r>
          </w:p>
        </w:tc>
        <w:tc>
          <w:tcPr>
            <w:tcW w:w="0" w:type="auto"/>
            <w:tcBorders>
              <w:top w:val="nil"/>
              <w:left w:val="nil"/>
              <w:bottom w:val="nil"/>
              <w:right w:val="single" w:sz="4" w:space="0" w:color="auto"/>
            </w:tcBorders>
            <w:shd w:val="clear" w:color="auto" w:fill="auto"/>
            <w:noWrap/>
            <w:vAlign w:val="bottom"/>
            <w:hideMark/>
          </w:tcPr>
          <w:p w14:paraId="4D5EE0DC"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-23.86</w:t>
            </w:r>
          </w:p>
        </w:tc>
        <w:tc>
          <w:tcPr>
            <w:tcW w:w="0" w:type="auto"/>
            <w:tcBorders>
              <w:top w:val="nil"/>
              <w:left w:val="nil"/>
              <w:bottom w:val="nil"/>
              <w:right w:val="nil"/>
            </w:tcBorders>
            <w:shd w:val="clear" w:color="auto" w:fill="auto"/>
            <w:noWrap/>
            <w:vAlign w:val="bottom"/>
            <w:hideMark/>
          </w:tcPr>
          <w:p w14:paraId="4BE53B80"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-0.052</w:t>
            </w:r>
          </w:p>
        </w:tc>
        <w:tc>
          <w:tcPr>
            <w:tcW w:w="0" w:type="auto"/>
            <w:tcBorders>
              <w:top w:val="nil"/>
              <w:left w:val="nil"/>
              <w:bottom w:val="nil"/>
              <w:right w:val="nil"/>
            </w:tcBorders>
            <w:shd w:val="clear" w:color="auto" w:fill="auto"/>
            <w:noWrap/>
            <w:vAlign w:val="bottom"/>
            <w:hideMark/>
          </w:tcPr>
          <w:p w14:paraId="342886B3"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-0.051*</w:t>
            </w:r>
          </w:p>
        </w:tc>
        <w:tc>
          <w:tcPr>
            <w:tcW w:w="0" w:type="auto"/>
            <w:tcBorders>
              <w:top w:val="nil"/>
              <w:left w:val="nil"/>
              <w:bottom w:val="nil"/>
              <w:right w:val="nil"/>
            </w:tcBorders>
            <w:shd w:val="clear" w:color="auto" w:fill="auto"/>
            <w:noWrap/>
            <w:vAlign w:val="bottom"/>
            <w:hideMark/>
          </w:tcPr>
          <w:p w14:paraId="11C45BC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-15.767</w:t>
            </w:r>
          </w:p>
        </w:tc>
        <w:tc>
          <w:tcPr>
            <w:tcW w:w="0" w:type="auto"/>
            <w:tcBorders>
              <w:top w:val="nil"/>
              <w:left w:val="nil"/>
              <w:bottom w:val="nil"/>
              <w:right w:val="nil"/>
            </w:tcBorders>
            <w:shd w:val="clear" w:color="auto" w:fill="auto"/>
            <w:noWrap/>
            <w:vAlign w:val="bottom"/>
            <w:hideMark/>
          </w:tcPr>
          <w:p w14:paraId="350146C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-15.068</w:t>
            </w:r>
          </w:p>
        </w:tc>
      </w:tr>
      <w:tr w:rsidR="00A237B8" w:rsidRPr="002B239C" w14:paraId="7B71B78B"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0A8E345F" w14:textId="77777777" w:rsidR="004A51D0" w:rsidRPr="002B239C" w:rsidRDefault="004A51D0" w:rsidP="004A51D0">
            <w:pPr>
              <w:spacing w:after="0" w:line="240" w:lineRule="auto"/>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Constant</w:t>
            </w:r>
          </w:p>
        </w:tc>
        <w:tc>
          <w:tcPr>
            <w:tcW w:w="0" w:type="auto"/>
            <w:tcBorders>
              <w:top w:val="nil"/>
              <w:left w:val="single" w:sz="4" w:space="0" w:color="auto"/>
              <w:bottom w:val="nil"/>
              <w:right w:val="nil"/>
            </w:tcBorders>
            <w:shd w:val="clear" w:color="auto" w:fill="auto"/>
            <w:noWrap/>
            <w:vAlign w:val="bottom"/>
            <w:hideMark/>
          </w:tcPr>
          <w:p w14:paraId="0C7BE85F"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0.317***</w:t>
            </w:r>
          </w:p>
        </w:tc>
        <w:tc>
          <w:tcPr>
            <w:tcW w:w="0" w:type="auto"/>
            <w:tcBorders>
              <w:top w:val="nil"/>
              <w:left w:val="nil"/>
              <w:bottom w:val="nil"/>
              <w:right w:val="nil"/>
            </w:tcBorders>
            <w:shd w:val="clear" w:color="auto" w:fill="auto"/>
            <w:noWrap/>
            <w:vAlign w:val="bottom"/>
            <w:hideMark/>
          </w:tcPr>
          <w:p w14:paraId="088E3F69"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0.231***</w:t>
            </w:r>
          </w:p>
        </w:tc>
        <w:tc>
          <w:tcPr>
            <w:tcW w:w="0" w:type="auto"/>
            <w:tcBorders>
              <w:top w:val="nil"/>
              <w:left w:val="nil"/>
              <w:bottom w:val="nil"/>
              <w:right w:val="nil"/>
            </w:tcBorders>
            <w:shd w:val="clear" w:color="auto" w:fill="auto"/>
            <w:noWrap/>
            <w:vAlign w:val="bottom"/>
            <w:hideMark/>
          </w:tcPr>
          <w:p w14:paraId="542349C7"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456.555***</w:t>
            </w:r>
          </w:p>
        </w:tc>
        <w:tc>
          <w:tcPr>
            <w:tcW w:w="0" w:type="auto"/>
            <w:tcBorders>
              <w:top w:val="nil"/>
              <w:left w:val="nil"/>
              <w:bottom w:val="nil"/>
              <w:right w:val="single" w:sz="4" w:space="0" w:color="auto"/>
            </w:tcBorders>
            <w:shd w:val="clear" w:color="auto" w:fill="auto"/>
            <w:noWrap/>
            <w:vAlign w:val="bottom"/>
            <w:hideMark/>
          </w:tcPr>
          <w:p w14:paraId="68D23EB1"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452.797***</w:t>
            </w:r>
          </w:p>
        </w:tc>
        <w:tc>
          <w:tcPr>
            <w:tcW w:w="0" w:type="auto"/>
            <w:tcBorders>
              <w:top w:val="nil"/>
              <w:left w:val="nil"/>
              <w:bottom w:val="nil"/>
              <w:right w:val="nil"/>
            </w:tcBorders>
            <w:shd w:val="clear" w:color="auto" w:fill="auto"/>
            <w:noWrap/>
            <w:vAlign w:val="bottom"/>
            <w:hideMark/>
          </w:tcPr>
          <w:p w14:paraId="64BBFF9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0.158**</w:t>
            </w:r>
          </w:p>
        </w:tc>
        <w:tc>
          <w:tcPr>
            <w:tcW w:w="0" w:type="auto"/>
            <w:tcBorders>
              <w:top w:val="nil"/>
              <w:left w:val="nil"/>
              <w:bottom w:val="nil"/>
              <w:right w:val="nil"/>
            </w:tcBorders>
            <w:shd w:val="clear" w:color="auto" w:fill="auto"/>
            <w:noWrap/>
            <w:vAlign w:val="bottom"/>
            <w:hideMark/>
          </w:tcPr>
          <w:p w14:paraId="1B4A18C8"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0.053</w:t>
            </w:r>
          </w:p>
        </w:tc>
        <w:tc>
          <w:tcPr>
            <w:tcW w:w="0" w:type="auto"/>
            <w:tcBorders>
              <w:top w:val="nil"/>
              <w:left w:val="nil"/>
              <w:bottom w:val="nil"/>
              <w:right w:val="nil"/>
            </w:tcBorders>
            <w:shd w:val="clear" w:color="auto" w:fill="auto"/>
            <w:noWrap/>
            <w:vAlign w:val="bottom"/>
            <w:hideMark/>
          </w:tcPr>
          <w:p w14:paraId="04A575F8"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338.02***</w:t>
            </w:r>
          </w:p>
        </w:tc>
        <w:tc>
          <w:tcPr>
            <w:tcW w:w="0" w:type="auto"/>
            <w:tcBorders>
              <w:top w:val="nil"/>
              <w:left w:val="nil"/>
              <w:bottom w:val="nil"/>
              <w:right w:val="nil"/>
            </w:tcBorders>
            <w:shd w:val="clear" w:color="auto" w:fill="auto"/>
            <w:noWrap/>
            <w:vAlign w:val="bottom"/>
            <w:hideMark/>
          </w:tcPr>
          <w:p w14:paraId="5AAB5F3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335.02***</w:t>
            </w:r>
          </w:p>
        </w:tc>
      </w:tr>
      <w:tr w:rsidR="00A237B8" w:rsidRPr="002B239C" w14:paraId="7E631BE6"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549B5086" w14:textId="4C66CCBB" w:rsidR="004A51D0" w:rsidRPr="002B239C" w:rsidRDefault="004A51D0" w:rsidP="004A51D0">
            <w:pPr>
              <w:spacing w:after="0" w:line="240" w:lineRule="auto"/>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 xml:space="preserve">Includes </w:t>
            </w:r>
            <w:ins w:id="808" w:author="Abhilasha Vaid" w:date="2016-06-17T13:02:00Z">
              <w:r w:rsidR="00D160FC">
                <w:rPr>
                  <w:rFonts w:ascii="Calibri" w:eastAsia="Times New Roman" w:hAnsi="Calibri" w:cs="Times New Roman"/>
                  <w:color w:val="000000"/>
                  <w:sz w:val="20"/>
                  <w:szCs w:val="20"/>
                </w:rPr>
                <w:t>c</w:t>
              </w:r>
            </w:ins>
            <w:del w:id="809" w:author="Abhilasha Vaid" w:date="2016-06-17T13:02:00Z">
              <w:r w:rsidRPr="002B239C" w:rsidDel="00D160FC">
                <w:rPr>
                  <w:rFonts w:ascii="Calibri" w:eastAsia="Times New Roman" w:hAnsi="Calibri" w:cs="Times New Roman"/>
                  <w:color w:val="000000"/>
                  <w:sz w:val="20"/>
                  <w:szCs w:val="20"/>
                </w:rPr>
                <w:delText>C</w:delText>
              </w:r>
            </w:del>
            <w:r w:rsidRPr="002B239C">
              <w:rPr>
                <w:rFonts w:ascii="Calibri" w:eastAsia="Times New Roman" w:hAnsi="Calibri" w:cs="Times New Roman"/>
                <w:color w:val="000000"/>
                <w:sz w:val="20"/>
                <w:szCs w:val="20"/>
              </w:rPr>
              <w:t xml:space="preserve">ountry </w:t>
            </w:r>
            <w:ins w:id="810" w:author="Abhilasha Vaid" w:date="2016-06-17T13:02:00Z">
              <w:r w:rsidR="00D160FC">
                <w:rPr>
                  <w:rFonts w:ascii="Calibri" w:eastAsia="Times New Roman" w:hAnsi="Calibri" w:cs="Times New Roman"/>
                  <w:color w:val="000000"/>
                  <w:sz w:val="20"/>
                  <w:szCs w:val="20"/>
                </w:rPr>
                <w:t>d</w:t>
              </w:r>
            </w:ins>
            <w:del w:id="811" w:author="Abhilasha Vaid" w:date="2016-06-17T13:02:00Z">
              <w:r w:rsidRPr="002B239C" w:rsidDel="00D160FC">
                <w:rPr>
                  <w:rFonts w:ascii="Calibri" w:eastAsia="Times New Roman" w:hAnsi="Calibri" w:cs="Times New Roman"/>
                  <w:color w:val="000000"/>
                  <w:sz w:val="20"/>
                  <w:szCs w:val="20"/>
                </w:rPr>
                <w:delText>D</w:delText>
              </w:r>
            </w:del>
            <w:r w:rsidRPr="002B239C">
              <w:rPr>
                <w:rFonts w:ascii="Calibri" w:eastAsia="Times New Roman" w:hAnsi="Calibri" w:cs="Times New Roman"/>
                <w:color w:val="000000"/>
                <w:sz w:val="20"/>
                <w:szCs w:val="20"/>
              </w:rPr>
              <w:t>ummies</w:t>
            </w:r>
          </w:p>
        </w:tc>
        <w:tc>
          <w:tcPr>
            <w:tcW w:w="0" w:type="auto"/>
            <w:tcBorders>
              <w:top w:val="nil"/>
              <w:left w:val="single" w:sz="4" w:space="0" w:color="auto"/>
              <w:bottom w:val="nil"/>
              <w:right w:val="nil"/>
            </w:tcBorders>
            <w:shd w:val="clear" w:color="auto" w:fill="auto"/>
            <w:noWrap/>
            <w:vAlign w:val="bottom"/>
            <w:hideMark/>
          </w:tcPr>
          <w:p w14:paraId="656CF66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203693F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68D6E81B"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c>
          <w:tcPr>
            <w:tcW w:w="0" w:type="auto"/>
            <w:tcBorders>
              <w:top w:val="nil"/>
              <w:left w:val="nil"/>
              <w:bottom w:val="nil"/>
              <w:right w:val="single" w:sz="4" w:space="0" w:color="auto"/>
            </w:tcBorders>
            <w:shd w:val="clear" w:color="auto" w:fill="auto"/>
            <w:noWrap/>
            <w:vAlign w:val="bottom"/>
            <w:hideMark/>
          </w:tcPr>
          <w:p w14:paraId="1793464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07FCC06F"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066F083E"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6C9BE28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334F259F"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w:t>
            </w:r>
          </w:p>
        </w:tc>
      </w:tr>
      <w:tr w:rsidR="00A237B8" w:rsidRPr="002B239C" w14:paraId="38484D60" w14:textId="77777777" w:rsidTr="005B6EA1">
        <w:trPr>
          <w:trHeight w:val="279"/>
          <w:jc w:val="center"/>
        </w:trPr>
        <w:tc>
          <w:tcPr>
            <w:tcW w:w="0" w:type="auto"/>
            <w:tcBorders>
              <w:top w:val="nil"/>
              <w:left w:val="nil"/>
              <w:bottom w:val="nil"/>
              <w:right w:val="nil"/>
            </w:tcBorders>
            <w:shd w:val="clear" w:color="auto" w:fill="auto"/>
            <w:noWrap/>
            <w:vAlign w:val="bottom"/>
            <w:hideMark/>
          </w:tcPr>
          <w:p w14:paraId="3B325046" w14:textId="77777777" w:rsidR="004A51D0" w:rsidRPr="002B239C" w:rsidRDefault="004A51D0" w:rsidP="004A51D0">
            <w:pPr>
              <w:spacing w:after="0" w:line="240" w:lineRule="auto"/>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N</w:t>
            </w:r>
          </w:p>
        </w:tc>
        <w:tc>
          <w:tcPr>
            <w:tcW w:w="0" w:type="auto"/>
            <w:tcBorders>
              <w:top w:val="nil"/>
              <w:left w:val="single" w:sz="4" w:space="0" w:color="auto"/>
              <w:bottom w:val="nil"/>
              <w:right w:val="nil"/>
            </w:tcBorders>
            <w:shd w:val="clear" w:color="auto" w:fill="auto"/>
            <w:noWrap/>
            <w:vAlign w:val="bottom"/>
            <w:hideMark/>
          </w:tcPr>
          <w:p w14:paraId="143E61E0"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1689</w:t>
            </w:r>
          </w:p>
        </w:tc>
        <w:tc>
          <w:tcPr>
            <w:tcW w:w="0" w:type="auto"/>
            <w:tcBorders>
              <w:top w:val="nil"/>
              <w:left w:val="nil"/>
              <w:bottom w:val="nil"/>
              <w:right w:val="nil"/>
            </w:tcBorders>
            <w:shd w:val="clear" w:color="auto" w:fill="auto"/>
            <w:noWrap/>
            <w:vAlign w:val="bottom"/>
            <w:hideMark/>
          </w:tcPr>
          <w:p w14:paraId="383D9D0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1689</w:t>
            </w:r>
          </w:p>
        </w:tc>
        <w:tc>
          <w:tcPr>
            <w:tcW w:w="0" w:type="auto"/>
            <w:tcBorders>
              <w:top w:val="nil"/>
              <w:left w:val="nil"/>
              <w:bottom w:val="nil"/>
              <w:right w:val="nil"/>
            </w:tcBorders>
            <w:shd w:val="clear" w:color="auto" w:fill="auto"/>
            <w:noWrap/>
            <w:vAlign w:val="bottom"/>
            <w:hideMark/>
          </w:tcPr>
          <w:p w14:paraId="2EBECAEC"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1689</w:t>
            </w:r>
          </w:p>
        </w:tc>
        <w:tc>
          <w:tcPr>
            <w:tcW w:w="0" w:type="auto"/>
            <w:tcBorders>
              <w:top w:val="nil"/>
              <w:left w:val="nil"/>
              <w:bottom w:val="nil"/>
              <w:right w:val="single" w:sz="4" w:space="0" w:color="auto"/>
            </w:tcBorders>
            <w:shd w:val="clear" w:color="auto" w:fill="auto"/>
            <w:noWrap/>
            <w:vAlign w:val="bottom"/>
            <w:hideMark/>
          </w:tcPr>
          <w:p w14:paraId="687B9959"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1689</w:t>
            </w:r>
          </w:p>
        </w:tc>
        <w:tc>
          <w:tcPr>
            <w:tcW w:w="0" w:type="auto"/>
            <w:tcBorders>
              <w:top w:val="nil"/>
              <w:left w:val="nil"/>
              <w:bottom w:val="nil"/>
              <w:right w:val="nil"/>
            </w:tcBorders>
            <w:shd w:val="clear" w:color="auto" w:fill="auto"/>
            <w:noWrap/>
            <w:vAlign w:val="bottom"/>
            <w:hideMark/>
          </w:tcPr>
          <w:p w14:paraId="68B6CE76"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1737</w:t>
            </w:r>
          </w:p>
        </w:tc>
        <w:tc>
          <w:tcPr>
            <w:tcW w:w="0" w:type="auto"/>
            <w:tcBorders>
              <w:top w:val="nil"/>
              <w:left w:val="nil"/>
              <w:bottom w:val="nil"/>
              <w:right w:val="nil"/>
            </w:tcBorders>
            <w:shd w:val="clear" w:color="auto" w:fill="auto"/>
            <w:noWrap/>
            <w:vAlign w:val="bottom"/>
            <w:hideMark/>
          </w:tcPr>
          <w:p w14:paraId="481B6A9F"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1737</w:t>
            </w:r>
          </w:p>
        </w:tc>
        <w:tc>
          <w:tcPr>
            <w:tcW w:w="0" w:type="auto"/>
            <w:tcBorders>
              <w:top w:val="nil"/>
              <w:left w:val="nil"/>
              <w:bottom w:val="nil"/>
              <w:right w:val="nil"/>
            </w:tcBorders>
            <w:shd w:val="clear" w:color="auto" w:fill="auto"/>
            <w:noWrap/>
            <w:vAlign w:val="bottom"/>
            <w:hideMark/>
          </w:tcPr>
          <w:p w14:paraId="5ED622D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1737</w:t>
            </w:r>
          </w:p>
        </w:tc>
        <w:tc>
          <w:tcPr>
            <w:tcW w:w="0" w:type="auto"/>
            <w:tcBorders>
              <w:top w:val="nil"/>
              <w:left w:val="nil"/>
              <w:bottom w:val="nil"/>
              <w:right w:val="nil"/>
            </w:tcBorders>
            <w:shd w:val="clear" w:color="auto" w:fill="auto"/>
            <w:noWrap/>
            <w:vAlign w:val="bottom"/>
            <w:hideMark/>
          </w:tcPr>
          <w:p w14:paraId="58044E9A"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1737</w:t>
            </w:r>
          </w:p>
        </w:tc>
      </w:tr>
      <w:tr w:rsidR="00A237B8" w:rsidRPr="002B239C" w14:paraId="12A36411" w14:textId="77777777" w:rsidTr="005B6EA1">
        <w:trPr>
          <w:trHeight w:val="279"/>
          <w:jc w:val="center"/>
        </w:trPr>
        <w:tc>
          <w:tcPr>
            <w:tcW w:w="0" w:type="auto"/>
            <w:tcBorders>
              <w:top w:val="nil"/>
              <w:left w:val="nil"/>
              <w:bottom w:val="single" w:sz="4" w:space="0" w:color="auto"/>
              <w:right w:val="nil"/>
            </w:tcBorders>
            <w:shd w:val="clear" w:color="auto" w:fill="auto"/>
            <w:noWrap/>
            <w:vAlign w:val="bottom"/>
            <w:hideMark/>
          </w:tcPr>
          <w:p w14:paraId="48CD3723" w14:textId="77777777" w:rsidR="004A51D0" w:rsidRPr="002B239C" w:rsidRDefault="004A51D0" w:rsidP="004A51D0">
            <w:pPr>
              <w:spacing w:after="0" w:line="240" w:lineRule="auto"/>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R2</w:t>
            </w:r>
          </w:p>
        </w:tc>
        <w:tc>
          <w:tcPr>
            <w:tcW w:w="0" w:type="auto"/>
            <w:tcBorders>
              <w:top w:val="nil"/>
              <w:left w:val="single" w:sz="4" w:space="0" w:color="auto"/>
              <w:bottom w:val="single" w:sz="4" w:space="0" w:color="auto"/>
              <w:right w:val="nil"/>
            </w:tcBorders>
            <w:shd w:val="clear" w:color="auto" w:fill="auto"/>
            <w:noWrap/>
            <w:vAlign w:val="bottom"/>
            <w:hideMark/>
          </w:tcPr>
          <w:p w14:paraId="03C91CB3"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0.231</w:t>
            </w:r>
          </w:p>
        </w:tc>
        <w:tc>
          <w:tcPr>
            <w:tcW w:w="0" w:type="auto"/>
            <w:tcBorders>
              <w:top w:val="nil"/>
              <w:left w:val="nil"/>
              <w:bottom w:val="single" w:sz="4" w:space="0" w:color="auto"/>
              <w:right w:val="nil"/>
            </w:tcBorders>
            <w:shd w:val="clear" w:color="auto" w:fill="auto"/>
            <w:noWrap/>
            <w:vAlign w:val="bottom"/>
            <w:hideMark/>
          </w:tcPr>
          <w:p w14:paraId="555EB07B"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0.279</w:t>
            </w:r>
          </w:p>
        </w:tc>
        <w:tc>
          <w:tcPr>
            <w:tcW w:w="0" w:type="auto"/>
            <w:tcBorders>
              <w:top w:val="nil"/>
              <w:left w:val="nil"/>
              <w:bottom w:val="single" w:sz="4" w:space="0" w:color="auto"/>
              <w:right w:val="nil"/>
            </w:tcBorders>
            <w:shd w:val="clear" w:color="auto" w:fill="auto"/>
            <w:noWrap/>
            <w:vAlign w:val="bottom"/>
            <w:hideMark/>
          </w:tcPr>
          <w:p w14:paraId="2CA53407"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0.206</w:t>
            </w:r>
          </w:p>
        </w:tc>
        <w:tc>
          <w:tcPr>
            <w:tcW w:w="0" w:type="auto"/>
            <w:tcBorders>
              <w:top w:val="nil"/>
              <w:left w:val="nil"/>
              <w:bottom w:val="single" w:sz="4" w:space="0" w:color="auto"/>
              <w:right w:val="single" w:sz="4" w:space="0" w:color="auto"/>
            </w:tcBorders>
            <w:shd w:val="clear" w:color="auto" w:fill="auto"/>
            <w:noWrap/>
            <w:vAlign w:val="bottom"/>
            <w:hideMark/>
          </w:tcPr>
          <w:p w14:paraId="58C9C61C"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0.183</w:t>
            </w:r>
          </w:p>
        </w:tc>
        <w:tc>
          <w:tcPr>
            <w:tcW w:w="0" w:type="auto"/>
            <w:tcBorders>
              <w:top w:val="nil"/>
              <w:left w:val="nil"/>
              <w:bottom w:val="single" w:sz="4" w:space="0" w:color="auto"/>
              <w:right w:val="nil"/>
            </w:tcBorders>
            <w:shd w:val="clear" w:color="auto" w:fill="auto"/>
            <w:noWrap/>
            <w:vAlign w:val="bottom"/>
            <w:hideMark/>
          </w:tcPr>
          <w:p w14:paraId="4FC20AA5"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0.073</w:t>
            </w:r>
          </w:p>
        </w:tc>
        <w:tc>
          <w:tcPr>
            <w:tcW w:w="0" w:type="auto"/>
            <w:tcBorders>
              <w:top w:val="nil"/>
              <w:left w:val="nil"/>
              <w:bottom w:val="single" w:sz="4" w:space="0" w:color="auto"/>
              <w:right w:val="nil"/>
            </w:tcBorders>
            <w:shd w:val="clear" w:color="auto" w:fill="auto"/>
            <w:noWrap/>
            <w:vAlign w:val="bottom"/>
            <w:hideMark/>
          </w:tcPr>
          <w:p w14:paraId="621F3A0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0.150</w:t>
            </w:r>
          </w:p>
        </w:tc>
        <w:tc>
          <w:tcPr>
            <w:tcW w:w="0" w:type="auto"/>
            <w:tcBorders>
              <w:top w:val="nil"/>
              <w:left w:val="nil"/>
              <w:bottom w:val="single" w:sz="4" w:space="0" w:color="auto"/>
              <w:right w:val="nil"/>
            </w:tcBorders>
            <w:shd w:val="clear" w:color="auto" w:fill="auto"/>
            <w:noWrap/>
            <w:vAlign w:val="bottom"/>
            <w:hideMark/>
          </w:tcPr>
          <w:p w14:paraId="6302E3F4"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0.170</w:t>
            </w:r>
          </w:p>
        </w:tc>
        <w:tc>
          <w:tcPr>
            <w:tcW w:w="0" w:type="auto"/>
            <w:tcBorders>
              <w:top w:val="nil"/>
              <w:left w:val="nil"/>
              <w:bottom w:val="single" w:sz="4" w:space="0" w:color="auto"/>
              <w:right w:val="nil"/>
            </w:tcBorders>
            <w:shd w:val="clear" w:color="auto" w:fill="auto"/>
            <w:noWrap/>
            <w:vAlign w:val="bottom"/>
            <w:hideMark/>
          </w:tcPr>
          <w:p w14:paraId="00F002AD" w14:textId="77777777" w:rsidR="004A51D0" w:rsidRPr="002B239C" w:rsidRDefault="004A51D0" w:rsidP="004A51D0">
            <w:pPr>
              <w:spacing w:after="0" w:line="240" w:lineRule="auto"/>
              <w:jc w:val="center"/>
              <w:rPr>
                <w:rFonts w:ascii="Calibri" w:eastAsia="Times New Roman" w:hAnsi="Calibri" w:cs="Times New Roman"/>
                <w:color w:val="000000"/>
                <w:sz w:val="20"/>
                <w:szCs w:val="20"/>
              </w:rPr>
            </w:pPr>
            <w:r w:rsidRPr="002B239C">
              <w:rPr>
                <w:rFonts w:ascii="Calibri" w:eastAsia="Times New Roman" w:hAnsi="Calibri" w:cs="Times New Roman"/>
                <w:color w:val="000000"/>
                <w:sz w:val="20"/>
                <w:szCs w:val="20"/>
              </w:rPr>
              <w:t>0.160</w:t>
            </w:r>
          </w:p>
        </w:tc>
      </w:tr>
    </w:tbl>
    <w:p w14:paraId="7AFF569B" w14:textId="2CBA7D8D" w:rsidR="00A237B8" w:rsidRDefault="002B0B8C" w:rsidP="005B6EA1">
      <w:pPr>
        <w:ind w:left="12191"/>
        <w:jc w:val="center"/>
      </w:pPr>
      <w:r>
        <w:t>(contd.)</w:t>
      </w:r>
    </w:p>
    <w:p w14:paraId="30AA7391" w14:textId="77777777" w:rsidR="00A237B8" w:rsidRDefault="00A237B8" w:rsidP="004A51D0"/>
    <w:p w14:paraId="162053E0" w14:textId="77777777" w:rsidR="00A237B8" w:rsidRDefault="00A237B8" w:rsidP="004A51D0"/>
    <w:p w14:paraId="713E75D0" w14:textId="77777777" w:rsidR="00A237B8" w:rsidRDefault="00A237B8" w:rsidP="004A51D0"/>
    <w:p w14:paraId="2BDAA67E" w14:textId="77777777" w:rsidR="002870F5" w:rsidRDefault="002870F5" w:rsidP="004A51D0"/>
    <w:p w14:paraId="19F906BF" w14:textId="77777777" w:rsidR="002B0A4B" w:rsidRDefault="002B0A4B" w:rsidP="004A51D0"/>
    <w:p w14:paraId="018490C0" w14:textId="77777777" w:rsidR="002B0A4B" w:rsidRDefault="002B0A4B" w:rsidP="004A51D0"/>
    <w:tbl>
      <w:tblPr>
        <w:tblW w:w="0" w:type="auto"/>
        <w:jc w:val="center"/>
        <w:tblLook w:val="04A0" w:firstRow="1" w:lastRow="0" w:firstColumn="1" w:lastColumn="0" w:noHBand="0" w:noVBand="1"/>
      </w:tblPr>
      <w:tblGrid>
        <w:gridCol w:w="2674"/>
        <w:gridCol w:w="1237"/>
        <w:gridCol w:w="1163"/>
        <w:gridCol w:w="1545"/>
        <w:gridCol w:w="1686"/>
        <w:gridCol w:w="1033"/>
        <w:gridCol w:w="971"/>
        <w:gridCol w:w="1492"/>
        <w:gridCol w:w="1682"/>
      </w:tblGrid>
      <w:tr w:rsidR="004A51D0" w:rsidRPr="004B3A43" w14:paraId="0A8598D9" w14:textId="77777777" w:rsidTr="005B6EA1">
        <w:trPr>
          <w:trHeight w:val="323"/>
          <w:jc w:val="center"/>
        </w:trPr>
        <w:tc>
          <w:tcPr>
            <w:tcW w:w="2674" w:type="dxa"/>
            <w:tcBorders>
              <w:top w:val="single" w:sz="4" w:space="0" w:color="auto"/>
              <w:left w:val="nil"/>
              <w:bottom w:val="nil"/>
              <w:right w:val="single" w:sz="2" w:space="0" w:color="auto"/>
            </w:tcBorders>
            <w:shd w:val="clear" w:color="auto" w:fill="A9D5E7" w:themeFill="accent1" w:themeFillTint="66"/>
            <w:noWrap/>
            <w:vAlign w:val="bottom"/>
            <w:hideMark/>
          </w:tcPr>
          <w:p w14:paraId="14749055" w14:textId="77777777" w:rsidR="004A51D0" w:rsidRPr="004B3A43" w:rsidRDefault="004A51D0" w:rsidP="004A51D0">
            <w:pPr>
              <w:spacing w:after="0" w:line="240" w:lineRule="auto"/>
              <w:rPr>
                <w:rFonts w:ascii="Times New Roman" w:eastAsia="Times New Roman" w:hAnsi="Times New Roman" w:cs="Times New Roman"/>
                <w:b/>
                <w:sz w:val="20"/>
                <w:szCs w:val="20"/>
              </w:rPr>
            </w:pPr>
          </w:p>
        </w:tc>
        <w:tc>
          <w:tcPr>
            <w:tcW w:w="5630" w:type="dxa"/>
            <w:gridSpan w:val="4"/>
            <w:tcBorders>
              <w:top w:val="single" w:sz="4" w:space="0" w:color="auto"/>
              <w:left w:val="single" w:sz="2" w:space="0" w:color="auto"/>
              <w:bottom w:val="nil"/>
              <w:right w:val="single" w:sz="4" w:space="0" w:color="auto"/>
            </w:tcBorders>
            <w:shd w:val="clear" w:color="auto" w:fill="A9D5E7" w:themeFill="accent1" w:themeFillTint="66"/>
            <w:noWrap/>
            <w:vAlign w:val="bottom"/>
            <w:hideMark/>
          </w:tcPr>
          <w:p w14:paraId="56D1CDBA" w14:textId="77777777" w:rsidR="004A51D0" w:rsidRPr="004B3A43" w:rsidRDefault="004A51D0" w:rsidP="004A51D0">
            <w:pPr>
              <w:spacing w:after="0" w:line="240" w:lineRule="auto"/>
              <w:jc w:val="center"/>
              <w:rPr>
                <w:rFonts w:ascii="Calibri" w:eastAsia="Times New Roman" w:hAnsi="Calibri" w:cs="Times New Roman"/>
                <w:b/>
                <w:color w:val="000000"/>
                <w:sz w:val="20"/>
                <w:szCs w:val="20"/>
              </w:rPr>
            </w:pPr>
            <w:r w:rsidRPr="004B3A43">
              <w:rPr>
                <w:rFonts w:ascii="Calibri" w:eastAsia="Times New Roman" w:hAnsi="Calibri" w:cs="Times New Roman"/>
                <w:b/>
                <w:color w:val="000000"/>
                <w:sz w:val="20"/>
                <w:szCs w:val="20"/>
              </w:rPr>
              <w:t>Nigeria</w:t>
            </w:r>
          </w:p>
        </w:tc>
        <w:tc>
          <w:tcPr>
            <w:tcW w:w="0" w:type="auto"/>
            <w:gridSpan w:val="4"/>
            <w:tcBorders>
              <w:top w:val="single" w:sz="4" w:space="0" w:color="auto"/>
              <w:left w:val="single" w:sz="4" w:space="0" w:color="auto"/>
              <w:bottom w:val="nil"/>
              <w:right w:val="nil"/>
            </w:tcBorders>
            <w:shd w:val="clear" w:color="auto" w:fill="A9D5E7" w:themeFill="accent1" w:themeFillTint="66"/>
            <w:noWrap/>
            <w:vAlign w:val="bottom"/>
            <w:hideMark/>
          </w:tcPr>
          <w:p w14:paraId="49CE4DA5" w14:textId="77777777" w:rsidR="004A51D0" w:rsidRPr="004B3A43" w:rsidRDefault="004A51D0" w:rsidP="004A51D0">
            <w:pPr>
              <w:spacing w:after="0" w:line="240" w:lineRule="auto"/>
              <w:jc w:val="center"/>
              <w:rPr>
                <w:rFonts w:ascii="Calibri" w:eastAsia="Times New Roman" w:hAnsi="Calibri" w:cs="Times New Roman"/>
                <w:b/>
                <w:color w:val="000000"/>
                <w:sz w:val="20"/>
                <w:szCs w:val="20"/>
              </w:rPr>
            </w:pPr>
            <w:r w:rsidRPr="004B3A43">
              <w:rPr>
                <w:rFonts w:ascii="Calibri" w:eastAsia="Times New Roman" w:hAnsi="Calibri" w:cs="Times New Roman"/>
                <w:b/>
                <w:color w:val="000000"/>
                <w:sz w:val="20"/>
                <w:szCs w:val="20"/>
              </w:rPr>
              <w:t>Pooled</w:t>
            </w:r>
          </w:p>
        </w:tc>
      </w:tr>
      <w:tr w:rsidR="00E71437" w:rsidRPr="00C73CB4" w14:paraId="232B9B03" w14:textId="77777777" w:rsidTr="002D53DE">
        <w:trPr>
          <w:trHeight w:val="630"/>
          <w:jc w:val="center"/>
        </w:trPr>
        <w:tc>
          <w:tcPr>
            <w:tcW w:w="2674" w:type="dxa"/>
            <w:tcBorders>
              <w:top w:val="nil"/>
              <w:left w:val="nil"/>
              <w:bottom w:val="single" w:sz="4" w:space="0" w:color="auto"/>
              <w:right w:val="single" w:sz="2" w:space="0" w:color="auto"/>
            </w:tcBorders>
            <w:shd w:val="clear" w:color="auto" w:fill="A9D5E7" w:themeFill="accent1" w:themeFillTint="66"/>
            <w:noWrap/>
            <w:vAlign w:val="bottom"/>
            <w:hideMark/>
          </w:tcPr>
          <w:p w14:paraId="42457182" w14:textId="77777777" w:rsidR="004A51D0" w:rsidRPr="004B3A43" w:rsidRDefault="004A51D0" w:rsidP="004A51D0">
            <w:pPr>
              <w:spacing w:after="0" w:line="240" w:lineRule="auto"/>
              <w:rPr>
                <w:rFonts w:ascii="Calibri" w:eastAsia="Times New Roman" w:hAnsi="Calibri" w:cs="Times New Roman"/>
                <w:b/>
                <w:i/>
                <w:iCs/>
                <w:color w:val="000000"/>
                <w:sz w:val="20"/>
                <w:szCs w:val="20"/>
              </w:rPr>
            </w:pPr>
          </w:p>
        </w:tc>
        <w:tc>
          <w:tcPr>
            <w:tcW w:w="1033" w:type="dxa"/>
            <w:tcBorders>
              <w:top w:val="nil"/>
              <w:left w:val="single" w:sz="2" w:space="0" w:color="auto"/>
              <w:bottom w:val="single" w:sz="4" w:space="0" w:color="auto"/>
              <w:right w:val="nil"/>
            </w:tcBorders>
            <w:shd w:val="clear" w:color="auto" w:fill="A9D5E7" w:themeFill="accent1" w:themeFillTint="66"/>
            <w:noWrap/>
            <w:vAlign w:val="bottom"/>
            <w:hideMark/>
          </w:tcPr>
          <w:p w14:paraId="7D20564C" w14:textId="77777777" w:rsidR="004A51D0" w:rsidRPr="004B3A43" w:rsidRDefault="004A51D0">
            <w:pPr>
              <w:spacing w:after="0" w:line="240" w:lineRule="auto"/>
              <w:jc w:val="center"/>
              <w:rPr>
                <w:rFonts w:ascii="Calibri" w:eastAsia="Times New Roman" w:hAnsi="Calibri" w:cs="Times New Roman"/>
                <w:b/>
                <w:color w:val="000000"/>
                <w:sz w:val="20"/>
                <w:szCs w:val="20"/>
              </w:rPr>
            </w:pPr>
            <w:r w:rsidRPr="004B3A43">
              <w:rPr>
                <w:rFonts w:ascii="Calibri" w:eastAsia="Times New Roman" w:hAnsi="Calibri" w:cs="Times New Roman"/>
                <w:b/>
                <w:color w:val="000000"/>
                <w:sz w:val="20"/>
                <w:szCs w:val="20"/>
              </w:rPr>
              <w:t>SR-CR</w:t>
            </w:r>
          </w:p>
        </w:tc>
        <w:tc>
          <w:tcPr>
            <w:tcW w:w="0" w:type="auto"/>
            <w:tcBorders>
              <w:top w:val="nil"/>
              <w:left w:val="nil"/>
              <w:bottom w:val="single" w:sz="4" w:space="0" w:color="auto"/>
              <w:right w:val="nil"/>
            </w:tcBorders>
            <w:shd w:val="clear" w:color="auto" w:fill="A9D5E7" w:themeFill="accent1" w:themeFillTint="66"/>
            <w:vAlign w:val="bottom"/>
            <w:hideMark/>
          </w:tcPr>
          <w:p w14:paraId="5C9BAC26" w14:textId="77777777" w:rsidR="004A51D0" w:rsidRPr="004B3A43" w:rsidRDefault="004A51D0" w:rsidP="004A51D0">
            <w:pPr>
              <w:spacing w:after="0" w:line="240" w:lineRule="auto"/>
              <w:jc w:val="center"/>
              <w:rPr>
                <w:rFonts w:ascii="Calibri" w:eastAsia="Times New Roman" w:hAnsi="Calibri" w:cs="Times New Roman"/>
                <w:b/>
                <w:color w:val="000000"/>
                <w:sz w:val="20"/>
                <w:szCs w:val="20"/>
              </w:rPr>
            </w:pPr>
            <w:r w:rsidRPr="004B3A43">
              <w:rPr>
                <w:rFonts w:ascii="Calibri" w:eastAsia="Times New Roman" w:hAnsi="Calibri" w:cs="Times New Roman"/>
                <w:b/>
                <w:color w:val="000000"/>
                <w:sz w:val="20"/>
                <w:szCs w:val="20"/>
              </w:rPr>
              <w:t xml:space="preserve"> |SR-CR|</w:t>
            </w:r>
          </w:p>
        </w:tc>
        <w:tc>
          <w:tcPr>
            <w:tcW w:w="0" w:type="auto"/>
            <w:tcBorders>
              <w:top w:val="nil"/>
              <w:left w:val="nil"/>
              <w:bottom w:val="single" w:sz="4" w:space="0" w:color="auto"/>
              <w:right w:val="nil"/>
            </w:tcBorders>
            <w:shd w:val="clear" w:color="auto" w:fill="A9D5E7" w:themeFill="accent1" w:themeFillTint="66"/>
            <w:vAlign w:val="bottom"/>
            <w:hideMark/>
          </w:tcPr>
          <w:p w14:paraId="5B282876" w14:textId="4016A0FB" w:rsidR="004A51D0" w:rsidRPr="004B3A43" w:rsidRDefault="004A51D0" w:rsidP="004A51D0">
            <w:pPr>
              <w:spacing w:after="0" w:line="240" w:lineRule="auto"/>
              <w:jc w:val="center"/>
              <w:rPr>
                <w:rFonts w:ascii="Calibri" w:eastAsia="Times New Roman" w:hAnsi="Calibri" w:cs="Times New Roman"/>
                <w:b/>
                <w:color w:val="000000"/>
                <w:sz w:val="20"/>
                <w:szCs w:val="20"/>
              </w:rPr>
            </w:pPr>
            <w:r w:rsidRPr="004B3A43">
              <w:rPr>
                <w:rFonts w:ascii="Calibri" w:eastAsia="Times New Roman" w:hAnsi="Calibri" w:cs="Times New Roman"/>
                <w:b/>
                <w:color w:val="000000"/>
                <w:sz w:val="20"/>
                <w:szCs w:val="20"/>
              </w:rPr>
              <w:t>{Bias/CR}* 100</w:t>
            </w:r>
          </w:p>
        </w:tc>
        <w:tc>
          <w:tcPr>
            <w:tcW w:w="0" w:type="auto"/>
            <w:tcBorders>
              <w:top w:val="nil"/>
              <w:left w:val="nil"/>
              <w:bottom w:val="single" w:sz="4" w:space="0" w:color="auto"/>
              <w:right w:val="nil"/>
            </w:tcBorders>
            <w:shd w:val="clear" w:color="auto" w:fill="A9D5E7" w:themeFill="accent1" w:themeFillTint="66"/>
            <w:vAlign w:val="bottom"/>
            <w:hideMark/>
          </w:tcPr>
          <w:p w14:paraId="2EA51DF8" w14:textId="3F2AA2A3" w:rsidR="004A51D0" w:rsidRPr="004B3A43" w:rsidRDefault="004A51D0" w:rsidP="004A51D0">
            <w:pPr>
              <w:spacing w:after="0" w:line="240" w:lineRule="auto"/>
              <w:jc w:val="center"/>
              <w:rPr>
                <w:rFonts w:ascii="Calibri" w:eastAsia="Times New Roman" w:hAnsi="Calibri" w:cs="Times New Roman"/>
                <w:b/>
                <w:color w:val="000000"/>
                <w:sz w:val="20"/>
                <w:szCs w:val="20"/>
              </w:rPr>
            </w:pPr>
            <w:r w:rsidRPr="004B3A43">
              <w:rPr>
                <w:rFonts w:ascii="Calibri" w:eastAsia="Times New Roman" w:hAnsi="Calibri" w:cs="Times New Roman"/>
                <w:b/>
                <w:color w:val="000000"/>
                <w:sz w:val="20"/>
                <w:szCs w:val="20"/>
              </w:rPr>
              <w:t>{|Bias|/CR }* 100</w:t>
            </w:r>
          </w:p>
        </w:tc>
        <w:tc>
          <w:tcPr>
            <w:tcW w:w="0" w:type="auto"/>
            <w:tcBorders>
              <w:top w:val="nil"/>
              <w:left w:val="single" w:sz="4" w:space="0" w:color="auto"/>
              <w:bottom w:val="single" w:sz="4" w:space="0" w:color="auto"/>
              <w:right w:val="nil"/>
            </w:tcBorders>
            <w:shd w:val="clear" w:color="auto" w:fill="A9D5E7" w:themeFill="accent1" w:themeFillTint="66"/>
            <w:noWrap/>
            <w:vAlign w:val="bottom"/>
            <w:hideMark/>
          </w:tcPr>
          <w:p w14:paraId="0F7B8A8A" w14:textId="77777777" w:rsidR="004A51D0" w:rsidRPr="004B3A43" w:rsidRDefault="004A51D0" w:rsidP="004A51D0">
            <w:pPr>
              <w:spacing w:after="0" w:line="240" w:lineRule="auto"/>
              <w:jc w:val="center"/>
              <w:rPr>
                <w:rFonts w:ascii="Calibri" w:eastAsia="Times New Roman" w:hAnsi="Calibri" w:cs="Times New Roman"/>
                <w:b/>
                <w:color w:val="000000"/>
                <w:sz w:val="20"/>
                <w:szCs w:val="20"/>
              </w:rPr>
            </w:pPr>
            <w:r w:rsidRPr="004B3A43">
              <w:rPr>
                <w:rFonts w:ascii="Calibri" w:eastAsia="Times New Roman" w:hAnsi="Calibri" w:cs="Times New Roman"/>
                <w:b/>
                <w:color w:val="000000"/>
                <w:sz w:val="20"/>
                <w:szCs w:val="20"/>
              </w:rPr>
              <w:t>SR-CR</w:t>
            </w:r>
          </w:p>
        </w:tc>
        <w:tc>
          <w:tcPr>
            <w:tcW w:w="0" w:type="auto"/>
            <w:tcBorders>
              <w:top w:val="nil"/>
              <w:left w:val="nil"/>
              <w:bottom w:val="single" w:sz="4" w:space="0" w:color="auto"/>
              <w:right w:val="nil"/>
            </w:tcBorders>
            <w:shd w:val="clear" w:color="auto" w:fill="A9D5E7" w:themeFill="accent1" w:themeFillTint="66"/>
            <w:vAlign w:val="bottom"/>
            <w:hideMark/>
          </w:tcPr>
          <w:p w14:paraId="117E82A3" w14:textId="77777777" w:rsidR="004A51D0" w:rsidRPr="004B3A43" w:rsidRDefault="004A51D0" w:rsidP="004A51D0">
            <w:pPr>
              <w:spacing w:after="0" w:line="240" w:lineRule="auto"/>
              <w:jc w:val="center"/>
              <w:rPr>
                <w:rFonts w:ascii="Calibri" w:eastAsia="Times New Roman" w:hAnsi="Calibri" w:cs="Times New Roman"/>
                <w:b/>
                <w:color w:val="000000"/>
                <w:sz w:val="20"/>
                <w:szCs w:val="20"/>
              </w:rPr>
            </w:pPr>
            <w:r w:rsidRPr="004B3A43">
              <w:rPr>
                <w:rFonts w:ascii="Calibri" w:eastAsia="Times New Roman" w:hAnsi="Calibri" w:cs="Times New Roman"/>
                <w:b/>
                <w:color w:val="000000"/>
                <w:sz w:val="20"/>
                <w:szCs w:val="20"/>
              </w:rPr>
              <w:t xml:space="preserve"> |SR-CR|</w:t>
            </w:r>
          </w:p>
        </w:tc>
        <w:tc>
          <w:tcPr>
            <w:tcW w:w="0" w:type="auto"/>
            <w:tcBorders>
              <w:top w:val="nil"/>
              <w:left w:val="nil"/>
              <w:bottom w:val="single" w:sz="4" w:space="0" w:color="auto"/>
              <w:right w:val="nil"/>
            </w:tcBorders>
            <w:shd w:val="clear" w:color="auto" w:fill="A9D5E7" w:themeFill="accent1" w:themeFillTint="66"/>
            <w:vAlign w:val="bottom"/>
            <w:hideMark/>
          </w:tcPr>
          <w:p w14:paraId="3D666B07" w14:textId="61AE1ECE" w:rsidR="004A51D0" w:rsidRPr="004B3A43" w:rsidRDefault="004A51D0" w:rsidP="004A51D0">
            <w:pPr>
              <w:spacing w:after="0" w:line="240" w:lineRule="auto"/>
              <w:jc w:val="center"/>
              <w:rPr>
                <w:rFonts w:ascii="Calibri" w:eastAsia="Times New Roman" w:hAnsi="Calibri" w:cs="Times New Roman"/>
                <w:b/>
                <w:color w:val="000000"/>
                <w:sz w:val="20"/>
                <w:szCs w:val="20"/>
              </w:rPr>
            </w:pPr>
            <w:r w:rsidRPr="004B3A43">
              <w:rPr>
                <w:rFonts w:ascii="Calibri" w:eastAsia="Times New Roman" w:hAnsi="Calibri" w:cs="Times New Roman"/>
                <w:b/>
                <w:color w:val="000000"/>
                <w:sz w:val="20"/>
                <w:szCs w:val="20"/>
              </w:rPr>
              <w:t>{Bias/CR }* 100</w:t>
            </w:r>
          </w:p>
        </w:tc>
        <w:tc>
          <w:tcPr>
            <w:tcW w:w="0" w:type="auto"/>
            <w:tcBorders>
              <w:top w:val="nil"/>
              <w:left w:val="nil"/>
              <w:bottom w:val="single" w:sz="4" w:space="0" w:color="auto"/>
              <w:right w:val="nil"/>
            </w:tcBorders>
            <w:shd w:val="clear" w:color="auto" w:fill="A9D5E7" w:themeFill="accent1" w:themeFillTint="66"/>
            <w:vAlign w:val="bottom"/>
            <w:hideMark/>
          </w:tcPr>
          <w:p w14:paraId="1D24ADC8" w14:textId="6FE0ABA3" w:rsidR="004A51D0" w:rsidRPr="004B3A43" w:rsidRDefault="004A51D0" w:rsidP="004A51D0">
            <w:pPr>
              <w:spacing w:after="0" w:line="240" w:lineRule="auto"/>
              <w:jc w:val="center"/>
              <w:rPr>
                <w:rFonts w:ascii="Calibri" w:eastAsia="Times New Roman" w:hAnsi="Calibri" w:cs="Times New Roman"/>
                <w:b/>
                <w:color w:val="000000"/>
                <w:sz w:val="20"/>
                <w:szCs w:val="20"/>
              </w:rPr>
            </w:pPr>
            <w:r w:rsidRPr="004B3A43">
              <w:rPr>
                <w:rFonts w:ascii="Calibri" w:eastAsia="Times New Roman" w:hAnsi="Calibri" w:cs="Times New Roman"/>
                <w:b/>
                <w:color w:val="000000"/>
                <w:sz w:val="20"/>
                <w:szCs w:val="20"/>
              </w:rPr>
              <w:t>{|Bias|/CR }* 100</w:t>
            </w:r>
          </w:p>
        </w:tc>
      </w:tr>
      <w:tr w:rsidR="004A51D0" w:rsidRPr="004B3A43" w14:paraId="299DB1BA"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5AE69542" w14:textId="4BC59CDB" w:rsidR="004A51D0" w:rsidRPr="004B3A43" w:rsidRDefault="004A51D0" w:rsidP="004A51D0">
            <w:pPr>
              <w:spacing w:after="0" w:line="240" w:lineRule="auto"/>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 xml:space="preserve">CR </w:t>
            </w:r>
            <w:ins w:id="812" w:author="Abhilasha Vaid" w:date="2016-06-17T13:06:00Z">
              <w:r w:rsidR="00D160FC">
                <w:rPr>
                  <w:rFonts w:ascii="Calibri" w:eastAsia="Times New Roman" w:hAnsi="Calibri" w:cs="Times New Roman"/>
                  <w:color w:val="000000"/>
                  <w:sz w:val="20"/>
                  <w:szCs w:val="20"/>
                </w:rPr>
                <w:t>a</w:t>
              </w:r>
            </w:ins>
            <w:del w:id="813" w:author="Abhilasha Vaid" w:date="2016-06-17T13:06:00Z">
              <w:r w:rsidRPr="004B3A43" w:rsidDel="00D160FC">
                <w:rPr>
                  <w:rFonts w:ascii="Calibri" w:eastAsia="Times New Roman" w:hAnsi="Calibri" w:cs="Times New Roman"/>
                  <w:color w:val="000000"/>
                  <w:sz w:val="20"/>
                  <w:szCs w:val="20"/>
                </w:rPr>
                <w:delText>A</w:delText>
              </w:r>
            </w:del>
            <w:r w:rsidRPr="004B3A43">
              <w:rPr>
                <w:rFonts w:ascii="Calibri" w:eastAsia="Times New Roman" w:hAnsi="Calibri" w:cs="Times New Roman"/>
                <w:color w:val="000000"/>
                <w:sz w:val="20"/>
                <w:szCs w:val="20"/>
              </w:rPr>
              <w:t>rea (acres)</w:t>
            </w:r>
          </w:p>
        </w:tc>
        <w:tc>
          <w:tcPr>
            <w:tcW w:w="1033" w:type="dxa"/>
            <w:tcBorders>
              <w:top w:val="nil"/>
              <w:left w:val="single" w:sz="4" w:space="0" w:color="auto"/>
              <w:bottom w:val="nil"/>
              <w:right w:val="nil"/>
            </w:tcBorders>
            <w:shd w:val="clear" w:color="auto" w:fill="auto"/>
            <w:noWrap/>
            <w:vAlign w:val="bottom"/>
            <w:hideMark/>
          </w:tcPr>
          <w:p w14:paraId="5AF8F6A4"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0.112</w:t>
            </w:r>
          </w:p>
        </w:tc>
        <w:tc>
          <w:tcPr>
            <w:tcW w:w="0" w:type="auto"/>
            <w:tcBorders>
              <w:top w:val="nil"/>
              <w:left w:val="nil"/>
              <w:bottom w:val="nil"/>
              <w:right w:val="nil"/>
            </w:tcBorders>
            <w:shd w:val="clear" w:color="auto" w:fill="auto"/>
            <w:noWrap/>
            <w:vAlign w:val="bottom"/>
            <w:hideMark/>
          </w:tcPr>
          <w:p w14:paraId="1C1AE079"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0.454***</w:t>
            </w:r>
          </w:p>
        </w:tc>
        <w:tc>
          <w:tcPr>
            <w:tcW w:w="0" w:type="auto"/>
            <w:tcBorders>
              <w:top w:val="nil"/>
              <w:left w:val="nil"/>
              <w:bottom w:val="nil"/>
              <w:right w:val="nil"/>
            </w:tcBorders>
            <w:shd w:val="clear" w:color="auto" w:fill="auto"/>
            <w:noWrap/>
            <w:vAlign w:val="bottom"/>
            <w:hideMark/>
          </w:tcPr>
          <w:p w14:paraId="4E225534"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-25.308***</w:t>
            </w:r>
          </w:p>
        </w:tc>
        <w:tc>
          <w:tcPr>
            <w:tcW w:w="0" w:type="auto"/>
            <w:tcBorders>
              <w:top w:val="nil"/>
              <w:left w:val="nil"/>
              <w:bottom w:val="nil"/>
              <w:right w:val="nil"/>
            </w:tcBorders>
            <w:shd w:val="clear" w:color="auto" w:fill="auto"/>
            <w:noWrap/>
            <w:vAlign w:val="bottom"/>
            <w:hideMark/>
          </w:tcPr>
          <w:p w14:paraId="162B7E2A" w14:textId="59ED4A1A"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-10.551***</w:t>
            </w:r>
          </w:p>
        </w:tc>
        <w:tc>
          <w:tcPr>
            <w:tcW w:w="0" w:type="auto"/>
            <w:tcBorders>
              <w:top w:val="nil"/>
              <w:left w:val="single" w:sz="4" w:space="0" w:color="auto"/>
              <w:bottom w:val="nil"/>
              <w:right w:val="nil"/>
            </w:tcBorders>
            <w:shd w:val="clear" w:color="auto" w:fill="auto"/>
            <w:noWrap/>
            <w:vAlign w:val="bottom"/>
            <w:hideMark/>
          </w:tcPr>
          <w:p w14:paraId="1D93D5AB"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-0.014</w:t>
            </w:r>
          </w:p>
        </w:tc>
        <w:tc>
          <w:tcPr>
            <w:tcW w:w="0" w:type="auto"/>
            <w:tcBorders>
              <w:top w:val="nil"/>
              <w:left w:val="nil"/>
              <w:bottom w:val="nil"/>
              <w:right w:val="nil"/>
            </w:tcBorders>
            <w:shd w:val="clear" w:color="auto" w:fill="auto"/>
            <w:noWrap/>
            <w:vAlign w:val="bottom"/>
            <w:hideMark/>
          </w:tcPr>
          <w:p w14:paraId="4B78D4BE" w14:textId="7F40BFDA"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0.341***</w:t>
            </w:r>
          </w:p>
        </w:tc>
        <w:tc>
          <w:tcPr>
            <w:tcW w:w="0" w:type="auto"/>
            <w:tcBorders>
              <w:top w:val="nil"/>
              <w:left w:val="nil"/>
              <w:bottom w:val="nil"/>
              <w:right w:val="nil"/>
            </w:tcBorders>
            <w:shd w:val="clear" w:color="auto" w:fill="auto"/>
            <w:noWrap/>
            <w:vAlign w:val="bottom"/>
            <w:hideMark/>
          </w:tcPr>
          <w:p w14:paraId="75864BC5"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-255.718***</w:t>
            </w:r>
          </w:p>
        </w:tc>
        <w:tc>
          <w:tcPr>
            <w:tcW w:w="0" w:type="auto"/>
            <w:tcBorders>
              <w:top w:val="nil"/>
              <w:left w:val="nil"/>
              <w:bottom w:val="nil"/>
              <w:right w:val="nil"/>
            </w:tcBorders>
            <w:shd w:val="clear" w:color="auto" w:fill="auto"/>
            <w:noWrap/>
            <w:vAlign w:val="bottom"/>
            <w:hideMark/>
          </w:tcPr>
          <w:p w14:paraId="3C15C119" w14:textId="720D0A6C"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-229.597***</w:t>
            </w:r>
          </w:p>
        </w:tc>
      </w:tr>
      <w:tr w:rsidR="004A51D0" w:rsidRPr="004B3A43" w14:paraId="5774733B" w14:textId="77777777" w:rsidTr="005B6EA1">
        <w:trPr>
          <w:trHeight w:val="345"/>
          <w:jc w:val="center"/>
        </w:trPr>
        <w:tc>
          <w:tcPr>
            <w:tcW w:w="2674" w:type="dxa"/>
            <w:tcBorders>
              <w:top w:val="nil"/>
              <w:left w:val="nil"/>
              <w:bottom w:val="nil"/>
              <w:right w:val="nil"/>
            </w:tcBorders>
            <w:shd w:val="clear" w:color="auto" w:fill="auto"/>
            <w:noWrap/>
            <w:vAlign w:val="bottom"/>
            <w:hideMark/>
          </w:tcPr>
          <w:p w14:paraId="21B7F7A7" w14:textId="771F5393" w:rsidR="004A51D0" w:rsidRPr="004B3A43" w:rsidRDefault="004A51D0" w:rsidP="004A51D0">
            <w:pPr>
              <w:spacing w:after="0" w:line="240" w:lineRule="auto"/>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 xml:space="preserve">CR </w:t>
            </w:r>
            <w:ins w:id="814" w:author="Abhilasha Vaid" w:date="2016-06-17T13:06:00Z">
              <w:r w:rsidR="00D160FC">
                <w:rPr>
                  <w:rFonts w:ascii="Calibri" w:eastAsia="Times New Roman" w:hAnsi="Calibri" w:cs="Times New Roman"/>
                  <w:color w:val="000000"/>
                  <w:sz w:val="20"/>
                  <w:szCs w:val="20"/>
                </w:rPr>
                <w:t>a</w:t>
              </w:r>
            </w:ins>
            <w:del w:id="815" w:author="Abhilasha Vaid" w:date="2016-06-17T13:06:00Z">
              <w:r w:rsidRPr="004B3A43" w:rsidDel="00D160FC">
                <w:rPr>
                  <w:rFonts w:ascii="Calibri" w:eastAsia="Times New Roman" w:hAnsi="Calibri" w:cs="Times New Roman"/>
                  <w:color w:val="000000"/>
                  <w:sz w:val="20"/>
                  <w:szCs w:val="20"/>
                </w:rPr>
                <w:delText>A</w:delText>
              </w:r>
            </w:del>
            <w:r w:rsidRPr="004B3A43">
              <w:rPr>
                <w:rFonts w:ascii="Calibri" w:eastAsia="Times New Roman" w:hAnsi="Calibri" w:cs="Times New Roman"/>
                <w:color w:val="000000"/>
                <w:sz w:val="20"/>
                <w:szCs w:val="20"/>
              </w:rPr>
              <w:t>rea</w:t>
            </w:r>
            <w:r w:rsidRPr="004B3A43">
              <w:rPr>
                <w:rFonts w:ascii="Calibri" w:eastAsia="Times New Roman" w:hAnsi="Calibri" w:cs="Times New Roman"/>
                <w:color w:val="000000"/>
                <w:sz w:val="20"/>
                <w:szCs w:val="20"/>
                <w:vertAlign w:val="superscript"/>
              </w:rPr>
              <w:t>2</w:t>
            </w:r>
          </w:p>
        </w:tc>
        <w:tc>
          <w:tcPr>
            <w:tcW w:w="1033" w:type="dxa"/>
            <w:tcBorders>
              <w:top w:val="nil"/>
              <w:left w:val="single" w:sz="4" w:space="0" w:color="auto"/>
              <w:bottom w:val="nil"/>
              <w:right w:val="nil"/>
            </w:tcBorders>
            <w:shd w:val="clear" w:color="auto" w:fill="auto"/>
            <w:noWrap/>
            <w:vAlign w:val="bottom"/>
            <w:hideMark/>
          </w:tcPr>
          <w:p w14:paraId="29A4754C"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-0.127***</w:t>
            </w:r>
          </w:p>
        </w:tc>
        <w:tc>
          <w:tcPr>
            <w:tcW w:w="0" w:type="auto"/>
            <w:tcBorders>
              <w:top w:val="nil"/>
              <w:left w:val="nil"/>
              <w:bottom w:val="nil"/>
              <w:right w:val="nil"/>
            </w:tcBorders>
            <w:shd w:val="clear" w:color="auto" w:fill="auto"/>
            <w:noWrap/>
            <w:vAlign w:val="bottom"/>
            <w:hideMark/>
          </w:tcPr>
          <w:p w14:paraId="25349DDB"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0.017***</w:t>
            </w:r>
          </w:p>
        </w:tc>
        <w:tc>
          <w:tcPr>
            <w:tcW w:w="0" w:type="auto"/>
            <w:tcBorders>
              <w:top w:val="nil"/>
              <w:left w:val="nil"/>
              <w:bottom w:val="nil"/>
              <w:right w:val="nil"/>
            </w:tcBorders>
            <w:shd w:val="clear" w:color="auto" w:fill="auto"/>
            <w:noWrap/>
            <w:vAlign w:val="bottom"/>
            <w:hideMark/>
          </w:tcPr>
          <w:p w14:paraId="6E98ABB4"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0.966***</w:t>
            </w:r>
          </w:p>
        </w:tc>
        <w:tc>
          <w:tcPr>
            <w:tcW w:w="0" w:type="auto"/>
            <w:tcBorders>
              <w:top w:val="nil"/>
              <w:left w:val="nil"/>
              <w:bottom w:val="nil"/>
              <w:right w:val="nil"/>
            </w:tcBorders>
            <w:shd w:val="clear" w:color="auto" w:fill="auto"/>
            <w:noWrap/>
            <w:vAlign w:val="bottom"/>
            <w:hideMark/>
          </w:tcPr>
          <w:p w14:paraId="72000DBA" w14:textId="7955D7BA"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0.532***</w:t>
            </w:r>
          </w:p>
        </w:tc>
        <w:tc>
          <w:tcPr>
            <w:tcW w:w="0" w:type="auto"/>
            <w:tcBorders>
              <w:top w:val="nil"/>
              <w:left w:val="single" w:sz="4" w:space="0" w:color="auto"/>
              <w:bottom w:val="nil"/>
              <w:right w:val="nil"/>
            </w:tcBorders>
            <w:shd w:val="clear" w:color="auto" w:fill="auto"/>
            <w:noWrap/>
            <w:vAlign w:val="bottom"/>
            <w:hideMark/>
          </w:tcPr>
          <w:p w14:paraId="071B83CC"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-0.101***</w:t>
            </w:r>
          </w:p>
        </w:tc>
        <w:tc>
          <w:tcPr>
            <w:tcW w:w="0" w:type="auto"/>
            <w:tcBorders>
              <w:top w:val="nil"/>
              <w:left w:val="nil"/>
              <w:bottom w:val="nil"/>
              <w:right w:val="nil"/>
            </w:tcBorders>
            <w:shd w:val="clear" w:color="auto" w:fill="auto"/>
            <w:noWrap/>
            <w:vAlign w:val="bottom"/>
            <w:hideMark/>
          </w:tcPr>
          <w:p w14:paraId="459BD9E3"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0.022***</w:t>
            </w:r>
          </w:p>
        </w:tc>
        <w:tc>
          <w:tcPr>
            <w:tcW w:w="0" w:type="auto"/>
            <w:tcBorders>
              <w:top w:val="nil"/>
              <w:left w:val="nil"/>
              <w:bottom w:val="nil"/>
              <w:right w:val="nil"/>
            </w:tcBorders>
            <w:shd w:val="clear" w:color="auto" w:fill="auto"/>
            <w:noWrap/>
            <w:vAlign w:val="bottom"/>
            <w:hideMark/>
          </w:tcPr>
          <w:p w14:paraId="0702BCD3"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42.172***</w:t>
            </w:r>
          </w:p>
        </w:tc>
        <w:tc>
          <w:tcPr>
            <w:tcW w:w="0" w:type="auto"/>
            <w:tcBorders>
              <w:top w:val="nil"/>
              <w:left w:val="nil"/>
              <w:bottom w:val="nil"/>
              <w:right w:val="nil"/>
            </w:tcBorders>
            <w:shd w:val="clear" w:color="auto" w:fill="auto"/>
            <w:noWrap/>
            <w:vAlign w:val="bottom"/>
            <w:hideMark/>
          </w:tcPr>
          <w:p w14:paraId="0F129896"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39.887***</w:t>
            </w:r>
          </w:p>
        </w:tc>
      </w:tr>
      <w:tr w:rsidR="004A51D0" w:rsidRPr="004B3A43" w14:paraId="0919BACC" w14:textId="77777777" w:rsidTr="005B6EA1">
        <w:trPr>
          <w:trHeight w:val="345"/>
          <w:jc w:val="center"/>
        </w:trPr>
        <w:tc>
          <w:tcPr>
            <w:tcW w:w="2674" w:type="dxa"/>
            <w:tcBorders>
              <w:top w:val="nil"/>
              <w:left w:val="nil"/>
              <w:bottom w:val="nil"/>
              <w:right w:val="nil"/>
            </w:tcBorders>
            <w:shd w:val="clear" w:color="auto" w:fill="auto"/>
            <w:noWrap/>
            <w:vAlign w:val="bottom"/>
            <w:hideMark/>
          </w:tcPr>
          <w:p w14:paraId="297575E0" w14:textId="07D61C53" w:rsidR="004A51D0" w:rsidRPr="004B3A43" w:rsidRDefault="004A51D0" w:rsidP="004A51D0">
            <w:pPr>
              <w:spacing w:after="0" w:line="240" w:lineRule="auto"/>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 xml:space="preserve">CR </w:t>
            </w:r>
            <w:ins w:id="816" w:author="Abhilasha Vaid" w:date="2016-06-17T13:06:00Z">
              <w:r w:rsidR="00D160FC">
                <w:rPr>
                  <w:rFonts w:ascii="Calibri" w:eastAsia="Times New Roman" w:hAnsi="Calibri" w:cs="Times New Roman"/>
                  <w:color w:val="000000"/>
                  <w:sz w:val="20"/>
                  <w:szCs w:val="20"/>
                </w:rPr>
                <w:t>a</w:t>
              </w:r>
            </w:ins>
            <w:del w:id="817" w:author="Abhilasha Vaid" w:date="2016-06-17T13:06:00Z">
              <w:r w:rsidRPr="004B3A43" w:rsidDel="00D160FC">
                <w:rPr>
                  <w:rFonts w:ascii="Calibri" w:eastAsia="Times New Roman" w:hAnsi="Calibri" w:cs="Times New Roman"/>
                  <w:color w:val="000000"/>
                  <w:sz w:val="20"/>
                  <w:szCs w:val="20"/>
                </w:rPr>
                <w:delText>A</w:delText>
              </w:r>
            </w:del>
            <w:r w:rsidRPr="004B3A43">
              <w:rPr>
                <w:rFonts w:ascii="Calibri" w:eastAsia="Times New Roman" w:hAnsi="Calibri" w:cs="Times New Roman"/>
                <w:color w:val="000000"/>
                <w:sz w:val="20"/>
                <w:szCs w:val="20"/>
              </w:rPr>
              <w:t>rea</w:t>
            </w:r>
            <w:r w:rsidRPr="004B3A43">
              <w:rPr>
                <w:rFonts w:ascii="Calibri" w:eastAsia="Times New Roman" w:hAnsi="Calibri" w:cs="Times New Roman"/>
                <w:color w:val="000000"/>
                <w:sz w:val="20"/>
                <w:szCs w:val="20"/>
                <w:vertAlign w:val="superscript"/>
              </w:rPr>
              <w:t>3</w:t>
            </w:r>
          </w:p>
        </w:tc>
        <w:tc>
          <w:tcPr>
            <w:tcW w:w="1033" w:type="dxa"/>
            <w:tcBorders>
              <w:top w:val="nil"/>
              <w:left w:val="single" w:sz="4" w:space="0" w:color="auto"/>
              <w:bottom w:val="nil"/>
              <w:right w:val="nil"/>
            </w:tcBorders>
            <w:shd w:val="clear" w:color="auto" w:fill="auto"/>
            <w:noWrap/>
            <w:vAlign w:val="bottom"/>
            <w:hideMark/>
          </w:tcPr>
          <w:p w14:paraId="1A37EB3E"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0.004***</w:t>
            </w:r>
          </w:p>
        </w:tc>
        <w:tc>
          <w:tcPr>
            <w:tcW w:w="0" w:type="auto"/>
            <w:tcBorders>
              <w:top w:val="nil"/>
              <w:left w:val="nil"/>
              <w:bottom w:val="nil"/>
              <w:right w:val="nil"/>
            </w:tcBorders>
            <w:shd w:val="clear" w:color="auto" w:fill="auto"/>
            <w:noWrap/>
            <w:vAlign w:val="bottom"/>
            <w:hideMark/>
          </w:tcPr>
          <w:p w14:paraId="6E486D55"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6B973E7A"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2444BE0A"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single" w:sz="4" w:space="0" w:color="auto"/>
              <w:bottom w:val="nil"/>
              <w:right w:val="nil"/>
            </w:tcBorders>
            <w:shd w:val="clear" w:color="auto" w:fill="auto"/>
            <w:noWrap/>
            <w:vAlign w:val="bottom"/>
            <w:hideMark/>
          </w:tcPr>
          <w:p w14:paraId="7C3B58E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0.003***</w:t>
            </w:r>
          </w:p>
        </w:tc>
        <w:tc>
          <w:tcPr>
            <w:tcW w:w="0" w:type="auto"/>
            <w:tcBorders>
              <w:top w:val="nil"/>
              <w:left w:val="nil"/>
              <w:bottom w:val="nil"/>
              <w:right w:val="nil"/>
            </w:tcBorders>
            <w:shd w:val="clear" w:color="auto" w:fill="auto"/>
            <w:noWrap/>
            <w:vAlign w:val="bottom"/>
            <w:hideMark/>
          </w:tcPr>
          <w:p w14:paraId="0BCD8203"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660171A6"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-1.457***</w:t>
            </w:r>
          </w:p>
        </w:tc>
        <w:tc>
          <w:tcPr>
            <w:tcW w:w="0" w:type="auto"/>
            <w:tcBorders>
              <w:top w:val="nil"/>
              <w:left w:val="nil"/>
              <w:bottom w:val="nil"/>
              <w:right w:val="nil"/>
            </w:tcBorders>
            <w:shd w:val="clear" w:color="auto" w:fill="auto"/>
            <w:noWrap/>
            <w:vAlign w:val="bottom"/>
            <w:hideMark/>
          </w:tcPr>
          <w:p w14:paraId="6071CEDC"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-1.392***</w:t>
            </w:r>
          </w:p>
        </w:tc>
      </w:tr>
      <w:tr w:rsidR="004A51D0" w:rsidRPr="004B3A43" w14:paraId="715F52ED"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3B1FD4AA" w14:textId="3C09619D" w:rsidR="004A51D0" w:rsidRPr="004B3A43" w:rsidRDefault="004A51D0" w:rsidP="004A51D0">
            <w:pPr>
              <w:spacing w:after="0" w:line="240" w:lineRule="auto"/>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 xml:space="preserve">Number of </w:t>
            </w:r>
            <w:ins w:id="818" w:author="Abhilasha Vaid" w:date="2016-06-17T13:06:00Z">
              <w:r w:rsidR="00D160FC">
                <w:rPr>
                  <w:rFonts w:ascii="Calibri" w:eastAsia="Times New Roman" w:hAnsi="Calibri" w:cs="Times New Roman"/>
                  <w:color w:val="000000"/>
                  <w:sz w:val="20"/>
                  <w:szCs w:val="20"/>
                </w:rPr>
                <w:t>c</w:t>
              </w:r>
            </w:ins>
            <w:del w:id="819" w:author="Abhilasha Vaid" w:date="2016-06-17T13:06:00Z">
              <w:r w:rsidRPr="004B3A43" w:rsidDel="00D160FC">
                <w:rPr>
                  <w:rFonts w:ascii="Calibri" w:eastAsia="Times New Roman" w:hAnsi="Calibri" w:cs="Times New Roman"/>
                  <w:color w:val="000000"/>
                  <w:sz w:val="20"/>
                  <w:szCs w:val="20"/>
                </w:rPr>
                <w:delText>C</w:delText>
              </w:r>
            </w:del>
            <w:r w:rsidRPr="004B3A43">
              <w:rPr>
                <w:rFonts w:ascii="Calibri" w:eastAsia="Times New Roman" w:hAnsi="Calibri" w:cs="Times New Roman"/>
                <w:color w:val="000000"/>
                <w:sz w:val="20"/>
                <w:szCs w:val="20"/>
              </w:rPr>
              <w:t>orners</w:t>
            </w:r>
          </w:p>
        </w:tc>
        <w:tc>
          <w:tcPr>
            <w:tcW w:w="1033" w:type="dxa"/>
            <w:tcBorders>
              <w:top w:val="nil"/>
              <w:left w:val="single" w:sz="4" w:space="0" w:color="auto"/>
              <w:bottom w:val="nil"/>
              <w:right w:val="nil"/>
            </w:tcBorders>
            <w:shd w:val="clear" w:color="auto" w:fill="auto"/>
            <w:noWrap/>
            <w:vAlign w:val="bottom"/>
            <w:hideMark/>
          </w:tcPr>
          <w:p w14:paraId="4F2E4C35"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0.048***</w:t>
            </w:r>
          </w:p>
        </w:tc>
        <w:tc>
          <w:tcPr>
            <w:tcW w:w="0" w:type="auto"/>
            <w:tcBorders>
              <w:top w:val="nil"/>
              <w:left w:val="nil"/>
              <w:bottom w:val="nil"/>
              <w:right w:val="nil"/>
            </w:tcBorders>
            <w:shd w:val="clear" w:color="auto" w:fill="auto"/>
            <w:noWrap/>
            <w:vAlign w:val="bottom"/>
            <w:hideMark/>
          </w:tcPr>
          <w:p w14:paraId="3E2E6DE9"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0.017</w:t>
            </w:r>
          </w:p>
        </w:tc>
        <w:tc>
          <w:tcPr>
            <w:tcW w:w="0" w:type="auto"/>
            <w:tcBorders>
              <w:top w:val="nil"/>
              <w:left w:val="nil"/>
              <w:bottom w:val="nil"/>
              <w:right w:val="nil"/>
            </w:tcBorders>
            <w:shd w:val="clear" w:color="auto" w:fill="auto"/>
            <w:noWrap/>
            <w:vAlign w:val="bottom"/>
            <w:hideMark/>
          </w:tcPr>
          <w:p w14:paraId="163B69A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1.968**</w:t>
            </w:r>
          </w:p>
        </w:tc>
        <w:tc>
          <w:tcPr>
            <w:tcW w:w="0" w:type="auto"/>
            <w:tcBorders>
              <w:top w:val="nil"/>
              <w:left w:val="nil"/>
              <w:bottom w:val="nil"/>
              <w:right w:val="nil"/>
            </w:tcBorders>
            <w:shd w:val="clear" w:color="auto" w:fill="auto"/>
            <w:noWrap/>
            <w:vAlign w:val="bottom"/>
            <w:hideMark/>
          </w:tcPr>
          <w:p w14:paraId="004FDAC6" w14:textId="6D41FC92"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1.517**</w:t>
            </w:r>
          </w:p>
        </w:tc>
        <w:tc>
          <w:tcPr>
            <w:tcW w:w="0" w:type="auto"/>
            <w:tcBorders>
              <w:top w:val="nil"/>
              <w:left w:val="single" w:sz="4" w:space="0" w:color="auto"/>
              <w:bottom w:val="nil"/>
              <w:right w:val="nil"/>
            </w:tcBorders>
            <w:shd w:val="clear" w:color="auto" w:fill="auto"/>
            <w:noWrap/>
            <w:vAlign w:val="bottom"/>
            <w:hideMark/>
          </w:tcPr>
          <w:p w14:paraId="12888186"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0.026***</w:t>
            </w:r>
          </w:p>
        </w:tc>
        <w:tc>
          <w:tcPr>
            <w:tcW w:w="0" w:type="auto"/>
            <w:tcBorders>
              <w:top w:val="nil"/>
              <w:left w:val="nil"/>
              <w:bottom w:val="nil"/>
              <w:right w:val="nil"/>
            </w:tcBorders>
            <w:shd w:val="clear" w:color="auto" w:fill="auto"/>
            <w:noWrap/>
            <w:vAlign w:val="bottom"/>
            <w:hideMark/>
          </w:tcPr>
          <w:p w14:paraId="19DDAFE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0.014***</w:t>
            </w:r>
          </w:p>
        </w:tc>
        <w:tc>
          <w:tcPr>
            <w:tcW w:w="0" w:type="auto"/>
            <w:tcBorders>
              <w:top w:val="nil"/>
              <w:left w:val="nil"/>
              <w:bottom w:val="nil"/>
              <w:right w:val="nil"/>
            </w:tcBorders>
            <w:shd w:val="clear" w:color="auto" w:fill="auto"/>
            <w:noWrap/>
            <w:vAlign w:val="bottom"/>
            <w:hideMark/>
          </w:tcPr>
          <w:p w14:paraId="68B0DD13"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-0.110</w:t>
            </w:r>
          </w:p>
        </w:tc>
        <w:tc>
          <w:tcPr>
            <w:tcW w:w="0" w:type="auto"/>
            <w:tcBorders>
              <w:top w:val="nil"/>
              <w:left w:val="nil"/>
              <w:bottom w:val="nil"/>
              <w:right w:val="nil"/>
            </w:tcBorders>
            <w:shd w:val="clear" w:color="auto" w:fill="auto"/>
            <w:noWrap/>
            <w:vAlign w:val="bottom"/>
            <w:hideMark/>
          </w:tcPr>
          <w:p w14:paraId="641E16D8"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-0.156</w:t>
            </w:r>
          </w:p>
        </w:tc>
      </w:tr>
      <w:tr w:rsidR="004A51D0" w:rsidRPr="004B3A43" w14:paraId="2D1A7566"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70FD54F7" w14:textId="77777777" w:rsidR="004A51D0" w:rsidRPr="004B3A43" w:rsidRDefault="004A51D0" w:rsidP="004A51D0">
            <w:pPr>
              <w:spacing w:after="0" w:line="240" w:lineRule="auto"/>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Distance from dwelling</w:t>
            </w:r>
          </w:p>
        </w:tc>
        <w:tc>
          <w:tcPr>
            <w:tcW w:w="1033" w:type="dxa"/>
            <w:tcBorders>
              <w:top w:val="nil"/>
              <w:left w:val="single" w:sz="4" w:space="0" w:color="auto"/>
              <w:bottom w:val="nil"/>
              <w:right w:val="nil"/>
            </w:tcBorders>
            <w:shd w:val="clear" w:color="auto" w:fill="auto"/>
            <w:noWrap/>
            <w:vAlign w:val="bottom"/>
            <w:hideMark/>
          </w:tcPr>
          <w:p w14:paraId="41B18622"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5273B0AD"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3B4DAD06"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2DF3804B"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single" w:sz="4" w:space="0" w:color="auto"/>
              <w:bottom w:val="nil"/>
              <w:right w:val="nil"/>
            </w:tcBorders>
            <w:shd w:val="clear" w:color="auto" w:fill="auto"/>
            <w:noWrap/>
            <w:vAlign w:val="bottom"/>
            <w:hideMark/>
          </w:tcPr>
          <w:p w14:paraId="718D912A"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5F06E2E1"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263ABDDD"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36927EE2"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r>
      <w:tr w:rsidR="004A51D0" w:rsidRPr="004B3A43" w14:paraId="6CF7976C"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6B16A6F7" w14:textId="77777777" w:rsidR="004A51D0" w:rsidRPr="004B3A43" w:rsidRDefault="004A51D0" w:rsidP="004A51D0">
            <w:pPr>
              <w:spacing w:after="0" w:line="240" w:lineRule="auto"/>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Number cultivated plots in HH</w:t>
            </w:r>
          </w:p>
        </w:tc>
        <w:tc>
          <w:tcPr>
            <w:tcW w:w="1033" w:type="dxa"/>
            <w:tcBorders>
              <w:top w:val="nil"/>
              <w:left w:val="single" w:sz="4" w:space="0" w:color="auto"/>
              <w:bottom w:val="nil"/>
              <w:right w:val="nil"/>
            </w:tcBorders>
            <w:shd w:val="clear" w:color="auto" w:fill="auto"/>
            <w:noWrap/>
            <w:vAlign w:val="bottom"/>
            <w:hideMark/>
          </w:tcPr>
          <w:p w14:paraId="5F10348F"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0.061</w:t>
            </w:r>
          </w:p>
        </w:tc>
        <w:tc>
          <w:tcPr>
            <w:tcW w:w="0" w:type="auto"/>
            <w:tcBorders>
              <w:top w:val="nil"/>
              <w:left w:val="nil"/>
              <w:bottom w:val="nil"/>
              <w:right w:val="nil"/>
            </w:tcBorders>
            <w:shd w:val="clear" w:color="auto" w:fill="auto"/>
            <w:noWrap/>
            <w:vAlign w:val="bottom"/>
            <w:hideMark/>
          </w:tcPr>
          <w:p w14:paraId="0BBD4245"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0.088***</w:t>
            </w:r>
          </w:p>
        </w:tc>
        <w:tc>
          <w:tcPr>
            <w:tcW w:w="0" w:type="auto"/>
            <w:tcBorders>
              <w:top w:val="nil"/>
              <w:left w:val="nil"/>
              <w:bottom w:val="nil"/>
              <w:right w:val="nil"/>
            </w:tcBorders>
            <w:shd w:val="clear" w:color="auto" w:fill="auto"/>
            <w:noWrap/>
            <w:vAlign w:val="bottom"/>
            <w:hideMark/>
          </w:tcPr>
          <w:p w14:paraId="76A40F41"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0.799</w:t>
            </w:r>
          </w:p>
        </w:tc>
        <w:tc>
          <w:tcPr>
            <w:tcW w:w="0" w:type="auto"/>
            <w:tcBorders>
              <w:top w:val="nil"/>
              <w:left w:val="nil"/>
              <w:bottom w:val="nil"/>
              <w:right w:val="nil"/>
            </w:tcBorders>
            <w:shd w:val="clear" w:color="auto" w:fill="auto"/>
            <w:noWrap/>
            <w:vAlign w:val="bottom"/>
            <w:hideMark/>
          </w:tcPr>
          <w:p w14:paraId="0EEA27AD"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2.861</w:t>
            </w:r>
          </w:p>
        </w:tc>
        <w:tc>
          <w:tcPr>
            <w:tcW w:w="0" w:type="auto"/>
            <w:tcBorders>
              <w:top w:val="nil"/>
              <w:left w:val="single" w:sz="4" w:space="0" w:color="auto"/>
              <w:bottom w:val="nil"/>
              <w:right w:val="nil"/>
            </w:tcBorders>
            <w:shd w:val="clear" w:color="auto" w:fill="auto"/>
            <w:noWrap/>
            <w:vAlign w:val="bottom"/>
            <w:hideMark/>
          </w:tcPr>
          <w:p w14:paraId="4800E373"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-0.016***</w:t>
            </w:r>
          </w:p>
        </w:tc>
        <w:tc>
          <w:tcPr>
            <w:tcW w:w="0" w:type="auto"/>
            <w:tcBorders>
              <w:top w:val="nil"/>
              <w:left w:val="nil"/>
              <w:bottom w:val="nil"/>
              <w:right w:val="nil"/>
            </w:tcBorders>
            <w:shd w:val="clear" w:color="auto" w:fill="auto"/>
            <w:noWrap/>
            <w:vAlign w:val="bottom"/>
            <w:hideMark/>
          </w:tcPr>
          <w:p w14:paraId="6522972E"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-0.007**</w:t>
            </w:r>
          </w:p>
        </w:tc>
        <w:tc>
          <w:tcPr>
            <w:tcW w:w="0" w:type="auto"/>
            <w:tcBorders>
              <w:top w:val="nil"/>
              <w:left w:val="nil"/>
              <w:bottom w:val="nil"/>
              <w:right w:val="nil"/>
            </w:tcBorders>
            <w:shd w:val="clear" w:color="auto" w:fill="auto"/>
            <w:noWrap/>
            <w:vAlign w:val="bottom"/>
            <w:hideMark/>
          </w:tcPr>
          <w:p w14:paraId="7B0EA8D5"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-2.768</w:t>
            </w:r>
          </w:p>
        </w:tc>
        <w:tc>
          <w:tcPr>
            <w:tcW w:w="0" w:type="auto"/>
            <w:tcBorders>
              <w:top w:val="nil"/>
              <w:left w:val="nil"/>
              <w:bottom w:val="nil"/>
              <w:right w:val="nil"/>
            </w:tcBorders>
            <w:shd w:val="clear" w:color="auto" w:fill="auto"/>
            <w:noWrap/>
            <w:vAlign w:val="bottom"/>
            <w:hideMark/>
          </w:tcPr>
          <w:p w14:paraId="7C6FED82"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-1.726</w:t>
            </w:r>
          </w:p>
        </w:tc>
      </w:tr>
      <w:tr w:rsidR="004A51D0" w:rsidRPr="004B3A43" w14:paraId="7AB1DD64"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71790C88" w14:textId="77777777" w:rsidR="004A51D0" w:rsidRPr="004B3A43" w:rsidRDefault="004A51D0" w:rsidP="004A51D0">
            <w:pPr>
              <w:spacing w:after="0" w:line="240" w:lineRule="auto"/>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Slope (clinometer)</w:t>
            </w:r>
          </w:p>
        </w:tc>
        <w:tc>
          <w:tcPr>
            <w:tcW w:w="1033" w:type="dxa"/>
            <w:tcBorders>
              <w:top w:val="nil"/>
              <w:left w:val="single" w:sz="4" w:space="0" w:color="auto"/>
              <w:bottom w:val="nil"/>
              <w:right w:val="nil"/>
            </w:tcBorders>
            <w:shd w:val="clear" w:color="auto" w:fill="auto"/>
            <w:noWrap/>
            <w:vAlign w:val="bottom"/>
            <w:hideMark/>
          </w:tcPr>
          <w:p w14:paraId="4BE2B8D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53D8E3B2"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42A3FF3A"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28832C9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single" w:sz="4" w:space="0" w:color="auto"/>
              <w:bottom w:val="nil"/>
              <w:right w:val="nil"/>
            </w:tcBorders>
            <w:shd w:val="clear" w:color="auto" w:fill="auto"/>
            <w:noWrap/>
            <w:vAlign w:val="bottom"/>
            <w:hideMark/>
          </w:tcPr>
          <w:p w14:paraId="4B5157A5"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0A9C2BC9"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24488581"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0D366448"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r>
      <w:tr w:rsidR="004A51D0" w:rsidRPr="004B3A43" w14:paraId="6299880B"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14875139" w14:textId="4EF2861F" w:rsidR="004A51D0" w:rsidRPr="004B3A43" w:rsidRDefault="004A51D0" w:rsidP="004A51D0">
            <w:pPr>
              <w:spacing w:after="0" w:line="240" w:lineRule="auto"/>
              <w:rPr>
                <w:rFonts w:ascii="Calibri" w:eastAsia="Times New Roman" w:hAnsi="Calibri" w:cs="Times New Roman"/>
                <w:i/>
                <w:iCs/>
                <w:color w:val="000000"/>
                <w:sz w:val="20"/>
                <w:szCs w:val="20"/>
              </w:rPr>
            </w:pPr>
            <w:r w:rsidRPr="004B3A43">
              <w:rPr>
                <w:rFonts w:ascii="Calibri" w:eastAsia="Times New Roman" w:hAnsi="Calibri" w:cs="Times New Roman"/>
                <w:i/>
                <w:iCs/>
                <w:color w:val="000000"/>
                <w:sz w:val="20"/>
                <w:szCs w:val="20"/>
              </w:rPr>
              <w:t xml:space="preserve">Soil </w:t>
            </w:r>
            <w:proofErr w:type="spellStart"/>
            <w:ins w:id="820" w:author="Abhilasha Vaid" w:date="2016-06-17T13:06:00Z">
              <w:r w:rsidR="00D160FC">
                <w:rPr>
                  <w:rFonts w:ascii="Calibri" w:eastAsia="Times New Roman" w:hAnsi="Calibri" w:cs="Times New Roman"/>
                  <w:i/>
                  <w:iCs/>
                  <w:color w:val="000000"/>
                  <w:sz w:val="20"/>
                  <w:szCs w:val="20"/>
                </w:rPr>
                <w:t>a</w:t>
              </w:r>
            </w:ins>
            <w:del w:id="821" w:author="Abhilasha Vaid" w:date="2016-06-17T13:06:00Z">
              <w:r w:rsidRPr="004B3A43" w:rsidDel="00D160FC">
                <w:rPr>
                  <w:rFonts w:ascii="Calibri" w:eastAsia="Times New Roman" w:hAnsi="Calibri" w:cs="Times New Roman"/>
                  <w:i/>
                  <w:iCs/>
                  <w:color w:val="000000"/>
                  <w:sz w:val="20"/>
                  <w:szCs w:val="20"/>
                </w:rPr>
                <w:delText>Q</w:delText>
              </w:r>
            </w:del>
            <w:r w:rsidRPr="004B3A43">
              <w:rPr>
                <w:rFonts w:ascii="Calibri" w:eastAsia="Times New Roman" w:hAnsi="Calibri" w:cs="Times New Roman"/>
                <w:i/>
                <w:iCs/>
                <w:color w:val="000000"/>
                <w:sz w:val="20"/>
                <w:szCs w:val="20"/>
              </w:rPr>
              <w:t>uality</w:t>
            </w:r>
            <w:proofErr w:type="spellEnd"/>
            <w:r w:rsidRPr="004B3A43">
              <w:rPr>
                <w:rFonts w:ascii="Calibri" w:eastAsia="Times New Roman" w:hAnsi="Calibri" w:cs="Times New Roman"/>
                <w:i/>
                <w:iCs/>
                <w:color w:val="000000"/>
                <w:sz w:val="20"/>
                <w:szCs w:val="20"/>
              </w:rPr>
              <w:t xml:space="preserve"> (SR):</w:t>
            </w:r>
          </w:p>
        </w:tc>
        <w:tc>
          <w:tcPr>
            <w:tcW w:w="1033" w:type="dxa"/>
            <w:tcBorders>
              <w:top w:val="nil"/>
              <w:left w:val="single" w:sz="4" w:space="0" w:color="auto"/>
              <w:bottom w:val="nil"/>
              <w:right w:val="nil"/>
            </w:tcBorders>
            <w:shd w:val="clear" w:color="auto" w:fill="auto"/>
            <w:noWrap/>
            <w:vAlign w:val="bottom"/>
            <w:hideMark/>
          </w:tcPr>
          <w:p w14:paraId="2643AFFB" w14:textId="17834C93" w:rsidR="004A51D0" w:rsidRPr="004B3A43" w:rsidRDefault="004A51D0" w:rsidP="005B6EA1">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0DC2F379"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0B0320C8" w14:textId="77777777" w:rsidR="004A51D0" w:rsidRPr="004B3A43" w:rsidRDefault="004A51D0" w:rsidP="005B6EA1">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120D5880" w14:textId="77777777" w:rsidR="004A51D0" w:rsidRPr="004B3A43" w:rsidRDefault="004A51D0" w:rsidP="005B6EA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2508D0B0" w14:textId="231D6DA9" w:rsidR="004A51D0" w:rsidRPr="004B3A43" w:rsidRDefault="004A51D0" w:rsidP="005B6EA1">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5E3AAD87"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0C1FF9B9" w14:textId="77777777" w:rsidR="004A51D0" w:rsidRPr="004B3A43" w:rsidRDefault="004A51D0" w:rsidP="005B6EA1">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41BBF457" w14:textId="77777777" w:rsidR="004A51D0" w:rsidRPr="004B3A43" w:rsidRDefault="004A51D0" w:rsidP="005B6EA1">
            <w:pPr>
              <w:spacing w:after="0" w:line="240" w:lineRule="auto"/>
              <w:jc w:val="center"/>
              <w:rPr>
                <w:rFonts w:ascii="Times New Roman" w:eastAsia="Times New Roman" w:hAnsi="Times New Roman" w:cs="Times New Roman"/>
                <w:sz w:val="20"/>
                <w:szCs w:val="20"/>
              </w:rPr>
            </w:pPr>
          </w:p>
        </w:tc>
      </w:tr>
      <w:tr w:rsidR="004A51D0" w:rsidRPr="004B3A43" w14:paraId="39B98562"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3704F10D" w14:textId="77777777" w:rsidR="004A51D0" w:rsidRPr="004B3A43" w:rsidRDefault="004A51D0" w:rsidP="004A51D0">
            <w:pPr>
              <w:spacing w:after="0" w:line="240" w:lineRule="auto"/>
              <w:ind w:firstLineChars="200" w:firstLine="400"/>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Fair</w:t>
            </w:r>
          </w:p>
        </w:tc>
        <w:tc>
          <w:tcPr>
            <w:tcW w:w="1033" w:type="dxa"/>
            <w:tcBorders>
              <w:top w:val="nil"/>
              <w:left w:val="single" w:sz="4" w:space="0" w:color="auto"/>
              <w:bottom w:val="nil"/>
              <w:right w:val="nil"/>
            </w:tcBorders>
            <w:shd w:val="clear" w:color="auto" w:fill="auto"/>
            <w:noWrap/>
            <w:vAlign w:val="bottom"/>
            <w:hideMark/>
          </w:tcPr>
          <w:p w14:paraId="53A05E82"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4A567273"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71717BB8"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29A428CC"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single" w:sz="4" w:space="0" w:color="auto"/>
              <w:bottom w:val="nil"/>
              <w:right w:val="nil"/>
            </w:tcBorders>
            <w:shd w:val="clear" w:color="auto" w:fill="auto"/>
            <w:noWrap/>
            <w:vAlign w:val="bottom"/>
            <w:hideMark/>
          </w:tcPr>
          <w:p w14:paraId="19BDE3C4"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24D79EE3"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7EF72548"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6A5E2B8C"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r>
      <w:tr w:rsidR="004A51D0" w:rsidRPr="004B3A43" w14:paraId="5D24B5B4"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1D3ECD2E" w14:textId="77777777" w:rsidR="004A51D0" w:rsidRPr="004B3A43" w:rsidRDefault="004A51D0" w:rsidP="004A51D0">
            <w:pPr>
              <w:spacing w:after="0" w:line="240" w:lineRule="auto"/>
              <w:ind w:firstLineChars="200" w:firstLine="400"/>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Poor</w:t>
            </w:r>
          </w:p>
        </w:tc>
        <w:tc>
          <w:tcPr>
            <w:tcW w:w="1033" w:type="dxa"/>
            <w:tcBorders>
              <w:top w:val="nil"/>
              <w:left w:val="single" w:sz="4" w:space="0" w:color="auto"/>
              <w:bottom w:val="nil"/>
              <w:right w:val="nil"/>
            </w:tcBorders>
            <w:shd w:val="clear" w:color="auto" w:fill="auto"/>
            <w:noWrap/>
            <w:vAlign w:val="bottom"/>
            <w:hideMark/>
          </w:tcPr>
          <w:p w14:paraId="0D52299E"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241345F3"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126F53EC"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53F333A3"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single" w:sz="4" w:space="0" w:color="auto"/>
              <w:bottom w:val="nil"/>
              <w:right w:val="nil"/>
            </w:tcBorders>
            <w:shd w:val="clear" w:color="auto" w:fill="auto"/>
            <w:noWrap/>
            <w:vAlign w:val="bottom"/>
            <w:hideMark/>
          </w:tcPr>
          <w:p w14:paraId="3410E92E"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07CE51F2"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112A684A"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22EF9B47"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r>
      <w:tr w:rsidR="004A51D0" w:rsidRPr="004B3A43" w14:paraId="4E556F2F"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645B9C18" w14:textId="4910350B" w:rsidR="004A51D0" w:rsidRPr="004B3A43" w:rsidRDefault="004A51D0" w:rsidP="004A51D0">
            <w:pPr>
              <w:spacing w:after="0" w:line="240" w:lineRule="auto"/>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 xml:space="preserve">Property </w:t>
            </w:r>
            <w:ins w:id="822" w:author="Abhilasha Vaid" w:date="2016-06-17T13:06:00Z">
              <w:r w:rsidR="00D160FC">
                <w:rPr>
                  <w:rFonts w:ascii="Calibri" w:eastAsia="Times New Roman" w:hAnsi="Calibri" w:cs="Times New Roman"/>
                  <w:color w:val="000000"/>
                  <w:sz w:val="20"/>
                  <w:szCs w:val="20"/>
                </w:rPr>
                <w:t>r</w:t>
              </w:r>
            </w:ins>
            <w:del w:id="823" w:author="Abhilasha Vaid" w:date="2016-06-17T13:06:00Z">
              <w:r w:rsidRPr="004B3A43" w:rsidDel="00D160FC">
                <w:rPr>
                  <w:rFonts w:ascii="Calibri" w:eastAsia="Times New Roman" w:hAnsi="Calibri" w:cs="Times New Roman"/>
                  <w:color w:val="000000"/>
                  <w:sz w:val="20"/>
                  <w:szCs w:val="20"/>
                </w:rPr>
                <w:delText>R</w:delText>
              </w:r>
            </w:del>
            <w:r w:rsidRPr="004B3A43">
              <w:rPr>
                <w:rFonts w:ascii="Calibri" w:eastAsia="Times New Roman" w:hAnsi="Calibri" w:cs="Times New Roman"/>
                <w:color w:val="000000"/>
                <w:sz w:val="20"/>
                <w:szCs w:val="20"/>
              </w:rPr>
              <w:t>ights⁰</w:t>
            </w:r>
          </w:p>
        </w:tc>
        <w:tc>
          <w:tcPr>
            <w:tcW w:w="1033" w:type="dxa"/>
            <w:tcBorders>
              <w:top w:val="nil"/>
              <w:left w:val="single" w:sz="4" w:space="0" w:color="auto"/>
              <w:bottom w:val="nil"/>
              <w:right w:val="nil"/>
            </w:tcBorders>
            <w:shd w:val="clear" w:color="auto" w:fill="auto"/>
            <w:noWrap/>
            <w:vAlign w:val="bottom"/>
            <w:hideMark/>
          </w:tcPr>
          <w:p w14:paraId="29803F87"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0.082</w:t>
            </w:r>
          </w:p>
        </w:tc>
        <w:tc>
          <w:tcPr>
            <w:tcW w:w="0" w:type="auto"/>
            <w:tcBorders>
              <w:top w:val="nil"/>
              <w:left w:val="nil"/>
              <w:bottom w:val="nil"/>
              <w:right w:val="nil"/>
            </w:tcBorders>
            <w:shd w:val="clear" w:color="auto" w:fill="auto"/>
            <w:noWrap/>
            <w:vAlign w:val="bottom"/>
            <w:hideMark/>
          </w:tcPr>
          <w:p w14:paraId="3811ECB8"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-0.133</w:t>
            </w:r>
          </w:p>
        </w:tc>
        <w:tc>
          <w:tcPr>
            <w:tcW w:w="0" w:type="auto"/>
            <w:tcBorders>
              <w:top w:val="nil"/>
              <w:left w:val="nil"/>
              <w:bottom w:val="nil"/>
              <w:right w:val="nil"/>
            </w:tcBorders>
            <w:shd w:val="clear" w:color="auto" w:fill="auto"/>
            <w:noWrap/>
            <w:vAlign w:val="bottom"/>
            <w:hideMark/>
          </w:tcPr>
          <w:p w14:paraId="22B31E0C"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8.284</w:t>
            </w:r>
          </w:p>
        </w:tc>
        <w:tc>
          <w:tcPr>
            <w:tcW w:w="0" w:type="auto"/>
            <w:tcBorders>
              <w:top w:val="nil"/>
              <w:left w:val="nil"/>
              <w:bottom w:val="nil"/>
              <w:right w:val="nil"/>
            </w:tcBorders>
            <w:shd w:val="clear" w:color="auto" w:fill="auto"/>
            <w:noWrap/>
            <w:vAlign w:val="bottom"/>
            <w:hideMark/>
          </w:tcPr>
          <w:p w14:paraId="4C94659C"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-7.938</w:t>
            </w:r>
          </w:p>
        </w:tc>
        <w:tc>
          <w:tcPr>
            <w:tcW w:w="0" w:type="auto"/>
            <w:tcBorders>
              <w:top w:val="nil"/>
              <w:left w:val="single" w:sz="4" w:space="0" w:color="auto"/>
              <w:bottom w:val="nil"/>
              <w:right w:val="nil"/>
            </w:tcBorders>
            <w:shd w:val="clear" w:color="auto" w:fill="auto"/>
            <w:noWrap/>
            <w:vAlign w:val="bottom"/>
            <w:hideMark/>
          </w:tcPr>
          <w:p w14:paraId="740AF4CD"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0.017</w:t>
            </w:r>
          </w:p>
        </w:tc>
        <w:tc>
          <w:tcPr>
            <w:tcW w:w="0" w:type="auto"/>
            <w:tcBorders>
              <w:top w:val="nil"/>
              <w:left w:val="nil"/>
              <w:bottom w:val="nil"/>
              <w:right w:val="nil"/>
            </w:tcBorders>
            <w:shd w:val="clear" w:color="auto" w:fill="auto"/>
            <w:noWrap/>
            <w:vAlign w:val="bottom"/>
            <w:hideMark/>
          </w:tcPr>
          <w:p w14:paraId="635E4239"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-0.033**</w:t>
            </w:r>
          </w:p>
        </w:tc>
        <w:tc>
          <w:tcPr>
            <w:tcW w:w="0" w:type="auto"/>
            <w:tcBorders>
              <w:top w:val="nil"/>
              <w:left w:val="nil"/>
              <w:bottom w:val="nil"/>
              <w:right w:val="nil"/>
            </w:tcBorders>
            <w:shd w:val="clear" w:color="auto" w:fill="auto"/>
            <w:noWrap/>
            <w:vAlign w:val="bottom"/>
            <w:hideMark/>
          </w:tcPr>
          <w:p w14:paraId="321F7853"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-9.745</w:t>
            </w:r>
          </w:p>
        </w:tc>
        <w:tc>
          <w:tcPr>
            <w:tcW w:w="0" w:type="auto"/>
            <w:tcBorders>
              <w:top w:val="nil"/>
              <w:left w:val="nil"/>
              <w:bottom w:val="nil"/>
              <w:right w:val="nil"/>
            </w:tcBorders>
            <w:shd w:val="clear" w:color="auto" w:fill="auto"/>
            <w:noWrap/>
            <w:vAlign w:val="bottom"/>
            <w:hideMark/>
          </w:tcPr>
          <w:p w14:paraId="7C57C60A"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-13.003</w:t>
            </w:r>
          </w:p>
        </w:tc>
      </w:tr>
      <w:tr w:rsidR="004A51D0" w:rsidRPr="004B3A43" w14:paraId="2B778833"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3E973A29" w14:textId="0BDCFFBB" w:rsidR="004A51D0" w:rsidRPr="004B3A43" w:rsidRDefault="004A51D0" w:rsidP="004A51D0">
            <w:pPr>
              <w:spacing w:after="0" w:line="240" w:lineRule="auto"/>
              <w:rPr>
                <w:rFonts w:ascii="Calibri" w:eastAsia="Times New Roman" w:hAnsi="Calibri" w:cs="Times New Roman"/>
                <w:i/>
                <w:iCs/>
                <w:color w:val="000000"/>
                <w:sz w:val="20"/>
                <w:szCs w:val="20"/>
              </w:rPr>
            </w:pPr>
            <w:r w:rsidRPr="004B3A43">
              <w:rPr>
                <w:rFonts w:ascii="Calibri" w:eastAsia="Times New Roman" w:hAnsi="Calibri" w:cs="Times New Roman"/>
                <w:i/>
                <w:iCs/>
                <w:color w:val="000000"/>
                <w:sz w:val="20"/>
                <w:szCs w:val="20"/>
              </w:rPr>
              <w:t>Tree</w:t>
            </w:r>
            <w:r w:rsidR="00830267">
              <w:rPr>
                <w:rFonts w:ascii="Calibri" w:eastAsia="Times New Roman" w:hAnsi="Calibri" w:cs="Times New Roman"/>
                <w:i/>
                <w:iCs/>
                <w:color w:val="000000"/>
                <w:sz w:val="20"/>
                <w:szCs w:val="20"/>
              </w:rPr>
              <w:t xml:space="preserve"> </w:t>
            </w:r>
            <w:r w:rsidRPr="004B3A43">
              <w:rPr>
                <w:rFonts w:ascii="Calibri" w:eastAsia="Times New Roman" w:hAnsi="Calibri" w:cs="Times New Roman"/>
                <w:i/>
                <w:iCs/>
                <w:color w:val="000000"/>
                <w:sz w:val="20"/>
                <w:szCs w:val="20"/>
              </w:rPr>
              <w:t>cover:</w:t>
            </w:r>
          </w:p>
        </w:tc>
        <w:tc>
          <w:tcPr>
            <w:tcW w:w="1033" w:type="dxa"/>
            <w:tcBorders>
              <w:top w:val="nil"/>
              <w:left w:val="single" w:sz="4" w:space="0" w:color="auto"/>
              <w:bottom w:val="nil"/>
              <w:right w:val="nil"/>
            </w:tcBorders>
            <w:shd w:val="clear" w:color="auto" w:fill="auto"/>
            <w:noWrap/>
            <w:vAlign w:val="bottom"/>
            <w:hideMark/>
          </w:tcPr>
          <w:p w14:paraId="4A9F19CD" w14:textId="3B04A018" w:rsidR="004A51D0" w:rsidRPr="004B3A43" w:rsidRDefault="004A51D0" w:rsidP="005B6EA1">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54AD9E52"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239F8941" w14:textId="77777777" w:rsidR="004A51D0" w:rsidRPr="004B3A43" w:rsidRDefault="004A51D0" w:rsidP="005B6EA1">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3A6157CF" w14:textId="77777777" w:rsidR="004A51D0" w:rsidRPr="004B3A43" w:rsidRDefault="004A51D0" w:rsidP="005B6EA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437267D5" w14:textId="3B7E9F4C" w:rsidR="004A51D0" w:rsidRPr="004B3A43" w:rsidRDefault="004A51D0" w:rsidP="005B6EA1">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170622BC"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616F3D4B" w14:textId="77777777" w:rsidR="004A51D0" w:rsidRPr="004B3A43" w:rsidRDefault="004A51D0" w:rsidP="005B6EA1">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038F4C87" w14:textId="77777777" w:rsidR="004A51D0" w:rsidRPr="004B3A43" w:rsidRDefault="004A51D0" w:rsidP="005B6EA1">
            <w:pPr>
              <w:spacing w:after="0" w:line="240" w:lineRule="auto"/>
              <w:jc w:val="center"/>
              <w:rPr>
                <w:rFonts w:ascii="Times New Roman" w:eastAsia="Times New Roman" w:hAnsi="Times New Roman" w:cs="Times New Roman"/>
                <w:sz w:val="20"/>
                <w:szCs w:val="20"/>
              </w:rPr>
            </w:pPr>
          </w:p>
        </w:tc>
      </w:tr>
      <w:tr w:rsidR="004A51D0" w:rsidRPr="004B3A43" w14:paraId="42886A91"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23B0C600" w14:textId="77777777" w:rsidR="004A51D0" w:rsidRPr="004B3A43" w:rsidRDefault="004A51D0" w:rsidP="004A51D0">
            <w:pPr>
              <w:spacing w:after="0" w:line="240" w:lineRule="auto"/>
              <w:ind w:firstLineChars="200" w:firstLine="400"/>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Partial</w:t>
            </w:r>
          </w:p>
        </w:tc>
        <w:tc>
          <w:tcPr>
            <w:tcW w:w="1033" w:type="dxa"/>
            <w:tcBorders>
              <w:top w:val="nil"/>
              <w:left w:val="single" w:sz="4" w:space="0" w:color="auto"/>
              <w:bottom w:val="nil"/>
              <w:right w:val="nil"/>
            </w:tcBorders>
            <w:shd w:val="clear" w:color="auto" w:fill="auto"/>
            <w:noWrap/>
            <w:vAlign w:val="bottom"/>
            <w:hideMark/>
          </w:tcPr>
          <w:p w14:paraId="4FA8ADB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-0.273***</w:t>
            </w:r>
          </w:p>
        </w:tc>
        <w:tc>
          <w:tcPr>
            <w:tcW w:w="0" w:type="auto"/>
            <w:tcBorders>
              <w:top w:val="nil"/>
              <w:left w:val="nil"/>
              <w:bottom w:val="nil"/>
              <w:right w:val="nil"/>
            </w:tcBorders>
            <w:shd w:val="clear" w:color="auto" w:fill="auto"/>
            <w:noWrap/>
            <w:vAlign w:val="bottom"/>
            <w:hideMark/>
          </w:tcPr>
          <w:p w14:paraId="151C21EA"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-0.114</w:t>
            </w:r>
          </w:p>
        </w:tc>
        <w:tc>
          <w:tcPr>
            <w:tcW w:w="0" w:type="auto"/>
            <w:tcBorders>
              <w:top w:val="nil"/>
              <w:left w:val="nil"/>
              <w:bottom w:val="nil"/>
              <w:right w:val="nil"/>
            </w:tcBorders>
            <w:shd w:val="clear" w:color="auto" w:fill="auto"/>
            <w:noWrap/>
            <w:vAlign w:val="bottom"/>
            <w:hideMark/>
          </w:tcPr>
          <w:p w14:paraId="734DD3D7"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-39.153***</w:t>
            </w:r>
          </w:p>
        </w:tc>
        <w:tc>
          <w:tcPr>
            <w:tcW w:w="0" w:type="auto"/>
            <w:tcBorders>
              <w:top w:val="nil"/>
              <w:left w:val="nil"/>
              <w:bottom w:val="nil"/>
              <w:right w:val="nil"/>
            </w:tcBorders>
            <w:shd w:val="clear" w:color="auto" w:fill="auto"/>
            <w:noWrap/>
            <w:vAlign w:val="bottom"/>
            <w:hideMark/>
          </w:tcPr>
          <w:p w14:paraId="0BC4C40A"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-21.355**</w:t>
            </w:r>
          </w:p>
        </w:tc>
        <w:tc>
          <w:tcPr>
            <w:tcW w:w="0" w:type="auto"/>
            <w:tcBorders>
              <w:top w:val="nil"/>
              <w:left w:val="single" w:sz="4" w:space="0" w:color="auto"/>
              <w:bottom w:val="nil"/>
              <w:right w:val="nil"/>
            </w:tcBorders>
            <w:shd w:val="clear" w:color="auto" w:fill="auto"/>
            <w:noWrap/>
            <w:vAlign w:val="bottom"/>
            <w:hideMark/>
          </w:tcPr>
          <w:p w14:paraId="16A15A86"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0.03</w:t>
            </w:r>
          </w:p>
        </w:tc>
        <w:tc>
          <w:tcPr>
            <w:tcW w:w="0" w:type="auto"/>
            <w:tcBorders>
              <w:top w:val="nil"/>
              <w:left w:val="nil"/>
              <w:bottom w:val="nil"/>
              <w:right w:val="nil"/>
            </w:tcBorders>
            <w:shd w:val="clear" w:color="auto" w:fill="auto"/>
            <w:noWrap/>
            <w:vAlign w:val="bottom"/>
            <w:hideMark/>
          </w:tcPr>
          <w:p w14:paraId="471A8492"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0.045***</w:t>
            </w:r>
          </w:p>
        </w:tc>
        <w:tc>
          <w:tcPr>
            <w:tcW w:w="0" w:type="auto"/>
            <w:tcBorders>
              <w:top w:val="nil"/>
              <w:left w:val="nil"/>
              <w:bottom w:val="nil"/>
              <w:right w:val="nil"/>
            </w:tcBorders>
            <w:shd w:val="clear" w:color="auto" w:fill="auto"/>
            <w:noWrap/>
            <w:vAlign w:val="bottom"/>
            <w:hideMark/>
          </w:tcPr>
          <w:p w14:paraId="5F5CB03A"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46.016***</w:t>
            </w:r>
          </w:p>
        </w:tc>
        <w:tc>
          <w:tcPr>
            <w:tcW w:w="0" w:type="auto"/>
            <w:tcBorders>
              <w:top w:val="nil"/>
              <w:left w:val="nil"/>
              <w:bottom w:val="nil"/>
              <w:right w:val="nil"/>
            </w:tcBorders>
            <w:shd w:val="clear" w:color="auto" w:fill="auto"/>
            <w:noWrap/>
            <w:vAlign w:val="bottom"/>
            <w:hideMark/>
          </w:tcPr>
          <w:p w14:paraId="01E17D16"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45.218***</w:t>
            </w:r>
          </w:p>
        </w:tc>
      </w:tr>
      <w:tr w:rsidR="004A51D0" w:rsidRPr="004B3A43" w14:paraId="72055C3C"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066D11A7" w14:textId="77777777" w:rsidR="004A51D0" w:rsidRPr="004B3A43" w:rsidRDefault="004A51D0" w:rsidP="004A51D0">
            <w:pPr>
              <w:spacing w:after="0" w:line="240" w:lineRule="auto"/>
              <w:ind w:firstLineChars="200" w:firstLine="400"/>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Heavy</w:t>
            </w:r>
          </w:p>
        </w:tc>
        <w:tc>
          <w:tcPr>
            <w:tcW w:w="1033" w:type="dxa"/>
            <w:tcBorders>
              <w:top w:val="nil"/>
              <w:left w:val="single" w:sz="4" w:space="0" w:color="auto"/>
              <w:bottom w:val="nil"/>
              <w:right w:val="nil"/>
            </w:tcBorders>
            <w:shd w:val="clear" w:color="auto" w:fill="auto"/>
            <w:noWrap/>
            <w:vAlign w:val="bottom"/>
            <w:hideMark/>
          </w:tcPr>
          <w:p w14:paraId="214AD709"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0.518**</w:t>
            </w:r>
          </w:p>
        </w:tc>
        <w:tc>
          <w:tcPr>
            <w:tcW w:w="0" w:type="auto"/>
            <w:tcBorders>
              <w:top w:val="nil"/>
              <w:left w:val="nil"/>
              <w:bottom w:val="nil"/>
              <w:right w:val="nil"/>
            </w:tcBorders>
            <w:shd w:val="clear" w:color="auto" w:fill="auto"/>
            <w:noWrap/>
            <w:vAlign w:val="bottom"/>
            <w:hideMark/>
          </w:tcPr>
          <w:p w14:paraId="4F2843EB"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0.415**</w:t>
            </w:r>
          </w:p>
        </w:tc>
        <w:tc>
          <w:tcPr>
            <w:tcW w:w="0" w:type="auto"/>
            <w:tcBorders>
              <w:top w:val="nil"/>
              <w:left w:val="nil"/>
              <w:bottom w:val="nil"/>
              <w:right w:val="nil"/>
            </w:tcBorders>
            <w:shd w:val="clear" w:color="auto" w:fill="auto"/>
            <w:noWrap/>
            <w:vAlign w:val="bottom"/>
            <w:hideMark/>
          </w:tcPr>
          <w:p w14:paraId="56C26B6E"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-9.628</w:t>
            </w:r>
          </w:p>
        </w:tc>
        <w:tc>
          <w:tcPr>
            <w:tcW w:w="0" w:type="auto"/>
            <w:tcBorders>
              <w:top w:val="nil"/>
              <w:left w:val="nil"/>
              <w:bottom w:val="nil"/>
              <w:right w:val="nil"/>
            </w:tcBorders>
            <w:shd w:val="clear" w:color="auto" w:fill="auto"/>
            <w:noWrap/>
            <w:vAlign w:val="bottom"/>
            <w:hideMark/>
          </w:tcPr>
          <w:p w14:paraId="7BA04BBA"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-2.723</w:t>
            </w:r>
          </w:p>
        </w:tc>
        <w:tc>
          <w:tcPr>
            <w:tcW w:w="0" w:type="auto"/>
            <w:tcBorders>
              <w:top w:val="nil"/>
              <w:left w:val="single" w:sz="4" w:space="0" w:color="auto"/>
              <w:bottom w:val="nil"/>
              <w:right w:val="nil"/>
            </w:tcBorders>
            <w:shd w:val="clear" w:color="auto" w:fill="auto"/>
            <w:noWrap/>
            <w:vAlign w:val="bottom"/>
            <w:hideMark/>
          </w:tcPr>
          <w:p w14:paraId="4F860692"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0.243***</w:t>
            </w:r>
          </w:p>
        </w:tc>
        <w:tc>
          <w:tcPr>
            <w:tcW w:w="0" w:type="auto"/>
            <w:tcBorders>
              <w:top w:val="nil"/>
              <w:left w:val="nil"/>
              <w:bottom w:val="nil"/>
              <w:right w:val="nil"/>
            </w:tcBorders>
            <w:shd w:val="clear" w:color="auto" w:fill="auto"/>
            <w:noWrap/>
            <w:vAlign w:val="bottom"/>
            <w:hideMark/>
          </w:tcPr>
          <w:p w14:paraId="63B6ED5F"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0.172***</w:t>
            </w:r>
          </w:p>
        </w:tc>
        <w:tc>
          <w:tcPr>
            <w:tcW w:w="0" w:type="auto"/>
            <w:tcBorders>
              <w:top w:val="nil"/>
              <w:left w:val="nil"/>
              <w:bottom w:val="nil"/>
              <w:right w:val="nil"/>
            </w:tcBorders>
            <w:shd w:val="clear" w:color="auto" w:fill="auto"/>
            <w:noWrap/>
            <w:vAlign w:val="bottom"/>
            <w:hideMark/>
          </w:tcPr>
          <w:p w14:paraId="7BBD49A6"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47.628***</w:t>
            </w:r>
          </w:p>
        </w:tc>
        <w:tc>
          <w:tcPr>
            <w:tcW w:w="0" w:type="auto"/>
            <w:tcBorders>
              <w:top w:val="nil"/>
              <w:left w:val="nil"/>
              <w:bottom w:val="nil"/>
              <w:right w:val="nil"/>
            </w:tcBorders>
            <w:shd w:val="clear" w:color="auto" w:fill="auto"/>
            <w:noWrap/>
            <w:vAlign w:val="bottom"/>
            <w:hideMark/>
          </w:tcPr>
          <w:p w14:paraId="27BF53FA"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43.547**</w:t>
            </w:r>
          </w:p>
        </w:tc>
      </w:tr>
      <w:tr w:rsidR="004A51D0" w:rsidRPr="004B3A43" w14:paraId="216869DA"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52B04F66" w14:textId="766200B2" w:rsidR="004A51D0" w:rsidRPr="004B3A43" w:rsidRDefault="004A51D0" w:rsidP="004A51D0">
            <w:pPr>
              <w:spacing w:after="0" w:line="240" w:lineRule="auto"/>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 xml:space="preserve">HH </w:t>
            </w:r>
            <w:ins w:id="824" w:author="Abhilasha Vaid" w:date="2016-06-17T13:06:00Z">
              <w:r w:rsidR="00D160FC">
                <w:rPr>
                  <w:rFonts w:ascii="Calibri" w:eastAsia="Times New Roman" w:hAnsi="Calibri" w:cs="Times New Roman"/>
                  <w:color w:val="000000"/>
                  <w:sz w:val="20"/>
                  <w:szCs w:val="20"/>
                </w:rPr>
                <w:t>h</w:t>
              </w:r>
            </w:ins>
            <w:del w:id="825" w:author="Abhilasha Vaid" w:date="2016-06-17T13:06:00Z">
              <w:r w:rsidRPr="004B3A43" w:rsidDel="00D160FC">
                <w:rPr>
                  <w:rFonts w:ascii="Calibri" w:eastAsia="Times New Roman" w:hAnsi="Calibri" w:cs="Times New Roman"/>
                  <w:color w:val="000000"/>
                  <w:sz w:val="20"/>
                  <w:szCs w:val="20"/>
                </w:rPr>
                <w:delText>H</w:delText>
              </w:r>
            </w:del>
            <w:r w:rsidRPr="004B3A43">
              <w:rPr>
                <w:rFonts w:ascii="Calibri" w:eastAsia="Times New Roman" w:hAnsi="Calibri" w:cs="Times New Roman"/>
                <w:color w:val="000000"/>
                <w:sz w:val="20"/>
                <w:szCs w:val="20"/>
              </w:rPr>
              <w:t xml:space="preserve">ead </w:t>
            </w:r>
            <w:ins w:id="826" w:author="Abhilasha Vaid" w:date="2016-06-17T13:06:00Z">
              <w:r w:rsidR="00D160FC">
                <w:rPr>
                  <w:rFonts w:ascii="Calibri" w:eastAsia="Times New Roman" w:hAnsi="Calibri" w:cs="Times New Roman"/>
                  <w:color w:val="000000"/>
                  <w:sz w:val="20"/>
                  <w:szCs w:val="20"/>
                </w:rPr>
                <w:t>c</w:t>
              </w:r>
            </w:ins>
            <w:del w:id="827" w:author="Abhilasha Vaid" w:date="2016-06-17T13:06:00Z">
              <w:r w:rsidR="00830267" w:rsidRPr="004B3A43" w:rsidDel="00D160FC">
                <w:rPr>
                  <w:rFonts w:ascii="Calibri" w:eastAsia="Times New Roman" w:hAnsi="Calibri" w:cs="Times New Roman"/>
                  <w:color w:val="000000"/>
                  <w:sz w:val="20"/>
                  <w:szCs w:val="20"/>
                </w:rPr>
                <w:delText>C</w:delText>
              </w:r>
            </w:del>
            <w:r w:rsidR="00830267" w:rsidRPr="004B3A43">
              <w:rPr>
                <w:rFonts w:ascii="Calibri" w:eastAsia="Times New Roman" w:hAnsi="Calibri" w:cs="Times New Roman"/>
                <w:color w:val="000000"/>
                <w:sz w:val="20"/>
                <w:szCs w:val="20"/>
              </w:rPr>
              <w:t>haracteristics</w:t>
            </w:r>
            <w:r w:rsidRPr="004B3A43">
              <w:rPr>
                <w:rFonts w:ascii="Calibri" w:eastAsia="Times New Roman" w:hAnsi="Calibri" w:cs="Times New Roman"/>
                <w:color w:val="000000"/>
                <w:sz w:val="20"/>
                <w:szCs w:val="20"/>
              </w:rPr>
              <w:t>:</w:t>
            </w:r>
          </w:p>
        </w:tc>
        <w:tc>
          <w:tcPr>
            <w:tcW w:w="1033" w:type="dxa"/>
            <w:tcBorders>
              <w:top w:val="nil"/>
              <w:left w:val="single" w:sz="4" w:space="0" w:color="auto"/>
              <w:bottom w:val="nil"/>
              <w:right w:val="nil"/>
            </w:tcBorders>
            <w:shd w:val="clear" w:color="auto" w:fill="auto"/>
            <w:noWrap/>
            <w:vAlign w:val="bottom"/>
            <w:hideMark/>
          </w:tcPr>
          <w:p w14:paraId="50E2E195" w14:textId="03B1F3A4" w:rsidR="004A51D0" w:rsidRPr="004B3A43" w:rsidRDefault="004A51D0" w:rsidP="005B6EA1">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2AF4EFB1"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119C159F" w14:textId="77777777" w:rsidR="004A51D0" w:rsidRPr="004B3A43" w:rsidRDefault="004A51D0" w:rsidP="005B6EA1">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2BF630B5" w14:textId="77777777" w:rsidR="004A51D0" w:rsidRPr="004B3A43" w:rsidRDefault="004A51D0" w:rsidP="005B6EA1">
            <w:pPr>
              <w:spacing w:after="0" w:line="240" w:lineRule="auto"/>
              <w:jc w:val="cente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1EB74F38" w14:textId="5CDC8390" w:rsidR="004A51D0" w:rsidRPr="004B3A43" w:rsidRDefault="004A51D0" w:rsidP="005B6EA1">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7966EB69"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7C6213B3" w14:textId="77777777" w:rsidR="004A51D0" w:rsidRPr="004B3A43" w:rsidRDefault="004A51D0" w:rsidP="005B6EA1">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599AC445" w14:textId="77777777" w:rsidR="004A51D0" w:rsidRPr="004B3A43" w:rsidRDefault="004A51D0" w:rsidP="005B6EA1">
            <w:pPr>
              <w:spacing w:after="0" w:line="240" w:lineRule="auto"/>
              <w:jc w:val="center"/>
              <w:rPr>
                <w:rFonts w:ascii="Times New Roman" w:eastAsia="Times New Roman" w:hAnsi="Times New Roman" w:cs="Times New Roman"/>
                <w:sz w:val="20"/>
                <w:szCs w:val="20"/>
              </w:rPr>
            </w:pPr>
          </w:p>
        </w:tc>
      </w:tr>
      <w:tr w:rsidR="004A51D0" w:rsidRPr="004B3A43" w14:paraId="5440F2D3"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3DB1A16B" w14:textId="77777777" w:rsidR="004A51D0" w:rsidRPr="004B3A43" w:rsidRDefault="004A51D0" w:rsidP="004A51D0">
            <w:pPr>
              <w:spacing w:after="0" w:line="240" w:lineRule="auto"/>
              <w:ind w:firstLineChars="200" w:firstLine="400"/>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Female</w:t>
            </w:r>
          </w:p>
        </w:tc>
        <w:tc>
          <w:tcPr>
            <w:tcW w:w="1033" w:type="dxa"/>
            <w:tcBorders>
              <w:top w:val="nil"/>
              <w:left w:val="single" w:sz="4" w:space="0" w:color="auto"/>
              <w:bottom w:val="nil"/>
              <w:right w:val="nil"/>
            </w:tcBorders>
            <w:shd w:val="clear" w:color="auto" w:fill="auto"/>
            <w:noWrap/>
            <w:vAlign w:val="bottom"/>
            <w:hideMark/>
          </w:tcPr>
          <w:p w14:paraId="628A5BD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0.348</w:t>
            </w:r>
          </w:p>
        </w:tc>
        <w:tc>
          <w:tcPr>
            <w:tcW w:w="0" w:type="auto"/>
            <w:tcBorders>
              <w:top w:val="nil"/>
              <w:left w:val="nil"/>
              <w:bottom w:val="nil"/>
              <w:right w:val="nil"/>
            </w:tcBorders>
            <w:shd w:val="clear" w:color="auto" w:fill="auto"/>
            <w:noWrap/>
            <w:vAlign w:val="bottom"/>
            <w:hideMark/>
          </w:tcPr>
          <w:p w14:paraId="70F12183"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0.117</w:t>
            </w:r>
          </w:p>
        </w:tc>
        <w:tc>
          <w:tcPr>
            <w:tcW w:w="0" w:type="auto"/>
            <w:tcBorders>
              <w:top w:val="nil"/>
              <w:left w:val="nil"/>
              <w:bottom w:val="nil"/>
              <w:right w:val="nil"/>
            </w:tcBorders>
            <w:shd w:val="clear" w:color="auto" w:fill="auto"/>
            <w:noWrap/>
            <w:vAlign w:val="bottom"/>
            <w:hideMark/>
          </w:tcPr>
          <w:p w14:paraId="6D9F8E75"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8.628</w:t>
            </w:r>
          </w:p>
        </w:tc>
        <w:tc>
          <w:tcPr>
            <w:tcW w:w="0" w:type="auto"/>
            <w:tcBorders>
              <w:top w:val="nil"/>
              <w:left w:val="nil"/>
              <w:bottom w:val="nil"/>
              <w:right w:val="nil"/>
            </w:tcBorders>
            <w:shd w:val="clear" w:color="auto" w:fill="auto"/>
            <w:noWrap/>
            <w:vAlign w:val="bottom"/>
            <w:hideMark/>
          </w:tcPr>
          <w:p w14:paraId="1D28FFB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-5.546</w:t>
            </w:r>
          </w:p>
        </w:tc>
        <w:tc>
          <w:tcPr>
            <w:tcW w:w="0" w:type="auto"/>
            <w:tcBorders>
              <w:top w:val="nil"/>
              <w:left w:val="single" w:sz="4" w:space="0" w:color="auto"/>
              <w:bottom w:val="nil"/>
              <w:right w:val="nil"/>
            </w:tcBorders>
            <w:shd w:val="clear" w:color="auto" w:fill="auto"/>
            <w:noWrap/>
            <w:vAlign w:val="bottom"/>
            <w:hideMark/>
          </w:tcPr>
          <w:p w14:paraId="48E5CD0B"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-0.008</w:t>
            </w:r>
          </w:p>
        </w:tc>
        <w:tc>
          <w:tcPr>
            <w:tcW w:w="0" w:type="auto"/>
            <w:tcBorders>
              <w:top w:val="nil"/>
              <w:left w:val="nil"/>
              <w:bottom w:val="nil"/>
              <w:right w:val="nil"/>
            </w:tcBorders>
            <w:shd w:val="clear" w:color="auto" w:fill="auto"/>
            <w:noWrap/>
            <w:vAlign w:val="bottom"/>
            <w:hideMark/>
          </w:tcPr>
          <w:p w14:paraId="32F7EB2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-0.025</w:t>
            </w:r>
          </w:p>
        </w:tc>
        <w:tc>
          <w:tcPr>
            <w:tcW w:w="0" w:type="auto"/>
            <w:tcBorders>
              <w:top w:val="nil"/>
              <w:left w:val="nil"/>
              <w:bottom w:val="nil"/>
              <w:right w:val="nil"/>
            </w:tcBorders>
            <w:shd w:val="clear" w:color="auto" w:fill="auto"/>
            <w:noWrap/>
            <w:vAlign w:val="bottom"/>
            <w:hideMark/>
          </w:tcPr>
          <w:p w14:paraId="6C03F314"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-4.621</w:t>
            </w:r>
          </w:p>
        </w:tc>
        <w:tc>
          <w:tcPr>
            <w:tcW w:w="0" w:type="auto"/>
            <w:tcBorders>
              <w:top w:val="nil"/>
              <w:left w:val="nil"/>
              <w:bottom w:val="nil"/>
              <w:right w:val="nil"/>
            </w:tcBorders>
            <w:shd w:val="clear" w:color="auto" w:fill="auto"/>
            <w:noWrap/>
            <w:vAlign w:val="bottom"/>
            <w:hideMark/>
          </w:tcPr>
          <w:p w14:paraId="6E9138E7"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-6.532</w:t>
            </w:r>
          </w:p>
        </w:tc>
      </w:tr>
      <w:tr w:rsidR="004A51D0" w:rsidRPr="004B3A43" w14:paraId="47582AC2"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5AB05AB3" w14:textId="54F6B2F0" w:rsidR="004A51D0" w:rsidRPr="004B3A43" w:rsidRDefault="004A51D0" w:rsidP="004A51D0">
            <w:pPr>
              <w:spacing w:after="0" w:line="240" w:lineRule="auto"/>
              <w:ind w:firstLineChars="200" w:firstLine="400"/>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Yrs</w:t>
            </w:r>
            <w:r w:rsidR="00830267">
              <w:rPr>
                <w:rFonts w:ascii="Calibri" w:eastAsia="Times New Roman" w:hAnsi="Calibri" w:cs="Times New Roman"/>
                <w:color w:val="000000"/>
                <w:sz w:val="20"/>
                <w:szCs w:val="20"/>
              </w:rPr>
              <w:t>.</w:t>
            </w:r>
            <w:r w:rsidRPr="004B3A43">
              <w:rPr>
                <w:rFonts w:ascii="Calibri" w:eastAsia="Times New Roman" w:hAnsi="Calibri" w:cs="Times New Roman"/>
                <w:color w:val="000000"/>
                <w:sz w:val="20"/>
                <w:szCs w:val="20"/>
              </w:rPr>
              <w:t xml:space="preserve"> education</w:t>
            </w:r>
          </w:p>
        </w:tc>
        <w:tc>
          <w:tcPr>
            <w:tcW w:w="1033" w:type="dxa"/>
            <w:tcBorders>
              <w:top w:val="nil"/>
              <w:left w:val="single" w:sz="4" w:space="0" w:color="auto"/>
              <w:bottom w:val="nil"/>
              <w:right w:val="nil"/>
            </w:tcBorders>
            <w:shd w:val="clear" w:color="auto" w:fill="auto"/>
            <w:noWrap/>
            <w:vAlign w:val="bottom"/>
            <w:hideMark/>
          </w:tcPr>
          <w:p w14:paraId="3A945AE5"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0.019</w:t>
            </w:r>
          </w:p>
        </w:tc>
        <w:tc>
          <w:tcPr>
            <w:tcW w:w="0" w:type="auto"/>
            <w:tcBorders>
              <w:top w:val="nil"/>
              <w:left w:val="nil"/>
              <w:bottom w:val="nil"/>
              <w:right w:val="nil"/>
            </w:tcBorders>
            <w:shd w:val="clear" w:color="auto" w:fill="auto"/>
            <w:noWrap/>
            <w:vAlign w:val="bottom"/>
            <w:hideMark/>
          </w:tcPr>
          <w:p w14:paraId="686FE32C"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-0.002</w:t>
            </w:r>
          </w:p>
        </w:tc>
        <w:tc>
          <w:tcPr>
            <w:tcW w:w="0" w:type="auto"/>
            <w:tcBorders>
              <w:top w:val="nil"/>
              <w:left w:val="nil"/>
              <w:bottom w:val="nil"/>
              <w:right w:val="nil"/>
            </w:tcBorders>
            <w:shd w:val="clear" w:color="auto" w:fill="auto"/>
            <w:noWrap/>
            <w:vAlign w:val="bottom"/>
            <w:hideMark/>
          </w:tcPr>
          <w:p w14:paraId="276B02FA"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0.551</w:t>
            </w:r>
          </w:p>
        </w:tc>
        <w:tc>
          <w:tcPr>
            <w:tcW w:w="0" w:type="auto"/>
            <w:tcBorders>
              <w:top w:val="nil"/>
              <w:left w:val="nil"/>
              <w:bottom w:val="nil"/>
              <w:right w:val="nil"/>
            </w:tcBorders>
            <w:shd w:val="clear" w:color="auto" w:fill="auto"/>
            <w:noWrap/>
            <w:vAlign w:val="bottom"/>
            <w:hideMark/>
          </w:tcPr>
          <w:p w14:paraId="4F5DEB3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-0.059</w:t>
            </w:r>
          </w:p>
        </w:tc>
        <w:tc>
          <w:tcPr>
            <w:tcW w:w="0" w:type="auto"/>
            <w:tcBorders>
              <w:top w:val="nil"/>
              <w:left w:val="single" w:sz="4" w:space="0" w:color="auto"/>
              <w:bottom w:val="nil"/>
              <w:right w:val="nil"/>
            </w:tcBorders>
            <w:shd w:val="clear" w:color="auto" w:fill="auto"/>
            <w:noWrap/>
            <w:vAlign w:val="bottom"/>
            <w:hideMark/>
          </w:tcPr>
          <w:p w14:paraId="61147D62"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0.005</w:t>
            </w:r>
          </w:p>
        </w:tc>
        <w:tc>
          <w:tcPr>
            <w:tcW w:w="0" w:type="auto"/>
            <w:tcBorders>
              <w:top w:val="nil"/>
              <w:left w:val="nil"/>
              <w:bottom w:val="nil"/>
              <w:right w:val="nil"/>
            </w:tcBorders>
            <w:shd w:val="clear" w:color="auto" w:fill="auto"/>
            <w:noWrap/>
            <w:vAlign w:val="bottom"/>
            <w:hideMark/>
          </w:tcPr>
          <w:p w14:paraId="6A1AF67C"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0.000</w:t>
            </w:r>
          </w:p>
        </w:tc>
        <w:tc>
          <w:tcPr>
            <w:tcW w:w="0" w:type="auto"/>
            <w:tcBorders>
              <w:top w:val="nil"/>
              <w:left w:val="nil"/>
              <w:bottom w:val="nil"/>
              <w:right w:val="nil"/>
            </w:tcBorders>
            <w:shd w:val="clear" w:color="auto" w:fill="auto"/>
            <w:noWrap/>
            <w:vAlign w:val="bottom"/>
            <w:hideMark/>
          </w:tcPr>
          <w:p w14:paraId="276EE3BE"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-0.352</w:t>
            </w:r>
          </w:p>
        </w:tc>
        <w:tc>
          <w:tcPr>
            <w:tcW w:w="0" w:type="auto"/>
            <w:tcBorders>
              <w:top w:val="nil"/>
              <w:left w:val="nil"/>
              <w:bottom w:val="nil"/>
              <w:right w:val="nil"/>
            </w:tcBorders>
            <w:shd w:val="clear" w:color="auto" w:fill="auto"/>
            <w:noWrap/>
            <w:vAlign w:val="bottom"/>
            <w:hideMark/>
          </w:tcPr>
          <w:p w14:paraId="6423AAB1"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-0.558</w:t>
            </w:r>
          </w:p>
        </w:tc>
      </w:tr>
      <w:tr w:rsidR="004A51D0" w:rsidRPr="004B3A43" w14:paraId="2A47703C"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1C6D21E1" w14:textId="77777777" w:rsidR="004A51D0" w:rsidRPr="004B3A43" w:rsidRDefault="004A51D0" w:rsidP="004A51D0">
            <w:pPr>
              <w:spacing w:after="0" w:line="240" w:lineRule="auto"/>
              <w:ind w:firstLineChars="200" w:firstLine="400"/>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Age</w:t>
            </w:r>
          </w:p>
        </w:tc>
        <w:tc>
          <w:tcPr>
            <w:tcW w:w="1033" w:type="dxa"/>
            <w:tcBorders>
              <w:top w:val="nil"/>
              <w:left w:val="single" w:sz="4" w:space="0" w:color="auto"/>
              <w:bottom w:val="nil"/>
              <w:right w:val="nil"/>
            </w:tcBorders>
            <w:shd w:val="clear" w:color="auto" w:fill="auto"/>
            <w:noWrap/>
            <w:vAlign w:val="bottom"/>
            <w:hideMark/>
          </w:tcPr>
          <w:p w14:paraId="21B98091"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0.010**</w:t>
            </w:r>
          </w:p>
        </w:tc>
        <w:tc>
          <w:tcPr>
            <w:tcW w:w="0" w:type="auto"/>
            <w:tcBorders>
              <w:top w:val="nil"/>
              <w:left w:val="nil"/>
              <w:bottom w:val="nil"/>
              <w:right w:val="nil"/>
            </w:tcBorders>
            <w:shd w:val="clear" w:color="auto" w:fill="auto"/>
            <w:noWrap/>
            <w:vAlign w:val="bottom"/>
            <w:hideMark/>
          </w:tcPr>
          <w:p w14:paraId="64860D9F"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0.003</w:t>
            </w:r>
          </w:p>
        </w:tc>
        <w:tc>
          <w:tcPr>
            <w:tcW w:w="0" w:type="auto"/>
            <w:tcBorders>
              <w:top w:val="nil"/>
              <w:left w:val="nil"/>
              <w:bottom w:val="nil"/>
              <w:right w:val="nil"/>
            </w:tcBorders>
            <w:shd w:val="clear" w:color="auto" w:fill="auto"/>
            <w:noWrap/>
            <w:vAlign w:val="bottom"/>
            <w:hideMark/>
          </w:tcPr>
          <w:p w14:paraId="05C56987"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0.520</w:t>
            </w:r>
          </w:p>
        </w:tc>
        <w:tc>
          <w:tcPr>
            <w:tcW w:w="0" w:type="auto"/>
            <w:tcBorders>
              <w:top w:val="nil"/>
              <w:left w:val="nil"/>
              <w:bottom w:val="nil"/>
              <w:right w:val="nil"/>
            </w:tcBorders>
            <w:shd w:val="clear" w:color="auto" w:fill="auto"/>
            <w:noWrap/>
            <w:vAlign w:val="bottom"/>
            <w:hideMark/>
          </w:tcPr>
          <w:p w14:paraId="016E0E94"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0.14</w:t>
            </w:r>
          </w:p>
        </w:tc>
        <w:tc>
          <w:tcPr>
            <w:tcW w:w="0" w:type="auto"/>
            <w:tcBorders>
              <w:top w:val="nil"/>
              <w:left w:val="single" w:sz="4" w:space="0" w:color="auto"/>
              <w:bottom w:val="nil"/>
              <w:right w:val="nil"/>
            </w:tcBorders>
            <w:shd w:val="clear" w:color="auto" w:fill="auto"/>
            <w:noWrap/>
            <w:vAlign w:val="bottom"/>
            <w:hideMark/>
          </w:tcPr>
          <w:p w14:paraId="7631EF85"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0.001</w:t>
            </w:r>
          </w:p>
        </w:tc>
        <w:tc>
          <w:tcPr>
            <w:tcW w:w="0" w:type="auto"/>
            <w:tcBorders>
              <w:top w:val="nil"/>
              <w:left w:val="nil"/>
              <w:bottom w:val="nil"/>
              <w:right w:val="nil"/>
            </w:tcBorders>
            <w:shd w:val="clear" w:color="auto" w:fill="auto"/>
            <w:noWrap/>
            <w:vAlign w:val="bottom"/>
            <w:hideMark/>
          </w:tcPr>
          <w:p w14:paraId="74BEC484"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0.000</w:t>
            </w:r>
          </w:p>
        </w:tc>
        <w:tc>
          <w:tcPr>
            <w:tcW w:w="0" w:type="auto"/>
            <w:tcBorders>
              <w:top w:val="nil"/>
              <w:left w:val="nil"/>
              <w:bottom w:val="nil"/>
              <w:right w:val="nil"/>
            </w:tcBorders>
            <w:shd w:val="clear" w:color="auto" w:fill="auto"/>
            <w:noWrap/>
            <w:vAlign w:val="bottom"/>
            <w:hideMark/>
          </w:tcPr>
          <w:p w14:paraId="5585E36E"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-0.102</w:t>
            </w:r>
          </w:p>
        </w:tc>
        <w:tc>
          <w:tcPr>
            <w:tcW w:w="0" w:type="auto"/>
            <w:tcBorders>
              <w:top w:val="nil"/>
              <w:left w:val="nil"/>
              <w:bottom w:val="nil"/>
              <w:right w:val="nil"/>
            </w:tcBorders>
            <w:shd w:val="clear" w:color="auto" w:fill="auto"/>
            <w:noWrap/>
            <w:vAlign w:val="bottom"/>
            <w:hideMark/>
          </w:tcPr>
          <w:p w14:paraId="0C72C6F6"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-0.129</w:t>
            </w:r>
          </w:p>
        </w:tc>
      </w:tr>
      <w:tr w:rsidR="004A51D0" w:rsidRPr="004B3A43" w14:paraId="74192DA3"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11A96F5D" w14:textId="77777777" w:rsidR="004A51D0" w:rsidRPr="004B3A43" w:rsidRDefault="004A51D0" w:rsidP="004A51D0">
            <w:pPr>
              <w:spacing w:after="0" w:line="240" w:lineRule="auto"/>
              <w:ind w:firstLineChars="200" w:firstLine="400"/>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Literate</w:t>
            </w:r>
          </w:p>
        </w:tc>
        <w:tc>
          <w:tcPr>
            <w:tcW w:w="1033" w:type="dxa"/>
            <w:tcBorders>
              <w:top w:val="nil"/>
              <w:left w:val="single" w:sz="4" w:space="0" w:color="auto"/>
              <w:bottom w:val="nil"/>
              <w:right w:val="nil"/>
            </w:tcBorders>
            <w:shd w:val="clear" w:color="auto" w:fill="auto"/>
            <w:noWrap/>
            <w:vAlign w:val="bottom"/>
            <w:hideMark/>
          </w:tcPr>
          <w:p w14:paraId="2C21F3CA"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0.397</w:t>
            </w:r>
          </w:p>
        </w:tc>
        <w:tc>
          <w:tcPr>
            <w:tcW w:w="0" w:type="auto"/>
            <w:tcBorders>
              <w:top w:val="nil"/>
              <w:left w:val="nil"/>
              <w:bottom w:val="nil"/>
              <w:right w:val="nil"/>
            </w:tcBorders>
            <w:shd w:val="clear" w:color="auto" w:fill="auto"/>
            <w:noWrap/>
            <w:vAlign w:val="bottom"/>
            <w:hideMark/>
          </w:tcPr>
          <w:p w14:paraId="2D925E48"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0.074</w:t>
            </w:r>
          </w:p>
        </w:tc>
        <w:tc>
          <w:tcPr>
            <w:tcW w:w="0" w:type="auto"/>
            <w:tcBorders>
              <w:top w:val="nil"/>
              <w:left w:val="nil"/>
              <w:bottom w:val="nil"/>
              <w:right w:val="nil"/>
            </w:tcBorders>
            <w:shd w:val="clear" w:color="auto" w:fill="auto"/>
            <w:noWrap/>
            <w:vAlign w:val="bottom"/>
            <w:hideMark/>
          </w:tcPr>
          <w:p w14:paraId="6337B816"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31.090*</w:t>
            </w:r>
          </w:p>
        </w:tc>
        <w:tc>
          <w:tcPr>
            <w:tcW w:w="0" w:type="auto"/>
            <w:tcBorders>
              <w:top w:val="nil"/>
              <w:left w:val="nil"/>
              <w:bottom w:val="nil"/>
              <w:right w:val="nil"/>
            </w:tcBorders>
            <w:shd w:val="clear" w:color="auto" w:fill="auto"/>
            <w:noWrap/>
            <w:vAlign w:val="bottom"/>
            <w:hideMark/>
          </w:tcPr>
          <w:p w14:paraId="6B9E0C37"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9.958</w:t>
            </w:r>
          </w:p>
        </w:tc>
        <w:tc>
          <w:tcPr>
            <w:tcW w:w="0" w:type="auto"/>
            <w:tcBorders>
              <w:top w:val="nil"/>
              <w:left w:val="single" w:sz="4" w:space="0" w:color="auto"/>
              <w:bottom w:val="nil"/>
              <w:right w:val="nil"/>
            </w:tcBorders>
            <w:shd w:val="clear" w:color="auto" w:fill="auto"/>
            <w:noWrap/>
            <w:vAlign w:val="bottom"/>
            <w:hideMark/>
          </w:tcPr>
          <w:p w14:paraId="29478D39"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0.024</w:t>
            </w:r>
          </w:p>
        </w:tc>
        <w:tc>
          <w:tcPr>
            <w:tcW w:w="0" w:type="auto"/>
            <w:tcBorders>
              <w:top w:val="nil"/>
              <w:left w:val="nil"/>
              <w:bottom w:val="nil"/>
              <w:right w:val="nil"/>
            </w:tcBorders>
            <w:shd w:val="clear" w:color="auto" w:fill="auto"/>
            <w:noWrap/>
            <w:vAlign w:val="bottom"/>
            <w:hideMark/>
          </w:tcPr>
          <w:p w14:paraId="39018545"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-0.031</w:t>
            </w:r>
          </w:p>
        </w:tc>
        <w:tc>
          <w:tcPr>
            <w:tcW w:w="0" w:type="auto"/>
            <w:tcBorders>
              <w:top w:val="nil"/>
              <w:left w:val="nil"/>
              <w:bottom w:val="nil"/>
              <w:right w:val="nil"/>
            </w:tcBorders>
            <w:shd w:val="clear" w:color="auto" w:fill="auto"/>
            <w:noWrap/>
            <w:vAlign w:val="bottom"/>
            <w:hideMark/>
          </w:tcPr>
          <w:p w14:paraId="0A627F7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2.714</w:t>
            </w:r>
          </w:p>
        </w:tc>
        <w:tc>
          <w:tcPr>
            <w:tcW w:w="0" w:type="auto"/>
            <w:tcBorders>
              <w:top w:val="nil"/>
              <w:left w:val="nil"/>
              <w:bottom w:val="nil"/>
              <w:right w:val="nil"/>
            </w:tcBorders>
            <w:shd w:val="clear" w:color="auto" w:fill="auto"/>
            <w:noWrap/>
            <w:vAlign w:val="bottom"/>
            <w:hideMark/>
          </w:tcPr>
          <w:p w14:paraId="7FBF9738"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-1.544</w:t>
            </w:r>
          </w:p>
        </w:tc>
      </w:tr>
      <w:tr w:rsidR="004A51D0" w:rsidRPr="004B3A43" w14:paraId="40DD0C97"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04F8AE72" w14:textId="77777777" w:rsidR="004A51D0" w:rsidRPr="004B3A43" w:rsidRDefault="004A51D0" w:rsidP="004A51D0">
            <w:pPr>
              <w:spacing w:after="0" w:line="240" w:lineRule="auto"/>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Constant</w:t>
            </w:r>
          </w:p>
        </w:tc>
        <w:tc>
          <w:tcPr>
            <w:tcW w:w="1033" w:type="dxa"/>
            <w:tcBorders>
              <w:top w:val="nil"/>
              <w:left w:val="single" w:sz="4" w:space="0" w:color="auto"/>
              <w:bottom w:val="nil"/>
              <w:right w:val="nil"/>
            </w:tcBorders>
            <w:shd w:val="clear" w:color="auto" w:fill="auto"/>
            <w:noWrap/>
            <w:vAlign w:val="bottom"/>
            <w:hideMark/>
          </w:tcPr>
          <w:p w14:paraId="5348F20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-1.186***</w:t>
            </w:r>
          </w:p>
        </w:tc>
        <w:tc>
          <w:tcPr>
            <w:tcW w:w="0" w:type="auto"/>
            <w:tcBorders>
              <w:top w:val="nil"/>
              <w:left w:val="nil"/>
              <w:bottom w:val="nil"/>
              <w:right w:val="nil"/>
            </w:tcBorders>
            <w:shd w:val="clear" w:color="auto" w:fill="auto"/>
            <w:noWrap/>
            <w:vAlign w:val="bottom"/>
            <w:hideMark/>
          </w:tcPr>
          <w:p w14:paraId="3078D8BF"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-0.317</w:t>
            </w:r>
          </w:p>
        </w:tc>
        <w:tc>
          <w:tcPr>
            <w:tcW w:w="0" w:type="auto"/>
            <w:tcBorders>
              <w:top w:val="nil"/>
              <w:left w:val="nil"/>
              <w:bottom w:val="nil"/>
              <w:right w:val="nil"/>
            </w:tcBorders>
            <w:shd w:val="clear" w:color="auto" w:fill="auto"/>
            <w:noWrap/>
            <w:vAlign w:val="bottom"/>
            <w:hideMark/>
          </w:tcPr>
          <w:p w14:paraId="271FDCB2"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8.794</w:t>
            </w:r>
          </w:p>
        </w:tc>
        <w:tc>
          <w:tcPr>
            <w:tcW w:w="0" w:type="auto"/>
            <w:tcBorders>
              <w:top w:val="nil"/>
              <w:left w:val="nil"/>
              <w:bottom w:val="nil"/>
              <w:right w:val="nil"/>
            </w:tcBorders>
            <w:shd w:val="clear" w:color="auto" w:fill="auto"/>
            <w:noWrap/>
            <w:vAlign w:val="bottom"/>
            <w:hideMark/>
          </w:tcPr>
          <w:p w14:paraId="0C62732E" w14:textId="12B012DE"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66.538***</w:t>
            </w:r>
          </w:p>
        </w:tc>
        <w:tc>
          <w:tcPr>
            <w:tcW w:w="0" w:type="auto"/>
            <w:tcBorders>
              <w:top w:val="nil"/>
              <w:left w:val="single" w:sz="4" w:space="0" w:color="auto"/>
              <w:bottom w:val="nil"/>
              <w:right w:val="nil"/>
            </w:tcBorders>
            <w:shd w:val="clear" w:color="auto" w:fill="auto"/>
            <w:noWrap/>
            <w:vAlign w:val="bottom"/>
            <w:hideMark/>
          </w:tcPr>
          <w:p w14:paraId="37E96F5F"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-0.066</w:t>
            </w:r>
          </w:p>
        </w:tc>
        <w:tc>
          <w:tcPr>
            <w:tcW w:w="0" w:type="auto"/>
            <w:tcBorders>
              <w:top w:val="nil"/>
              <w:left w:val="nil"/>
              <w:bottom w:val="nil"/>
              <w:right w:val="nil"/>
            </w:tcBorders>
            <w:shd w:val="clear" w:color="auto" w:fill="auto"/>
            <w:noWrap/>
            <w:vAlign w:val="bottom"/>
            <w:hideMark/>
          </w:tcPr>
          <w:p w14:paraId="11626A2E"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0.057</w:t>
            </w:r>
          </w:p>
        </w:tc>
        <w:tc>
          <w:tcPr>
            <w:tcW w:w="0" w:type="auto"/>
            <w:tcBorders>
              <w:top w:val="nil"/>
              <w:left w:val="nil"/>
              <w:bottom w:val="nil"/>
              <w:right w:val="nil"/>
            </w:tcBorders>
            <w:shd w:val="clear" w:color="auto" w:fill="auto"/>
            <w:noWrap/>
            <w:vAlign w:val="bottom"/>
            <w:hideMark/>
          </w:tcPr>
          <w:p w14:paraId="079011F3"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253.352***</w:t>
            </w:r>
          </w:p>
        </w:tc>
        <w:tc>
          <w:tcPr>
            <w:tcW w:w="0" w:type="auto"/>
            <w:tcBorders>
              <w:top w:val="nil"/>
              <w:left w:val="nil"/>
              <w:bottom w:val="nil"/>
              <w:right w:val="nil"/>
            </w:tcBorders>
            <w:shd w:val="clear" w:color="auto" w:fill="auto"/>
            <w:noWrap/>
            <w:vAlign w:val="bottom"/>
            <w:hideMark/>
          </w:tcPr>
          <w:p w14:paraId="3D0D4356"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270.263***</w:t>
            </w:r>
          </w:p>
        </w:tc>
      </w:tr>
      <w:tr w:rsidR="004A51D0" w:rsidRPr="004B3A43" w14:paraId="427A41AB"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7B38C83B" w14:textId="2787C431" w:rsidR="004A51D0" w:rsidRPr="004B3A43" w:rsidRDefault="004A51D0" w:rsidP="004A51D0">
            <w:pPr>
              <w:spacing w:after="0" w:line="240" w:lineRule="auto"/>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 xml:space="preserve">Includes </w:t>
            </w:r>
            <w:ins w:id="828" w:author="Abhilasha Vaid" w:date="2016-06-17T13:06:00Z">
              <w:r w:rsidR="00D160FC">
                <w:rPr>
                  <w:rFonts w:ascii="Calibri" w:eastAsia="Times New Roman" w:hAnsi="Calibri" w:cs="Times New Roman"/>
                  <w:color w:val="000000"/>
                  <w:sz w:val="20"/>
                  <w:szCs w:val="20"/>
                </w:rPr>
                <w:t>c</w:t>
              </w:r>
            </w:ins>
            <w:del w:id="829" w:author="Abhilasha Vaid" w:date="2016-06-17T13:06:00Z">
              <w:r w:rsidRPr="004B3A43" w:rsidDel="00D160FC">
                <w:rPr>
                  <w:rFonts w:ascii="Calibri" w:eastAsia="Times New Roman" w:hAnsi="Calibri" w:cs="Times New Roman"/>
                  <w:color w:val="000000"/>
                  <w:sz w:val="20"/>
                  <w:szCs w:val="20"/>
                </w:rPr>
                <w:delText>C</w:delText>
              </w:r>
            </w:del>
            <w:r w:rsidRPr="004B3A43">
              <w:rPr>
                <w:rFonts w:ascii="Calibri" w:eastAsia="Times New Roman" w:hAnsi="Calibri" w:cs="Times New Roman"/>
                <w:color w:val="000000"/>
                <w:sz w:val="20"/>
                <w:szCs w:val="20"/>
              </w:rPr>
              <w:t xml:space="preserve">ountry </w:t>
            </w:r>
            <w:ins w:id="830" w:author="Abhilasha Vaid" w:date="2016-06-17T13:06:00Z">
              <w:r w:rsidR="00D160FC">
                <w:rPr>
                  <w:rFonts w:ascii="Calibri" w:eastAsia="Times New Roman" w:hAnsi="Calibri" w:cs="Times New Roman"/>
                  <w:color w:val="000000"/>
                  <w:sz w:val="20"/>
                  <w:szCs w:val="20"/>
                </w:rPr>
                <w:t>d</w:t>
              </w:r>
            </w:ins>
            <w:del w:id="831" w:author="Abhilasha Vaid" w:date="2016-06-17T13:06:00Z">
              <w:r w:rsidRPr="004B3A43" w:rsidDel="00D160FC">
                <w:rPr>
                  <w:rFonts w:ascii="Calibri" w:eastAsia="Times New Roman" w:hAnsi="Calibri" w:cs="Times New Roman"/>
                  <w:color w:val="000000"/>
                  <w:sz w:val="20"/>
                  <w:szCs w:val="20"/>
                </w:rPr>
                <w:delText>D</w:delText>
              </w:r>
            </w:del>
            <w:r w:rsidRPr="004B3A43">
              <w:rPr>
                <w:rFonts w:ascii="Calibri" w:eastAsia="Times New Roman" w:hAnsi="Calibri" w:cs="Times New Roman"/>
                <w:color w:val="000000"/>
                <w:sz w:val="20"/>
                <w:szCs w:val="20"/>
              </w:rPr>
              <w:t>ummies</w:t>
            </w:r>
          </w:p>
        </w:tc>
        <w:tc>
          <w:tcPr>
            <w:tcW w:w="1033" w:type="dxa"/>
            <w:tcBorders>
              <w:top w:val="nil"/>
              <w:left w:val="single" w:sz="4" w:space="0" w:color="auto"/>
              <w:bottom w:val="nil"/>
              <w:right w:val="nil"/>
            </w:tcBorders>
            <w:shd w:val="clear" w:color="auto" w:fill="auto"/>
            <w:noWrap/>
            <w:vAlign w:val="bottom"/>
            <w:hideMark/>
          </w:tcPr>
          <w:p w14:paraId="4C66754C"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11AEB3D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7634E5CF"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nil"/>
              <w:bottom w:val="nil"/>
              <w:right w:val="nil"/>
            </w:tcBorders>
            <w:shd w:val="clear" w:color="auto" w:fill="auto"/>
            <w:noWrap/>
            <w:vAlign w:val="bottom"/>
            <w:hideMark/>
          </w:tcPr>
          <w:p w14:paraId="66613FB1"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w:t>
            </w:r>
          </w:p>
        </w:tc>
        <w:tc>
          <w:tcPr>
            <w:tcW w:w="0" w:type="auto"/>
            <w:tcBorders>
              <w:top w:val="nil"/>
              <w:left w:val="single" w:sz="4" w:space="0" w:color="auto"/>
              <w:bottom w:val="nil"/>
              <w:right w:val="nil"/>
            </w:tcBorders>
            <w:shd w:val="clear" w:color="auto" w:fill="auto"/>
            <w:noWrap/>
            <w:vAlign w:val="bottom"/>
            <w:hideMark/>
          </w:tcPr>
          <w:p w14:paraId="3BD54F21"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Yes</w:t>
            </w:r>
          </w:p>
        </w:tc>
        <w:tc>
          <w:tcPr>
            <w:tcW w:w="0" w:type="auto"/>
            <w:tcBorders>
              <w:top w:val="nil"/>
              <w:left w:val="nil"/>
              <w:bottom w:val="nil"/>
              <w:right w:val="nil"/>
            </w:tcBorders>
            <w:shd w:val="clear" w:color="auto" w:fill="auto"/>
            <w:noWrap/>
            <w:vAlign w:val="bottom"/>
            <w:hideMark/>
          </w:tcPr>
          <w:p w14:paraId="0149791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Yes</w:t>
            </w:r>
          </w:p>
        </w:tc>
        <w:tc>
          <w:tcPr>
            <w:tcW w:w="0" w:type="auto"/>
            <w:tcBorders>
              <w:top w:val="nil"/>
              <w:left w:val="nil"/>
              <w:bottom w:val="nil"/>
              <w:right w:val="nil"/>
            </w:tcBorders>
            <w:shd w:val="clear" w:color="auto" w:fill="auto"/>
            <w:noWrap/>
            <w:vAlign w:val="bottom"/>
            <w:hideMark/>
          </w:tcPr>
          <w:p w14:paraId="7AB606A4"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Yes</w:t>
            </w:r>
          </w:p>
        </w:tc>
        <w:tc>
          <w:tcPr>
            <w:tcW w:w="0" w:type="auto"/>
            <w:tcBorders>
              <w:top w:val="nil"/>
              <w:left w:val="nil"/>
              <w:bottom w:val="nil"/>
              <w:right w:val="nil"/>
            </w:tcBorders>
            <w:shd w:val="clear" w:color="auto" w:fill="auto"/>
            <w:noWrap/>
            <w:vAlign w:val="bottom"/>
            <w:hideMark/>
          </w:tcPr>
          <w:p w14:paraId="3429CBC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Yes</w:t>
            </w:r>
          </w:p>
        </w:tc>
      </w:tr>
      <w:tr w:rsidR="004A51D0" w:rsidRPr="004B3A43" w14:paraId="24660B55" w14:textId="77777777" w:rsidTr="005B6EA1">
        <w:trPr>
          <w:trHeight w:val="315"/>
          <w:jc w:val="center"/>
        </w:trPr>
        <w:tc>
          <w:tcPr>
            <w:tcW w:w="2674" w:type="dxa"/>
            <w:tcBorders>
              <w:top w:val="nil"/>
              <w:left w:val="nil"/>
              <w:bottom w:val="nil"/>
              <w:right w:val="nil"/>
            </w:tcBorders>
            <w:shd w:val="clear" w:color="auto" w:fill="auto"/>
            <w:noWrap/>
            <w:vAlign w:val="bottom"/>
            <w:hideMark/>
          </w:tcPr>
          <w:p w14:paraId="67360A72" w14:textId="77777777" w:rsidR="004A51D0" w:rsidRPr="004B3A43" w:rsidRDefault="004A51D0" w:rsidP="004A51D0">
            <w:pPr>
              <w:spacing w:after="0" w:line="240" w:lineRule="auto"/>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N</w:t>
            </w:r>
          </w:p>
        </w:tc>
        <w:tc>
          <w:tcPr>
            <w:tcW w:w="1033" w:type="dxa"/>
            <w:tcBorders>
              <w:top w:val="nil"/>
              <w:left w:val="single" w:sz="4" w:space="0" w:color="auto"/>
              <w:bottom w:val="nil"/>
              <w:right w:val="nil"/>
            </w:tcBorders>
            <w:shd w:val="clear" w:color="auto" w:fill="auto"/>
            <w:noWrap/>
            <w:vAlign w:val="bottom"/>
            <w:hideMark/>
          </w:tcPr>
          <w:p w14:paraId="1F3BA2A4"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485</w:t>
            </w:r>
          </w:p>
        </w:tc>
        <w:tc>
          <w:tcPr>
            <w:tcW w:w="0" w:type="auto"/>
            <w:tcBorders>
              <w:top w:val="nil"/>
              <w:left w:val="nil"/>
              <w:bottom w:val="nil"/>
              <w:right w:val="nil"/>
            </w:tcBorders>
            <w:shd w:val="clear" w:color="auto" w:fill="auto"/>
            <w:noWrap/>
            <w:vAlign w:val="bottom"/>
            <w:hideMark/>
          </w:tcPr>
          <w:p w14:paraId="4DDB1E48"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485</w:t>
            </w:r>
          </w:p>
        </w:tc>
        <w:tc>
          <w:tcPr>
            <w:tcW w:w="0" w:type="auto"/>
            <w:tcBorders>
              <w:top w:val="nil"/>
              <w:left w:val="nil"/>
              <w:bottom w:val="nil"/>
              <w:right w:val="nil"/>
            </w:tcBorders>
            <w:shd w:val="clear" w:color="auto" w:fill="auto"/>
            <w:noWrap/>
            <w:vAlign w:val="bottom"/>
            <w:hideMark/>
          </w:tcPr>
          <w:p w14:paraId="6A258C8A"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485</w:t>
            </w:r>
          </w:p>
        </w:tc>
        <w:tc>
          <w:tcPr>
            <w:tcW w:w="0" w:type="auto"/>
            <w:tcBorders>
              <w:top w:val="nil"/>
              <w:left w:val="nil"/>
              <w:bottom w:val="nil"/>
              <w:right w:val="nil"/>
            </w:tcBorders>
            <w:shd w:val="clear" w:color="auto" w:fill="auto"/>
            <w:noWrap/>
            <w:vAlign w:val="bottom"/>
            <w:hideMark/>
          </w:tcPr>
          <w:p w14:paraId="3D8D88E9"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485</w:t>
            </w:r>
          </w:p>
        </w:tc>
        <w:tc>
          <w:tcPr>
            <w:tcW w:w="0" w:type="auto"/>
            <w:tcBorders>
              <w:top w:val="nil"/>
              <w:left w:val="single" w:sz="4" w:space="0" w:color="auto"/>
              <w:bottom w:val="nil"/>
              <w:right w:val="nil"/>
            </w:tcBorders>
            <w:shd w:val="clear" w:color="auto" w:fill="auto"/>
            <w:noWrap/>
            <w:vAlign w:val="bottom"/>
            <w:hideMark/>
          </w:tcPr>
          <w:p w14:paraId="79CA395E"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3931</w:t>
            </w:r>
          </w:p>
        </w:tc>
        <w:tc>
          <w:tcPr>
            <w:tcW w:w="0" w:type="auto"/>
            <w:tcBorders>
              <w:top w:val="nil"/>
              <w:left w:val="nil"/>
              <w:bottom w:val="nil"/>
              <w:right w:val="nil"/>
            </w:tcBorders>
            <w:shd w:val="clear" w:color="auto" w:fill="auto"/>
            <w:noWrap/>
            <w:vAlign w:val="bottom"/>
            <w:hideMark/>
          </w:tcPr>
          <w:p w14:paraId="5E07CC79"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3931</w:t>
            </w:r>
          </w:p>
        </w:tc>
        <w:tc>
          <w:tcPr>
            <w:tcW w:w="0" w:type="auto"/>
            <w:tcBorders>
              <w:top w:val="nil"/>
              <w:left w:val="nil"/>
              <w:bottom w:val="nil"/>
              <w:right w:val="nil"/>
            </w:tcBorders>
            <w:shd w:val="clear" w:color="auto" w:fill="auto"/>
            <w:noWrap/>
            <w:vAlign w:val="bottom"/>
            <w:hideMark/>
          </w:tcPr>
          <w:p w14:paraId="6C3C2B93"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3931</w:t>
            </w:r>
          </w:p>
        </w:tc>
        <w:tc>
          <w:tcPr>
            <w:tcW w:w="0" w:type="auto"/>
            <w:tcBorders>
              <w:top w:val="nil"/>
              <w:left w:val="nil"/>
              <w:bottom w:val="nil"/>
              <w:right w:val="nil"/>
            </w:tcBorders>
            <w:shd w:val="clear" w:color="auto" w:fill="auto"/>
            <w:noWrap/>
            <w:vAlign w:val="bottom"/>
            <w:hideMark/>
          </w:tcPr>
          <w:p w14:paraId="5B609CA3"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3931</w:t>
            </w:r>
          </w:p>
        </w:tc>
      </w:tr>
      <w:tr w:rsidR="004A51D0" w:rsidRPr="004B3A43" w14:paraId="51276FDC" w14:textId="77777777" w:rsidTr="005B6EA1">
        <w:trPr>
          <w:trHeight w:val="315"/>
          <w:jc w:val="center"/>
        </w:trPr>
        <w:tc>
          <w:tcPr>
            <w:tcW w:w="2674" w:type="dxa"/>
            <w:tcBorders>
              <w:top w:val="nil"/>
              <w:left w:val="nil"/>
              <w:bottom w:val="single" w:sz="4" w:space="0" w:color="auto"/>
              <w:right w:val="nil"/>
            </w:tcBorders>
            <w:shd w:val="clear" w:color="auto" w:fill="auto"/>
            <w:noWrap/>
            <w:vAlign w:val="bottom"/>
            <w:hideMark/>
          </w:tcPr>
          <w:p w14:paraId="79CD87DA" w14:textId="77777777" w:rsidR="004A51D0" w:rsidRPr="004B3A43" w:rsidRDefault="004A51D0" w:rsidP="004A51D0">
            <w:pPr>
              <w:spacing w:after="0" w:line="240" w:lineRule="auto"/>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R2</w:t>
            </w:r>
          </w:p>
        </w:tc>
        <w:tc>
          <w:tcPr>
            <w:tcW w:w="1033" w:type="dxa"/>
            <w:tcBorders>
              <w:top w:val="nil"/>
              <w:left w:val="single" w:sz="4" w:space="0" w:color="auto"/>
              <w:bottom w:val="single" w:sz="4" w:space="0" w:color="auto"/>
              <w:right w:val="nil"/>
            </w:tcBorders>
            <w:shd w:val="clear" w:color="auto" w:fill="auto"/>
            <w:noWrap/>
            <w:vAlign w:val="bottom"/>
            <w:hideMark/>
          </w:tcPr>
          <w:p w14:paraId="5CE1BD70"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0.529</w:t>
            </w:r>
          </w:p>
        </w:tc>
        <w:tc>
          <w:tcPr>
            <w:tcW w:w="0" w:type="auto"/>
            <w:tcBorders>
              <w:top w:val="nil"/>
              <w:left w:val="nil"/>
              <w:bottom w:val="single" w:sz="4" w:space="0" w:color="auto"/>
              <w:right w:val="nil"/>
            </w:tcBorders>
            <w:shd w:val="clear" w:color="auto" w:fill="auto"/>
            <w:noWrap/>
            <w:vAlign w:val="bottom"/>
            <w:hideMark/>
          </w:tcPr>
          <w:p w14:paraId="5B2D6CA5"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0.625</w:t>
            </w:r>
          </w:p>
        </w:tc>
        <w:tc>
          <w:tcPr>
            <w:tcW w:w="0" w:type="auto"/>
            <w:tcBorders>
              <w:top w:val="nil"/>
              <w:left w:val="nil"/>
              <w:bottom w:val="single" w:sz="4" w:space="0" w:color="auto"/>
              <w:right w:val="nil"/>
            </w:tcBorders>
            <w:shd w:val="clear" w:color="auto" w:fill="auto"/>
            <w:noWrap/>
            <w:vAlign w:val="bottom"/>
            <w:hideMark/>
          </w:tcPr>
          <w:p w14:paraId="78ADD28D"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0.111</w:t>
            </w:r>
          </w:p>
        </w:tc>
        <w:tc>
          <w:tcPr>
            <w:tcW w:w="0" w:type="auto"/>
            <w:tcBorders>
              <w:top w:val="nil"/>
              <w:left w:val="nil"/>
              <w:bottom w:val="single" w:sz="4" w:space="0" w:color="auto"/>
              <w:right w:val="nil"/>
            </w:tcBorders>
            <w:shd w:val="clear" w:color="auto" w:fill="auto"/>
            <w:noWrap/>
            <w:vAlign w:val="bottom"/>
            <w:hideMark/>
          </w:tcPr>
          <w:p w14:paraId="3F73588B"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0.032</w:t>
            </w:r>
          </w:p>
        </w:tc>
        <w:tc>
          <w:tcPr>
            <w:tcW w:w="0" w:type="auto"/>
            <w:tcBorders>
              <w:top w:val="nil"/>
              <w:left w:val="single" w:sz="4" w:space="0" w:color="auto"/>
              <w:bottom w:val="single" w:sz="4" w:space="0" w:color="auto"/>
              <w:right w:val="nil"/>
            </w:tcBorders>
            <w:shd w:val="clear" w:color="auto" w:fill="auto"/>
            <w:noWrap/>
            <w:vAlign w:val="bottom"/>
            <w:hideMark/>
          </w:tcPr>
          <w:p w14:paraId="4718A6EF"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0.386</w:t>
            </w:r>
          </w:p>
        </w:tc>
        <w:tc>
          <w:tcPr>
            <w:tcW w:w="0" w:type="auto"/>
            <w:tcBorders>
              <w:top w:val="nil"/>
              <w:left w:val="nil"/>
              <w:bottom w:val="single" w:sz="4" w:space="0" w:color="auto"/>
              <w:right w:val="nil"/>
            </w:tcBorders>
            <w:shd w:val="clear" w:color="auto" w:fill="auto"/>
            <w:noWrap/>
            <w:vAlign w:val="bottom"/>
            <w:hideMark/>
          </w:tcPr>
          <w:p w14:paraId="17C901E2"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0.510</w:t>
            </w:r>
          </w:p>
        </w:tc>
        <w:tc>
          <w:tcPr>
            <w:tcW w:w="0" w:type="auto"/>
            <w:tcBorders>
              <w:top w:val="nil"/>
              <w:left w:val="nil"/>
              <w:bottom w:val="single" w:sz="4" w:space="0" w:color="auto"/>
              <w:right w:val="nil"/>
            </w:tcBorders>
            <w:shd w:val="clear" w:color="auto" w:fill="auto"/>
            <w:noWrap/>
            <w:vAlign w:val="bottom"/>
            <w:hideMark/>
          </w:tcPr>
          <w:p w14:paraId="1559F387"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0.114</w:t>
            </w:r>
          </w:p>
        </w:tc>
        <w:tc>
          <w:tcPr>
            <w:tcW w:w="0" w:type="auto"/>
            <w:tcBorders>
              <w:top w:val="nil"/>
              <w:left w:val="nil"/>
              <w:bottom w:val="single" w:sz="4" w:space="0" w:color="auto"/>
              <w:right w:val="nil"/>
            </w:tcBorders>
            <w:shd w:val="clear" w:color="auto" w:fill="auto"/>
            <w:noWrap/>
            <w:vAlign w:val="bottom"/>
            <w:hideMark/>
          </w:tcPr>
          <w:p w14:paraId="36E02CE7" w14:textId="77777777" w:rsidR="004A51D0" w:rsidRPr="004B3A43" w:rsidRDefault="004A51D0" w:rsidP="005B6EA1">
            <w:pPr>
              <w:spacing w:after="0" w:line="240" w:lineRule="auto"/>
              <w:jc w:val="center"/>
              <w:rPr>
                <w:rFonts w:ascii="Calibri" w:eastAsia="Times New Roman" w:hAnsi="Calibri" w:cs="Times New Roman"/>
                <w:color w:val="000000"/>
                <w:sz w:val="20"/>
                <w:szCs w:val="20"/>
              </w:rPr>
            </w:pPr>
            <w:r w:rsidRPr="004B3A43">
              <w:rPr>
                <w:rFonts w:ascii="Calibri" w:eastAsia="Times New Roman" w:hAnsi="Calibri" w:cs="Times New Roman"/>
                <w:color w:val="000000"/>
                <w:sz w:val="20"/>
                <w:szCs w:val="20"/>
              </w:rPr>
              <w:t>0.090</w:t>
            </w:r>
          </w:p>
        </w:tc>
      </w:tr>
    </w:tbl>
    <w:p w14:paraId="70FB31DF" w14:textId="00C9B9AE" w:rsidR="004A51D0" w:rsidRPr="0066125A" w:rsidRDefault="004A51D0" w:rsidP="00AA1443">
      <w:pPr>
        <w:spacing w:after="0" w:line="240" w:lineRule="auto"/>
        <w:ind w:left="142"/>
        <w:rPr>
          <w:rFonts w:asciiTheme="minorHAnsi" w:eastAsia="Times New Roman" w:hAnsiTheme="minorHAnsi" w:cs="Times New Roman"/>
          <w:color w:val="000000"/>
          <w:sz w:val="20"/>
          <w:szCs w:val="20"/>
        </w:rPr>
      </w:pPr>
      <w:r w:rsidRPr="0066125A">
        <w:rPr>
          <w:rFonts w:asciiTheme="minorHAnsi" w:eastAsia="Times New Roman" w:hAnsiTheme="minorHAnsi" w:cs="Times New Roman"/>
          <w:color w:val="000000"/>
          <w:sz w:val="20"/>
          <w:szCs w:val="20"/>
        </w:rPr>
        <w:t>*p&lt;</w:t>
      </w:r>
      <w:r w:rsidR="00FC6BA3">
        <w:rPr>
          <w:rFonts w:asciiTheme="minorHAnsi" w:eastAsia="Times New Roman" w:hAnsiTheme="minorHAnsi" w:cs="Times New Roman"/>
          <w:color w:val="000000"/>
          <w:sz w:val="20"/>
          <w:szCs w:val="20"/>
        </w:rPr>
        <w:t>0</w:t>
      </w:r>
      <w:r w:rsidRPr="0066125A">
        <w:rPr>
          <w:rFonts w:asciiTheme="minorHAnsi" w:eastAsia="Times New Roman" w:hAnsiTheme="minorHAnsi" w:cs="Times New Roman"/>
          <w:color w:val="000000"/>
          <w:sz w:val="20"/>
          <w:szCs w:val="20"/>
        </w:rPr>
        <w:t>.1; ** p&lt;</w:t>
      </w:r>
      <w:r w:rsidR="00FC6BA3">
        <w:rPr>
          <w:rFonts w:asciiTheme="minorHAnsi" w:eastAsia="Times New Roman" w:hAnsiTheme="minorHAnsi" w:cs="Times New Roman"/>
          <w:color w:val="000000"/>
          <w:sz w:val="20"/>
          <w:szCs w:val="20"/>
        </w:rPr>
        <w:t>0</w:t>
      </w:r>
      <w:r w:rsidRPr="0066125A">
        <w:rPr>
          <w:rFonts w:asciiTheme="minorHAnsi" w:eastAsia="Times New Roman" w:hAnsiTheme="minorHAnsi" w:cs="Times New Roman"/>
          <w:color w:val="000000"/>
          <w:sz w:val="20"/>
          <w:szCs w:val="20"/>
        </w:rPr>
        <w:t>.05; *** p&lt;</w:t>
      </w:r>
      <w:r w:rsidR="00FC6BA3">
        <w:rPr>
          <w:rFonts w:asciiTheme="minorHAnsi" w:eastAsia="Times New Roman" w:hAnsiTheme="minorHAnsi" w:cs="Times New Roman"/>
          <w:color w:val="000000"/>
          <w:sz w:val="20"/>
          <w:szCs w:val="20"/>
        </w:rPr>
        <w:t>0</w:t>
      </w:r>
      <w:r w:rsidRPr="0066125A">
        <w:rPr>
          <w:rFonts w:asciiTheme="minorHAnsi" w:eastAsia="Times New Roman" w:hAnsiTheme="minorHAnsi" w:cs="Times New Roman"/>
          <w:color w:val="000000"/>
          <w:sz w:val="20"/>
          <w:szCs w:val="20"/>
        </w:rPr>
        <w:t>.01</w:t>
      </w:r>
    </w:p>
    <w:p w14:paraId="59C5EB43" w14:textId="453F2CB9" w:rsidR="005F3CBF" w:rsidRPr="0066125A" w:rsidRDefault="004A51D0" w:rsidP="00AA1443">
      <w:pPr>
        <w:tabs>
          <w:tab w:val="left" w:pos="5948"/>
        </w:tabs>
        <w:spacing w:after="0"/>
        <w:ind w:left="142"/>
        <w:rPr>
          <w:rFonts w:asciiTheme="minorHAnsi" w:hAnsiTheme="minorHAnsi" w:cs="Times New Roman"/>
          <w:sz w:val="20"/>
          <w:szCs w:val="20"/>
        </w:rPr>
      </w:pPr>
      <w:r w:rsidRPr="0066125A">
        <w:rPr>
          <w:rFonts w:asciiTheme="minorHAnsi" w:hAnsiTheme="minorHAnsi" w:cs="Times New Roman"/>
          <w:sz w:val="20"/>
          <w:szCs w:val="20"/>
        </w:rPr>
        <w:t>ⱡ In Tanzania, number of plots owned or cultivated</w:t>
      </w:r>
      <w:r w:rsidR="000178BF">
        <w:rPr>
          <w:rFonts w:asciiTheme="minorHAnsi" w:hAnsiTheme="minorHAnsi" w:cs="Times New Roman"/>
          <w:sz w:val="20"/>
          <w:szCs w:val="20"/>
        </w:rPr>
        <w:t>.</w:t>
      </w:r>
    </w:p>
    <w:p w14:paraId="68B481F7" w14:textId="77777777" w:rsidR="00A237B8" w:rsidRDefault="004A51D0" w:rsidP="00AA1443">
      <w:pPr>
        <w:tabs>
          <w:tab w:val="left" w:pos="5948"/>
        </w:tabs>
        <w:ind w:left="142"/>
        <w:rPr>
          <w:rFonts w:asciiTheme="minorHAnsi" w:hAnsiTheme="minorHAnsi" w:cs="Times New Roman"/>
          <w:sz w:val="20"/>
          <w:szCs w:val="20"/>
        </w:rPr>
      </w:pPr>
      <w:r w:rsidRPr="0066125A">
        <w:rPr>
          <w:rFonts w:asciiTheme="minorHAnsi" w:hAnsiTheme="minorHAnsi" w:cs="Cambria Math"/>
          <w:sz w:val="20"/>
          <w:szCs w:val="20"/>
        </w:rPr>
        <w:t>⁰</w:t>
      </w:r>
      <w:r w:rsidRPr="0066125A">
        <w:rPr>
          <w:rFonts w:asciiTheme="minorHAnsi" w:hAnsiTheme="minorHAnsi" w:cs="Times New Roman"/>
          <w:sz w:val="20"/>
          <w:szCs w:val="20"/>
        </w:rPr>
        <w:t>Property rights defined here as: HH has title or certificate, HH has ability to sell land, or HH can use land as collateral.</w:t>
      </w:r>
    </w:p>
    <w:p w14:paraId="7E10915C" w14:textId="77777777" w:rsidR="005F3CBF" w:rsidRPr="00106042" w:rsidRDefault="005F3CBF" w:rsidP="00AA1443">
      <w:pPr>
        <w:ind w:left="142"/>
      </w:pPr>
      <w:r>
        <w:rPr>
          <w:rFonts w:asciiTheme="minorHAnsi" w:hAnsiTheme="minorHAnsi"/>
          <w:i/>
        </w:rPr>
        <w:t>Source: Authors’ calculations.</w:t>
      </w:r>
    </w:p>
    <w:p w14:paraId="39795076" w14:textId="77777777" w:rsidR="00383117" w:rsidRPr="0066125A" w:rsidRDefault="00383117" w:rsidP="0066125A">
      <w:pPr>
        <w:tabs>
          <w:tab w:val="left" w:pos="5948"/>
        </w:tabs>
        <w:rPr>
          <w:rFonts w:asciiTheme="minorHAnsi" w:hAnsiTheme="minorHAnsi" w:cs="Times New Roman"/>
          <w:sz w:val="20"/>
          <w:szCs w:val="20"/>
        </w:rPr>
        <w:sectPr w:rsidR="00383117" w:rsidRPr="0066125A" w:rsidSect="005B6EA1">
          <w:pgSz w:w="15840" w:h="12240" w:orient="landscape"/>
          <w:pgMar w:top="720" w:right="720" w:bottom="720" w:left="720" w:header="720" w:footer="720" w:gutter="0"/>
          <w:cols w:space="720"/>
          <w:docGrid w:linePitch="360"/>
        </w:sectPr>
      </w:pPr>
    </w:p>
    <w:p w14:paraId="684F6C8C" w14:textId="59C1DBA0" w:rsidR="00AB2261" w:rsidRPr="00106042" w:rsidRDefault="00BC0D54" w:rsidP="00106042">
      <w:pPr>
        <w:spacing w:line="360" w:lineRule="auto"/>
        <w:jc w:val="both"/>
      </w:pPr>
      <w:r w:rsidRPr="00106042">
        <w:t xml:space="preserve">The regressions further reveal that the bias in self-reporting is systematically related not only to plot size, but to a </w:t>
      </w:r>
      <w:r w:rsidR="001F2E60" w:rsidRPr="00106042">
        <w:t>host</w:t>
      </w:r>
      <w:r w:rsidRPr="00106042">
        <w:t xml:space="preserve"> of other variables of interest</w:t>
      </w:r>
      <w:r w:rsidR="001F2E60" w:rsidRPr="00106042">
        <w:t>,</w:t>
      </w:r>
      <w:r w:rsidRPr="00106042">
        <w:t xml:space="preserve"> which is clearly a matter of concern for any analytical use of the data. </w:t>
      </w:r>
      <w:r w:rsidR="001F2E60" w:rsidRPr="00106042">
        <w:t>In</w:t>
      </w:r>
      <w:r w:rsidR="00AB2261" w:rsidRPr="00106042">
        <w:t xml:space="preserve"> Ethiopia self-reported estimates of area diverge more from compass and rope measurements on those plots that are further from the household. Consistent with </w:t>
      </w:r>
      <w:proofErr w:type="spellStart"/>
      <w:r w:rsidR="00AB2261" w:rsidRPr="00106042">
        <w:t>Carletto</w:t>
      </w:r>
      <w:proofErr w:type="spellEnd"/>
      <w:r w:rsidR="00AB2261" w:rsidRPr="00106042">
        <w:t xml:space="preserve"> et al. (2015), the existence of property rights (</w:t>
      </w:r>
      <w:proofErr w:type="spellStart"/>
      <w:r w:rsidR="00AB2261" w:rsidRPr="00106042">
        <w:t>proxied</w:t>
      </w:r>
      <w:proofErr w:type="spellEnd"/>
      <w:r w:rsidR="00AB2261" w:rsidRPr="00106042">
        <w:t xml:space="preserve"> here by the possession of a title or certificate of ownership or the ability to sell or use the plot as collateral) has a significant, negative relationship with the relative bias in Ethiopia, suggesting that on plots for which the household has some form of property right, they are better able to estimate the area. </w:t>
      </w:r>
    </w:p>
    <w:p w14:paraId="7A2E7C2C" w14:textId="5F319267" w:rsidR="00206C38" w:rsidRDefault="00AB2261" w:rsidP="005B6EA1">
      <w:pPr>
        <w:spacing w:line="360" w:lineRule="auto"/>
        <w:jc w:val="both"/>
      </w:pPr>
      <w:r w:rsidRPr="00106042">
        <w:t xml:space="preserve">Results from Nigeria and Tanzania (but not Ethiopia) suggest that measurement bias is greater in households with older household heads. Contrary to expectations, the education and literacy status of the household head does not hold consistent results across country. In Ethiopia, </w:t>
      </w:r>
      <w:r w:rsidR="00BC0D54" w:rsidRPr="00106042">
        <w:t xml:space="preserve">the </w:t>
      </w:r>
      <w:r w:rsidRPr="00106042">
        <w:t xml:space="preserve">literacy of the household head </w:t>
      </w:r>
      <w:r w:rsidR="00BC0D54" w:rsidRPr="00106042">
        <w:t>is associated with reduced</w:t>
      </w:r>
      <w:r w:rsidRPr="00106042">
        <w:t xml:space="preserve"> measurement bias (in acreage terms), but education has </w:t>
      </w:r>
      <w:r w:rsidR="00BC0D54" w:rsidRPr="00106042">
        <w:t>a positive association with bias</w:t>
      </w:r>
      <w:r w:rsidRPr="00106042">
        <w:t xml:space="preserve">. </w:t>
      </w:r>
    </w:p>
    <w:p w14:paraId="3F84B5B8" w14:textId="031640BA" w:rsidR="00AB2261" w:rsidRDefault="00C15B18" w:rsidP="00EC22D7">
      <w:pPr>
        <w:tabs>
          <w:tab w:val="left" w:pos="2300"/>
        </w:tabs>
      </w:pPr>
      <w:r w:rsidRPr="0066125A">
        <w:rPr>
          <w:b/>
        </w:rPr>
        <w:t>Table 1</w:t>
      </w:r>
      <w:ins w:id="832" w:author="Sydney Gourlay" w:date="2016-06-17T13:31:00Z">
        <w:r w:rsidR="005870A9">
          <w:rPr>
            <w:b/>
          </w:rPr>
          <w:t>1</w:t>
        </w:r>
      </w:ins>
      <w:ins w:id="833" w:author="Abhilasha Vaid" w:date="2016-06-17T15:41:00Z">
        <w:del w:id="834" w:author="Sydney Gourlay" w:date="2016-06-17T13:31:00Z">
          <w:r w:rsidR="00367086" w:rsidDel="005870A9">
            <w:rPr>
              <w:b/>
            </w:rPr>
            <w:delText>3</w:delText>
          </w:r>
        </w:del>
      </w:ins>
      <w:del w:id="835" w:author="Abhilasha Vaid" w:date="2016-06-17T15:41:00Z">
        <w:r w:rsidR="00645480" w:rsidDel="00367086">
          <w:rPr>
            <w:b/>
          </w:rPr>
          <w:delText>2</w:delText>
        </w:r>
      </w:del>
      <w:r w:rsidRPr="0066125A">
        <w:rPr>
          <w:b/>
        </w:rPr>
        <w:t xml:space="preserve"> – Standard and Non-Standard Area Units</w:t>
      </w:r>
    </w:p>
    <w:tbl>
      <w:tblPr>
        <w:tblW w:w="10053" w:type="dxa"/>
        <w:jc w:val="center"/>
        <w:tblLook w:val="04A0" w:firstRow="1" w:lastRow="0" w:firstColumn="1" w:lastColumn="0" w:noHBand="0" w:noVBand="1"/>
        <w:tblPrChange w:id="836" w:author="Sydney Gourlay" w:date="2016-06-17T14:37:00Z">
          <w:tblPr>
            <w:tblW w:w="9583" w:type="dxa"/>
            <w:jc w:val="center"/>
            <w:tblLook w:val="04A0" w:firstRow="1" w:lastRow="0" w:firstColumn="1" w:lastColumn="0" w:noHBand="0" w:noVBand="1"/>
          </w:tblPr>
        </w:tblPrChange>
      </w:tblPr>
      <w:tblGrid>
        <w:gridCol w:w="378"/>
        <w:gridCol w:w="1544"/>
        <w:gridCol w:w="76"/>
        <w:gridCol w:w="521"/>
        <w:gridCol w:w="48"/>
        <w:gridCol w:w="523"/>
        <w:gridCol w:w="51"/>
        <w:gridCol w:w="542"/>
        <w:gridCol w:w="54"/>
        <w:gridCol w:w="1300"/>
        <w:gridCol w:w="111"/>
        <w:gridCol w:w="521"/>
        <w:gridCol w:w="65"/>
        <w:gridCol w:w="574"/>
        <w:gridCol w:w="13"/>
        <w:gridCol w:w="671"/>
        <w:gridCol w:w="72"/>
        <w:gridCol w:w="1554"/>
        <w:gridCol w:w="130"/>
        <w:gridCol w:w="1096"/>
        <w:gridCol w:w="209"/>
        <w:tblGridChange w:id="837">
          <w:tblGrid>
            <w:gridCol w:w="1746"/>
            <w:gridCol w:w="9"/>
            <w:gridCol w:w="611"/>
            <w:gridCol w:w="12"/>
            <w:gridCol w:w="559"/>
            <w:gridCol w:w="15"/>
            <w:gridCol w:w="578"/>
            <w:gridCol w:w="18"/>
            <w:gridCol w:w="1274"/>
            <w:gridCol w:w="26"/>
            <w:gridCol w:w="596"/>
            <w:gridCol w:w="29"/>
            <w:gridCol w:w="574"/>
            <w:gridCol w:w="49"/>
            <w:gridCol w:w="671"/>
            <w:gridCol w:w="36"/>
            <w:gridCol w:w="1480"/>
            <w:gridCol w:w="45"/>
            <w:gridCol w:w="1202"/>
            <w:gridCol w:w="53"/>
          </w:tblGrid>
        </w:tblGridChange>
      </w:tblGrid>
      <w:tr w:rsidR="002B0B8C" w:rsidRPr="003A5ADF" w14:paraId="6B230080" w14:textId="77777777" w:rsidTr="00A170E6">
        <w:trPr>
          <w:gridAfter w:val="1"/>
          <w:wAfter w:w="209" w:type="dxa"/>
          <w:trHeight w:val="137"/>
          <w:jc w:val="center"/>
          <w:trPrChange w:id="838" w:author="Sydney Gourlay" w:date="2016-06-17T14:37:00Z">
            <w:trPr>
              <w:trHeight w:val="137"/>
              <w:jc w:val="center"/>
            </w:trPr>
          </w:trPrChange>
        </w:trPr>
        <w:tc>
          <w:tcPr>
            <w:tcW w:w="1922" w:type="dxa"/>
            <w:gridSpan w:val="2"/>
            <w:vMerge w:val="restart"/>
            <w:tcBorders>
              <w:top w:val="single" w:sz="4" w:space="0" w:color="auto"/>
              <w:left w:val="nil"/>
              <w:bottom w:val="single" w:sz="4" w:space="0" w:color="000000"/>
              <w:right w:val="single" w:sz="2" w:space="0" w:color="auto"/>
            </w:tcBorders>
            <w:shd w:val="clear" w:color="auto" w:fill="A9D5E7" w:themeFill="accent1" w:themeFillTint="66"/>
            <w:vAlign w:val="center"/>
            <w:hideMark/>
            <w:tcPrChange w:id="839" w:author="Sydney Gourlay" w:date="2016-06-17T14:37:00Z">
              <w:tcPr>
                <w:tcW w:w="1755" w:type="dxa"/>
                <w:gridSpan w:val="2"/>
                <w:vMerge w:val="restart"/>
                <w:tcBorders>
                  <w:top w:val="single" w:sz="4" w:space="0" w:color="auto"/>
                  <w:left w:val="nil"/>
                  <w:bottom w:val="single" w:sz="4" w:space="0" w:color="000000"/>
                  <w:right w:val="single" w:sz="2" w:space="0" w:color="auto"/>
                </w:tcBorders>
                <w:shd w:val="clear" w:color="auto" w:fill="A9D5E7" w:themeFill="accent1" w:themeFillTint="66"/>
                <w:vAlign w:val="center"/>
                <w:hideMark/>
              </w:tcPr>
            </w:tcPrChange>
          </w:tcPr>
          <w:p w14:paraId="422430B7" w14:textId="77777777" w:rsidR="00C15B18" w:rsidRPr="003A5ADF" w:rsidRDefault="00C15B18" w:rsidP="004A51D0">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Level (GPS)</w:t>
            </w:r>
          </w:p>
        </w:tc>
        <w:tc>
          <w:tcPr>
            <w:tcW w:w="7922" w:type="dxa"/>
            <w:gridSpan w:val="18"/>
            <w:tcBorders>
              <w:top w:val="single" w:sz="4" w:space="0" w:color="auto"/>
              <w:left w:val="single" w:sz="2" w:space="0" w:color="auto"/>
            </w:tcBorders>
            <w:shd w:val="clear" w:color="auto" w:fill="A9D5E7" w:themeFill="accent1" w:themeFillTint="66"/>
            <w:noWrap/>
            <w:vAlign w:val="center"/>
            <w:hideMark/>
            <w:tcPrChange w:id="840" w:author="Sydney Gourlay" w:date="2016-06-17T14:37:00Z">
              <w:tcPr>
                <w:tcW w:w="7828" w:type="dxa"/>
                <w:gridSpan w:val="18"/>
                <w:tcBorders>
                  <w:top w:val="single" w:sz="4" w:space="0" w:color="auto"/>
                  <w:left w:val="single" w:sz="2" w:space="0" w:color="auto"/>
                </w:tcBorders>
                <w:shd w:val="clear" w:color="auto" w:fill="A9D5E7" w:themeFill="accent1" w:themeFillTint="66"/>
                <w:noWrap/>
                <w:vAlign w:val="center"/>
                <w:hideMark/>
              </w:tcPr>
            </w:tcPrChange>
          </w:tcPr>
          <w:p w14:paraId="016DC4C9" w14:textId="77777777" w:rsidR="00C15B18" w:rsidRPr="003A5ADF" w:rsidRDefault="00C15B18" w:rsidP="004A51D0">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Ethiopia</w:t>
            </w:r>
          </w:p>
        </w:tc>
      </w:tr>
      <w:tr w:rsidR="002B0B8C" w:rsidRPr="003A5ADF" w14:paraId="4AD3934A" w14:textId="77777777" w:rsidTr="00A170E6">
        <w:trPr>
          <w:gridAfter w:val="1"/>
          <w:wAfter w:w="209" w:type="dxa"/>
          <w:trHeight w:val="353"/>
          <w:jc w:val="center"/>
          <w:trPrChange w:id="841" w:author="Sydney Gourlay" w:date="2016-06-17T14:37:00Z">
            <w:trPr>
              <w:trHeight w:val="353"/>
              <w:jc w:val="center"/>
            </w:trPr>
          </w:trPrChange>
        </w:trPr>
        <w:tc>
          <w:tcPr>
            <w:tcW w:w="1922" w:type="dxa"/>
            <w:gridSpan w:val="2"/>
            <w:vMerge/>
            <w:tcBorders>
              <w:top w:val="single" w:sz="4" w:space="0" w:color="auto"/>
              <w:left w:val="nil"/>
              <w:bottom w:val="single" w:sz="4" w:space="0" w:color="000000"/>
              <w:right w:val="single" w:sz="2" w:space="0" w:color="auto"/>
            </w:tcBorders>
            <w:shd w:val="clear" w:color="auto" w:fill="A9D5E7" w:themeFill="accent1" w:themeFillTint="66"/>
            <w:vAlign w:val="center"/>
            <w:hideMark/>
            <w:tcPrChange w:id="842" w:author="Sydney Gourlay" w:date="2016-06-17T14:37:00Z">
              <w:tcPr>
                <w:tcW w:w="1755" w:type="dxa"/>
                <w:gridSpan w:val="2"/>
                <w:vMerge/>
                <w:tcBorders>
                  <w:top w:val="single" w:sz="4" w:space="0" w:color="auto"/>
                  <w:left w:val="nil"/>
                  <w:bottom w:val="single" w:sz="4" w:space="0" w:color="000000"/>
                  <w:right w:val="single" w:sz="2" w:space="0" w:color="auto"/>
                </w:tcBorders>
                <w:shd w:val="clear" w:color="auto" w:fill="A9D5E7" w:themeFill="accent1" w:themeFillTint="66"/>
                <w:vAlign w:val="center"/>
                <w:hideMark/>
              </w:tcPr>
            </w:tcPrChange>
          </w:tcPr>
          <w:p w14:paraId="38D71228" w14:textId="77777777" w:rsidR="00C15B18" w:rsidRPr="003A5ADF" w:rsidRDefault="00C15B18" w:rsidP="004A51D0">
            <w:pPr>
              <w:spacing w:after="0" w:line="240" w:lineRule="auto"/>
              <w:rPr>
                <w:rFonts w:ascii="Calibri" w:eastAsia="Times New Roman" w:hAnsi="Calibri" w:cs="Times New Roman"/>
                <w:b/>
                <w:color w:val="000000"/>
                <w:sz w:val="20"/>
                <w:szCs w:val="20"/>
              </w:rPr>
            </w:pPr>
          </w:p>
        </w:tc>
        <w:tc>
          <w:tcPr>
            <w:tcW w:w="3115" w:type="dxa"/>
            <w:gridSpan w:val="8"/>
            <w:tcBorders>
              <w:top w:val="nil"/>
              <w:left w:val="single" w:sz="2" w:space="0" w:color="auto"/>
            </w:tcBorders>
            <w:shd w:val="clear" w:color="auto" w:fill="A9D5E7" w:themeFill="accent1" w:themeFillTint="66"/>
            <w:noWrap/>
            <w:vAlign w:val="bottom"/>
            <w:hideMark/>
            <w:tcPrChange w:id="843" w:author="Sydney Gourlay" w:date="2016-06-17T14:37:00Z">
              <w:tcPr>
                <w:tcW w:w="3093" w:type="dxa"/>
                <w:gridSpan w:val="8"/>
                <w:tcBorders>
                  <w:top w:val="nil"/>
                  <w:left w:val="single" w:sz="2" w:space="0" w:color="auto"/>
                </w:tcBorders>
                <w:shd w:val="clear" w:color="auto" w:fill="A9D5E7" w:themeFill="accent1" w:themeFillTint="66"/>
                <w:noWrap/>
                <w:vAlign w:val="bottom"/>
                <w:hideMark/>
              </w:tcPr>
            </w:tcPrChange>
          </w:tcPr>
          <w:p w14:paraId="2DE05DE0" w14:textId="7EB0F0F5" w:rsidR="00C15B18" w:rsidRPr="003A5ADF" w:rsidRDefault="00C15B18" w:rsidP="004A51D0">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 xml:space="preserve">Standard </w:t>
            </w:r>
            <w:ins w:id="844" w:author="Abhilasha Vaid" w:date="2016-06-17T13:57:00Z">
              <w:r w:rsidR="00012EEF">
                <w:rPr>
                  <w:rFonts w:ascii="Calibri" w:eastAsia="Times New Roman" w:hAnsi="Calibri" w:cs="Times New Roman"/>
                  <w:b/>
                  <w:color w:val="000000"/>
                  <w:sz w:val="20"/>
                  <w:szCs w:val="20"/>
                </w:rPr>
                <w:t>u</w:t>
              </w:r>
            </w:ins>
            <w:del w:id="845" w:author="Abhilasha Vaid" w:date="2016-06-17T13:57:00Z">
              <w:r w:rsidRPr="003A5ADF" w:rsidDel="00012EEF">
                <w:rPr>
                  <w:rFonts w:ascii="Calibri" w:eastAsia="Times New Roman" w:hAnsi="Calibri" w:cs="Times New Roman"/>
                  <w:b/>
                  <w:color w:val="000000"/>
                  <w:sz w:val="20"/>
                  <w:szCs w:val="20"/>
                </w:rPr>
                <w:delText>U</w:delText>
              </w:r>
            </w:del>
            <w:r w:rsidRPr="003A5ADF">
              <w:rPr>
                <w:rFonts w:ascii="Calibri" w:eastAsia="Times New Roman" w:hAnsi="Calibri" w:cs="Times New Roman"/>
                <w:b/>
                <w:color w:val="000000"/>
                <w:sz w:val="20"/>
                <w:szCs w:val="20"/>
              </w:rPr>
              <w:t>nits</w:t>
            </w:r>
          </w:p>
        </w:tc>
        <w:tc>
          <w:tcPr>
            <w:tcW w:w="3581" w:type="dxa"/>
            <w:gridSpan w:val="8"/>
            <w:tcBorders>
              <w:top w:val="nil"/>
            </w:tcBorders>
            <w:shd w:val="clear" w:color="auto" w:fill="A9D5E7" w:themeFill="accent1" w:themeFillTint="66"/>
            <w:noWrap/>
            <w:vAlign w:val="bottom"/>
            <w:hideMark/>
            <w:tcPrChange w:id="846" w:author="Sydney Gourlay" w:date="2016-06-17T14:37:00Z">
              <w:tcPr>
                <w:tcW w:w="3480" w:type="dxa"/>
                <w:gridSpan w:val="8"/>
                <w:tcBorders>
                  <w:top w:val="nil"/>
                </w:tcBorders>
                <w:shd w:val="clear" w:color="auto" w:fill="A9D5E7" w:themeFill="accent1" w:themeFillTint="66"/>
                <w:noWrap/>
                <w:vAlign w:val="bottom"/>
                <w:hideMark/>
              </w:tcPr>
            </w:tcPrChange>
          </w:tcPr>
          <w:p w14:paraId="137E2FF2" w14:textId="08594358" w:rsidR="00C15B18" w:rsidRPr="003A5ADF" w:rsidRDefault="00C15B18" w:rsidP="004A51D0">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Non-</w:t>
            </w:r>
            <w:ins w:id="847" w:author="Abhilasha Vaid" w:date="2016-06-17T13:57:00Z">
              <w:r w:rsidR="00012EEF">
                <w:rPr>
                  <w:rFonts w:ascii="Calibri" w:eastAsia="Times New Roman" w:hAnsi="Calibri" w:cs="Times New Roman"/>
                  <w:b/>
                  <w:color w:val="000000"/>
                  <w:sz w:val="20"/>
                  <w:szCs w:val="20"/>
                </w:rPr>
                <w:t>s</w:t>
              </w:r>
            </w:ins>
            <w:del w:id="848" w:author="Abhilasha Vaid" w:date="2016-06-17T13:57:00Z">
              <w:r w:rsidRPr="003A5ADF" w:rsidDel="00012EEF">
                <w:rPr>
                  <w:rFonts w:ascii="Calibri" w:eastAsia="Times New Roman" w:hAnsi="Calibri" w:cs="Times New Roman"/>
                  <w:b/>
                  <w:color w:val="000000"/>
                  <w:sz w:val="20"/>
                  <w:szCs w:val="20"/>
                </w:rPr>
                <w:delText>S</w:delText>
              </w:r>
            </w:del>
            <w:r w:rsidRPr="003A5ADF">
              <w:rPr>
                <w:rFonts w:ascii="Calibri" w:eastAsia="Times New Roman" w:hAnsi="Calibri" w:cs="Times New Roman"/>
                <w:b/>
                <w:color w:val="000000"/>
                <w:sz w:val="20"/>
                <w:szCs w:val="20"/>
              </w:rPr>
              <w:t xml:space="preserve">tandard </w:t>
            </w:r>
            <w:ins w:id="849" w:author="Abhilasha Vaid" w:date="2016-06-17T13:57:00Z">
              <w:r w:rsidR="00012EEF">
                <w:rPr>
                  <w:rFonts w:ascii="Calibri" w:eastAsia="Times New Roman" w:hAnsi="Calibri" w:cs="Times New Roman"/>
                  <w:b/>
                  <w:color w:val="000000"/>
                  <w:sz w:val="20"/>
                  <w:szCs w:val="20"/>
                </w:rPr>
                <w:t>u</w:t>
              </w:r>
            </w:ins>
            <w:del w:id="850" w:author="Abhilasha Vaid" w:date="2016-06-17T13:57:00Z">
              <w:r w:rsidRPr="003A5ADF" w:rsidDel="00012EEF">
                <w:rPr>
                  <w:rFonts w:ascii="Calibri" w:eastAsia="Times New Roman" w:hAnsi="Calibri" w:cs="Times New Roman"/>
                  <w:b/>
                  <w:color w:val="000000"/>
                  <w:sz w:val="20"/>
                  <w:szCs w:val="20"/>
                </w:rPr>
                <w:delText>U</w:delText>
              </w:r>
            </w:del>
            <w:r w:rsidRPr="003A5ADF">
              <w:rPr>
                <w:rFonts w:ascii="Calibri" w:eastAsia="Times New Roman" w:hAnsi="Calibri" w:cs="Times New Roman"/>
                <w:b/>
                <w:color w:val="000000"/>
                <w:sz w:val="20"/>
                <w:szCs w:val="20"/>
              </w:rPr>
              <w:t>nits</w:t>
            </w:r>
          </w:p>
        </w:tc>
        <w:tc>
          <w:tcPr>
            <w:tcW w:w="1226" w:type="dxa"/>
            <w:gridSpan w:val="2"/>
            <w:tcBorders>
              <w:top w:val="nil"/>
            </w:tcBorders>
            <w:shd w:val="clear" w:color="auto" w:fill="A9D5E7" w:themeFill="accent1" w:themeFillTint="66"/>
            <w:noWrap/>
            <w:vAlign w:val="bottom"/>
            <w:hideMark/>
            <w:tcPrChange w:id="851" w:author="Sydney Gourlay" w:date="2016-06-17T14:37:00Z">
              <w:tcPr>
                <w:tcW w:w="1255" w:type="dxa"/>
                <w:gridSpan w:val="2"/>
                <w:tcBorders>
                  <w:top w:val="nil"/>
                </w:tcBorders>
                <w:shd w:val="clear" w:color="auto" w:fill="A9D5E7" w:themeFill="accent1" w:themeFillTint="66"/>
                <w:noWrap/>
                <w:vAlign w:val="bottom"/>
                <w:hideMark/>
              </w:tcPr>
            </w:tcPrChange>
          </w:tcPr>
          <w:p w14:paraId="6B021B06" w14:textId="77777777" w:rsidR="00C15B18" w:rsidRPr="003A5ADF" w:rsidRDefault="00C15B18" w:rsidP="004A51D0">
            <w:pPr>
              <w:spacing w:after="0" w:line="240" w:lineRule="auto"/>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 </w:t>
            </w:r>
          </w:p>
        </w:tc>
      </w:tr>
      <w:tr w:rsidR="002B0B8C" w:rsidRPr="003A5ADF" w14:paraId="59C6FDAC" w14:textId="77777777" w:rsidTr="00A170E6">
        <w:trPr>
          <w:gridAfter w:val="1"/>
          <w:wAfter w:w="209" w:type="dxa"/>
          <w:trHeight w:val="632"/>
          <w:jc w:val="center"/>
          <w:trPrChange w:id="852" w:author="Sydney Gourlay" w:date="2016-06-17T14:37:00Z">
            <w:trPr>
              <w:trHeight w:val="632"/>
              <w:jc w:val="center"/>
            </w:trPr>
          </w:trPrChange>
        </w:trPr>
        <w:tc>
          <w:tcPr>
            <w:tcW w:w="1922" w:type="dxa"/>
            <w:gridSpan w:val="2"/>
            <w:vMerge/>
            <w:tcBorders>
              <w:top w:val="single" w:sz="4" w:space="0" w:color="auto"/>
              <w:left w:val="nil"/>
              <w:bottom w:val="single" w:sz="4" w:space="0" w:color="000000"/>
              <w:right w:val="single" w:sz="2" w:space="0" w:color="auto"/>
            </w:tcBorders>
            <w:shd w:val="clear" w:color="auto" w:fill="A9D5E7" w:themeFill="accent1" w:themeFillTint="66"/>
            <w:vAlign w:val="center"/>
            <w:hideMark/>
            <w:tcPrChange w:id="853" w:author="Sydney Gourlay" w:date="2016-06-17T14:37:00Z">
              <w:tcPr>
                <w:tcW w:w="1755" w:type="dxa"/>
                <w:gridSpan w:val="2"/>
                <w:vMerge/>
                <w:tcBorders>
                  <w:top w:val="single" w:sz="4" w:space="0" w:color="auto"/>
                  <w:left w:val="nil"/>
                  <w:bottom w:val="single" w:sz="4" w:space="0" w:color="000000"/>
                  <w:right w:val="single" w:sz="2" w:space="0" w:color="auto"/>
                </w:tcBorders>
                <w:shd w:val="clear" w:color="auto" w:fill="A9D5E7" w:themeFill="accent1" w:themeFillTint="66"/>
                <w:vAlign w:val="center"/>
                <w:hideMark/>
              </w:tcPr>
            </w:tcPrChange>
          </w:tcPr>
          <w:p w14:paraId="31C65D1E" w14:textId="77777777" w:rsidR="00C15B18" w:rsidRPr="003A5ADF" w:rsidRDefault="00C15B18" w:rsidP="004A51D0">
            <w:pPr>
              <w:spacing w:after="0" w:line="240" w:lineRule="auto"/>
              <w:rPr>
                <w:rFonts w:ascii="Calibri" w:eastAsia="Times New Roman" w:hAnsi="Calibri" w:cs="Times New Roman"/>
                <w:b/>
                <w:color w:val="000000"/>
                <w:sz w:val="20"/>
                <w:szCs w:val="20"/>
              </w:rPr>
            </w:pPr>
          </w:p>
        </w:tc>
        <w:tc>
          <w:tcPr>
            <w:tcW w:w="645" w:type="dxa"/>
            <w:gridSpan w:val="3"/>
            <w:tcBorders>
              <w:top w:val="nil"/>
              <w:left w:val="single" w:sz="2" w:space="0" w:color="auto"/>
              <w:bottom w:val="single" w:sz="4" w:space="0" w:color="auto"/>
            </w:tcBorders>
            <w:shd w:val="clear" w:color="auto" w:fill="A9D5E7" w:themeFill="accent1" w:themeFillTint="66"/>
            <w:noWrap/>
            <w:vAlign w:val="bottom"/>
            <w:hideMark/>
            <w:tcPrChange w:id="854" w:author="Sydney Gourlay" w:date="2016-06-17T14:37:00Z">
              <w:tcPr>
                <w:tcW w:w="623" w:type="dxa"/>
                <w:gridSpan w:val="2"/>
                <w:tcBorders>
                  <w:top w:val="nil"/>
                  <w:left w:val="single" w:sz="2" w:space="0" w:color="auto"/>
                  <w:bottom w:val="single" w:sz="4" w:space="0" w:color="auto"/>
                </w:tcBorders>
                <w:shd w:val="clear" w:color="auto" w:fill="A9D5E7" w:themeFill="accent1" w:themeFillTint="66"/>
                <w:noWrap/>
                <w:vAlign w:val="bottom"/>
                <w:hideMark/>
              </w:tcPr>
            </w:tcPrChange>
          </w:tcPr>
          <w:p w14:paraId="21EF1C92" w14:textId="77777777" w:rsidR="00C15B18" w:rsidRPr="003A5ADF" w:rsidRDefault="00C15B18" w:rsidP="004A51D0">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N</w:t>
            </w:r>
          </w:p>
        </w:tc>
        <w:tc>
          <w:tcPr>
            <w:tcW w:w="574" w:type="dxa"/>
            <w:gridSpan w:val="2"/>
            <w:tcBorders>
              <w:top w:val="nil"/>
              <w:bottom w:val="single" w:sz="4" w:space="0" w:color="auto"/>
            </w:tcBorders>
            <w:shd w:val="clear" w:color="auto" w:fill="A9D5E7" w:themeFill="accent1" w:themeFillTint="66"/>
            <w:noWrap/>
            <w:vAlign w:val="bottom"/>
            <w:hideMark/>
            <w:tcPrChange w:id="855" w:author="Sydney Gourlay" w:date="2016-06-17T14:37:00Z">
              <w:tcPr>
                <w:tcW w:w="574" w:type="dxa"/>
                <w:gridSpan w:val="2"/>
                <w:tcBorders>
                  <w:top w:val="nil"/>
                  <w:bottom w:val="single" w:sz="4" w:space="0" w:color="auto"/>
                </w:tcBorders>
                <w:shd w:val="clear" w:color="auto" w:fill="A9D5E7" w:themeFill="accent1" w:themeFillTint="66"/>
                <w:noWrap/>
                <w:vAlign w:val="bottom"/>
                <w:hideMark/>
              </w:tcPr>
            </w:tcPrChange>
          </w:tcPr>
          <w:p w14:paraId="6D27CA41" w14:textId="77777777" w:rsidR="00C15B18" w:rsidRPr="003A5ADF" w:rsidRDefault="00C15B18" w:rsidP="004A51D0">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SR</w:t>
            </w:r>
          </w:p>
        </w:tc>
        <w:tc>
          <w:tcPr>
            <w:tcW w:w="596" w:type="dxa"/>
            <w:gridSpan w:val="2"/>
            <w:tcBorders>
              <w:top w:val="nil"/>
              <w:bottom w:val="single" w:sz="4" w:space="0" w:color="auto"/>
            </w:tcBorders>
            <w:shd w:val="clear" w:color="auto" w:fill="A9D5E7" w:themeFill="accent1" w:themeFillTint="66"/>
            <w:vAlign w:val="bottom"/>
            <w:hideMark/>
            <w:tcPrChange w:id="856" w:author="Sydney Gourlay" w:date="2016-06-17T14:37:00Z">
              <w:tcPr>
                <w:tcW w:w="596" w:type="dxa"/>
                <w:gridSpan w:val="2"/>
                <w:tcBorders>
                  <w:top w:val="nil"/>
                  <w:bottom w:val="single" w:sz="4" w:space="0" w:color="auto"/>
                </w:tcBorders>
                <w:shd w:val="clear" w:color="auto" w:fill="A9D5E7" w:themeFill="accent1" w:themeFillTint="66"/>
                <w:vAlign w:val="bottom"/>
                <w:hideMark/>
              </w:tcPr>
            </w:tcPrChange>
          </w:tcPr>
          <w:p w14:paraId="2A8708D0" w14:textId="77777777" w:rsidR="00C15B18" w:rsidRPr="003A5ADF" w:rsidRDefault="00C15B18" w:rsidP="004A51D0">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GPS</w:t>
            </w:r>
          </w:p>
        </w:tc>
        <w:tc>
          <w:tcPr>
            <w:tcW w:w="1300" w:type="dxa"/>
            <w:tcBorders>
              <w:top w:val="nil"/>
              <w:bottom w:val="single" w:sz="4" w:space="0" w:color="auto"/>
              <w:right w:val="dotted" w:sz="4" w:space="0" w:color="auto"/>
            </w:tcBorders>
            <w:shd w:val="clear" w:color="auto" w:fill="A9D5E7" w:themeFill="accent1" w:themeFillTint="66"/>
            <w:vAlign w:val="bottom"/>
            <w:hideMark/>
            <w:tcPrChange w:id="857" w:author="Sydney Gourlay" w:date="2016-06-17T14:37:00Z">
              <w:tcPr>
                <w:tcW w:w="1300" w:type="dxa"/>
                <w:gridSpan w:val="2"/>
                <w:tcBorders>
                  <w:top w:val="nil"/>
                  <w:bottom w:val="single" w:sz="4" w:space="0" w:color="auto"/>
                  <w:right w:val="dotted" w:sz="4" w:space="0" w:color="auto"/>
                </w:tcBorders>
                <w:shd w:val="clear" w:color="auto" w:fill="A9D5E7" w:themeFill="accent1" w:themeFillTint="66"/>
                <w:vAlign w:val="bottom"/>
                <w:hideMark/>
              </w:tcPr>
            </w:tcPrChange>
          </w:tcPr>
          <w:p w14:paraId="1969EE4E" w14:textId="63794B27" w:rsidR="00C15B18" w:rsidRDefault="00C15B18" w:rsidP="004A51D0">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Mean </w:t>
            </w:r>
            <w:ins w:id="858" w:author="Abhilasha Vaid" w:date="2016-06-17T13:57:00Z">
              <w:r w:rsidR="00012EEF">
                <w:rPr>
                  <w:rFonts w:ascii="Calibri" w:eastAsia="Times New Roman" w:hAnsi="Calibri" w:cs="Times New Roman"/>
                  <w:b/>
                  <w:color w:val="000000"/>
                  <w:sz w:val="20"/>
                  <w:szCs w:val="20"/>
                </w:rPr>
                <w:t>b</w:t>
              </w:r>
            </w:ins>
            <w:del w:id="859" w:author="Abhilasha Vaid" w:date="2016-06-17T13:57:00Z">
              <w:r w:rsidDel="00012EEF">
                <w:rPr>
                  <w:rFonts w:ascii="Calibri" w:eastAsia="Times New Roman" w:hAnsi="Calibri" w:cs="Times New Roman"/>
                  <w:b/>
                  <w:color w:val="000000"/>
                  <w:sz w:val="20"/>
                  <w:szCs w:val="20"/>
                </w:rPr>
                <w:delText>B</w:delText>
              </w:r>
            </w:del>
            <w:r>
              <w:rPr>
                <w:rFonts w:ascii="Calibri" w:eastAsia="Times New Roman" w:hAnsi="Calibri" w:cs="Times New Roman"/>
                <w:b/>
                <w:color w:val="000000"/>
                <w:sz w:val="20"/>
                <w:szCs w:val="20"/>
              </w:rPr>
              <w:t>ias/</w:t>
            </w:r>
          </w:p>
          <w:p w14:paraId="0FE7D88B" w14:textId="3F44FC3F" w:rsidR="00C15B18" w:rsidRPr="003A5ADF" w:rsidRDefault="00012EEF" w:rsidP="004A51D0">
            <w:pPr>
              <w:spacing w:after="0" w:line="240" w:lineRule="auto"/>
              <w:jc w:val="center"/>
              <w:rPr>
                <w:rFonts w:ascii="Calibri" w:eastAsia="Times New Roman" w:hAnsi="Calibri" w:cs="Times New Roman"/>
                <w:b/>
                <w:color w:val="000000"/>
                <w:sz w:val="20"/>
                <w:szCs w:val="20"/>
              </w:rPr>
            </w:pPr>
            <w:ins w:id="860" w:author="Abhilasha Vaid" w:date="2016-06-17T13:57:00Z">
              <w:r>
                <w:rPr>
                  <w:rFonts w:ascii="Calibri" w:eastAsia="Times New Roman" w:hAnsi="Calibri" w:cs="Times New Roman"/>
                  <w:b/>
                  <w:color w:val="000000"/>
                  <w:sz w:val="20"/>
                  <w:szCs w:val="20"/>
                </w:rPr>
                <w:t>m</w:t>
              </w:r>
            </w:ins>
            <w:del w:id="861" w:author="Abhilasha Vaid" w:date="2016-06-17T13:57:00Z">
              <w:r w:rsidR="00C15B18" w:rsidRPr="003A5ADF" w:rsidDel="00012EEF">
                <w:rPr>
                  <w:rFonts w:ascii="Calibri" w:eastAsia="Times New Roman" w:hAnsi="Calibri" w:cs="Times New Roman"/>
                  <w:b/>
                  <w:color w:val="000000"/>
                  <w:sz w:val="20"/>
                  <w:szCs w:val="20"/>
                </w:rPr>
                <w:delText>M</w:delText>
              </w:r>
            </w:del>
            <w:r w:rsidR="00C15B18" w:rsidRPr="003A5ADF">
              <w:rPr>
                <w:rFonts w:ascii="Calibri" w:eastAsia="Times New Roman" w:hAnsi="Calibri" w:cs="Times New Roman"/>
                <w:b/>
                <w:color w:val="000000"/>
                <w:sz w:val="20"/>
                <w:szCs w:val="20"/>
              </w:rPr>
              <w:t>ean GPS</w:t>
            </w:r>
          </w:p>
        </w:tc>
        <w:tc>
          <w:tcPr>
            <w:tcW w:w="697" w:type="dxa"/>
            <w:gridSpan w:val="3"/>
            <w:tcBorders>
              <w:top w:val="nil"/>
              <w:left w:val="dotted" w:sz="4" w:space="0" w:color="auto"/>
              <w:bottom w:val="single" w:sz="4" w:space="0" w:color="auto"/>
            </w:tcBorders>
            <w:shd w:val="clear" w:color="auto" w:fill="A9D5E7" w:themeFill="accent1" w:themeFillTint="66"/>
            <w:noWrap/>
            <w:vAlign w:val="bottom"/>
            <w:hideMark/>
            <w:tcPrChange w:id="862" w:author="Sydney Gourlay" w:date="2016-06-17T14:37:00Z">
              <w:tcPr>
                <w:tcW w:w="625" w:type="dxa"/>
                <w:gridSpan w:val="2"/>
                <w:tcBorders>
                  <w:top w:val="nil"/>
                  <w:left w:val="dotted" w:sz="4" w:space="0" w:color="auto"/>
                  <w:bottom w:val="single" w:sz="4" w:space="0" w:color="auto"/>
                </w:tcBorders>
                <w:shd w:val="clear" w:color="auto" w:fill="A9D5E7" w:themeFill="accent1" w:themeFillTint="66"/>
                <w:noWrap/>
                <w:vAlign w:val="bottom"/>
                <w:hideMark/>
              </w:tcPr>
            </w:tcPrChange>
          </w:tcPr>
          <w:p w14:paraId="4C6AF46F" w14:textId="77777777" w:rsidR="00C15B18" w:rsidRPr="003A5ADF" w:rsidRDefault="00C15B18" w:rsidP="004A51D0">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N</w:t>
            </w:r>
          </w:p>
        </w:tc>
        <w:tc>
          <w:tcPr>
            <w:tcW w:w="574" w:type="dxa"/>
            <w:tcBorders>
              <w:top w:val="nil"/>
              <w:bottom w:val="single" w:sz="4" w:space="0" w:color="auto"/>
            </w:tcBorders>
            <w:shd w:val="clear" w:color="auto" w:fill="A9D5E7" w:themeFill="accent1" w:themeFillTint="66"/>
            <w:noWrap/>
            <w:vAlign w:val="bottom"/>
            <w:hideMark/>
            <w:tcPrChange w:id="863" w:author="Sydney Gourlay" w:date="2016-06-17T14:37:00Z">
              <w:tcPr>
                <w:tcW w:w="574" w:type="dxa"/>
                <w:tcBorders>
                  <w:top w:val="nil"/>
                  <w:bottom w:val="single" w:sz="4" w:space="0" w:color="auto"/>
                </w:tcBorders>
                <w:shd w:val="clear" w:color="auto" w:fill="A9D5E7" w:themeFill="accent1" w:themeFillTint="66"/>
                <w:noWrap/>
                <w:vAlign w:val="bottom"/>
                <w:hideMark/>
              </w:tcPr>
            </w:tcPrChange>
          </w:tcPr>
          <w:p w14:paraId="3E30190C" w14:textId="77777777" w:rsidR="00C15B18" w:rsidRPr="003A5ADF" w:rsidRDefault="00C15B18" w:rsidP="004A51D0">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SR</w:t>
            </w:r>
          </w:p>
        </w:tc>
        <w:tc>
          <w:tcPr>
            <w:tcW w:w="756" w:type="dxa"/>
            <w:gridSpan w:val="3"/>
            <w:tcBorders>
              <w:top w:val="nil"/>
              <w:bottom w:val="single" w:sz="4" w:space="0" w:color="auto"/>
            </w:tcBorders>
            <w:shd w:val="clear" w:color="auto" w:fill="A9D5E7" w:themeFill="accent1" w:themeFillTint="66"/>
            <w:vAlign w:val="bottom"/>
            <w:hideMark/>
            <w:tcPrChange w:id="864" w:author="Sydney Gourlay" w:date="2016-06-17T14:37:00Z">
              <w:tcPr>
                <w:tcW w:w="756" w:type="dxa"/>
                <w:gridSpan w:val="3"/>
                <w:tcBorders>
                  <w:top w:val="nil"/>
                  <w:bottom w:val="single" w:sz="4" w:space="0" w:color="auto"/>
                </w:tcBorders>
                <w:shd w:val="clear" w:color="auto" w:fill="A9D5E7" w:themeFill="accent1" w:themeFillTint="66"/>
                <w:vAlign w:val="bottom"/>
                <w:hideMark/>
              </w:tcPr>
            </w:tcPrChange>
          </w:tcPr>
          <w:p w14:paraId="563DA937" w14:textId="77777777" w:rsidR="00C15B18" w:rsidRPr="003A5ADF" w:rsidRDefault="00C15B18" w:rsidP="004A51D0">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GPS</w:t>
            </w:r>
          </w:p>
        </w:tc>
        <w:tc>
          <w:tcPr>
            <w:tcW w:w="1554" w:type="dxa"/>
            <w:tcBorders>
              <w:top w:val="nil"/>
              <w:bottom w:val="single" w:sz="4" w:space="0" w:color="auto"/>
              <w:right w:val="dotted" w:sz="4" w:space="0" w:color="auto"/>
            </w:tcBorders>
            <w:shd w:val="clear" w:color="auto" w:fill="A9D5E7" w:themeFill="accent1" w:themeFillTint="66"/>
            <w:vAlign w:val="bottom"/>
            <w:hideMark/>
            <w:tcPrChange w:id="865" w:author="Sydney Gourlay" w:date="2016-06-17T14:37:00Z">
              <w:tcPr>
                <w:tcW w:w="1525" w:type="dxa"/>
                <w:gridSpan w:val="2"/>
                <w:tcBorders>
                  <w:top w:val="nil"/>
                  <w:bottom w:val="single" w:sz="4" w:space="0" w:color="auto"/>
                  <w:right w:val="dotted" w:sz="4" w:space="0" w:color="auto"/>
                </w:tcBorders>
                <w:shd w:val="clear" w:color="auto" w:fill="A9D5E7" w:themeFill="accent1" w:themeFillTint="66"/>
                <w:vAlign w:val="bottom"/>
                <w:hideMark/>
              </w:tcPr>
            </w:tcPrChange>
          </w:tcPr>
          <w:p w14:paraId="1691843E" w14:textId="548DD800" w:rsidR="00C15B18" w:rsidRDefault="00C15B18" w:rsidP="004A51D0">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Mean </w:t>
            </w:r>
            <w:ins w:id="866" w:author="Abhilasha Vaid" w:date="2016-06-17T13:57:00Z">
              <w:r w:rsidR="00012EEF">
                <w:rPr>
                  <w:rFonts w:ascii="Calibri" w:eastAsia="Times New Roman" w:hAnsi="Calibri" w:cs="Times New Roman"/>
                  <w:b/>
                  <w:color w:val="000000"/>
                  <w:sz w:val="20"/>
                  <w:szCs w:val="20"/>
                </w:rPr>
                <w:t>b</w:t>
              </w:r>
            </w:ins>
            <w:del w:id="867" w:author="Abhilasha Vaid" w:date="2016-06-17T13:57:00Z">
              <w:r w:rsidDel="00012EEF">
                <w:rPr>
                  <w:rFonts w:ascii="Calibri" w:eastAsia="Times New Roman" w:hAnsi="Calibri" w:cs="Times New Roman"/>
                  <w:b/>
                  <w:color w:val="000000"/>
                  <w:sz w:val="20"/>
                  <w:szCs w:val="20"/>
                </w:rPr>
                <w:delText>B</w:delText>
              </w:r>
            </w:del>
            <w:r>
              <w:rPr>
                <w:rFonts w:ascii="Calibri" w:eastAsia="Times New Roman" w:hAnsi="Calibri" w:cs="Times New Roman"/>
                <w:b/>
                <w:color w:val="000000"/>
                <w:sz w:val="20"/>
                <w:szCs w:val="20"/>
              </w:rPr>
              <w:t>ias/</w:t>
            </w:r>
          </w:p>
          <w:p w14:paraId="678AE928" w14:textId="60A44D0B" w:rsidR="00C15B18" w:rsidRPr="003A5ADF" w:rsidRDefault="00012EEF" w:rsidP="004A51D0">
            <w:pPr>
              <w:spacing w:after="0" w:line="240" w:lineRule="auto"/>
              <w:jc w:val="center"/>
              <w:rPr>
                <w:rFonts w:ascii="Calibri" w:eastAsia="Times New Roman" w:hAnsi="Calibri" w:cs="Times New Roman"/>
                <w:b/>
                <w:color w:val="000000"/>
                <w:sz w:val="20"/>
                <w:szCs w:val="20"/>
              </w:rPr>
            </w:pPr>
            <w:ins w:id="868" w:author="Abhilasha Vaid" w:date="2016-06-17T13:57:00Z">
              <w:r>
                <w:rPr>
                  <w:rFonts w:ascii="Calibri" w:eastAsia="Times New Roman" w:hAnsi="Calibri" w:cs="Times New Roman"/>
                  <w:b/>
                  <w:color w:val="000000"/>
                  <w:sz w:val="20"/>
                  <w:szCs w:val="20"/>
                </w:rPr>
                <w:t>m</w:t>
              </w:r>
            </w:ins>
            <w:del w:id="869" w:author="Abhilasha Vaid" w:date="2016-06-17T13:57:00Z">
              <w:r w:rsidR="00C15B18" w:rsidRPr="003A5ADF" w:rsidDel="00012EEF">
                <w:rPr>
                  <w:rFonts w:ascii="Calibri" w:eastAsia="Times New Roman" w:hAnsi="Calibri" w:cs="Times New Roman"/>
                  <w:b/>
                  <w:color w:val="000000"/>
                  <w:sz w:val="20"/>
                  <w:szCs w:val="20"/>
                </w:rPr>
                <w:delText>M</w:delText>
              </w:r>
            </w:del>
            <w:r w:rsidR="00C15B18" w:rsidRPr="003A5ADF">
              <w:rPr>
                <w:rFonts w:ascii="Calibri" w:eastAsia="Times New Roman" w:hAnsi="Calibri" w:cs="Times New Roman"/>
                <w:b/>
                <w:color w:val="000000"/>
                <w:sz w:val="20"/>
                <w:szCs w:val="20"/>
              </w:rPr>
              <w:t>ean GPS</w:t>
            </w:r>
          </w:p>
        </w:tc>
        <w:tc>
          <w:tcPr>
            <w:tcW w:w="1226" w:type="dxa"/>
            <w:gridSpan w:val="2"/>
            <w:tcBorders>
              <w:top w:val="nil"/>
              <w:left w:val="dotted" w:sz="4" w:space="0" w:color="auto"/>
              <w:bottom w:val="single" w:sz="4" w:space="0" w:color="auto"/>
            </w:tcBorders>
            <w:shd w:val="clear" w:color="auto" w:fill="A9D5E7" w:themeFill="accent1" w:themeFillTint="66"/>
            <w:vAlign w:val="bottom"/>
            <w:hideMark/>
            <w:tcPrChange w:id="870" w:author="Sydney Gourlay" w:date="2016-06-17T14:37:00Z">
              <w:tcPr>
                <w:tcW w:w="1255" w:type="dxa"/>
                <w:gridSpan w:val="2"/>
                <w:tcBorders>
                  <w:top w:val="nil"/>
                  <w:left w:val="dotted" w:sz="4" w:space="0" w:color="auto"/>
                  <w:bottom w:val="single" w:sz="4" w:space="0" w:color="auto"/>
                </w:tcBorders>
                <w:shd w:val="clear" w:color="auto" w:fill="A9D5E7" w:themeFill="accent1" w:themeFillTint="66"/>
                <w:vAlign w:val="bottom"/>
                <w:hideMark/>
              </w:tcPr>
            </w:tcPrChange>
          </w:tcPr>
          <w:p w14:paraId="571F8AEE" w14:textId="77777777" w:rsidR="00C15B18" w:rsidRDefault="00C15B18" w:rsidP="004A51D0">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Difference</w:t>
            </w:r>
          </w:p>
          <w:p w14:paraId="7021BFC6" w14:textId="1A2C7F0F" w:rsidR="00C15B18" w:rsidRPr="003A5ADF" w:rsidRDefault="00C15B18" w:rsidP="005B6EA1">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 xml:space="preserve">in </w:t>
            </w:r>
            <w:ins w:id="871" w:author="Abhilasha Vaid" w:date="2016-06-17T13:57:00Z">
              <w:r w:rsidR="00012EEF">
                <w:rPr>
                  <w:rFonts w:ascii="Calibri" w:eastAsia="Times New Roman" w:hAnsi="Calibri" w:cs="Times New Roman"/>
                  <w:b/>
                  <w:color w:val="000000"/>
                  <w:sz w:val="20"/>
                  <w:szCs w:val="20"/>
                </w:rPr>
                <w:t>b</w:t>
              </w:r>
            </w:ins>
            <w:del w:id="872" w:author="Abhilasha Vaid" w:date="2016-06-17T13:57:00Z">
              <w:r w:rsidRPr="003A5ADF" w:rsidDel="00012EEF">
                <w:rPr>
                  <w:rFonts w:ascii="Calibri" w:eastAsia="Times New Roman" w:hAnsi="Calibri" w:cs="Times New Roman"/>
                  <w:b/>
                  <w:color w:val="000000"/>
                  <w:sz w:val="20"/>
                  <w:szCs w:val="20"/>
                </w:rPr>
                <w:delText>B</w:delText>
              </w:r>
            </w:del>
            <w:r w:rsidRPr="003A5ADF">
              <w:rPr>
                <w:rFonts w:ascii="Calibri" w:eastAsia="Times New Roman" w:hAnsi="Calibri" w:cs="Times New Roman"/>
                <w:b/>
                <w:color w:val="000000"/>
                <w:sz w:val="20"/>
                <w:szCs w:val="20"/>
              </w:rPr>
              <w:t>ias</w:t>
            </w:r>
          </w:p>
        </w:tc>
      </w:tr>
      <w:tr w:rsidR="002B0B8C" w:rsidRPr="003A5ADF" w14:paraId="28CED85B" w14:textId="77777777" w:rsidTr="00A170E6">
        <w:trPr>
          <w:gridAfter w:val="1"/>
          <w:wAfter w:w="209" w:type="dxa"/>
          <w:trHeight w:val="313"/>
          <w:jc w:val="center"/>
          <w:trPrChange w:id="873" w:author="Sydney Gourlay" w:date="2016-06-17T14:37:00Z">
            <w:trPr>
              <w:trHeight w:val="313"/>
              <w:jc w:val="center"/>
            </w:trPr>
          </w:trPrChange>
        </w:trPr>
        <w:tc>
          <w:tcPr>
            <w:tcW w:w="1922" w:type="dxa"/>
            <w:gridSpan w:val="2"/>
            <w:tcBorders>
              <w:top w:val="single" w:sz="4" w:space="0" w:color="auto"/>
              <w:left w:val="nil"/>
              <w:bottom w:val="nil"/>
              <w:right w:val="single" w:sz="2" w:space="0" w:color="auto"/>
            </w:tcBorders>
            <w:shd w:val="clear" w:color="auto" w:fill="auto"/>
            <w:noWrap/>
            <w:vAlign w:val="center"/>
            <w:hideMark/>
            <w:tcPrChange w:id="874" w:author="Sydney Gourlay" w:date="2016-06-17T14:37:00Z">
              <w:tcPr>
                <w:tcW w:w="1755" w:type="dxa"/>
                <w:gridSpan w:val="2"/>
                <w:tcBorders>
                  <w:top w:val="single" w:sz="4" w:space="0" w:color="auto"/>
                  <w:left w:val="nil"/>
                  <w:bottom w:val="nil"/>
                  <w:right w:val="single" w:sz="2" w:space="0" w:color="auto"/>
                </w:tcBorders>
                <w:shd w:val="clear" w:color="auto" w:fill="auto"/>
                <w:noWrap/>
                <w:vAlign w:val="center"/>
                <w:hideMark/>
              </w:tcPr>
            </w:tcPrChange>
          </w:tcPr>
          <w:p w14:paraId="41FE9B4E"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    (&lt; 0.05 acres)</w:t>
            </w:r>
          </w:p>
        </w:tc>
        <w:tc>
          <w:tcPr>
            <w:tcW w:w="645" w:type="dxa"/>
            <w:gridSpan w:val="3"/>
            <w:tcBorders>
              <w:top w:val="single" w:sz="4" w:space="0" w:color="auto"/>
              <w:left w:val="single" w:sz="2" w:space="0" w:color="auto"/>
              <w:bottom w:val="nil"/>
            </w:tcBorders>
            <w:shd w:val="clear" w:color="auto" w:fill="auto"/>
            <w:noWrap/>
            <w:vAlign w:val="bottom"/>
            <w:hideMark/>
            <w:tcPrChange w:id="875" w:author="Sydney Gourlay" w:date="2016-06-17T14:37:00Z">
              <w:tcPr>
                <w:tcW w:w="623" w:type="dxa"/>
                <w:gridSpan w:val="2"/>
                <w:tcBorders>
                  <w:top w:val="single" w:sz="4" w:space="0" w:color="auto"/>
                  <w:left w:val="single" w:sz="2" w:space="0" w:color="auto"/>
                  <w:bottom w:val="nil"/>
                </w:tcBorders>
                <w:shd w:val="clear" w:color="auto" w:fill="auto"/>
                <w:noWrap/>
                <w:vAlign w:val="bottom"/>
                <w:hideMark/>
              </w:tcPr>
            </w:tcPrChange>
          </w:tcPr>
          <w:p w14:paraId="5F98E7C9"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74" w:type="dxa"/>
            <w:gridSpan w:val="2"/>
            <w:tcBorders>
              <w:top w:val="single" w:sz="4" w:space="0" w:color="auto"/>
              <w:bottom w:val="nil"/>
            </w:tcBorders>
            <w:shd w:val="clear" w:color="auto" w:fill="auto"/>
            <w:noWrap/>
            <w:vAlign w:val="bottom"/>
            <w:hideMark/>
            <w:tcPrChange w:id="876" w:author="Sydney Gourlay" w:date="2016-06-17T14:37:00Z">
              <w:tcPr>
                <w:tcW w:w="574" w:type="dxa"/>
                <w:gridSpan w:val="2"/>
                <w:tcBorders>
                  <w:top w:val="single" w:sz="4" w:space="0" w:color="auto"/>
                  <w:bottom w:val="nil"/>
                </w:tcBorders>
                <w:shd w:val="clear" w:color="auto" w:fill="auto"/>
                <w:noWrap/>
                <w:vAlign w:val="bottom"/>
                <w:hideMark/>
              </w:tcPr>
            </w:tcPrChange>
          </w:tcPr>
          <w:p w14:paraId="0800EBCE"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96" w:type="dxa"/>
            <w:gridSpan w:val="2"/>
            <w:tcBorders>
              <w:top w:val="single" w:sz="4" w:space="0" w:color="auto"/>
              <w:bottom w:val="nil"/>
            </w:tcBorders>
            <w:shd w:val="clear" w:color="auto" w:fill="auto"/>
            <w:noWrap/>
            <w:vAlign w:val="bottom"/>
            <w:hideMark/>
            <w:tcPrChange w:id="877" w:author="Sydney Gourlay" w:date="2016-06-17T14:37:00Z">
              <w:tcPr>
                <w:tcW w:w="596" w:type="dxa"/>
                <w:gridSpan w:val="2"/>
                <w:tcBorders>
                  <w:top w:val="single" w:sz="4" w:space="0" w:color="auto"/>
                  <w:bottom w:val="nil"/>
                </w:tcBorders>
                <w:shd w:val="clear" w:color="auto" w:fill="auto"/>
                <w:noWrap/>
                <w:vAlign w:val="bottom"/>
                <w:hideMark/>
              </w:tcPr>
            </w:tcPrChange>
          </w:tcPr>
          <w:p w14:paraId="2662F2E3"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1300" w:type="dxa"/>
            <w:tcBorders>
              <w:top w:val="single" w:sz="4" w:space="0" w:color="auto"/>
              <w:bottom w:val="nil"/>
              <w:right w:val="dotted" w:sz="4" w:space="0" w:color="auto"/>
            </w:tcBorders>
            <w:shd w:val="clear" w:color="auto" w:fill="auto"/>
            <w:noWrap/>
            <w:vAlign w:val="bottom"/>
            <w:hideMark/>
            <w:tcPrChange w:id="878" w:author="Sydney Gourlay" w:date="2016-06-17T14:37:00Z">
              <w:tcPr>
                <w:tcW w:w="1300" w:type="dxa"/>
                <w:gridSpan w:val="2"/>
                <w:tcBorders>
                  <w:top w:val="single" w:sz="4" w:space="0" w:color="auto"/>
                  <w:bottom w:val="nil"/>
                  <w:right w:val="dotted" w:sz="4" w:space="0" w:color="auto"/>
                </w:tcBorders>
                <w:shd w:val="clear" w:color="auto" w:fill="auto"/>
                <w:noWrap/>
                <w:vAlign w:val="bottom"/>
                <w:hideMark/>
              </w:tcPr>
            </w:tcPrChange>
          </w:tcPr>
          <w:p w14:paraId="3D0CB905"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697" w:type="dxa"/>
            <w:gridSpan w:val="3"/>
            <w:tcBorders>
              <w:top w:val="nil"/>
              <w:left w:val="dotted" w:sz="4" w:space="0" w:color="auto"/>
              <w:bottom w:val="nil"/>
            </w:tcBorders>
            <w:shd w:val="clear" w:color="auto" w:fill="auto"/>
            <w:noWrap/>
            <w:vAlign w:val="bottom"/>
            <w:hideMark/>
            <w:tcPrChange w:id="879" w:author="Sydney Gourlay" w:date="2016-06-17T14:37:00Z">
              <w:tcPr>
                <w:tcW w:w="625" w:type="dxa"/>
                <w:gridSpan w:val="2"/>
                <w:tcBorders>
                  <w:top w:val="nil"/>
                  <w:left w:val="dotted" w:sz="4" w:space="0" w:color="auto"/>
                  <w:bottom w:val="nil"/>
                </w:tcBorders>
                <w:shd w:val="clear" w:color="auto" w:fill="auto"/>
                <w:noWrap/>
                <w:vAlign w:val="bottom"/>
                <w:hideMark/>
              </w:tcPr>
            </w:tcPrChange>
          </w:tcPr>
          <w:p w14:paraId="2C22C464"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375</w:t>
            </w:r>
          </w:p>
        </w:tc>
        <w:tc>
          <w:tcPr>
            <w:tcW w:w="574" w:type="dxa"/>
            <w:tcBorders>
              <w:top w:val="nil"/>
              <w:bottom w:val="nil"/>
            </w:tcBorders>
            <w:shd w:val="clear" w:color="auto" w:fill="auto"/>
            <w:noWrap/>
            <w:vAlign w:val="bottom"/>
            <w:hideMark/>
            <w:tcPrChange w:id="880" w:author="Sydney Gourlay" w:date="2016-06-17T14:37:00Z">
              <w:tcPr>
                <w:tcW w:w="574" w:type="dxa"/>
                <w:tcBorders>
                  <w:top w:val="nil"/>
                  <w:bottom w:val="nil"/>
                </w:tcBorders>
                <w:shd w:val="clear" w:color="auto" w:fill="auto"/>
                <w:noWrap/>
                <w:vAlign w:val="bottom"/>
                <w:hideMark/>
              </w:tcPr>
            </w:tcPrChange>
          </w:tcPr>
          <w:p w14:paraId="4CD5066C"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0.09</w:t>
            </w:r>
          </w:p>
        </w:tc>
        <w:tc>
          <w:tcPr>
            <w:tcW w:w="756" w:type="dxa"/>
            <w:gridSpan w:val="3"/>
            <w:tcBorders>
              <w:top w:val="nil"/>
              <w:bottom w:val="nil"/>
            </w:tcBorders>
            <w:shd w:val="clear" w:color="auto" w:fill="auto"/>
            <w:noWrap/>
            <w:vAlign w:val="bottom"/>
            <w:hideMark/>
            <w:tcPrChange w:id="881" w:author="Sydney Gourlay" w:date="2016-06-17T14:37:00Z">
              <w:tcPr>
                <w:tcW w:w="756" w:type="dxa"/>
                <w:gridSpan w:val="3"/>
                <w:tcBorders>
                  <w:top w:val="nil"/>
                  <w:bottom w:val="nil"/>
                </w:tcBorders>
                <w:shd w:val="clear" w:color="auto" w:fill="auto"/>
                <w:noWrap/>
                <w:vAlign w:val="bottom"/>
                <w:hideMark/>
              </w:tcPr>
            </w:tcPrChange>
          </w:tcPr>
          <w:p w14:paraId="23642BC3"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0.02</w:t>
            </w:r>
          </w:p>
        </w:tc>
        <w:tc>
          <w:tcPr>
            <w:tcW w:w="1554" w:type="dxa"/>
            <w:tcBorders>
              <w:top w:val="nil"/>
              <w:bottom w:val="nil"/>
              <w:right w:val="dotted" w:sz="4" w:space="0" w:color="auto"/>
            </w:tcBorders>
            <w:shd w:val="clear" w:color="auto" w:fill="auto"/>
            <w:noWrap/>
            <w:vAlign w:val="bottom"/>
            <w:hideMark/>
            <w:tcPrChange w:id="882" w:author="Sydney Gourlay" w:date="2016-06-17T14:37:00Z">
              <w:tcPr>
                <w:tcW w:w="1525" w:type="dxa"/>
                <w:gridSpan w:val="2"/>
                <w:tcBorders>
                  <w:top w:val="nil"/>
                  <w:bottom w:val="nil"/>
                  <w:right w:val="dotted" w:sz="4" w:space="0" w:color="auto"/>
                </w:tcBorders>
                <w:shd w:val="clear" w:color="auto" w:fill="auto"/>
                <w:noWrap/>
                <w:vAlign w:val="bottom"/>
                <w:hideMark/>
              </w:tcPr>
            </w:tcPrChange>
          </w:tcPr>
          <w:p w14:paraId="54EF991A"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276.1%</w:t>
            </w:r>
          </w:p>
        </w:tc>
        <w:tc>
          <w:tcPr>
            <w:tcW w:w="1226" w:type="dxa"/>
            <w:gridSpan w:val="2"/>
            <w:tcBorders>
              <w:top w:val="nil"/>
              <w:left w:val="dotted" w:sz="4" w:space="0" w:color="auto"/>
              <w:bottom w:val="nil"/>
            </w:tcBorders>
            <w:shd w:val="clear" w:color="auto" w:fill="auto"/>
            <w:noWrap/>
            <w:vAlign w:val="bottom"/>
            <w:hideMark/>
            <w:tcPrChange w:id="883" w:author="Sydney Gourlay" w:date="2016-06-17T14:37:00Z">
              <w:tcPr>
                <w:tcW w:w="1255" w:type="dxa"/>
                <w:gridSpan w:val="2"/>
                <w:tcBorders>
                  <w:top w:val="nil"/>
                  <w:left w:val="dotted" w:sz="4" w:space="0" w:color="auto"/>
                  <w:bottom w:val="nil"/>
                </w:tcBorders>
                <w:shd w:val="clear" w:color="auto" w:fill="auto"/>
                <w:noWrap/>
                <w:vAlign w:val="bottom"/>
                <w:hideMark/>
              </w:tcPr>
            </w:tcPrChange>
          </w:tcPr>
          <w:p w14:paraId="06D15C4E"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r>
      <w:tr w:rsidR="002B0B8C" w:rsidRPr="003A5ADF" w14:paraId="0B1902A9" w14:textId="77777777" w:rsidTr="00A170E6">
        <w:trPr>
          <w:gridAfter w:val="1"/>
          <w:wAfter w:w="209" w:type="dxa"/>
          <w:trHeight w:val="313"/>
          <w:jc w:val="center"/>
          <w:trPrChange w:id="884" w:author="Sydney Gourlay" w:date="2016-06-17T14:37:00Z">
            <w:trPr>
              <w:trHeight w:val="313"/>
              <w:jc w:val="center"/>
            </w:trPr>
          </w:trPrChange>
        </w:trPr>
        <w:tc>
          <w:tcPr>
            <w:tcW w:w="1922" w:type="dxa"/>
            <w:gridSpan w:val="2"/>
            <w:tcBorders>
              <w:top w:val="nil"/>
              <w:left w:val="nil"/>
              <w:bottom w:val="nil"/>
              <w:right w:val="single" w:sz="2" w:space="0" w:color="auto"/>
            </w:tcBorders>
            <w:shd w:val="clear" w:color="auto" w:fill="auto"/>
            <w:noWrap/>
            <w:vAlign w:val="center"/>
            <w:hideMark/>
            <w:tcPrChange w:id="885" w:author="Sydney Gourlay" w:date="2016-06-17T14:37:00Z">
              <w:tcPr>
                <w:tcW w:w="1755" w:type="dxa"/>
                <w:gridSpan w:val="2"/>
                <w:tcBorders>
                  <w:top w:val="nil"/>
                  <w:left w:val="nil"/>
                  <w:bottom w:val="nil"/>
                  <w:right w:val="single" w:sz="2" w:space="0" w:color="auto"/>
                </w:tcBorders>
                <w:shd w:val="clear" w:color="auto" w:fill="auto"/>
                <w:noWrap/>
                <w:vAlign w:val="center"/>
                <w:hideMark/>
              </w:tcPr>
            </w:tcPrChange>
          </w:tcPr>
          <w:p w14:paraId="224EE17E"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2    (&lt; 0.15 acres)</w:t>
            </w:r>
          </w:p>
        </w:tc>
        <w:tc>
          <w:tcPr>
            <w:tcW w:w="645" w:type="dxa"/>
            <w:gridSpan w:val="3"/>
            <w:tcBorders>
              <w:top w:val="nil"/>
              <w:left w:val="single" w:sz="2" w:space="0" w:color="auto"/>
              <w:bottom w:val="nil"/>
            </w:tcBorders>
            <w:shd w:val="clear" w:color="auto" w:fill="auto"/>
            <w:noWrap/>
            <w:vAlign w:val="bottom"/>
            <w:hideMark/>
            <w:tcPrChange w:id="886" w:author="Sydney Gourlay" w:date="2016-06-17T14:37:00Z">
              <w:tcPr>
                <w:tcW w:w="623" w:type="dxa"/>
                <w:gridSpan w:val="2"/>
                <w:tcBorders>
                  <w:top w:val="nil"/>
                  <w:left w:val="single" w:sz="2" w:space="0" w:color="auto"/>
                  <w:bottom w:val="nil"/>
                </w:tcBorders>
                <w:shd w:val="clear" w:color="auto" w:fill="auto"/>
                <w:noWrap/>
                <w:vAlign w:val="bottom"/>
                <w:hideMark/>
              </w:tcPr>
            </w:tcPrChange>
          </w:tcPr>
          <w:p w14:paraId="472D6EB9"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31</w:t>
            </w:r>
          </w:p>
        </w:tc>
        <w:tc>
          <w:tcPr>
            <w:tcW w:w="574" w:type="dxa"/>
            <w:gridSpan w:val="2"/>
            <w:tcBorders>
              <w:top w:val="nil"/>
              <w:bottom w:val="nil"/>
            </w:tcBorders>
            <w:shd w:val="clear" w:color="auto" w:fill="auto"/>
            <w:noWrap/>
            <w:vAlign w:val="bottom"/>
            <w:hideMark/>
            <w:tcPrChange w:id="887" w:author="Sydney Gourlay" w:date="2016-06-17T14:37:00Z">
              <w:tcPr>
                <w:tcW w:w="574" w:type="dxa"/>
                <w:gridSpan w:val="2"/>
                <w:tcBorders>
                  <w:top w:val="nil"/>
                  <w:bottom w:val="nil"/>
                </w:tcBorders>
                <w:shd w:val="clear" w:color="auto" w:fill="auto"/>
                <w:noWrap/>
                <w:vAlign w:val="bottom"/>
                <w:hideMark/>
              </w:tcPr>
            </w:tcPrChange>
          </w:tcPr>
          <w:p w14:paraId="34FD81C7"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0.67</w:t>
            </w:r>
          </w:p>
        </w:tc>
        <w:tc>
          <w:tcPr>
            <w:tcW w:w="596" w:type="dxa"/>
            <w:gridSpan w:val="2"/>
            <w:tcBorders>
              <w:top w:val="nil"/>
              <w:bottom w:val="nil"/>
            </w:tcBorders>
            <w:shd w:val="clear" w:color="auto" w:fill="auto"/>
            <w:noWrap/>
            <w:vAlign w:val="bottom"/>
            <w:hideMark/>
            <w:tcPrChange w:id="888" w:author="Sydney Gourlay" w:date="2016-06-17T14:37:00Z">
              <w:tcPr>
                <w:tcW w:w="596" w:type="dxa"/>
                <w:gridSpan w:val="2"/>
                <w:tcBorders>
                  <w:top w:val="nil"/>
                  <w:bottom w:val="nil"/>
                </w:tcBorders>
                <w:shd w:val="clear" w:color="auto" w:fill="auto"/>
                <w:noWrap/>
                <w:vAlign w:val="bottom"/>
                <w:hideMark/>
              </w:tcPr>
            </w:tcPrChange>
          </w:tcPr>
          <w:p w14:paraId="7C688F93"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0.09</w:t>
            </w:r>
          </w:p>
        </w:tc>
        <w:tc>
          <w:tcPr>
            <w:tcW w:w="1300" w:type="dxa"/>
            <w:tcBorders>
              <w:top w:val="nil"/>
              <w:bottom w:val="nil"/>
              <w:right w:val="dotted" w:sz="4" w:space="0" w:color="auto"/>
            </w:tcBorders>
            <w:shd w:val="clear" w:color="auto" w:fill="auto"/>
            <w:noWrap/>
            <w:vAlign w:val="bottom"/>
            <w:hideMark/>
            <w:tcPrChange w:id="889" w:author="Sydney Gourlay" w:date="2016-06-17T14:37:00Z">
              <w:tcPr>
                <w:tcW w:w="1300" w:type="dxa"/>
                <w:gridSpan w:val="2"/>
                <w:tcBorders>
                  <w:top w:val="nil"/>
                  <w:bottom w:val="nil"/>
                  <w:right w:val="dotted" w:sz="4" w:space="0" w:color="auto"/>
                </w:tcBorders>
                <w:shd w:val="clear" w:color="auto" w:fill="auto"/>
                <w:noWrap/>
                <w:vAlign w:val="bottom"/>
                <w:hideMark/>
              </w:tcPr>
            </w:tcPrChange>
          </w:tcPr>
          <w:p w14:paraId="5258E3E7"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643.6%</w:t>
            </w:r>
          </w:p>
        </w:tc>
        <w:tc>
          <w:tcPr>
            <w:tcW w:w="697" w:type="dxa"/>
            <w:gridSpan w:val="3"/>
            <w:tcBorders>
              <w:top w:val="nil"/>
              <w:left w:val="dotted" w:sz="4" w:space="0" w:color="auto"/>
              <w:bottom w:val="nil"/>
            </w:tcBorders>
            <w:shd w:val="clear" w:color="auto" w:fill="auto"/>
            <w:noWrap/>
            <w:vAlign w:val="bottom"/>
            <w:hideMark/>
            <w:tcPrChange w:id="890" w:author="Sydney Gourlay" w:date="2016-06-17T14:37:00Z">
              <w:tcPr>
                <w:tcW w:w="625" w:type="dxa"/>
                <w:gridSpan w:val="2"/>
                <w:tcBorders>
                  <w:top w:val="nil"/>
                  <w:left w:val="dotted" w:sz="4" w:space="0" w:color="auto"/>
                  <w:bottom w:val="nil"/>
                </w:tcBorders>
                <w:shd w:val="clear" w:color="auto" w:fill="auto"/>
                <w:noWrap/>
                <w:vAlign w:val="bottom"/>
                <w:hideMark/>
              </w:tcPr>
            </w:tcPrChange>
          </w:tcPr>
          <w:p w14:paraId="372BE52B"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356</w:t>
            </w:r>
          </w:p>
        </w:tc>
        <w:tc>
          <w:tcPr>
            <w:tcW w:w="574" w:type="dxa"/>
            <w:tcBorders>
              <w:top w:val="nil"/>
              <w:bottom w:val="nil"/>
            </w:tcBorders>
            <w:shd w:val="clear" w:color="auto" w:fill="auto"/>
            <w:noWrap/>
            <w:vAlign w:val="bottom"/>
            <w:hideMark/>
            <w:tcPrChange w:id="891" w:author="Sydney Gourlay" w:date="2016-06-17T14:37:00Z">
              <w:tcPr>
                <w:tcW w:w="574" w:type="dxa"/>
                <w:tcBorders>
                  <w:top w:val="nil"/>
                  <w:bottom w:val="nil"/>
                </w:tcBorders>
                <w:shd w:val="clear" w:color="auto" w:fill="auto"/>
                <w:noWrap/>
                <w:vAlign w:val="bottom"/>
                <w:hideMark/>
              </w:tcPr>
            </w:tcPrChange>
          </w:tcPr>
          <w:p w14:paraId="2A036AB4"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0.24</w:t>
            </w:r>
          </w:p>
        </w:tc>
        <w:tc>
          <w:tcPr>
            <w:tcW w:w="756" w:type="dxa"/>
            <w:gridSpan w:val="3"/>
            <w:tcBorders>
              <w:top w:val="nil"/>
              <w:bottom w:val="nil"/>
            </w:tcBorders>
            <w:shd w:val="clear" w:color="auto" w:fill="auto"/>
            <w:noWrap/>
            <w:vAlign w:val="bottom"/>
            <w:hideMark/>
            <w:tcPrChange w:id="892" w:author="Sydney Gourlay" w:date="2016-06-17T14:37:00Z">
              <w:tcPr>
                <w:tcW w:w="756" w:type="dxa"/>
                <w:gridSpan w:val="3"/>
                <w:tcBorders>
                  <w:top w:val="nil"/>
                  <w:bottom w:val="nil"/>
                </w:tcBorders>
                <w:shd w:val="clear" w:color="auto" w:fill="auto"/>
                <w:noWrap/>
                <w:vAlign w:val="bottom"/>
                <w:hideMark/>
              </w:tcPr>
            </w:tcPrChange>
          </w:tcPr>
          <w:p w14:paraId="60214B30"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0.10</w:t>
            </w:r>
          </w:p>
        </w:tc>
        <w:tc>
          <w:tcPr>
            <w:tcW w:w="1554" w:type="dxa"/>
            <w:tcBorders>
              <w:top w:val="nil"/>
              <w:bottom w:val="nil"/>
              <w:right w:val="dotted" w:sz="4" w:space="0" w:color="auto"/>
            </w:tcBorders>
            <w:shd w:val="clear" w:color="auto" w:fill="auto"/>
            <w:noWrap/>
            <w:vAlign w:val="bottom"/>
            <w:hideMark/>
            <w:tcPrChange w:id="893" w:author="Sydney Gourlay" w:date="2016-06-17T14:37:00Z">
              <w:tcPr>
                <w:tcW w:w="1525" w:type="dxa"/>
                <w:gridSpan w:val="2"/>
                <w:tcBorders>
                  <w:top w:val="nil"/>
                  <w:bottom w:val="nil"/>
                  <w:right w:val="dotted" w:sz="4" w:space="0" w:color="auto"/>
                </w:tcBorders>
                <w:shd w:val="clear" w:color="auto" w:fill="auto"/>
                <w:noWrap/>
                <w:vAlign w:val="bottom"/>
                <w:hideMark/>
              </w:tcPr>
            </w:tcPrChange>
          </w:tcPr>
          <w:p w14:paraId="784E5B6F"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150.0%</w:t>
            </w:r>
          </w:p>
        </w:tc>
        <w:tc>
          <w:tcPr>
            <w:tcW w:w="1226" w:type="dxa"/>
            <w:gridSpan w:val="2"/>
            <w:tcBorders>
              <w:top w:val="nil"/>
              <w:left w:val="dotted" w:sz="4" w:space="0" w:color="auto"/>
              <w:bottom w:val="nil"/>
            </w:tcBorders>
            <w:shd w:val="clear" w:color="auto" w:fill="auto"/>
            <w:noWrap/>
            <w:vAlign w:val="bottom"/>
            <w:hideMark/>
            <w:tcPrChange w:id="894" w:author="Sydney Gourlay" w:date="2016-06-17T14:37:00Z">
              <w:tcPr>
                <w:tcW w:w="1255" w:type="dxa"/>
                <w:gridSpan w:val="2"/>
                <w:tcBorders>
                  <w:top w:val="nil"/>
                  <w:left w:val="dotted" w:sz="4" w:space="0" w:color="auto"/>
                  <w:bottom w:val="nil"/>
                </w:tcBorders>
                <w:shd w:val="clear" w:color="auto" w:fill="auto"/>
                <w:noWrap/>
                <w:vAlign w:val="bottom"/>
                <w:hideMark/>
              </w:tcPr>
            </w:tcPrChange>
          </w:tcPr>
          <w:p w14:paraId="711699D9"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r>
      <w:tr w:rsidR="002B0B8C" w:rsidRPr="003A5ADF" w14:paraId="0ED5EFAC" w14:textId="77777777" w:rsidTr="00A170E6">
        <w:trPr>
          <w:gridAfter w:val="1"/>
          <w:wAfter w:w="209" w:type="dxa"/>
          <w:trHeight w:val="313"/>
          <w:jc w:val="center"/>
          <w:trPrChange w:id="895" w:author="Sydney Gourlay" w:date="2016-06-17T14:37:00Z">
            <w:trPr>
              <w:trHeight w:val="313"/>
              <w:jc w:val="center"/>
            </w:trPr>
          </w:trPrChange>
        </w:trPr>
        <w:tc>
          <w:tcPr>
            <w:tcW w:w="1922" w:type="dxa"/>
            <w:gridSpan w:val="2"/>
            <w:tcBorders>
              <w:top w:val="nil"/>
              <w:left w:val="nil"/>
              <w:bottom w:val="nil"/>
              <w:right w:val="single" w:sz="2" w:space="0" w:color="auto"/>
            </w:tcBorders>
            <w:shd w:val="clear" w:color="auto" w:fill="auto"/>
            <w:noWrap/>
            <w:vAlign w:val="center"/>
            <w:hideMark/>
            <w:tcPrChange w:id="896" w:author="Sydney Gourlay" w:date="2016-06-17T14:37:00Z">
              <w:tcPr>
                <w:tcW w:w="1755" w:type="dxa"/>
                <w:gridSpan w:val="2"/>
                <w:tcBorders>
                  <w:top w:val="nil"/>
                  <w:left w:val="nil"/>
                  <w:bottom w:val="nil"/>
                  <w:right w:val="single" w:sz="2" w:space="0" w:color="auto"/>
                </w:tcBorders>
                <w:shd w:val="clear" w:color="auto" w:fill="auto"/>
                <w:noWrap/>
                <w:vAlign w:val="center"/>
                <w:hideMark/>
              </w:tcPr>
            </w:tcPrChange>
          </w:tcPr>
          <w:p w14:paraId="5987C55D"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    (&lt; 0.35 acres)</w:t>
            </w:r>
          </w:p>
        </w:tc>
        <w:tc>
          <w:tcPr>
            <w:tcW w:w="645" w:type="dxa"/>
            <w:gridSpan w:val="3"/>
            <w:tcBorders>
              <w:top w:val="nil"/>
              <w:left w:val="single" w:sz="2" w:space="0" w:color="auto"/>
              <w:bottom w:val="nil"/>
            </w:tcBorders>
            <w:shd w:val="clear" w:color="auto" w:fill="auto"/>
            <w:noWrap/>
            <w:vAlign w:val="bottom"/>
            <w:hideMark/>
            <w:tcPrChange w:id="897" w:author="Sydney Gourlay" w:date="2016-06-17T14:37:00Z">
              <w:tcPr>
                <w:tcW w:w="623" w:type="dxa"/>
                <w:gridSpan w:val="2"/>
                <w:tcBorders>
                  <w:top w:val="nil"/>
                  <w:left w:val="single" w:sz="2" w:space="0" w:color="auto"/>
                  <w:bottom w:val="nil"/>
                </w:tcBorders>
                <w:shd w:val="clear" w:color="auto" w:fill="auto"/>
                <w:noWrap/>
                <w:vAlign w:val="bottom"/>
                <w:hideMark/>
              </w:tcPr>
            </w:tcPrChange>
          </w:tcPr>
          <w:p w14:paraId="48AB74EC"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24</w:t>
            </w:r>
          </w:p>
        </w:tc>
        <w:tc>
          <w:tcPr>
            <w:tcW w:w="574" w:type="dxa"/>
            <w:gridSpan w:val="2"/>
            <w:tcBorders>
              <w:top w:val="nil"/>
              <w:bottom w:val="nil"/>
            </w:tcBorders>
            <w:shd w:val="clear" w:color="auto" w:fill="auto"/>
            <w:noWrap/>
            <w:vAlign w:val="bottom"/>
            <w:hideMark/>
            <w:tcPrChange w:id="898" w:author="Sydney Gourlay" w:date="2016-06-17T14:37:00Z">
              <w:tcPr>
                <w:tcW w:w="574" w:type="dxa"/>
                <w:gridSpan w:val="2"/>
                <w:tcBorders>
                  <w:top w:val="nil"/>
                  <w:bottom w:val="nil"/>
                </w:tcBorders>
                <w:shd w:val="clear" w:color="auto" w:fill="auto"/>
                <w:noWrap/>
                <w:vAlign w:val="bottom"/>
                <w:hideMark/>
              </w:tcPr>
            </w:tcPrChange>
          </w:tcPr>
          <w:p w14:paraId="74B17067"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1.02</w:t>
            </w:r>
          </w:p>
        </w:tc>
        <w:tc>
          <w:tcPr>
            <w:tcW w:w="596" w:type="dxa"/>
            <w:gridSpan w:val="2"/>
            <w:tcBorders>
              <w:top w:val="nil"/>
              <w:bottom w:val="nil"/>
            </w:tcBorders>
            <w:shd w:val="clear" w:color="auto" w:fill="auto"/>
            <w:noWrap/>
            <w:vAlign w:val="bottom"/>
            <w:hideMark/>
            <w:tcPrChange w:id="899" w:author="Sydney Gourlay" w:date="2016-06-17T14:37:00Z">
              <w:tcPr>
                <w:tcW w:w="596" w:type="dxa"/>
                <w:gridSpan w:val="2"/>
                <w:tcBorders>
                  <w:top w:val="nil"/>
                  <w:bottom w:val="nil"/>
                </w:tcBorders>
                <w:shd w:val="clear" w:color="auto" w:fill="auto"/>
                <w:noWrap/>
                <w:vAlign w:val="bottom"/>
                <w:hideMark/>
              </w:tcPr>
            </w:tcPrChange>
          </w:tcPr>
          <w:p w14:paraId="5632041F"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0.25</w:t>
            </w:r>
          </w:p>
        </w:tc>
        <w:tc>
          <w:tcPr>
            <w:tcW w:w="1300" w:type="dxa"/>
            <w:tcBorders>
              <w:top w:val="nil"/>
              <w:bottom w:val="nil"/>
              <w:right w:val="dotted" w:sz="4" w:space="0" w:color="auto"/>
            </w:tcBorders>
            <w:shd w:val="clear" w:color="auto" w:fill="auto"/>
            <w:noWrap/>
            <w:vAlign w:val="bottom"/>
            <w:hideMark/>
            <w:tcPrChange w:id="900" w:author="Sydney Gourlay" w:date="2016-06-17T14:37:00Z">
              <w:tcPr>
                <w:tcW w:w="1300" w:type="dxa"/>
                <w:gridSpan w:val="2"/>
                <w:tcBorders>
                  <w:top w:val="nil"/>
                  <w:bottom w:val="nil"/>
                  <w:right w:val="dotted" w:sz="4" w:space="0" w:color="auto"/>
                </w:tcBorders>
                <w:shd w:val="clear" w:color="auto" w:fill="auto"/>
                <w:noWrap/>
                <w:vAlign w:val="bottom"/>
                <w:hideMark/>
              </w:tcPr>
            </w:tcPrChange>
          </w:tcPr>
          <w:p w14:paraId="57D4F7E5"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302.4%</w:t>
            </w:r>
          </w:p>
        </w:tc>
        <w:tc>
          <w:tcPr>
            <w:tcW w:w="697" w:type="dxa"/>
            <w:gridSpan w:val="3"/>
            <w:tcBorders>
              <w:top w:val="nil"/>
              <w:left w:val="dotted" w:sz="4" w:space="0" w:color="auto"/>
              <w:bottom w:val="nil"/>
            </w:tcBorders>
            <w:shd w:val="clear" w:color="auto" w:fill="auto"/>
            <w:noWrap/>
            <w:vAlign w:val="bottom"/>
            <w:hideMark/>
            <w:tcPrChange w:id="901" w:author="Sydney Gourlay" w:date="2016-06-17T14:37:00Z">
              <w:tcPr>
                <w:tcW w:w="625" w:type="dxa"/>
                <w:gridSpan w:val="2"/>
                <w:tcBorders>
                  <w:top w:val="nil"/>
                  <w:left w:val="dotted" w:sz="4" w:space="0" w:color="auto"/>
                  <w:bottom w:val="nil"/>
                </w:tcBorders>
                <w:shd w:val="clear" w:color="auto" w:fill="auto"/>
                <w:noWrap/>
                <w:vAlign w:val="bottom"/>
                <w:hideMark/>
              </w:tcPr>
            </w:tcPrChange>
          </w:tcPr>
          <w:p w14:paraId="2036F5D8"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349</w:t>
            </w:r>
          </w:p>
        </w:tc>
        <w:tc>
          <w:tcPr>
            <w:tcW w:w="574" w:type="dxa"/>
            <w:tcBorders>
              <w:top w:val="nil"/>
              <w:bottom w:val="nil"/>
            </w:tcBorders>
            <w:shd w:val="clear" w:color="auto" w:fill="auto"/>
            <w:noWrap/>
            <w:vAlign w:val="bottom"/>
            <w:hideMark/>
            <w:tcPrChange w:id="902" w:author="Sydney Gourlay" w:date="2016-06-17T14:37:00Z">
              <w:tcPr>
                <w:tcW w:w="574" w:type="dxa"/>
                <w:tcBorders>
                  <w:top w:val="nil"/>
                  <w:bottom w:val="nil"/>
                </w:tcBorders>
                <w:shd w:val="clear" w:color="auto" w:fill="auto"/>
                <w:noWrap/>
                <w:vAlign w:val="bottom"/>
                <w:hideMark/>
              </w:tcPr>
            </w:tcPrChange>
          </w:tcPr>
          <w:p w14:paraId="7782174A"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0.36</w:t>
            </w:r>
          </w:p>
        </w:tc>
        <w:tc>
          <w:tcPr>
            <w:tcW w:w="756" w:type="dxa"/>
            <w:gridSpan w:val="3"/>
            <w:tcBorders>
              <w:top w:val="nil"/>
              <w:bottom w:val="nil"/>
            </w:tcBorders>
            <w:shd w:val="clear" w:color="auto" w:fill="auto"/>
            <w:noWrap/>
            <w:vAlign w:val="bottom"/>
            <w:hideMark/>
            <w:tcPrChange w:id="903" w:author="Sydney Gourlay" w:date="2016-06-17T14:37:00Z">
              <w:tcPr>
                <w:tcW w:w="756" w:type="dxa"/>
                <w:gridSpan w:val="3"/>
                <w:tcBorders>
                  <w:top w:val="nil"/>
                  <w:bottom w:val="nil"/>
                </w:tcBorders>
                <w:shd w:val="clear" w:color="auto" w:fill="auto"/>
                <w:noWrap/>
                <w:vAlign w:val="bottom"/>
                <w:hideMark/>
              </w:tcPr>
            </w:tcPrChange>
          </w:tcPr>
          <w:p w14:paraId="54C45816"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0.23</w:t>
            </w:r>
          </w:p>
        </w:tc>
        <w:tc>
          <w:tcPr>
            <w:tcW w:w="1554" w:type="dxa"/>
            <w:tcBorders>
              <w:top w:val="nil"/>
              <w:bottom w:val="nil"/>
              <w:right w:val="dotted" w:sz="4" w:space="0" w:color="auto"/>
            </w:tcBorders>
            <w:shd w:val="clear" w:color="auto" w:fill="auto"/>
            <w:noWrap/>
            <w:vAlign w:val="bottom"/>
            <w:hideMark/>
            <w:tcPrChange w:id="904" w:author="Sydney Gourlay" w:date="2016-06-17T14:37:00Z">
              <w:tcPr>
                <w:tcW w:w="1525" w:type="dxa"/>
                <w:gridSpan w:val="2"/>
                <w:tcBorders>
                  <w:top w:val="nil"/>
                  <w:bottom w:val="nil"/>
                  <w:right w:val="dotted" w:sz="4" w:space="0" w:color="auto"/>
                </w:tcBorders>
                <w:shd w:val="clear" w:color="auto" w:fill="auto"/>
                <w:noWrap/>
                <w:vAlign w:val="bottom"/>
                <w:hideMark/>
              </w:tcPr>
            </w:tcPrChange>
          </w:tcPr>
          <w:p w14:paraId="0B74148B"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53.6%</w:t>
            </w:r>
          </w:p>
        </w:tc>
        <w:tc>
          <w:tcPr>
            <w:tcW w:w="1226" w:type="dxa"/>
            <w:gridSpan w:val="2"/>
            <w:tcBorders>
              <w:top w:val="nil"/>
              <w:left w:val="dotted" w:sz="4" w:space="0" w:color="auto"/>
              <w:bottom w:val="nil"/>
            </w:tcBorders>
            <w:shd w:val="clear" w:color="auto" w:fill="auto"/>
            <w:noWrap/>
            <w:vAlign w:val="bottom"/>
            <w:hideMark/>
            <w:tcPrChange w:id="905" w:author="Sydney Gourlay" w:date="2016-06-17T14:37:00Z">
              <w:tcPr>
                <w:tcW w:w="1255" w:type="dxa"/>
                <w:gridSpan w:val="2"/>
                <w:tcBorders>
                  <w:top w:val="nil"/>
                  <w:left w:val="dotted" w:sz="4" w:space="0" w:color="auto"/>
                  <w:bottom w:val="nil"/>
                </w:tcBorders>
                <w:shd w:val="clear" w:color="auto" w:fill="auto"/>
                <w:noWrap/>
                <w:vAlign w:val="bottom"/>
                <w:hideMark/>
              </w:tcPr>
            </w:tcPrChange>
          </w:tcPr>
          <w:p w14:paraId="7F44D615"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r>
      <w:tr w:rsidR="002B0B8C" w:rsidRPr="003A5ADF" w14:paraId="5C46C994" w14:textId="77777777" w:rsidTr="00A170E6">
        <w:trPr>
          <w:gridAfter w:val="1"/>
          <w:wAfter w:w="209" w:type="dxa"/>
          <w:trHeight w:val="313"/>
          <w:jc w:val="center"/>
          <w:trPrChange w:id="906" w:author="Sydney Gourlay" w:date="2016-06-17T14:37:00Z">
            <w:trPr>
              <w:trHeight w:val="313"/>
              <w:jc w:val="center"/>
            </w:trPr>
          </w:trPrChange>
        </w:trPr>
        <w:tc>
          <w:tcPr>
            <w:tcW w:w="1922" w:type="dxa"/>
            <w:gridSpan w:val="2"/>
            <w:tcBorders>
              <w:top w:val="nil"/>
              <w:left w:val="nil"/>
              <w:bottom w:val="nil"/>
              <w:right w:val="single" w:sz="2" w:space="0" w:color="auto"/>
            </w:tcBorders>
            <w:shd w:val="clear" w:color="auto" w:fill="auto"/>
            <w:noWrap/>
            <w:vAlign w:val="center"/>
            <w:hideMark/>
            <w:tcPrChange w:id="907" w:author="Sydney Gourlay" w:date="2016-06-17T14:37:00Z">
              <w:tcPr>
                <w:tcW w:w="1755" w:type="dxa"/>
                <w:gridSpan w:val="2"/>
                <w:tcBorders>
                  <w:top w:val="nil"/>
                  <w:left w:val="nil"/>
                  <w:bottom w:val="nil"/>
                  <w:right w:val="single" w:sz="2" w:space="0" w:color="auto"/>
                </w:tcBorders>
                <w:shd w:val="clear" w:color="auto" w:fill="auto"/>
                <w:noWrap/>
                <w:vAlign w:val="center"/>
                <w:hideMark/>
              </w:tcPr>
            </w:tcPrChange>
          </w:tcPr>
          <w:p w14:paraId="40585FB1"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4    (&lt; 0.75 acres)</w:t>
            </w:r>
          </w:p>
        </w:tc>
        <w:tc>
          <w:tcPr>
            <w:tcW w:w="645" w:type="dxa"/>
            <w:gridSpan w:val="3"/>
            <w:tcBorders>
              <w:top w:val="nil"/>
              <w:left w:val="single" w:sz="2" w:space="0" w:color="auto"/>
              <w:bottom w:val="nil"/>
            </w:tcBorders>
            <w:shd w:val="clear" w:color="auto" w:fill="auto"/>
            <w:noWrap/>
            <w:vAlign w:val="bottom"/>
            <w:hideMark/>
            <w:tcPrChange w:id="908" w:author="Sydney Gourlay" w:date="2016-06-17T14:37:00Z">
              <w:tcPr>
                <w:tcW w:w="623" w:type="dxa"/>
                <w:gridSpan w:val="2"/>
                <w:tcBorders>
                  <w:top w:val="nil"/>
                  <w:left w:val="single" w:sz="2" w:space="0" w:color="auto"/>
                  <w:bottom w:val="nil"/>
                </w:tcBorders>
                <w:shd w:val="clear" w:color="auto" w:fill="auto"/>
                <w:noWrap/>
                <w:vAlign w:val="bottom"/>
                <w:hideMark/>
              </w:tcPr>
            </w:tcPrChange>
          </w:tcPr>
          <w:p w14:paraId="195BEAB6"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20</w:t>
            </w:r>
          </w:p>
        </w:tc>
        <w:tc>
          <w:tcPr>
            <w:tcW w:w="574" w:type="dxa"/>
            <w:gridSpan w:val="2"/>
            <w:tcBorders>
              <w:top w:val="nil"/>
              <w:bottom w:val="nil"/>
            </w:tcBorders>
            <w:shd w:val="clear" w:color="auto" w:fill="auto"/>
            <w:noWrap/>
            <w:vAlign w:val="bottom"/>
            <w:hideMark/>
            <w:tcPrChange w:id="909" w:author="Sydney Gourlay" w:date="2016-06-17T14:37:00Z">
              <w:tcPr>
                <w:tcW w:w="574" w:type="dxa"/>
                <w:gridSpan w:val="2"/>
                <w:tcBorders>
                  <w:top w:val="nil"/>
                  <w:bottom w:val="nil"/>
                </w:tcBorders>
                <w:shd w:val="clear" w:color="auto" w:fill="auto"/>
                <w:noWrap/>
                <w:vAlign w:val="bottom"/>
                <w:hideMark/>
              </w:tcPr>
            </w:tcPrChange>
          </w:tcPr>
          <w:p w14:paraId="764800AF"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1.32</w:t>
            </w:r>
          </w:p>
        </w:tc>
        <w:tc>
          <w:tcPr>
            <w:tcW w:w="596" w:type="dxa"/>
            <w:gridSpan w:val="2"/>
            <w:tcBorders>
              <w:top w:val="nil"/>
              <w:bottom w:val="nil"/>
            </w:tcBorders>
            <w:shd w:val="clear" w:color="auto" w:fill="auto"/>
            <w:noWrap/>
            <w:vAlign w:val="bottom"/>
            <w:hideMark/>
            <w:tcPrChange w:id="910" w:author="Sydney Gourlay" w:date="2016-06-17T14:37:00Z">
              <w:tcPr>
                <w:tcW w:w="596" w:type="dxa"/>
                <w:gridSpan w:val="2"/>
                <w:tcBorders>
                  <w:top w:val="nil"/>
                  <w:bottom w:val="nil"/>
                </w:tcBorders>
                <w:shd w:val="clear" w:color="auto" w:fill="auto"/>
                <w:noWrap/>
                <w:vAlign w:val="bottom"/>
                <w:hideMark/>
              </w:tcPr>
            </w:tcPrChange>
          </w:tcPr>
          <w:p w14:paraId="434F3F19"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0.52</w:t>
            </w:r>
          </w:p>
        </w:tc>
        <w:tc>
          <w:tcPr>
            <w:tcW w:w="1300" w:type="dxa"/>
            <w:tcBorders>
              <w:top w:val="nil"/>
              <w:bottom w:val="nil"/>
              <w:right w:val="dotted" w:sz="4" w:space="0" w:color="auto"/>
            </w:tcBorders>
            <w:shd w:val="clear" w:color="auto" w:fill="auto"/>
            <w:noWrap/>
            <w:vAlign w:val="bottom"/>
            <w:hideMark/>
            <w:tcPrChange w:id="911" w:author="Sydney Gourlay" w:date="2016-06-17T14:37:00Z">
              <w:tcPr>
                <w:tcW w:w="1300" w:type="dxa"/>
                <w:gridSpan w:val="2"/>
                <w:tcBorders>
                  <w:top w:val="nil"/>
                  <w:bottom w:val="nil"/>
                  <w:right w:val="dotted" w:sz="4" w:space="0" w:color="auto"/>
                </w:tcBorders>
                <w:shd w:val="clear" w:color="auto" w:fill="auto"/>
                <w:noWrap/>
                <w:vAlign w:val="bottom"/>
                <w:hideMark/>
              </w:tcPr>
            </w:tcPrChange>
          </w:tcPr>
          <w:p w14:paraId="52346FEF"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152.4%</w:t>
            </w:r>
          </w:p>
        </w:tc>
        <w:tc>
          <w:tcPr>
            <w:tcW w:w="697" w:type="dxa"/>
            <w:gridSpan w:val="3"/>
            <w:tcBorders>
              <w:top w:val="nil"/>
              <w:left w:val="dotted" w:sz="4" w:space="0" w:color="auto"/>
              <w:bottom w:val="nil"/>
            </w:tcBorders>
            <w:shd w:val="clear" w:color="auto" w:fill="auto"/>
            <w:noWrap/>
            <w:vAlign w:val="bottom"/>
            <w:hideMark/>
            <w:tcPrChange w:id="912" w:author="Sydney Gourlay" w:date="2016-06-17T14:37:00Z">
              <w:tcPr>
                <w:tcW w:w="625" w:type="dxa"/>
                <w:gridSpan w:val="2"/>
                <w:tcBorders>
                  <w:top w:val="nil"/>
                  <w:left w:val="dotted" w:sz="4" w:space="0" w:color="auto"/>
                  <w:bottom w:val="nil"/>
                </w:tcBorders>
                <w:shd w:val="clear" w:color="auto" w:fill="auto"/>
                <w:noWrap/>
                <w:vAlign w:val="bottom"/>
                <w:hideMark/>
              </w:tcPr>
            </w:tcPrChange>
          </w:tcPr>
          <w:p w14:paraId="40B6F319"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309</w:t>
            </w:r>
          </w:p>
        </w:tc>
        <w:tc>
          <w:tcPr>
            <w:tcW w:w="574" w:type="dxa"/>
            <w:tcBorders>
              <w:top w:val="nil"/>
              <w:bottom w:val="nil"/>
            </w:tcBorders>
            <w:shd w:val="clear" w:color="auto" w:fill="auto"/>
            <w:noWrap/>
            <w:vAlign w:val="bottom"/>
            <w:hideMark/>
            <w:tcPrChange w:id="913" w:author="Sydney Gourlay" w:date="2016-06-17T14:37:00Z">
              <w:tcPr>
                <w:tcW w:w="574" w:type="dxa"/>
                <w:tcBorders>
                  <w:top w:val="nil"/>
                  <w:bottom w:val="nil"/>
                </w:tcBorders>
                <w:shd w:val="clear" w:color="auto" w:fill="auto"/>
                <w:noWrap/>
                <w:vAlign w:val="bottom"/>
                <w:hideMark/>
              </w:tcPr>
            </w:tcPrChange>
          </w:tcPr>
          <w:p w14:paraId="4598E6AA"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0.60</w:t>
            </w:r>
          </w:p>
        </w:tc>
        <w:tc>
          <w:tcPr>
            <w:tcW w:w="756" w:type="dxa"/>
            <w:gridSpan w:val="3"/>
            <w:tcBorders>
              <w:top w:val="nil"/>
              <w:bottom w:val="nil"/>
            </w:tcBorders>
            <w:shd w:val="clear" w:color="auto" w:fill="auto"/>
            <w:noWrap/>
            <w:vAlign w:val="bottom"/>
            <w:hideMark/>
            <w:tcPrChange w:id="914" w:author="Sydney Gourlay" w:date="2016-06-17T14:37:00Z">
              <w:tcPr>
                <w:tcW w:w="756" w:type="dxa"/>
                <w:gridSpan w:val="3"/>
                <w:tcBorders>
                  <w:top w:val="nil"/>
                  <w:bottom w:val="nil"/>
                </w:tcBorders>
                <w:shd w:val="clear" w:color="auto" w:fill="auto"/>
                <w:noWrap/>
                <w:vAlign w:val="bottom"/>
                <w:hideMark/>
              </w:tcPr>
            </w:tcPrChange>
          </w:tcPr>
          <w:p w14:paraId="15D5E6C5"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0.52</w:t>
            </w:r>
          </w:p>
        </w:tc>
        <w:tc>
          <w:tcPr>
            <w:tcW w:w="1554" w:type="dxa"/>
            <w:tcBorders>
              <w:top w:val="nil"/>
              <w:bottom w:val="nil"/>
              <w:right w:val="dotted" w:sz="4" w:space="0" w:color="auto"/>
            </w:tcBorders>
            <w:shd w:val="clear" w:color="auto" w:fill="auto"/>
            <w:noWrap/>
            <w:vAlign w:val="bottom"/>
            <w:hideMark/>
            <w:tcPrChange w:id="915" w:author="Sydney Gourlay" w:date="2016-06-17T14:37:00Z">
              <w:tcPr>
                <w:tcW w:w="1525" w:type="dxa"/>
                <w:gridSpan w:val="2"/>
                <w:tcBorders>
                  <w:top w:val="nil"/>
                  <w:bottom w:val="nil"/>
                  <w:right w:val="dotted" w:sz="4" w:space="0" w:color="auto"/>
                </w:tcBorders>
                <w:shd w:val="clear" w:color="auto" w:fill="auto"/>
                <w:noWrap/>
                <w:vAlign w:val="bottom"/>
                <w:hideMark/>
              </w:tcPr>
            </w:tcPrChange>
          </w:tcPr>
          <w:p w14:paraId="4A02D355"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16.3%</w:t>
            </w:r>
          </w:p>
        </w:tc>
        <w:tc>
          <w:tcPr>
            <w:tcW w:w="1226" w:type="dxa"/>
            <w:gridSpan w:val="2"/>
            <w:tcBorders>
              <w:top w:val="nil"/>
              <w:left w:val="dotted" w:sz="4" w:space="0" w:color="auto"/>
              <w:bottom w:val="nil"/>
            </w:tcBorders>
            <w:shd w:val="clear" w:color="auto" w:fill="auto"/>
            <w:noWrap/>
            <w:vAlign w:val="bottom"/>
            <w:hideMark/>
            <w:tcPrChange w:id="916" w:author="Sydney Gourlay" w:date="2016-06-17T14:37:00Z">
              <w:tcPr>
                <w:tcW w:w="1255" w:type="dxa"/>
                <w:gridSpan w:val="2"/>
                <w:tcBorders>
                  <w:top w:val="nil"/>
                  <w:left w:val="dotted" w:sz="4" w:space="0" w:color="auto"/>
                  <w:bottom w:val="nil"/>
                </w:tcBorders>
                <w:shd w:val="clear" w:color="auto" w:fill="auto"/>
                <w:noWrap/>
                <w:vAlign w:val="bottom"/>
                <w:hideMark/>
              </w:tcPr>
            </w:tcPrChange>
          </w:tcPr>
          <w:p w14:paraId="69722D75"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r>
      <w:tr w:rsidR="002B0B8C" w:rsidRPr="003A5ADF" w14:paraId="702080C2" w14:textId="77777777" w:rsidTr="00A170E6">
        <w:trPr>
          <w:gridAfter w:val="1"/>
          <w:wAfter w:w="209" w:type="dxa"/>
          <w:trHeight w:val="313"/>
          <w:jc w:val="center"/>
          <w:trPrChange w:id="917" w:author="Sydney Gourlay" w:date="2016-06-17T14:37:00Z">
            <w:trPr>
              <w:trHeight w:val="313"/>
              <w:jc w:val="center"/>
            </w:trPr>
          </w:trPrChange>
        </w:trPr>
        <w:tc>
          <w:tcPr>
            <w:tcW w:w="1922" w:type="dxa"/>
            <w:gridSpan w:val="2"/>
            <w:tcBorders>
              <w:top w:val="nil"/>
              <w:left w:val="nil"/>
              <w:right w:val="single" w:sz="2" w:space="0" w:color="auto"/>
            </w:tcBorders>
            <w:shd w:val="clear" w:color="auto" w:fill="auto"/>
            <w:noWrap/>
            <w:vAlign w:val="center"/>
            <w:hideMark/>
            <w:tcPrChange w:id="918" w:author="Sydney Gourlay" w:date="2016-06-17T14:37:00Z">
              <w:tcPr>
                <w:tcW w:w="1755" w:type="dxa"/>
                <w:gridSpan w:val="2"/>
                <w:tcBorders>
                  <w:top w:val="nil"/>
                  <w:left w:val="nil"/>
                  <w:right w:val="single" w:sz="2" w:space="0" w:color="auto"/>
                </w:tcBorders>
                <w:shd w:val="clear" w:color="auto" w:fill="auto"/>
                <w:noWrap/>
                <w:vAlign w:val="center"/>
                <w:hideMark/>
              </w:tcPr>
            </w:tcPrChange>
          </w:tcPr>
          <w:p w14:paraId="22B01812"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5    (&lt; 1.25 acres)</w:t>
            </w:r>
          </w:p>
        </w:tc>
        <w:tc>
          <w:tcPr>
            <w:tcW w:w="645" w:type="dxa"/>
            <w:gridSpan w:val="3"/>
            <w:tcBorders>
              <w:top w:val="nil"/>
              <w:left w:val="single" w:sz="2" w:space="0" w:color="auto"/>
            </w:tcBorders>
            <w:shd w:val="clear" w:color="auto" w:fill="auto"/>
            <w:noWrap/>
            <w:vAlign w:val="bottom"/>
            <w:hideMark/>
            <w:tcPrChange w:id="919" w:author="Sydney Gourlay" w:date="2016-06-17T14:37:00Z">
              <w:tcPr>
                <w:tcW w:w="623" w:type="dxa"/>
                <w:gridSpan w:val="2"/>
                <w:tcBorders>
                  <w:top w:val="nil"/>
                  <w:left w:val="single" w:sz="2" w:space="0" w:color="auto"/>
                </w:tcBorders>
                <w:shd w:val="clear" w:color="auto" w:fill="auto"/>
                <w:noWrap/>
                <w:vAlign w:val="bottom"/>
                <w:hideMark/>
              </w:tcPr>
            </w:tcPrChange>
          </w:tcPr>
          <w:p w14:paraId="58983431"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74" w:type="dxa"/>
            <w:gridSpan w:val="2"/>
            <w:tcBorders>
              <w:top w:val="nil"/>
            </w:tcBorders>
            <w:shd w:val="clear" w:color="auto" w:fill="auto"/>
            <w:noWrap/>
            <w:vAlign w:val="bottom"/>
            <w:hideMark/>
            <w:tcPrChange w:id="920" w:author="Sydney Gourlay" w:date="2016-06-17T14:37:00Z">
              <w:tcPr>
                <w:tcW w:w="574" w:type="dxa"/>
                <w:gridSpan w:val="2"/>
                <w:tcBorders>
                  <w:top w:val="nil"/>
                </w:tcBorders>
                <w:shd w:val="clear" w:color="auto" w:fill="auto"/>
                <w:noWrap/>
                <w:vAlign w:val="bottom"/>
                <w:hideMark/>
              </w:tcPr>
            </w:tcPrChange>
          </w:tcPr>
          <w:p w14:paraId="62172AD8"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96" w:type="dxa"/>
            <w:gridSpan w:val="2"/>
            <w:tcBorders>
              <w:top w:val="nil"/>
            </w:tcBorders>
            <w:shd w:val="clear" w:color="auto" w:fill="auto"/>
            <w:noWrap/>
            <w:vAlign w:val="bottom"/>
            <w:hideMark/>
            <w:tcPrChange w:id="921" w:author="Sydney Gourlay" w:date="2016-06-17T14:37:00Z">
              <w:tcPr>
                <w:tcW w:w="596" w:type="dxa"/>
                <w:gridSpan w:val="2"/>
                <w:tcBorders>
                  <w:top w:val="nil"/>
                </w:tcBorders>
                <w:shd w:val="clear" w:color="auto" w:fill="auto"/>
                <w:noWrap/>
                <w:vAlign w:val="bottom"/>
                <w:hideMark/>
              </w:tcPr>
            </w:tcPrChange>
          </w:tcPr>
          <w:p w14:paraId="2DD381A7"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1300" w:type="dxa"/>
            <w:tcBorders>
              <w:top w:val="nil"/>
              <w:right w:val="dotted" w:sz="4" w:space="0" w:color="auto"/>
            </w:tcBorders>
            <w:shd w:val="clear" w:color="auto" w:fill="auto"/>
            <w:noWrap/>
            <w:vAlign w:val="bottom"/>
            <w:hideMark/>
            <w:tcPrChange w:id="922" w:author="Sydney Gourlay" w:date="2016-06-17T14:37:00Z">
              <w:tcPr>
                <w:tcW w:w="1300" w:type="dxa"/>
                <w:gridSpan w:val="2"/>
                <w:tcBorders>
                  <w:top w:val="nil"/>
                  <w:right w:val="dotted" w:sz="4" w:space="0" w:color="auto"/>
                </w:tcBorders>
                <w:shd w:val="clear" w:color="auto" w:fill="auto"/>
                <w:noWrap/>
                <w:vAlign w:val="bottom"/>
                <w:hideMark/>
              </w:tcPr>
            </w:tcPrChange>
          </w:tcPr>
          <w:p w14:paraId="2621ADB3"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697" w:type="dxa"/>
            <w:gridSpan w:val="3"/>
            <w:tcBorders>
              <w:top w:val="nil"/>
              <w:left w:val="dotted" w:sz="4" w:space="0" w:color="auto"/>
            </w:tcBorders>
            <w:shd w:val="clear" w:color="auto" w:fill="auto"/>
            <w:noWrap/>
            <w:vAlign w:val="bottom"/>
            <w:hideMark/>
            <w:tcPrChange w:id="923" w:author="Sydney Gourlay" w:date="2016-06-17T14:37:00Z">
              <w:tcPr>
                <w:tcW w:w="625" w:type="dxa"/>
                <w:gridSpan w:val="2"/>
                <w:tcBorders>
                  <w:top w:val="nil"/>
                  <w:left w:val="dotted" w:sz="4" w:space="0" w:color="auto"/>
                </w:tcBorders>
                <w:shd w:val="clear" w:color="auto" w:fill="auto"/>
                <w:noWrap/>
                <w:vAlign w:val="bottom"/>
                <w:hideMark/>
              </w:tcPr>
            </w:tcPrChange>
          </w:tcPr>
          <w:p w14:paraId="7511712F"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163</w:t>
            </w:r>
          </w:p>
        </w:tc>
        <w:tc>
          <w:tcPr>
            <w:tcW w:w="574" w:type="dxa"/>
            <w:tcBorders>
              <w:top w:val="nil"/>
            </w:tcBorders>
            <w:shd w:val="clear" w:color="auto" w:fill="auto"/>
            <w:noWrap/>
            <w:vAlign w:val="bottom"/>
            <w:hideMark/>
            <w:tcPrChange w:id="924" w:author="Sydney Gourlay" w:date="2016-06-17T14:37:00Z">
              <w:tcPr>
                <w:tcW w:w="574" w:type="dxa"/>
                <w:tcBorders>
                  <w:top w:val="nil"/>
                </w:tcBorders>
                <w:shd w:val="clear" w:color="auto" w:fill="auto"/>
                <w:noWrap/>
                <w:vAlign w:val="bottom"/>
                <w:hideMark/>
              </w:tcPr>
            </w:tcPrChange>
          </w:tcPr>
          <w:p w14:paraId="39300B04"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0.87</w:t>
            </w:r>
          </w:p>
        </w:tc>
        <w:tc>
          <w:tcPr>
            <w:tcW w:w="756" w:type="dxa"/>
            <w:gridSpan w:val="3"/>
            <w:tcBorders>
              <w:top w:val="nil"/>
            </w:tcBorders>
            <w:shd w:val="clear" w:color="auto" w:fill="auto"/>
            <w:noWrap/>
            <w:vAlign w:val="bottom"/>
            <w:hideMark/>
            <w:tcPrChange w:id="925" w:author="Sydney Gourlay" w:date="2016-06-17T14:37:00Z">
              <w:tcPr>
                <w:tcW w:w="756" w:type="dxa"/>
                <w:gridSpan w:val="3"/>
                <w:tcBorders>
                  <w:top w:val="nil"/>
                </w:tcBorders>
                <w:shd w:val="clear" w:color="auto" w:fill="auto"/>
                <w:noWrap/>
                <w:vAlign w:val="bottom"/>
                <w:hideMark/>
              </w:tcPr>
            </w:tcPrChange>
          </w:tcPr>
          <w:p w14:paraId="03236482"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0.96</w:t>
            </w:r>
          </w:p>
        </w:tc>
        <w:tc>
          <w:tcPr>
            <w:tcW w:w="1554" w:type="dxa"/>
            <w:tcBorders>
              <w:top w:val="nil"/>
              <w:right w:val="dotted" w:sz="4" w:space="0" w:color="auto"/>
            </w:tcBorders>
            <w:shd w:val="clear" w:color="auto" w:fill="auto"/>
            <w:noWrap/>
            <w:vAlign w:val="bottom"/>
            <w:hideMark/>
            <w:tcPrChange w:id="926" w:author="Sydney Gourlay" w:date="2016-06-17T14:37:00Z">
              <w:tcPr>
                <w:tcW w:w="1525" w:type="dxa"/>
                <w:gridSpan w:val="2"/>
                <w:tcBorders>
                  <w:top w:val="nil"/>
                  <w:right w:val="dotted" w:sz="4" w:space="0" w:color="auto"/>
                </w:tcBorders>
                <w:shd w:val="clear" w:color="auto" w:fill="auto"/>
                <w:noWrap/>
                <w:vAlign w:val="bottom"/>
                <w:hideMark/>
              </w:tcPr>
            </w:tcPrChange>
          </w:tcPr>
          <w:p w14:paraId="7FD390B6"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-9.8%</w:t>
            </w:r>
          </w:p>
        </w:tc>
        <w:tc>
          <w:tcPr>
            <w:tcW w:w="1226" w:type="dxa"/>
            <w:gridSpan w:val="2"/>
            <w:tcBorders>
              <w:top w:val="nil"/>
              <w:left w:val="dotted" w:sz="4" w:space="0" w:color="auto"/>
            </w:tcBorders>
            <w:shd w:val="clear" w:color="auto" w:fill="auto"/>
            <w:noWrap/>
            <w:vAlign w:val="bottom"/>
            <w:hideMark/>
            <w:tcPrChange w:id="927" w:author="Sydney Gourlay" w:date="2016-06-17T14:37:00Z">
              <w:tcPr>
                <w:tcW w:w="1255" w:type="dxa"/>
                <w:gridSpan w:val="2"/>
                <w:tcBorders>
                  <w:top w:val="nil"/>
                  <w:left w:val="dotted" w:sz="4" w:space="0" w:color="auto"/>
                </w:tcBorders>
                <w:shd w:val="clear" w:color="auto" w:fill="auto"/>
                <w:noWrap/>
                <w:vAlign w:val="bottom"/>
                <w:hideMark/>
              </w:tcPr>
            </w:tcPrChange>
          </w:tcPr>
          <w:p w14:paraId="72638CE1"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r>
      <w:tr w:rsidR="002B0B8C" w:rsidRPr="003A5ADF" w14:paraId="6D9F93AE" w14:textId="77777777" w:rsidTr="00A170E6">
        <w:trPr>
          <w:gridAfter w:val="1"/>
          <w:wAfter w:w="209" w:type="dxa"/>
          <w:trHeight w:val="313"/>
          <w:jc w:val="center"/>
          <w:trPrChange w:id="928" w:author="Sydney Gourlay" w:date="2016-06-17T14:37:00Z">
            <w:trPr>
              <w:trHeight w:val="313"/>
              <w:jc w:val="center"/>
            </w:trPr>
          </w:trPrChange>
        </w:trPr>
        <w:tc>
          <w:tcPr>
            <w:tcW w:w="1922" w:type="dxa"/>
            <w:gridSpan w:val="2"/>
            <w:tcBorders>
              <w:top w:val="nil"/>
              <w:left w:val="nil"/>
              <w:bottom w:val="dotted" w:sz="4" w:space="0" w:color="auto"/>
              <w:right w:val="single" w:sz="2" w:space="0" w:color="auto"/>
            </w:tcBorders>
            <w:shd w:val="clear" w:color="auto" w:fill="auto"/>
            <w:noWrap/>
            <w:vAlign w:val="center"/>
            <w:hideMark/>
            <w:tcPrChange w:id="929" w:author="Sydney Gourlay" w:date="2016-06-17T14:37:00Z">
              <w:tcPr>
                <w:tcW w:w="1755" w:type="dxa"/>
                <w:gridSpan w:val="2"/>
                <w:tcBorders>
                  <w:top w:val="nil"/>
                  <w:left w:val="nil"/>
                  <w:bottom w:val="dotted" w:sz="4" w:space="0" w:color="auto"/>
                  <w:right w:val="single" w:sz="2" w:space="0" w:color="auto"/>
                </w:tcBorders>
                <w:shd w:val="clear" w:color="auto" w:fill="auto"/>
                <w:noWrap/>
                <w:vAlign w:val="center"/>
                <w:hideMark/>
              </w:tcPr>
            </w:tcPrChange>
          </w:tcPr>
          <w:p w14:paraId="29F87768"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6   (&gt;= 1.25 acres)</w:t>
            </w:r>
          </w:p>
        </w:tc>
        <w:tc>
          <w:tcPr>
            <w:tcW w:w="645" w:type="dxa"/>
            <w:gridSpan w:val="3"/>
            <w:tcBorders>
              <w:top w:val="nil"/>
              <w:left w:val="single" w:sz="2" w:space="0" w:color="auto"/>
              <w:bottom w:val="dotted" w:sz="4" w:space="0" w:color="auto"/>
            </w:tcBorders>
            <w:shd w:val="clear" w:color="auto" w:fill="auto"/>
            <w:noWrap/>
            <w:vAlign w:val="bottom"/>
            <w:hideMark/>
            <w:tcPrChange w:id="930" w:author="Sydney Gourlay" w:date="2016-06-17T14:37:00Z">
              <w:tcPr>
                <w:tcW w:w="623" w:type="dxa"/>
                <w:gridSpan w:val="2"/>
                <w:tcBorders>
                  <w:top w:val="nil"/>
                  <w:left w:val="single" w:sz="2" w:space="0" w:color="auto"/>
                  <w:bottom w:val="dotted" w:sz="4" w:space="0" w:color="auto"/>
                </w:tcBorders>
                <w:shd w:val="clear" w:color="auto" w:fill="auto"/>
                <w:noWrap/>
                <w:vAlign w:val="bottom"/>
                <w:hideMark/>
              </w:tcPr>
            </w:tcPrChange>
          </w:tcPr>
          <w:p w14:paraId="3C099E08"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74" w:type="dxa"/>
            <w:gridSpan w:val="2"/>
            <w:tcBorders>
              <w:top w:val="nil"/>
              <w:bottom w:val="dotted" w:sz="4" w:space="0" w:color="auto"/>
            </w:tcBorders>
            <w:shd w:val="clear" w:color="auto" w:fill="auto"/>
            <w:noWrap/>
            <w:vAlign w:val="bottom"/>
            <w:hideMark/>
            <w:tcPrChange w:id="931" w:author="Sydney Gourlay" w:date="2016-06-17T14:37:00Z">
              <w:tcPr>
                <w:tcW w:w="574" w:type="dxa"/>
                <w:gridSpan w:val="2"/>
                <w:tcBorders>
                  <w:top w:val="nil"/>
                  <w:bottom w:val="dotted" w:sz="4" w:space="0" w:color="auto"/>
                </w:tcBorders>
                <w:shd w:val="clear" w:color="auto" w:fill="auto"/>
                <w:noWrap/>
                <w:vAlign w:val="bottom"/>
                <w:hideMark/>
              </w:tcPr>
            </w:tcPrChange>
          </w:tcPr>
          <w:p w14:paraId="58007D29"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96" w:type="dxa"/>
            <w:gridSpan w:val="2"/>
            <w:tcBorders>
              <w:top w:val="nil"/>
              <w:bottom w:val="dotted" w:sz="4" w:space="0" w:color="auto"/>
            </w:tcBorders>
            <w:shd w:val="clear" w:color="auto" w:fill="auto"/>
            <w:noWrap/>
            <w:vAlign w:val="bottom"/>
            <w:hideMark/>
            <w:tcPrChange w:id="932" w:author="Sydney Gourlay" w:date="2016-06-17T14:37:00Z">
              <w:tcPr>
                <w:tcW w:w="596" w:type="dxa"/>
                <w:gridSpan w:val="2"/>
                <w:tcBorders>
                  <w:top w:val="nil"/>
                  <w:bottom w:val="dotted" w:sz="4" w:space="0" w:color="auto"/>
                </w:tcBorders>
                <w:shd w:val="clear" w:color="auto" w:fill="auto"/>
                <w:noWrap/>
                <w:vAlign w:val="bottom"/>
                <w:hideMark/>
              </w:tcPr>
            </w:tcPrChange>
          </w:tcPr>
          <w:p w14:paraId="25CE6916"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1300" w:type="dxa"/>
            <w:tcBorders>
              <w:top w:val="nil"/>
              <w:bottom w:val="dotted" w:sz="4" w:space="0" w:color="auto"/>
              <w:right w:val="dotted" w:sz="4" w:space="0" w:color="auto"/>
            </w:tcBorders>
            <w:shd w:val="clear" w:color="auto" w:fill="auto"/>
            <w:noWrap/>
            <w:vAlign w:val="bottom"/>
            <w:hideMark/>
            <w:tcPrChange w:id="933" w:author="Sydney Gourlay" w:date="2016-06-17T14:37:00Z">
              <w:tcPr>
                <w:tcW w:w="1300" w:type="dxa"/>
                <w:gridSpan w:val="2"/>
                <w:tcBorders>
                  <w:top w:val="nil"/>
                  <w:bottom w:val="dotted" w:sz="4" w:space="0" w:color="auto"/>
                  <w:right w:val="dotted" w:sz="4" w:space="0" w:color="auto"/>
                </w:tcBorders>
                <w:shd w:val="clear" w:color="auto" w:fill="auto"/>
                <w:noWrap/>
                <w:vAlign w:val="bottom"/>
                <w:hideMark/>
              </w:tcPr>
            </w:tcPrChange>
          </w:tcPr>
          <w:p w14:paraId="7AA226A3"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697" w:type="dxa"/>
            <w:gridSpan w:val="3"/>
            <w:tcBorders>
              <w:top w:val="nil"/>
              <w:left w:val="dotted" w:sz="4" w:space="0" w:color="auto"/>
              <w:bottom w:val="dotted" w:sz="4" w:space="0" w:color="auto"/>
            </w:tcBorders>
            <w:shd w:val="clear" w:color="auto" w:fill="auto"/>
            <w:noWrap/>
            <w:vAlign w:val="bottom"/>
            <w:hideMark/>
            <w:tcPrChange w:id="934" w:author="Sydney Gourlay" w:date="2016-06-17T14:37:00Z">
              <w:tcPr>
                <w:tcW w:w="625" w:type="dxa"/>
                <w:gridSpan w:val="2"/>
                <w:tcBorders>
                  <w:top w:val="nil"/>
                  <w:left w:val="dotted" w:sz="4" w:space="0" w:color="auto"/>
                  <w:bottom w:val="dotted" w:sz="4" w:space="0" w:color="auto"/>
                </w:tcBorders>
                <w:shd w:val="clear" w:color="auto" w:fill="auto"/>
                <w:noWrap/>
                <w:vAlign w:val="bottom"/>
                <w:hideMark/>
              </w:tcPr>
            </w:tcPrChange>
          </w:tcPr>
          <w:p w14:paraId="39B13D84"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93</w:t>
            </w:r>
          </w:p>
        </w:tc>
        <w:tc>
          <w:tcPr>
            <w:tcW w:w="574" w:type="dxa"/>
            <w:tcBorders>
              <w:top w:val="nil"/>
              <w:bottom w:val="dotted" w:sz="4" w:space="0" w:color="auto"/>
            </w:tcBorders>
            <w:shd w:val="clear" w:color="auto" w:fill="auto"/>
            <w:noWrap/>
            <w:vAlign w:val="bottom"/>
            <w:hideMark/>
            <w:tcPrChange w:id="935" w:author="Sydney Gourlay" w:date="2016-06-17T14:37:00Z">
              <w:tcPr>
                <w:tcW w:w="574" w:type="dxa"/>
                <w:tcBorders>
                  <w:top w:val="nil"/>
                  <w:bottom w:val="dotted" w:sz="4" w:space="0" w:color="auto"/>
                </w:tcBorders>
                <w:shd w:val="clear" w:color="auto" w:fill="auto"/>
                <w:noWrap/>
                <w:vAlign w:val="bottom"/>
                <w:hideMark/>
              </w:tcPr>
            </w:tcPrChange>
          </w:tcPr>
          <w:p w14:paraId="5F91C5FF"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1.19</w:t>
            </w:r>
          </w:p>
        </w:tc>
        <w:tc>
          <w:tcPr>
            <w:tcW w:w="756" w:type="dxa"/>
            <w:gridSpan w:val="3"/>
            <w:tcBorders>
              <w:top w:val="nil"/>
              <w:bottom w:val="dotted" w:sz="4" w:space="0" w:color="auto"/>
            </w:tcBorders>
            <w:shd w:val="clear" w:color="auto" w:fill="auto"/>
            <w:noWrap/>
            <w:vAlign w:val="bottom"/>
            <w:hideMark/>
            <w:tcPrChange w:id="936" w:author="Sydney Gourlay" w:date="2016-06-17T14:37:00Z">
              <w:tcPr>
                <w:tcW w:w="756" w:type="dxa"/>
                <w:gridSpan w:val="3"/>
                <w:tcBorders>
                  <w:top w:val="nil"/>
                  <w:bottom w:val="dotted" w:sz="4" w:space="0" w:color="auto"/>
                </w:tcBorders>
                <w:shd w:val="clear" w:color="auto" w:fill="auto"/>
                <w:noWrap/>
                <w:vAlign w:val="bottom"/>
                <w:hideMark/>
              </w:tcPr>
            </w:tcPrChange>
          </w:tcPr>
          <w:p w14:paraId="7665A7B1"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1.71</w:t>
            </w:r>
          </w:p>
        </w:tc>
        <w:tc>
          <w:tcPr>
            <w:tcW w:w="1554" w:type="dxa"/>
            <w:tcBorders>
              <w:top w:val="nil"/>
              <w:bottom w:val="dotted" w:sz="4" w:space="0" w:color="auto"/>
              <w:right w:val="dotted" w:sz="4" w:space="0" w:color="auto"/>
            </w:tcBorders>
            <w:shd w:val="clear" w:color="auto" w:fill="auto"/>
            <w:noWrap/>
            <w:vAlign w:val="bottom"/>
            <w:hideMark/>
            <w:tcPrChange w:id="937" w:author="Sydney Gourlay" w:date="2016-06-17T14:37:00Z">
              <w:tcPr>
                <w:tcW w:w="1525" w:type="dxa"/>
                <w:gridSpan w:val="2"/>
                <w:tcBorders>
                  <w:top w:val="nil"/>
                  <w:bottom w:val="dotted" w:sz="4" w:space="0" w:color="auto"/>
                  <w:right w:val="dotted" w:sz="4" w:space="0" w:color="auto"/>
                </w:tcBorders>
                <w:shd w:val="clear" w:color="auto" w:fill="auto"/>
                <w:noWrap/>
                <w:vAlign w:val="bottom"/>
                <w:hideMark/>
              </w:tcPr>
            </w:tcPrChange>
          </w:tcPr>
          <w:p w14:paraId="34DF2C42"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-30.3%</w:t>
            </w:r>
          </w:p>
        </w:tc>
        <w:tc>
          <w:tcPr>
            <w:tcW w:w="1226" w:type="dxa"/>
            <w:gridSpan w:val="2"/>
            <w:tcBorders>
              <w:top w:val="nil"/>
              <w:left w:val="dotted" w:sz="4" w:space="0" w:color="auto"/>
              <w:bottom w:val="dotted" w:sz="4" w:space="0" w:color="auto"/>
            </w:tcBorders>
            <w:shd w:val="clear" w:color="auto" w:fill="auto"/>
            <w:noWrap/>
            <w:vAlign w:val="bottom"/>
            <w:hideMark/>
            <w:tcPrChange w:id="938" w:author="Sydney Gourlay" w:date="2016-06-17T14:37:00Z">
              <w:tcPr>
                <w:tcW w:w="1255" w:type="dxa"/>
                <w:gridSpan w:val="2"/>
                <w:tcBorders>
                  <w:top w:val="nil"/>
                  <w:left w:val="dotted" w:sz="4" w:space="0" w:color="auto"/>
                  <w:bottom w:val="dotted" w:sz="4" w:space="0" w:color="auto"/>
                </w:tcBorders>
                <w:shd w:val="clear" w:color="auto" w:fill="auto"/>
                <w:noWrap/>
                <w:vAlign w:val="bottom"/>
                <w:hideMark/>
              </w:tcPr>
            </w:tcPrChange>
          </w:tcPr>
          <w:p w14:paraId="70B1BCA9"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r>
      <w:tr w:rsidR="002B0B8C" w:rsidRPr="003A5ADF" w14:paraId="24F96211" w14:textId="77777777" w:rsidTr="00A170E6">
        <w:trPr>
          <w:gridAfter w:val="1"/>
          <w:wAfter w:w="209" w:type="dxa"/>
          <w:trHeight w:val="329"/>
          <w:jc w:val="center"/>
          <w:trPrChange w:id="939" w:author="Sydney Gourlay" w:date="2016-06-17T14:37:00Z">
            <w:trPr>
              <w:trHeight w:val="329"/>
              <w:jc w:val="center"/>
            </w:trPr>
          </w:trPrChange>
        </w:trPr>
        <w:tc>
          <w:tcPr>
            <w:tcW w:w="1922" w:type="dxa"/>
            <w:gridSpan w:val="2"/>
            <w:tcBorders>
              <w:top w:val="dotted" w:sz="4" w:space="0" w:color="auto"/>
              <w:left w:val="nil"/>
              <w:bottom w:val="single" w:sz="4" w:space="0" w:color="auto"/>
              <w:right w:val="single" w:sz="2" w:space="0" w:color="auto"/>
            </w:tcBorders>
            <w:shd w:val="clear" w:color="auto" w:fill="auto"/>
            <w:noWrap/>
            <w:vAlign w:val="bottom"/>
            <w:hideMark/>
            <w:tcPrChange w:id="940" w:author="Sydney Gourlay" w:date="2016-06-17T14:37:00Z">
              <w:tcPr>
                <w:tcW w:w="1755" w:type="dxa"/>
                <w:gridSpan w:val="2"/>
                <w:tcBorders>
                  <w:top w:val="dotted" w:sz="4" w:space="0" w:color="auto"/>
                  <w:left w:val="nil"/>
                  <w:bottom w:val="single" w:sz="4" w:space="0" w:color="auto"/>
                  <w:right w:val="single" w:sz="2" w:space="0" w:color="auto"/>
                </w:tcBorders>
                <w:shd w:val="clear" w:color="auto" w:fill="auto"/>
                <w:noWrap/>
                <w:vAlign w:val="bottom"/>
                <w:hideMark/>
              </w:tcPr>
            </w:tcPrChange>
          </w:tcPr>
          <w:p w14:paraId="1DF176D2" w14:textId="77777777" w:rsidR="00C15B18" w:rsidRPr="003A5ADF" w:rsidRDefault="00C15B18">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Total</w:t>
            </w:r>
          </w:p>
        </w:tc>
        <w:tc>
          <w:tcPr>
            <w:tcW w:w="645" w:type="dxa"/>
            <w:gridSpan w:val="3"/>
            <w:tcBorders>
              <w:top w:val="dotted" w:sz="4" w:space="0" w:color="auto"/>
              <w:left w:val="single" w:sz="2" w:space="0" w:color="auto"/>
              <w:bottom w:val="single" w:sz="4" w:space="0" w:color="auto"/>
            </w:tcBorders>
            <w:shd w:val="clear" w:color="auto" w:fill="auto"/>
            <w:noWrap/>
            <w:vAlign w:val="bottom"/>
            <w:hideMark/>
            <w:tcPrChange w:id="941" w:author="Sydney Gourlay" w:date="2016-06-17T14:37:00Z">
              <w:tcPr>
                <w:tcW w:w="623" w:type="dxa"/>
                <w:gridSpan w:val="2"/>
                <w:tcBorders>
                  <w:top w:val="dotted" w:sz="4" w:space="0" w:color="auto"/>
                  <w:left w:val="single" w:sz="2" w:space="0" w:color="auto"/>
                  <w:bottom w:val="single" w:sz="4" w:space="0" w:color="auto"/>
                </w:tcBorders>
                <w:shd w:val="clear" w:color="auto" w:fill="auto"/>
                <w:noWrap/>
                <w:vAlign w:val="bottom"/>
                <w:hideMark/>
              </w:tcPr>
            </w:tcPrChange>
          </w:tcPr>
          <w:p w14:paraId="53680C76"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120</w:t>
            </w:r>
          </w:p>
        </w:tc>
        <w:tc>
          <w:tcPr>
            <w:tcW w:w="574" w:type="dxa"/>
            <w:gridSpan w:val="2"/>
            <w:tcBorders>
              <w:top w:val="dotted" w:sz="4" w:space="0" w:color="auto"/>
              <w:bottom w:val="single" w:sz="4" w:space="0" w:color="auto"/>
            </w:tcBorders>
            <w:shd w:val="clear" w:color="auto" w:fill="auto"/>
            <w:noWrap/>
            <w:vAlign w:val="bottom"/>
            <w:hideMark/>
            <w:tcPrChange w:id="942" w:author="Sydney Gourlay" w:date="2016-06-17T14:37:00Z">
              <w:tcPr>
                <w:tcW w:w="574" w:type="dxa"/>
                <w:gridSpan w:val="2"/>
                <w:tcBorders>
                  <w:top w:val="dotted" w:sz="4" w:space="0" w:color="auto"/>
                  <w:bottom w:val="single" w:sz="4" w:space="0" w:color="auto"/>
                </w:tcBorders>
                <w:shd w:val="clear" w:color="auto" w:fill="auto"/>
                <w:noWrap/>
                <w:vAlign w:val="bottom"/>
                <w:hideMark/>
              </w:tcPr>
            </w:tcPrChange>
          </w:tcPr>
          <w:p w14:paraId="59B2F138"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1.16</w:t>
            </w:r>
          </w:p>
        </w:tc>
        <w:tc>
          <w:tcPr>
            <w:tcW w:w="596" w:type="dxa"/>
            <w:gridSpan w:val="2"/>
            <w:tcBorders>
              <w:top w:val="dotted" w:sz="4" w:space="0" w:color="auto"/>
              <w:bottom w:val="single" w:sz="4" w:space="0" w:color="auto"/>
            </w:tcBorders>
            <w:shd w:val="clear" w:color="auto" w:fill="auto"/>
            <w:noWrap/>
            <w:vAlign w:val="bottom"/>
            <w:hideMark/>
            <w:tcPrChange w:id="943" w:author="Sydney Gourlay" w:date="2016-06-17T14:37:00Z">
              <w:tcPr>
                <w:tcW w:w="596" w:type="dxa"/>
                <w:gridSpan w:val="2"/>
                <w:tcBorders>
                  <w:top w:val="dotted" w:sz="4" w:space="0" w:color="auto"/>
                  <w:bottom w:val="single" w:sz="4" w:space="0" w:color="auto"/>
                </w:tcBorders>
                <w:shd w:val="clear" w:color="auto" w:fill="auto"/>
                <w:noWrap/>
                <w:vAlign w:val="bottom"/>
                <w:hideMark/>
              </w:tcPr>
            </w:tcPrChange>
          </w:tcPr>
          <w:p w14:paraId="40DCCFD4"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0.63</w:t>
            </w:r>
          </w:p>
        </w:tc>
        <w:tc>
          <w:tcPr>
            <w:tcW w:w="1300" w:type="dxa"/>
            <w:tcBorders>
              <w:top w:val="dotted" w:sz="4" w:space="0" w:color="auto"/>
              <w:bottom w:val="single" w:sz="4" w:space="0" w:color="auto"/>
              <w:right w:val="dotted" w:sz="4" w:space="0" w:color="auto"/>
            </w:tcBorders>
            <w:shd w:val="clear" w:color="auto" w:fill="auto"/>
            <w:noWrap/>
            <w:vAlign w:val="bottom"/>
            <w:hideMark/>
            <w:tcPrChange w:id="944" w:author="Sydney Gourlay" w:date="2016-06-17T14:37:00Z">
              <w:tcPr>
                <w:tcW w:w="1300" w:type="dxa"/>
                <w:gridSpan w:val="2"/>
                <w:tcBorders>
                  <w:top w:val="dotted" w:sz="4" w:space="0" w:color="auto"/>
                  <w:bottom w:val="single" w:sz="4" w:space="0" w:color="auto"/>
                  <w:right w:val="dotted" w:sz="4" w:space="0" w:color="auto"/>
                </w:tcBorders>
                <w:shd w:val="clear" w:color="auto" w:fill="auto"/>
                <w:noWrap/>
                <w:vAlign w:val="bottom"/>
                <w:hideMark/>
              </w:tcPr>
            </w:tcPrChange>
          </w:tcPr>
          <w:p w14:paraId="721DD3BA"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84.2%</w:t>
            </w:r>
          </w:p>
        </w:tc>
        <w:tc>
          <w:tcPr>
            <w:tcW w:w="697" w:type="dxa"/>
            <w:gridSpan w:val="3"/>
            <w:tcBorders>
              <w:top w:val="dotted" w:sz="4" w:space="0" w:color="auto"/>
              <w:left w:val="dotted" w:sz="4" w:space="0" w:color="auto"/>
              <w:bottom w:val="single" w:sz="4" w:space="0" w:color="auto"/>
            </w:tcBorders>
            <w:shd w:val="clear" w:color="auto" w:fill="auto"/>
            <w:noWrap/>
            <w:vAlign w:val="bottom"/>
            <w:hideMark/>
            <w:tcPrChange w:id="945" w:author="Sydney Gourlay" w:date="2016-06-17T14:37:00Z">
              <w:tcPr>
                <w:tcW w:w="625" w:type="dxa"/>
                <w:gridSpan w:val="2"/>
                <w:tcBorders>
                  <w:top w:val="dotted" w:sz="4" w:space="0" w:color="auto"/>
                  <w:left w:val="dotted" w:sz="4" w:space="0" w:color="auto"/>
                  <w:bottom w:val="single" w:sz="4" w:space="0" w:color="auto"/>
                </w:tcBorders>
                <w:shd w:val="clear" w:color="auto" w:fill="auto"/>
                <w:noWrap/>
                <w:vAlign w:val="bottom"/>
                <w:hideMark/>
              </w:tcPr>
            </w:tcPrChange>
          </w:tcPr>
          <w:p w14:paraId="7D506CFE"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1645</w:t>
            </w:r>
          </w:p>
        </w:tc>
        <w:tc>
          <w:tcPr>
            <w:tcW w:w="574" w:type="dxa"/>
            <w:tcBorders>
              <w:top w:val="dotted" w:sz="4" w:space="0" w:color="auto"/>
              <w:bottom w:val="single" w:sz="4" w:space="0" w:color="auto"/>
            </w:tcBorders>
            <w:shd w:val="clear" w:color="auto" w:fill="auto"/>
            <w:noWrap/>
            <w:vAlign w:val="bottom"/>
            <w:hideMark/>
            <w:tcPrChange w:id="946" w:author="Sydney Gourlay" w:date="2016-06-17T14:37:00Z">
              <w:tcPr>
                <w:tcW w:w="574" w:type="dxa"/>
                <w:tcBorders>
                  <w:top w:val="dotted" w:sz="4" w:space="0" w:color="auto"/>
                  <w:bottom w:val="single" w:sz="4" w:space="0" w:color="auto"/>
                </w:tcBorders>
                <w:shd w:val="clear" w:color="auto" w:fill="auto"/>
                <w:noWrap/>
                <w:vAlign w:val="bottom"/>
                <w:hideMark/>
              </w:tcPr>
            </w:tcPrChange>
          </w:tcPr>
          <w:p w14:paraId="1172582B"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0.42</w:t>
            </w:r>
          </w:p>
        </w:tc>
        <w:tc>
          <w:tcPr>
            <w:tcW w:w="756" w:type="dxa"/>
            <w:gridSpan w:val="3"/>
            <w:tcBorders>
              <w:top w:val="dotted" w:sz="4" w:space="0" w:color="auto"/>
              <w:bottom w:val="single" w:sz="4" w:space="0" w:color="auto"/>
            </w:tcBorders>
            <w:shd w:val="clear" w:color="auto" w:fill="auto"/>
            <w:noWrap/>
            <w:vAlign w:val="bottom"/>
            <w:hideMark/>
            <w:tcPrChange w:id="947" w:author="Sydney Gourlay" w:date="2016-06-17T14:37:00Z">
              <w:tcPr>
                <w:tcW w:w="756" w:type="dxa"/>
                <w:gridSpan w:val="3"/>
                <w:tcBorders>
                  <w:top w:val="dotted" w:sz="4" w:space="0" w:color="auto"/>
                  <w:bottom w:val="single" w:sz="4" w:space="0" w:color="auto"/>
                </w:tcBorders>
                <w:shd w:val="clear" w:color="auto" w:fill="auto"/>
                <w:noWrap/>
                <w:vAlign w:val="bottom"/>
                <w:hideMark/>
              </w:tcPr>
            </w:tcPrChange>
          </w:tcPr>
          <w:p w14:paraId="6AAD21E4"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0.37</w:t>
            </w:r>
          </w:p>
        </w:tc>
        <w:tc>
          <w:tcPr>
            <w:tcW w:w="1554" w:type="dxa"/>
            <w:tcBorders>
              <w:top w:val="dotted" w:sz="4" w:space="0" w:color="auto"/>
              <w:bottom w:val="single" w:sz="4" w:space="0" w:color="auto"/>
              <w:right w:val="dotted" w:sz="4" w:space="0" w:color="auto"/>
            </w:tcBorders>
            <w:shd w:val="clear" w:color="auto" w:fill="auto"/>
            <w:noWrap/>
            <w:vAlign w:val="bottom"/>
            <w:hideMark/>
            <w:tcPrChange w:id="948" w:author="Sydney Gourlay" w:date="2016-06-17T14:37:00Z">
              <w:tcPr>
                <w:tcW w:w="1525" w:type="dxa"/>
                <w:gridSpan w:val="2"/>
                <w:tcBorders>
                  <w:top w:val="dotted" w:sz="4" w:space="0" w:color="auto"/>
                  <w:bottom w:val="single" w:sz="4" w:space="0" w:color="auto"/>
                  <w:right w:val="dotted" w:sz="4" w:space="0" w:color="auto"/>
                </w:tcBorders>
                <w:shd w:val="clear" w:color="auto" w:fill="auto"/>
                <w:noWrap/>
                <w:vAlign w:val="bottom"/>
                <w:hideMark/>
              </w:tcPr>
            </w:tcPrChange>
          </w:tcPr>
          <w:p w14:paraId="0EFA117B" w14:textId="77777777" w:rsidR="00C15B18" w:rsidRPr="003A5ADF" w:rsidRDefault="00C15B18" w:rsidP="004A51D0">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12.9%</w:t>
            </w:r>
          </w:p>
        </w:tc>
        <w:tc>
          <w:tcPr>
            <w:tcW w:w="1226" w:type="dxa"/>
            <w:gridSpan w:val="2"/>
            <w:tcBorders>
              <w:top w:val="dotted" w:sz="4" w:space="0" w:color="auto"/>
              <w:left w:val="dotted" w:sz="4" w:space="0" w:color="auto"/>
              <w:bottom w:val="single" w:sz="4" w:space="0" w:color="auto"/>
            </w:tcBorders>
            <w:shd w:val="clear" w:color="auto" w:fill="auto"/>
            <w:noWrap/>
            <w:vAlign w:val="bottom"/>
            <w:tcPrChange w:id="949" w:author="Sydney Gourlay" w:date="2016-06-17T14:37:00Z">
              <w:tcPr>
                <w:tcW w:w="1255" w:type="dxa"/>
                <w:gridSpan w:val="2"/>
                <w:tcBorders>
                  <w:top w:val="dotted" w:sz="4" w:space="0" w:color="auto"/>
                  <w:left w:val="dotted" w:sz="4" w:space="0" w:color="auto"/>
                  <w:bottom w:val="single" w:sz="4" w:space="0" w:color="auto"/>
                </w:tcBorders>
                <w:shd w:val="clear" w:color="auto" w:fill="auto"/>
                <w:noWrap/>
                <w:vAlign w:val="bottom"/>
              </w:tcPr>
            </w:tcPrChange>
          </w:tcPr>
          <w:p w14:paraId="2A7D5382" w14:textId="6E2AA2A7" w:rsidR="002B0B8C" w:rsidRPr="003A5ADF" w:rsidRDefault="002B0B8C" w:rsidP="005B6EA1">
            <w:pPr>
              <w:pBdr>
                <w:bottom w:val="dotted" w:sz="24" w:space="1" w:color="auto"/>
              </w:pBdr>
              <w:spacing w:after="0" w:line="240" w:lineRule="auto"/>
              <w:rPr>
                <w:rFonts w:ascii="Calibri" w:eastAsia="Times New Roman" w:hAnsi="Calibri" w:cs="Times New Roman"/>
                <w:color w:val="000000"/>
                <w:sz w:val="20"/>
                <w:szCs w:val="20"/>
              </w:rPr>
            </w:pPr>
          </w:p>
        </w:tc>
      </w:tr>
      <w:tr w:rsidR="00206C38" w:rsidRPr="003A5ADF" w14:paraId="54A63827" w14:textId="77777777" w:rsidTr="00A170E6">
        <w:tblPrEx>
          <w:jc w:val="left"/>
          <w:tblPrExChange w:id="950" w:author="Sydney Gourlay" w:date="2016-06-17T14:37:00Z">
            <w:tblPrEx>
              <w:jc w:val="left"/>
            </w:tblPrEx>
          </w:tblPrExChange>
        </w:tblPrEx>
        <w:trPr>
          <w:gridBefore w:val="1"/>
          <w:wBefore w:w="378" w:type="dxa"/>
          <w:trHeight w:val="315"/>
          <w:trPrChange w:id="951" w:author="Sydney Gourlay" w:date="2016-06-17T14:37:00Z">
            <w:trPr>
              <w:gridAfter w:val="0"/>
              <w:wAfter w:w="53" w:type="dxa"/>
              <w:trHeight w:val="315"/>
            </w:trPr>
          </w:trPrChange>
        </w:trPr>
        <w:tc>
          <w:tcPr>
            <w:tcW w:w="1620" w:type="dxa"/>
            <w:gridSpan w:val="2"/>
            <w:tcBorders>
              <w:top w:val="single" w:sz="4" w:space="0" w:color="auto"/>
              <w:left w:val="nil"/>
              <w:bottom w:val="nil"/>
              <w:right w:val="dotted" w:sz="4" w:space="0" w:color="auto"/>
            </w:tcBorders>
            <w:shd w:val="clear" w:color="auto" w:fill="A9D5E7" w:themeFill="accent1" w:themeFillTint="66"/>
            <w:tcPrChange w:id="952" w:author="Sydney Gourlay" w:date="2016-06-17T14:37:00Z">
              <w:tcPr>
                <w:tcW w:w="1746" w:type="dxa"/>
                <w:tcBorders>
                  <w:top w:val="single" w:sz="4" w:space="0" w:color="auto"/>
                  <w:left w:val="nil"/>
                  <w:bottom w:val="nil"/>
                  <w:right w:val="dotted" w:sz="4" w:space="0" w:color="auto"/>
                </w:tcBorders>
                <w:shd w:val="clear" w:color="auto" w:fill="A9D5E7" w:themeFill="accent1" w:themeFillTint="66"/>
              </w:tcPr>
            </w:tcPrChange>
          </w:tcPr>
          <w:p w14:paraId="246CCE6A" w14:textId="77777777" w:rsidR="00206C38" w:rsidRPr="003A5ADF" w:rsidRDefault="00206C38" w:rsidP="00B468C9">
            <w:pPr>
              <w:spacing w:after="0" w:line="240" w:lineRule="auto"/>
              <w:jc w:val="center"/>
              <w:rPr>
                <w:rFonts w:ascii="Calibri" w:eastAsia="Times New Roman" w:hAnsi="Calibri" w:cs="Times New Roman"/>
                <w:b/>
                <w:color w:val="000000"/>
                <w:sz w:val="20"/>
                <w:szCs w:val="20"/>
              </w:rPr>
            </w:pPr>
          </w:p>
        </w:tc>
        <w:tc>
          <w:tcPr>
            <w:tcW w:w="8055" w:type="dxa"/>
            <w:gridSpan w:val="18"/>
            <w:tcBorders>
              <w:top w:val="single" w:sz="4" w:space="0" w:color="auto"/>
              <w:left w:val="dotted" w:sz="4" w:space="0" w:color="auto"/>
              <w:right w:val="nil"/>
            </w:tcBorders>
            <w:shd w:val="clear" w:color="auto" w:fill="A9D5E7" w:themeFill="accent1" w:themeFillTint="66"/>
            <w:noWrap/>
            <w:vAlign w:val="center"/>
            <w:hideMark/>
            <w:tcPrChange w:id="953" w:author="Sydney Gourlay" w:date="2016-06-17T14:37:00Z">
              <w:tcPr>
                <w:tcW w:w="7784" w:type="dxa"/>
                <w:gridSpan w:val="18"/>
                <w:tcBorders>
                  <w:top w:val="single" w:sz="4" w:space="0" w:color="auto"/>
                  <w:left w:val="dotted" w:sz="4" w:space="0" w:color="auto"/>
                  <w:right w:val="nil"/>
                </w:tcBorders>
                <w:shd w:val="clear" w:color="auto" w:fill="A9D5E7" w:themeFill="accent1" w:themeFillTint="66"/>
                <w:noWrap/>
                <w:vAlign w:val="center"/>
                <w:hideMark/>
              </w:tcPr>
            </w:tcPrChange>
          </w:tcPr>
          <w:p w14:paraId="7D377C3D" w14:textId="77777777" w:rsidR="00206C38" w:rsidRPr="003A5ADF" w:rsidRDefault="00206C38" w:rsidP="00B468C9">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Nigeria</w:t>
            </w:r>
          </w:p>
        </w:tc>
      </w:tr>
      <w:tr w:rsidR="00206C38" w:rsidRPr="003A5ADF" w14:paraId="331D0CBE" w14:textId="77777777" w:rsidTr="00A170E6">
        <w:tblPrEx>
          <w:jc w:val="left"/>
          <w:tblPrExChange w:id="954" w:author="Sydney Gourlay" w:date="2016-06-17T14:37:00Z">
            <w:tblPrEx>
              <w:jc w:val="left"/>
            </w:tblPrEx>
          </w:tblPrExChange>
        </w:tblPrEx>
        <w:trPr>
          <w:gridBefore w:val="1"/>
          <w:wBefore w:w="378" w:type="dxa"/>
          <w:trHeight w:val="167"/>
          <w:trPrChange w:id="955" w:author="Sydney Gourlay" w:date="2016-06-17T14:37:00Z">
            <w:trPr>
              <w:gridAfter w:val="0"/>
              <w:wAfter w:w="53" w:type="dxa"/>
              <w:trHeight w:val="167"/>
            </w:trPr>
          </w:trPrChange>
        </w:trPr>
        <w:tc>
          <w:tcPr>
            <w:tcW w:w="1620" w:type="dxa"/>
            <w:gridSpan w:val="2"/>
            <w:vMerge w:val="restart"/>
            <w:tcBorders>
              <w:top w:val="nil"/>
              <w:left w:val="nil"/>
              <w:right w:val="single" w:sz="2" w:space="0" w:color="auto"/>
            </w:tcBorders>
            <w:shd w:val="clear" w:color="auto" w:fill="A9D5E7" w:themeFill="accent1" w:themeFillTint="66"/>
            <w:vAlign w:val="center"/>
            <w:tcPrChange w:id="956" w:author="Sydney Gourlay" w:date="2016-06-17T14:37:00Z">
              <w:tcPr>
                <w:tcW w:w="1746" w:type="dxa"/>
                <w:vMerge w:val="restart"/>
                <w:tcBorders>
                  <w:top w:val="nil"/>
                  <w:left w:val="nil"/>
                  <w:right w:val="single" w:sz="2" w:space="0" w:color="auto"/>
                </w:tcBorders>
                <w:shd w:val="clear" w:color="auto" w:fill="A9D5E7" w:themeFill="accent1" w:themeFillTint="66"/>
                <w:vAlign w:val="center"/>
              </w:tcPr>
            </w:tcPrChange>
          </w:tcPr>
          <w:p w14:paraId="07C52416" w14:textId="77777777" w:rsidR="00206C38" w:rsidRPr="003A5ADF" w:rsidRDefault="00206C38" w:rsidP="00B468C9">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Level (GPS)</w:t>
            </w:r>
          </w:p>
        </w:tc>
        <w:tc>
          <w:tcPr>
            <w:tcW w:w="3150" w:type="dxa"/>
            <w:gridSpan w:val="8"/>
            <w:tcBorders>
              <w:top w:val="nil"/>
              <w:left w:val="single" w:sz="2" w:space="0" w:color="auto"/>
              <w:bottom w:val="nil"/>
              <w:right w:val="dotted" w:sz="4" w:space="0" w:color="auto"/>
            </w:tcBorders>
            <w:shd w:val="clear" w:color="auto" w:fill="A9D5E7" w:themeFill="accent1" w:themeFillTint="66"/>
            <w:noWrap/>
            <w:vAlign w:val="bottom"/>
            <w:hideMark/>
            <w:tcPrChange w:id="957" w:author="Sydney Gourlay" w:date="2016-06-17T14:37:00Z">
              <w:tcPr>
                <w:tcW w:w="3076" w:type="dxa"/>
                <w:gridSpan w:val="8"/>
                <w:tcBorders>
                  <w:top w:val="nil"/>
                  <w:left w:val="single" w:sz="2" w:space="0" w:color="auto"/>
                  <w:bottom w:val="nil"/>
                  <w:right w:val="dotted" w:sz="4" w:space="0" w:color="auto"/>
                </w:tcBorders>
                <w:shd w:val="clear" w:color="auto" w:fill="A9D5E7" w:themeFill="accent1" w:themeFillTint="66"/>
                <w:noWrap/>
                <w:vAlign w:val="bottom"/>
                <w:hideMark/>
              </w:tcPr>
            </w:tcPrChange>
          </w:tcPr>
          <w:p w14:paraId="31061365" w14:textId="3C7BD43B" w:rsidR="00206C38" w:rsidRPr="003A5ADF" w:rsidRDefault="00206C38" w:rsidP="00B468C9">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 xml:space="preserve">Standard </w:t>
            </w:r>
            <w:ins w:id="958" w:author="Abhilasha Vaid" w:date="2016-06-17T13:58:00Z">
              <w:r w:rsidR="00012EEF">
                <w:rPr>
                  <w:rFonts w:ascii="Calibri" w:eastAsia="Times New Roman" w:hAnsi="Calibri" w:cs="Times New Roman"/>
                  <w:b/>
                  <w:color w:val="000000"/>
                  <w:sz w:val="20"/>
                  <w:szCs w:val="20"/>
                </w:rPr>
                <w:t>u</w:t>
              </w:r>
            </w:ins>
            <w:del w:id="959" w:author="Abhilasha Vaid" w:date="2016-06-17T13:58:00Z">
              <w:r w:rsidRPr="003A5ADF" w:rsidDel="00012EEF">
                <w:rPr>
                  <w:rFonts w:ascii="Calibri" w:eastAsia="Times New Roman" w:hAnsi="Calibri" w:cs="Times New Roman"/>
                  <w:b/>
                  <w:color w:val="000000"/>
                  <w:sz w:val="20"/>
                  <w:szCs w:val="20"/>
                </w:rPr>
                <w:delText>U</w:delText>
              </w:r>
            </w:del>
            <w:r w:rsidRPr="003A5ADF">
              <w:rPr>
                <w:rFonts w:ascii="Calibri" w:eastAsia="Times New Roman" w:hAnsi="Calibri" w:cs="Times New Roman"/>
                <w:b/>
                <w:color w:val="000000"/>
                <w:sz w:val="20"/>
                <w:szCs w:val="20"/>
              </w:rPr>
              <w:t>nits</w:t>
            </w:r>
          </w:p>
        </w:tc>
        <w:tc>
          <w:tcPr>
            <w:tcW w:w="3600" w:type="dxa"/>
            <w:gridSpan w:val="8"/>
            <w:tcBorders>
              <w:top w:val="nil"/>
              <w:left w:val="dotted" w:sz="4" w:space="0" w:color="auto"/>
              <w:bottom w:val="nil"/>
              <w:right w:val="dotted" w:sz="4" w:space="0" w:color="auto"/>
            </w:tcBorders>
            <w:shd w:val="clear" w:color="auto" w:fill="A9D5E7" w:themeFill="accent1" w:themeFillTint="66"/>
            <w:noWrap/>
            <w:vAlign w:val="bottom"/>
            <w:hideMark/>
            <w:tcPrChange w:id="960" w:author="Sydney Gourlay" w:date="2016-06-17T14:37:00Z">
              <w:tcPr>
                <w:tcW w:w="3461" w:type="dxa"/>
                <w:gridSpan w:val="8"/>
                <w:tcBorders>
                  <w:top w:val="nil"/>
                  <w:left w:val="dotted" w:sz="4" w:space="0" w:color="auto"/>
                  <w:bottom w:val="nil"/>
                  <w:right w:val="dotted" w:sz="4" w:space="0" w:color="auto"/>
                </w:tcBorders>
                <w:shd w:val="clear" w:color="auto" w:fill="A9D5E7" w:themeFill="accent1" w:themeFillTint="66"/>
                <w:noWrap/>
                <w:vAlign w:val="bottom"/>
                <w:hideMark/>
              </w:tcPr>
            </w:tcPrChange>
          </w:tcPr>
          <w:p w14:paraId="5122D465" w14:textId="3FF53194" w:rsidR="00206C38" w:rsidRPr="003A5ADF" w:rsidRDefault="00206C38" w:rsidP="00B468C9">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Non-</w:t>
            </w:r>
            <w:ins w:id="961" w:author="Abhilasha Vaid" w:date="2016-06-17T13:58:00Z">
              <w:r w:rsidR="00012EEF">
                <w:rPr>
                  <w:rFonts w:ascii="Calibri" w:eastAsia="Times New Roman" w:hAnsi="Calibri" w:cs="Times New Roman"/>
                  <w:b/>
                  <w:color w:val="000000"/>
                  <w:sz w:val="20"/>
                  <w:szCs w:val="20"/>
                </w:rPr>
                <w:t>s</w:t>
              </w:r>
            </w:ins>
            <w:del w:id="962" w:author="Abhilasha Vaid" w:date="2016-06-17T13:58:00Z">
              <w:r w:rsidRPr="003A5ADF" w:rsidDel="00012EEF">
                <w:rPr>
                  <w:rFonts w:ascii="Calibri" w:eastAsia="Times New Roman" w:hAnsi="Calibri" w:cs="Times New Roman"/>
                  <w:b/>
                  <w:color w:val="000000"/>
                  <w:sz w:val="20"/>
                  <w:szCs w:val="20"/>
                </w:rPr>
                <w:delText>S</w:delText>
              </w:r>
            </w:del>
            <w:r w:rsidRPr="003A5ADF">
              <w:rPr>
                <w:rFonts w:ascii="Calibri" w:eastAsia="Times New Roman" w:hAnsi="Calibri" w:cs="Times New Roman"/>
                <w:b/>
                <w:color w:val="000000"/>
                <w:sz w:val="20"/>
                <w:szCs w:val="20"/>
              </w:rPr>
              <w:t xml:space="preserve">tandard </w:t>
            </w:r>
            <w:ins w:id="963" w:author="Abhilasha Vaid" w:date="2016-06-17T13:58:00Z">
              <w:r w:rsidR="00012EEF">
                <w:rPr>
                  <w:rFonts w:ascii="Calibri" w:eastAsia="Times New Roman" w:hAnsi="Calibri" w:cs="Times New Roman"/>
                  <w:b/>
                  <w:color w:val="000000"/>
                  <w:sz w:val="20"/>
                  <w:szCs w:val="20"/>
                </w:rPr>
                <w:t>u</w:t>
              </w:r>
            </w:ins>
            <w:del w:id="964" w:author="Abhilasha Vaid" w:date="2016-06-17T13:58:00Z">
              <w:r w:rsidRPr="003A5ADF" w:rsidDel="00012EEF">
                <w:rPr>
                  <w:rFonts w:ascii="Calibri" w:eastAsia="Times New Roman" w:hAnsi="Calibri" w:cs="Times New Roman"/>
                  <w:b/>
                  <w:color w:val="000000"/>
                  <w:sz w:val="20"/>
                  <w:szCs w:val="20"/>
                </w:rPr>
                <w:delText>U</w:delText>
              </w:r>
            </w:del>
            <w:r w:rsidRPr="003A5ADF">
              <w:rPr>
                <w:rFonts w:ascii="Calibri" w:eastAsia="Times New Roman" w:hAnsi="Calibri" w:cs="Times New Roman"/>
                <w:b/>
                <w:color w:val="000000"/>
                <w:sz w:val="20"/>
                <w:szCs w:val="20"/>
              </w:rPr>
              <w:t>nits</w:t>
            </w:r>
          </w:p>
        </w:tc>
        <w:tc>
          <w:tcPr>
            <w:tcW w:w="1305" w:type="dxa"/>
            <w:gridSpan w:val="2"/>
            <w:tcBorders>
              <w:top w:val="nil"/>
              <w:left w:val="dotted" w:sz="4" w:space="0" w:color="auto"/>
              <w:right w:val="nil"/>
            </w:tcBorders>
            <w:shd w:val="clear" w:color="auto" w:fill="A9D5E7" w:themeFill="accent1" w:themeFillTint="66"/>
            <w:noWrap/>
            <w:vAlign w:val="bottom"/>
            <w:hideMark/>
            <w:tcPrChange w:id="965" w:author="Sydney Gourlay" w:date="2016-06-17T14:37:00Z">
              <w:tcPr>
                <w:tcW w:w="1247" w:type="dxa"/>
                <w:gridSpan w:val="2"/>
                <w:tcBorders>
                  <w:top w:val="nil"/>
                  <w:left w:val="dotted" w:sz="4" w:space="0" w:color="auto"/>
                  <w:right w:val="nil"/>
                </w:tcBorders>
                <w:shd w:val="clear" w:color="auto" w:fill="A9D5E7" w:themeFill="accent1" w:themeFillTint="66"/>
                <w:noWrap/>
                <w:vAlign w:val="bottom"/>
                <w:hideMark/>
              </w:tcPr>
            </w:tcPrChange>
          </w:tcPr>
          <w:p w14:paraId="403B0434" w14:textId="77777777" w:rsidR="00206C38" w:rsidRPr="003A5ADF" w:rsidRDefault="00206C38" w:rsidP="00B468C9">
            <w:pPr>
              <w:spacing w:after="0" w:line="240" w:lineRule="auto"/>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 </w:t>
            </w:r>
          </w:p>
        </w:tc>
      </w:tr>
      <w:tr w:rsidR="00206C38" w:rsidRPr="003A5ADF" w14:paraId="6B2CB780" w14:textId="77777777" w:rsidTr="00A170E6">
        <w:tblPrEx>
          <w:jc w:val="left"/>
          <w:tblPrExChange w:id="966" w:author="Sydney Gourlay" w:date="2016-06-17T14:37:00Z">
            <w:tblPrEx>
              <w:jc w:val="left"/>
            </w:tblPrEx>
          </w:tblPrExChange>
        </w:tblPrEx>
        <w:trPr>
          <w:gridBefore w:val="1"/>
          <w:wBefore w:w="378" w:type="dxa"/>
          <w:trHeight w:val="630"/>
          <w:trPrChange w:id="967" w:author="Sydney Gourlay" w:date="2016-06-17T14:37:00Z">
            <w:trPr>
              <w:gridAfter w:val="0"/>
              <w:wAfter w:w="53" w:type="dxa"/>
              <w:trHeight w:val="630"/>
            </w:trPr>
          </w:trPrChange>
        </w:trPr>
        <w:tc>
          <w:tcPr>
            <w:tcW w:w="1620" w:type="dxa"/>
            <w:gridSpan w:val="2"/>
            <w:vMerge/>
            <w:tcBorders>
              <w:left w:val="nil"/>
              <w:bottom w:val="single" w:sz="4" w:space="0" w:color="auto"/>
              <w:right w:val="single" w:sz="2" w:space="0" w:color="auto"/>
            </w:tcBorders>
            <w:shd w:val="clear" w:color="auto" w:fill="A9D5E7" w:themeFill="accent1" w:themeFillTint="66"/>
            <w:tcPrChange w:id="968" w:author="Sydney Gourlay" w:date="2016-06-17T14:37:00Z">
              <w:tcPr>
                <w:tcW w:w="1746" w:type="dxa"/>
                <w:vMerge/>
                <w:tcBorders>
                  <w:left w:val="nil"/>
                  <w:bottom w:val="single" w:sz="4" w:space="0" w:color="auto"/>
                  <w:right w:val="single" w:sz="2" w:space="0" w:color="auto"/>
                </w:tcBorders>
                <w:shd w:val="clear" w:color="auto" w:fill="A9D5E7" w:themeFill="accent1" w:themeFillTint="66"/>
              </w:tcPr>
            </w:tcPrChange>
          </w:tcPr>
          <w:p w14:paraId="7C7EA44B" w14:textId="77777777" w:rsidR="00206C38" w:rsidRPr="003A5ADF" w:rsidRDefault="00206C38" w:rsidP="00B468C9">
            <w:pPr>
              <w:spacing w:after="0" w:line="240" w:lineRule="auto"/>
              <w:rPr>
                <w:rFonts w:ascii="Calibri" w:eastAsia="Times New Roman" w:hAnsi="Calibri" w:cs="Times New Roman"/>
                <w:b/>
                <w:color w:val="000000"/>
                <w:sz w:val="20"/>
                <w:szCs w:val="20"/>
              </w:rPr>
            </w:pPr>
          </w:p>
        </w:tc>
        <w:tc>
          <w:tcPr>
            <w:tcW w:w="521" w:type="dxa"/>
            <w:tcBorders>
              <w:top w:val="nil"/>
              <w:left w:val="single" w:sz="2" w:space="0" w:color="auto"/>
              <w:bottom w:val="single" w:sz="4" w:space="0" w:color="auto"/>
            </w:tcBorders>
            <w:shd w:val="clear" w:color="auto" w:fill="A9D5E7" w:themeFill="accent1" w:themeFillTint="66"/>
            <w:noWrap/>
            <w:vAlign w:val="bottom"/>
            <w:hideMark/>
            <w:tcPrChange w:id="969" w:author="Sydney Gourlay" w:date="2016-06-17T14:37:00Z">
              <w:tcPr>
                <w:tcW w:w="620" w:type="dxa"/>
                <w:gridSpan w:val="2"/>
                <w:tcBorders>
                  <w:top w:val="nil"/>
                  <w:left w:val="single" w:sz="2" w:space="0" w:color="auto"/>
                  <w:bottom w:val="single" w:sz="4" w:space="0" w:color="auto"/>
                </w:tcBorders>
                <w:shd w:val="clear" w:color="auto" w:fill="A9D5E7" w:themeFill="accent1" w:themeFillTint="66"/>
                <w:noWrap/>
                <w:vAlign w:val="bottom"/>
                <w:hideMark/>
              </w:tcPr>
            </w:tcPrChange>
          </w:tcPr>
          <w:p w14:paraId="2171D832" w14:textId="77777777" w:rsidR="00206C38" w:rsidRPr="003A5ADF" w:rsidRDefault="00206C38" w:rsidP="00B468C9">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N</w:t>
            </w:r>
          </w:p>
        </w:tc>
        <w:tc>
          <w:tcPr>
            <w:tcW w:w="571" w:type="dxa"/>
            <w:gridSpan w:val="2"/>
            <w:tcBorders>
              <w:top w:val="nil"/>
              <w:bottom w:val="single" w:sz="4" w:space="0" w:color="auto"/>
            </w:tcBorders>
            <w:shd w:val="clear" w:color="auto" w:fill="A9D5E7" w:themeFill="accent1" w:themeFillTint="66"/>
            <w:noWrap/>
            <w:vAlign w:val="bottom"/>
            <w:hideMark/>
            <w:tcPrChange w:id="970" w:author="Sydney Gourlay" w:date="2016-06-17T14:37:00Z">
              <w:tcPr>
                <w:tcW w:w="571" w:type="dxa"/>
                <w:gridSpan w:val="2"/>
                <w:tcBorders>
                  <w:top w:val="nil"/>
                  <w:bottom w:val="single" w:sz="4" w:space="0" w:color="auto"/>
                </w:tcBorders>
                <w:shd w:val="clear" w:color="auto" w:fill="A9D5E7" w:themeFill="accent1" w:themeFillTint="66"/>
                <w:noWrap/>
                <w:vAlign w:val="bottom"/>
                <w:hideMark/>
              </w:tcPr>
            </w:tcPrChange>
          </w:tcPr>
          <w:p w14:paraId="277FAEE3" w14:textId="77777777" w:rsidR="00206C38" w:rsidRPr="003A5ADF" w:rsidRDefault="00206C38" w:rsidP="00B468C9">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SR</w:t>
            </w:r>
          </w:p>
        </w:tc>
        <w:tc>
          <w:tcPr>
            <w:tcW w:w="593" w:type="dxa"/>
            <w:gridSpan w:val="2"/>
            <w:tcBorders>
              <w:top w:val="nil"/>
              <w:bottom w:val="single" w:sz="4" w:space="0" w:color="auto"/>
            </w:tcBorders>
            <w:shd w:val="clear" w:color="auto" w:fill="A9D5E7" w:themeFill="accent1" w:themeFillTint="66"/>
            <w:vAlign w:val="bottom"/>
            <w:hideMark/>
            <w:tcPrChange w:id="971" w:author="Sydney Gourlay" w:date="2016-06-17T14:37:00Z">
              <w:tcPr>
                <w:tcW w:w="593" w:type="dxa"/>
                <w:gridSpan w:val="2"/>
                <w:tcBorders>
                  <w:top w:val="nil"/>
                  <w:bottom w:val="single" w:sz="4" w:space="0" w:color="auto"/>
                </w:tcBorders>
                <w:shd w:val="clear" w:color="auto" w:fill="A9D5E7" w:themeFill="accent1" w:themeFillTint="66"/>
                <w:vAlign w:val="bottom"/>
                <w:hideMark/>
              </w:tcPr>
            </w:tcPrChange>
          </w:tcPr>
          <w:p w14:paraId="68650132" w14:textId="77777777" w:rsidR="00206C38" w:rsidRPr="003A5ADF" w:rsidRDefault="00206C38" w:rsidP="00B468C9">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GPS</w:t>
            </w:r>
          </w:p>
        </w:tc>
        <w:tc>
          <w:tcPr>
            <w:tcW w:w="1465" w:type="dxa"/>
            <w:gridSpan w:val="3"/>
            <w:tcBorders>
              <w:top w:val="nil"/>
              <w:bottom w:val="single" w:sz="4" w:space="0" w:color="auto"/>
              <w:right w:val="dotted" w:sz="4" w:space="0" w:color="auto"/>
            </w:tcBorders>
            <w:shd w:val="clear" w:color="auto" w:fill="A9D5E7" w:themeFill="accent1" w:themeFillTint="66"/>
            <w:vAlign w:val="bottom"/>
            <w:hideMark/>
            <w:tcPrChange w:id="972" w:author="Sydney Gourlay" w:date="2016-06-17T14:37:00Z">
              <w:tcPr>
                <w:tcW w:w="1292" w:type="dxa"/>
                <w:gridSpan w:val="2"/>
                <w:tcBorders>
                  <w:top w:val="nil"/>
                  <w:bottom w:val="single" w:sz="4" w:space="0" w:color="auto"/>
                  <w:right w:val="dotted" w:sz="4" w:space="0" w:color="auto"/>
                </w:tcBorders>
                <w:shd w:val="clear" w:color="auto" w:fill="A9D5E7" w:themeFill="accent1" w:themeFillTint="66"/>
                <w:vAlign w:val="bottom"/>
                <w:hideMark/>
              </w:tcPr>
            </w:tcPrChange>
          </w:tcPr>
          <w:p w14:paraId="05EBC6FD" w14:textId="1F26E30A" w:rsidR="00206C38" w:rsidRDefault="00206C38" w:rsidP="00B468C9">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Mean </w:t>
            </w:r>
            <w:ins w:id="973" w:author="Abhilasha Vaid" w:date="2016-06-17T13:57:00Z">
              <w:r w:rsidR="00012EEF">
                <w:rPr>
                  <w:rFonts w:ascii="Calibri" w:eastAsia="Times New Roman" w:hAnsi="Calibri" w:cs="Times New Roman"/>
                  <w:b/>
                  <w:color w:val="000000"/>
                  <w:sz w:val="20"/>
                  <w:szCs w:val="20"/>
                </w:rPr>
                <w:t>b</w:t>
              </w:r>
            </w:ins>
            <w:del w:id="974" w:author="Abhilasha Vaid" w:date="2016-06-17T13:57:00Z">
              <w:r w:rsidDel="00012EEF">
                <w:rPr>
                  <w:rFonts w:ascii="Calibri" w:eastAsia="Times New Roman" w:hAnsi="Calibri" w:cs="Times New Roman"/>
                  <w:b/>
                  <w:color w:val="000000"/>
                  <w:sz w:val="20"/>
                  <w:szCs w:val="20"/>
                </w:rPr>
                <w:delText>B</w:delText>
              </w:r>
            </w:del>
            <w:r>
              <w:rPr>
                <w:rFonts w:ascii="Calibri" w:eastAsia="Times New Roman" w:hAnsi="Calibri" w:cs="Times New Roman"/>
                <w:b/>
                <w:color w:val="000000"/>
                <w:sz w:val="20"/>
                <w:szCs w:val="20"/>
              </w:rPr>
              <w:t>ias/</w:t>
            </w:r>
          </w:p>
          <w:p w14:paraId="413D99FF" w14:textId="31E0AC5C" w:rsidR="00206C38" w:rsidRPr="003A5ADF" w:rsidRDefault="00012EEF" w:rsidP="00B468C9">
            <w:pPr>
              <w:spacing w:after="0" w:line="240" w:lineRule="auto"/>
              <w:jc w:val="center"/>
              <w:rPr>
                <w:rFonts w:ascii="Calibri" w:eastAsia="Times New Roman" w:hAnsi="Calibri" w:cs="Times New Roman"/>
                <w:b/>
                <w:color w:val="000000"/>
                <w:sz w:val="20"/>
                <w:szCs w:val="20"/>
              </w:rPr>
            </w:pPr>
            <w:ins w:id="975" w:author="Abhilasha Vaid" w:date="2016-06-17T13:58:00Z">
              <w:r>
                <w:rPr>
                  <w:rFonts w:ascii="Calibri" w:eastAsia="Times New Roman" w:hAnsi="Calibri" w:cs="Times New Roman"/>
                  <w:b/>
                  <w:color w:val="000000"/>
                  <w:sz w:val="20"/>
                  <w:szCs w:val="20"/>
                </w:rPr>
                <w:t>m</w:t>
              </w:r>
            </w:ins>
            <w:del w:id="976" w:author="Abhilasha Vaid" w:date="2016-06-17T13:58:00Z">
              <w:r w:rsidR="00206C38" w:rsidRPr="003A5ADF" w:rsidDel="00012EEF">
                <w:rPr>
                  <w:rFonts w:ascii="Calibri" w:eastAsia="Times New Roman" w:hAnsi="Calibri" w:cs="Times New Roman"/>
                  <w:b/>
                  <w:color w:val="000000"/>
                  <w:sz w:val="20"/>
                  <w:szCs w:val="20"/>
                </w:rPr>
                <w:delText>M</w:delText>
              </w:r>
            </w:del>
            <w:r w:rsidR="00206C38" w:rsidRPr="003A5ADF">
              <w:rPr>
                <w:rFonts w:ascii="Calibri" w:eastAsia="Times New Roman" w:hAnsi="Calibri" w:cs="Times New Roman"/>
                <w:b/>
                <w:color w:val="000000"/>
                <w:sz w:val="20"/>
                <w:szCs w:val="20"/>
              </w:rPr>
              <w:t>ean GPS</w:t>
            </w:r>
          </w:p>
        </w:tc>
        <w:tc>
          <w:tcPr>
            <w:tcW w:w="521" w:type="dxa"/>
            <w:tcBorders>
              <w:top w:val="nil"/>
              <w:left w:val="dotted" w:sz="4" w:space="0" w:color="auto"/>
              <w:bottom w:val="single" w:sz="4" w:space="0" w:color="auto"/>
            </w:tcBorders>
            <w:shd w:val="clear" w:color="auto" w:fill="A9D5E7" w:themeFill="accent1" w:themeFillTint="66"/>
            <w:noWrap/>
            <w:vAlign w:val="bottom"/>
            <w:hideMark/>
            <w:tcPrChange w:id="977" w:author="Sydney Gourlay" w:date="2016-06-17T14:37:00Z">
              <w:tcPr>
                <w:tcW w:w="622" w:type="dxa"/>
                <w:gridSpan w:val="2"/>
                <w:tcBorders>
                  <w:top w:val="nil"/>
                  <w:left w:val="dotted" w:sz="4" w:space="0" w:color="auto"/>
                  <w:bottom w:val="single" w:sz="4" w:space="0" w:color="auto"/>
                </w:tcBorders>
                <w:shd w:val="clear" w:color="auto" w:fill="A9D5E7" w:themeFill="accent1" w:themeFillTint="66"/>
                <w:noWrap/>
                <w:vAlign w:val="bottom"/>
                <w:hideMark/>
              </w:tcPr>
            </w:tcPrChange>
          </w:tcPr>
          <w:p w14:paraId="7349AD6A" w14:textId="77777777" w:rsidR="00206C38" w:rsidRPr="003A5ADF" w:rsidRDefault="00206C38" w:rsidP="00B468C9">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N</w:t>
            </w:r>
          </w:p>
        </w:tc>
        <w:tc>
          <w:tcPr>
            <w:tcW w:w="652" w:type="dxa"/>
            <w:gridSpan w:val="3"/>
            <w:tcBorders>
              <w:top w:val="nil"/>
              <w:bottom w:val="single" w:sz="4" w:space="0" w:color="auto"/>
            </w:tcBorders>
            <w:shd w:val="clear" w:color="auto" w:fill="A9D5E7" w:themeFill="accent1" w:themeFillTint="66"/>
            <w:noWrap/>
            <w:vAlign w:val="bottom"/>
            <w:hideMark/>
            <w:tcPrChange w:id="978" w:author="Sydney Gourlay" w:date="2016-06-17T14:37:00Z">
              <w:tcPr>
                <w:tcW w:w="652" w:type="dxa"/>
                <w:gridSpan w:val="3"/>
                <w:tcBorders>
                  <w:top w:val="nil"/>
                  <w:bottom w:val="single" w:sz="4" w:space="0" w:color="auto"/>
                </w:tcBorders>
                <w:shd w:val="clear" w:color="auto" w:fill="A9D5E7" w:themeFill="accent1" w:themeFillTint="66"/>
                <w:noWrap/>
                <w:vAlign w:val="bottom"/>
                <w:hideMark/>
              </w:tcPr>
            </w:tcPrChange>
          </w:tcPr>
          <w:p w14:paraId="6C8EBD48" w14:textId="77777777" w:rsidR="00206C38" w:rsidRPr="003A5ADF" w:rsidRDefault="00206C38" w:rsidP="00B468C9">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SR</w:t>
            </w:r>
          </w:p>
        </w:tc>
        <w:tc>
          <w:tcPr>
            <w:tcW w:w="671" w:type="dxa"/>
            <w:tcBorders>
              <w:top w:val="nil"/>
              <w:bottom w:val="single" w:sz="4" w:space="0" w:color="auto"/>
            </w:tcBorders>
            <w:shd w:val="clear" w:color="auto" w:fill="A9D5E7" w:themeFill="accent1" w:themeFillTint="66"/>
            <w:vAlign w:val="bottom"/>
            <w:hideMark/>
            <w:tcPrChange w:id="979" w:author="Sydney Gourlay" w:date="2016-06-17T14:37:00Z">
              <w:tcPr>
                <w:tcW w:w="671" w:type="dxa"/>
                <w:tcBorders>
                  <w:top w:val="nil"/>
                  <w:bottom w:val="single" w:sz="4" w:space="0" w:color="auto"/>
                </w:tcBorders>
                <w:shd w:val="clear" w:color="auto" w:fill="A9D5E7" w:themeFill="accent1" w:themeFillTint="66"/>
                <w:vAlign w:val="bottom"/>
                <w:hideMark/>
              </w:tcPr>
            </w:tcPrChange>
          </w:tcPr>
          <w:p w14:paraId="3B006413" w14:textId="77777777" w:rsidR="00206C38" w:rsidRPr="003A5ADF" w:rsidRDefault="00206C38" w:rsidP="00B468C9">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GPS</w:t>
            </w:r>
          </w:p>
        </w:tc>
        <w:tc>
          <w:tcPr>
            <w:tcW w:w="1756" w:type="dxa"/>
            <w:gridSpan w:val="3"/>
            <w:tcBorders>
              <w:top w:val="nil"/>
              <w:bottom w:val="single" w:sz="4" w:space="0" w:color="auto"/>
              <w:right w:val="dotted" w:sz="4" w:space="0" w:color="auto"/>
            </w:tcBorders>
            <w:shd w:val="clear" w:color="auto" w:fill="A9D5E7" w:themeFill="accent1" w:themeFillTint="66"/>
            <w:vAlign w:val="bottom"/>
            <w:hideMark/>
            <w:tcPrChange w:id="980" w:author="Sydney Gourlay" w:date="2016-06-17T14:37:00Z">
              <w:tcPr>
                <w:tcW w:w="1516" w:type="dxa"/>
                <w:gridSpan w:val="2"/>
                <w:tcBorders>
                  <w:top w:val="nil"/>
                  <w:bottom w:val="single" w:sz="4" w:space="0" w:color="auto"/>
                  <w:right w:val="dotted" w:sz="4" w:space="0" w:color="auto"/>
                </w:tcBorders>
                <w:shd w:val="clear" w:color="auto" w:fill="A9D5E7" w:themeFill="accent1" w:themeFillTint="66"/>
                <w:vAlign w:val="bottom"/>
                <w:hideMark/>
              </w:tcPr>
            </w:tcPrChange>
          </w:tcPr>
          <w:p w14:paraId="190BFC8E" w14:textId="4E73BFD2" w:rsidR="00206C38" w:rsidRDefault="00206C38" w:rsidP="00B468C9">
            <w:pPr>
              <w:spacing w:after="0" w:line="240" w:lineRule="auto"/>
              <w:jc w:val="cente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Mean </w:t>
            </w:r>
            <w:ins w:id="981" w:author="Abhilasha Vaid" w:date="2016-06-17T13:57:00Z">
              <w:r w:rsidR="00012EEF">
                <w:rPr>
                  <w:rFonts w:ascii="Calibri" w:eastAsia="Times New Roman" w:hAnsi="Calibri" w:cs="Times New Roman"/>
                  <w:b/>
                  <w:color w:val="000000"/>
                  <w:sz w:val="20"/>
                  <w:szCs w:val="20"/>
                </w:rPr>
                <w:t>b</w:t>
              </w:r>
            </w:ins>
            <w:del w:id="982" w:author="Abhilasha Vaid" w:date="2016-06-17T13:57:00Z">
              <w:r w:rsidDel="00012EEF">
                <w:rPr>
                  <w:rFonts w:ascii="Calibri" w:eastAsia="Times New Roman" w:hAnsi="Calibri" w:cs="Times New Roman"/>
                  <w:b/>
                  <w:color w:val="000000"/>
                  <w:sz w:val="20"/>
                  <w:szCs w:val="20"/>
                </w:rPr>
                <w:delText>B</w:delText>
              </w:r>
            </w:del>
            <w:r>
              <w:rPr>
                <w:rFonts w:ascii="Calibri" w:eastAsia="Times New Roman" w:hAnsi="Calibri" w:cs="Times New Roman"/>
                <w:b/>
                <w:color w:val="000000"/>
                <w:sz w:val="20"/>
                <w:szCs w:val="20"/>
              </w:rPr>
              <w:t>ias/</w:t>
            </w:r>
          </w:p>
          <w:p w14:paraId="7BE48A48" w14:textId="4992C89C" w:rsidR="00206C38" w:rsidRPr="003A5ADF" w:rsidRDefault="00012EEF" w:rsidP="00B468C9">
            <w:pPr>
              <w:spacing w:after="0" w:line="240" w:lineRule="auto"/>
              <w:jc w:val="center"/>
              <w:rPr>
                <w:rFonts w:ascii="Calibri" w:eastAsia="Times New Roman" w:hAnsi="Calibri" w:cs="Times New Roman"/>
                <w:b/>
                <w:color w:val="000000"/>
                <w:sz w:val="20"/>
                <w:szCs w:val="20"/>
              </w:rPr>
            </w:pPr>
            <w:ins w:id="983" w:author="Abhilasha Vaid" w:date="2016-06-17T13:57:00Z">
              <w:r>
                <w:rPr>
                  <w:rFonts w:ascii="Calibri" w:eastAsia="Times New Roman" w:hAnsi="Calibri" w:cs="Times New Roman"/>
                  <w:b/>
                  <w:color w:val="000000"/>
                  <w:sz w:val="20"/>
                  <w:szCs w:val="20"/>
                </w:rPr>
                <w:t>m</w:t>
              </w:r>
            </w:ins>
            <w:del w:id="984" w:author="Abhilasha Vaid" w:date="2016-06-17T13:57:00Z">
              <w:r w:rsidR="00206C38" w:rsidRPr="003A5ADF" w:rsidDel="00012EEF">
                <w:rPr>
                  <w:rFonts w:ascii="Calibri" w:eastAsia="Times New Roman" w:hAnsi="Calibri" w:cs="Times New Roman"/>
                  <w:b/>
                  <w:color w:val="000000"/>
                  <w:sz w:val="20"/>
                  <w:szCs w:val="20"/>
                </w:rPr>
                <w:delText>M</w:delText>
              </w:r>
            </w:del>
            <w:r w:rsidR="00206C38" w:rsidRPr="003A5ADF">
              <w:rPr>
                <w:rFonts w:ascii="Calibri" w:eastAsia="Times New Roman" w:hAnsi="Calibri" w:cs="Times New Roman"/>
                <w:b/>
                <w:color w:val="000000"/>
                <w:sz w:val="20"/>
                <w:szCs w:val="20"/>
              </w:rPr>
              <w:t>ean GPS</w:t>
            </w:r>
          </w:p>
        </w:tc>
        <w:tc>
          <w:tcPr>
            <w:tcW w:w="1305" w:type="dxa"/>
            <w:gridSpan w:val="2"/>
            <w:tcBorders>
              <w:top w:val="nil"/>
              <w:left w:val="dotted" w:sz="4" w:space="0" w:color="auto"/>
              <w:bottom w:val="single" w:sz="4" w:space="0" w:color="auto"/>
              <w:right w:val="nil"/>
            </w:tcBorders>
            <w:shd w:val="clear" w:color="auto" w:fill="A9D5E7" w:themeFill="accent1" w:themeFillTint="66"/>
            <w:vAlign w:val="bottom"/>
            <w:hideMark/>
            <w:tcPrChange w:id="985" w:author="Sydney Gourlay" w:date="2016-06-17T14:37:00Z">
              <w:tcPr>
                <w:tcW w:w="1247" w:type="dxa"/>
                <w:gridSpan w:val="2"/>
                <w:tcBorders>
                  <w:top w:val="nil"/>
                  <w:left w:val="dotted" w:sz="4" w:space="0" w:color="auto"/>
                  <w:bottom w:val="single" w:sz="4" w:space="0" w:color="auto"/>
                  <w:right w:val="nil"/>
                </w:tcBorders>
                <w:shd w:val="clear" w:color="auto" w:fill="A9D5E7" w:themeFill="accent1" w:themeFillTint="66"/>
                <w:vAlign w:val="bottom"/>
                <w:hideMark/>
              </w:tcPr>
            </w:tcPrChange>
          </w:tcPr>
          <w:p w14:paraId="0999DCED" w14:textId="77777777" w:rsidR="00206C38" w:rsidRDefault="00206C38" w:rsidP="00B468C9">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 xml:space="preserve">Difference </w:t>
            </w:r>
          </w:p>
          <w:p w14:paraId="6EBD31CF" w14:textId="381310AE" w:rsidR="00206C38" w:rsidRPr="003A5ADF" w:rsidRDefault="00206C38" w:rsidP="00B468C9">
            <w:pPr>
              <w:spacing w:after="0" w:line="240" w:lineRule="auto"/>
              <w:jc w:val="center"/>
              <w:rPr>
                <w:rFonts w:ascii="Calibri" w:eastAsia="Times New Roman" w:hAnsi="Calibri" w:cs="Times New Roman"/>
                <w:b/>
                <w:color w:val="000000"/>
                <w:sz w:val="20"/>
                <w:szCs w:val="20"/>
              </w:rPr>
            </w:pPr>
            <w:r w:rsidRPr="003A5ADF">
              <w:rPr>
                <w:rFonts w:ascii="Calibri" w:eastAsia="Times New Roman" w:hAnsi="Calibri" w:cs="Times New Roman"/>
                <w:b/>
                <w:color w:val="000000"/>
                <w:sz w:val="20"/>
                <w:szCs w:val="20"/>
              </w:rPr>
              <w:t xml:space="preserve">in </w:t>
            </w:r>
            <w:ins w:id="986" w:author="Abhilasha Vaid" w:date="2016-06-17T13:57:00Z">
              <w:r w:rsidR="00012EEF">
                <w:rPr>
                  <w:rFonts w:ascii="Calibri" w:eastAsia="Times New Roman" w:hAnsi="Calibri" w:cs="Times New Roman"/>
                  <w:b/>
                  <w:color w:val="000000"/>
                  <w:sz w:val="20"/>
                  <w:szCs w:val="20"/>
                </w:rPr>
                <w:t>b</w:t>
              </w:r>
            </w:ins>
            <w:del w:id="987" w:author="Abhilasha Vaid" w:date="2016-06-17T13:57:00Z">
              <w:r w:rsidRPr="003A5ADF" w:rsidDel="00012EEF">
                <w:rPr>
                  <w:rFonts w:ascii="Calibri" w:eastAsia="Times New Roman" w:hAnsi="Calibri" w:cs="Times New Roman"/>
                  <w:b/>
                  <w:color w:val="000000"/>
                  <w:sz w:val="20"/>
                  <w:szCs w:val="20"/>
                </w:rPr>
                <w:delText>B</w:delText>
              </w:r>
            </w:del>
            <w:r w:rsidRPr="003A5ADF">
              <w:rPr>
                <w:rFonts w:ascii="Calibri" w:eastAsia="Times New Roman" w:hAnsi="Calibri" w:cs="Times New Roman"/>
                <w:b/>
                <w:color w:val="000000"/>
                <w:sz w:val="20"/>
                <w:szCs w:val="20"/>
              </w:rPr>
              <w:t>ias</w:t>
            </w:r>
          </w:p>
        </w:tc>
      </w:tr>
      <w:tr w:rsidR="00206C38" w:rsidRPr="003A5ADF" w14:paraId="691B62EE" w14:textId="77777777" w:rsidTr="00A170E6">
        <w:tblPrEx>
          <w:jc w:val="left"/>
          <w:tblPrExChange w:id="988" w:author="Sydney Gourlay" w:date="2016-06-17T14:37:00Z">
            <w:tblPrEx>
              <w:jc w:val="left"/>
            </w:tblPrEx>
          </w:tblPrExChange>
        </w:tblPrEx>
        <w:trPr>
          <w:gridBefore w:val="1"/>
          <w:wBefore w:w="378" w:type="dxa"/>
          <w:trHeight w:val="315"/>
          <w:trPrChange w:id="989" w:author="Sydney Gourlay" w:date="2016-06-17T14:37:00Z">
            <w:trPr>
              <w:gridAfter w:val="0"/>
              <w:wAfter w:w="53" w:type="dxa"/>
              <w:trHeight w:val="315"/>
            </w:trPr>
          </w:trPrChange>
        </w:trPr>
        <w:tc>
          <w:tcPr>
            <w:tcW w:w="1620" w:type="dxa"/>
            <w:gridSpan w:val="2"/>
            <w:tcBorders>
              <w:top w:val="nil"/>
              <w:left w:val="nil"/>
              <w:bottom w:val="nil"/>
              <w:right w:val="single" w:sz="2" w:space="0" w:color="auto"/>
            </w:tcBorders>
            <w:vAlign w:val="center"/>
            <w:tcPrChange w:id="990" w:author="Sydney Gourlay" w:date="2016-06-17T14:37:00Z">
              <w:tcPr>
                <w:tcW w:w="1746" w:type="dxa"/>
                <w:tcBorders>
                  <w:top w:val="nil"/>
                  <w:left w:val="nil"/>
                  <w:bottom w:val="nil"/>
                  <w:right w:val="single" w:sz="2" w:space="0" w:color="auto"/>
                </w:tcBorders>
                <w:vAlign w:val="center"/>
              </w:tcPr>
            </w:tcPrChange>
          </w:tcPr>
          <w:p w14:paraId="2D889985"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    (&lt; 0.05 acres)</w:t>
            </w:r>
          </w:p>
        </w:tc>
        <w:tc>
          <w:tcPr>
            <w:tcW w:w="521" w:type="dxa"/>
            <w:tcBorders>
              <w:top w:val="single" w:sz="4" w:space="0" w:color="auto"/>
              <w:left w:val="single" w:sz="2" w:space="0" w:color="auto"/>
              <w:bottom w:val="nil"/>
            </w:tcBorders>
            <w:shd w:val="clear" w:color="auto" w:fill="auto"/>
            <w:noWrap/>
            <w:vAlign w:val="bottom"/>
            <w:hideMark/>
            <w:tcPrChange w:id="991" w:author="Sydney Gourlay" w:date="2016-06-17T14:37:00Z">
              <w:tcPr>
                <w:tcW w:w="620" w:type="dxa"/>
                <w:gridSpan w:val="2"/>
                <w:tcBorders>
                  <w:top w:val="single" w:sz="4" w:space="0" w:color="auto"/>
                  <w:left w:val="single" w:sz="2" w:space="0" w:color="auto"/>
                  <w:bottom w:val="nil"/>
                </w:tcBorders>
                <w:shd w:val="clear" w:color="auto" w:fill="auto"/>
                <w:noWrap/>
                <w:vAlign w:val="bottom"/>
                <w:hideMark/>
              </w:tcPr>
            </w:tcPrChange>
          </w:tcPr>
          <w:p w14:paraId="6C764C12"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71" w:type="dxa"/>
            <w:gridSpan w:val="2"/>
            <w:tcBorders>
              <w:top w:val="single" w:sz="4" w:space="0" w:color="auto"/>
              <w:bottom w:val="nil"/>
            </w:tcBorders>
            <w:shd w:val="clear" w:color="auto" w:fill="auto"/>
            <w:noWrap/>
            <w:vAlign w:val="bottom"/>
            <w:hideMark/>
            <w:tcPrChange w:id="992" w:author="Sydney Gourlay" w:date="2016-06-17T14:37:00Z">
              <w:tcPr>
                <w:tcW w:w="571" w:type="dxa"/>
                <w:gridSpan w:val="2"/>
                <w:tcBorders>
                  <w:top w:val="single" w:sz="4" w:space="0" w:color="auto"/>
                  <w:bottom w:val="nil"/>
                </w:tcBorders>
                <w:shd w:val="clear" w:color="auto" w:fill="auto"/>
                <w:noWrap/>
                <w:vAlign w:val="bottom"/>
                <w:hideMark/>
              </w:tcPr>
            </w:tcPrChange>
          </w:tcPr>
          <w:p w14:paraId="115136B1"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93" w:type="dxa"/>
            <w:gridSpan w:val="2"/>
            <w:tcBorders>
              <w:top w:val="single" w:sz="4" w:space="0" w:color="auto"/>
              <w:bottom w:val="nil"/>
            </w:tcBorders>
            <w:shd w:val="clear" w:color="auto" w:fill="auto"/>
            <w:noWrap/>
            <w:vAlign w:val="bottom"/>
            <w:hideMark/>
            <w:tcPrChange w:id="993" w:author="Sydney Gourlay" w:date="2016-06-17T14:37:00Z">
              <w:tcPr>
                <w:tcW w:w="593" w:type="dxa"/>
                <w:gridSpan w:val="2"/>
                <w:tcBorders>
                  <w:top w:val="single" w:sz="4" w:space="0" w:color="auto"/>
                  <w:bottom w:val="nil"/>
                </w:tcBorders>
                <w:shd w:val="clear" w:color="auto" w:fill="auto"/>
                <w:noWrap/>
                <w:vAlign w:val="bottom"/>
                <w:hideMark/>
              </w:tcPr>
            </w:tcPrChange>
          </w:tcPr>
          <w:p w14:paraId="73ABEA5B"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1465" w:type="dxa"/>
            <w:gridSpan w:val="3"/>
            <w:tcBorders>
              <w:top w:val="single" w:sz="4" w:space="0" w:color="auto"/>
              <w:bottom w:val="nil"/>
              <w:right w:val="dotted" w:sz="4" w:space="0" w:color="auto"/>
            </w:tcBorders>
            <w:shd w:val="clear" w:color="auto" w:fill="auto"/>
            <w:noWrap/>
            <w:vAlign w:val="bottom"/>
            <w:hideMark/>
            <w:tcPrChange w:id="994" w:author="Sydney Gourlay" w:date="2016-06-17T14:37:00Z">
              <w:tcPr>
                <w:tcW w:w="1292" w:type="dxa"/>
                <w:gridSpan w:val="2"/>
                <w:tcBorders>
                  <w:top w:val="single" w:sz="4" w:space="0" w:color="auto"/>
                  <w:bottom w:val="nil"/>
                  <w:right w:val="dotted" w:sz="4" w:space="0" w:color="auto"/>
                </w:tcBorders>
                <w:shd w:val="clear" w:color="auto" w:fill="auto"/>
                <w:noWrap/>
                <w:vAlign w:val="bottom"/>
                <w:hideMark/>
              </w:tcPr>
            </w:tcPrChange>
          </w:tcPr>
          <w:p w14:paraId="254A9EE5"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21" w:type="dxa"/>
            <w:tcBorders>
              <w:top w:val="single" w:sz="4" w:space="0" w:color="auto"/>
              <w:left w:val="dotted" w:sz="4" w:space="0" w:color="auto"/>
              <w:bottom w:val="nil"/>
            </w:tcBorders>
            <w:shd w:val="clear" w:color="auto" w:fill="auto"/>
            <w:noWrap/>
            <w:vAlign w:val="bottom"/>
            <w:hideMark/>
            <w:tcPrChange w:id="995" w:author="Sydney Gourlay" w:date="2016-06-17T14:37:00Z">
              <w:tcPr>
                <w:tcW w:w="622" w:type="dxa"/>
                <w:gridSpan w:val="2"/>
                <w:tcBorders>
                  <w:top w:val="single" w:sz="4" w:space="0" w:color="auto"/>
                  <w:left w:val="dotted" w:sz="4" w:space="0" w:color="auto"/>
                  <w:bottom w:val="nil"/>
                </w:tcBorders>
                <w:shd w:val="clear" w:color="auto" w:fill="auto"/>
                <w:noWrap/>
                <w:vAlign w:val="bottom"/>
                <w:hideMark/>
              </w:tcPr>
            </w:tcPrChange>
          </w:tcPr>
          <w:p w14:paraId="3ABE7828"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652" w:type="dxa"/>
            <w:gridSpan w:val="3"/>
            <w:tcBorders>
              <w:top w:val="single" w:sz="4" w:space="0" w:color="auto"/>
              <w:bottom w:val="nil"/>
            </w:tcBorders>
            <w:shd w:val="clear" w:color="auto" w:fill="auto"/>
            <w:noWrap/>
            <w:vAlign w:val="bottom"/>
            <w:hideMark/>
            <w:tcPrChange w:id="996" w:author="Sydney Gourlay" w:date="2016-06-17T14:37:00Z">
              <w:tcPr>
                <w:tcW w:w="652" w:type="dxa"/>
                <w:gridSpan w:val="3"/>
                <w:tcBorders>
                  <w:top w:val="single" w:sz="4" w:space="0" w:color="auto"/>
                  <w:bottom w:val="nil"/>
                </w:tcBorders>
                <w:shd w:val="clear" w:color="auto" w:fill="auto"/>
                <w:noWrap/>
                <w:vAlign w:val="bottom"/>
                <w:hideMark/>
              </w:tcPr>
            </w:tcPrChange>
          </w:tcPr>
          <w:p w14:paraId="38145C84"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671" w:type="dxa"/>
            <w:tcBorders>
              <w:top w:val="single" w:sz="4" w:space="0" w:color="auto"/>
              <w:bottom w:val="nil"/>
            </w:tcBorders>
            <w:shd w:val="clear" w:color="auto" w:fill="auto"/>
            <w:noWrap/>
            <w:vAlign w:val="bottom"/>
            <w:hideMark/>
            <w:tcPrChange w:id="997" w:author="Sydney Gourlay" w:date="2016-06-17T14:37:00Z">
              <w:tcPr>
                <w:tcW w:w="671" w:type="dxa"/>
                <w:tcBorders>
                  <w:top w:val="single" w:sz="4" w:space="0" w:color="auto"/>
                  <w:bottom w:val="nil"/>
                </w:tcBorders>
                <w:shd w:val="clear" w:color="auto" w:fill="auto"/>
                <w:noWrap/>
                <w:vAlign w:val="bottom"/>
                <w:hideMark/>
              </w:tcPr>
            </w:tcPrChange>
          </w:tcPr>
          <w:p w14:paraId="002E0076"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1756" w:type="dxa"/>
            <w:gridSpan w:val="3"/>
            <w:tcBorders>
              <w:top w:val="single" w:sz="4" w:space="0" w:color="auto"/>
              <w:bottom w:val="nil"/>
              <w:right w:val="dotted" w:sz="4" w:space="0" w:color="auto"/>
            </w:tcBorders>
            <w:shd w:val="clear" w:color="auto" w:fill="auto"/>
            <w:noWrap/>
            <w:vAlign w:val="bottom"/>
            <w:hideMark/>
            <w:tcPrChange w:id="998" w:author="Sydney Gourlay" w:date="2016-06-17T14:37:00Z">
              <w:tcPr>
                <w:tcW w:w="1516" w:type="dxa"/>
                <w:gridSpan w:val="2"/>
                <w:tcBorders>
                  <w:top w:val="single" w:sz="4" w:space="0" w:color="auto"/>
                  <w:bottom w:val="nil"/>
                  <w:right w:val="dotted" w:sz="4" w:space="0" w:color="auto"/>
                </w:tcBorders>
                <w:shd w:val="clear" w:color="auto" w:fill="auto"/>
                <w:noWrap/>
                <w:vAlign w:val="bottom"/>
                <w:hideMark/>
              </w:tcPr>
            </w:tcPrChange>
          </w:tcPr>
          <w:p w14:paraId="7FD44D6F"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1305" w:type="dxa"/>
            <w:gridSpan w:val="2"/>
            <w:tcBorders>
              <w:top w:val="nil"/>
              <w:left w:val="dotted" w:sz="4" w:space="0" w:color="auto"/>
              <w:bottom w:val="nil"/>
              <w:right w:val="nil"/>
            </w:tcBorders>
            <w:shd w:val="clear" w:color="auto" w:fill="auto"/>
            <w:noWrap/>
            <w:vAlign w:val="bottom"/>
            <w:hideMark/>
            <w:tcPrChange w:id="999" w:author="Sydney Gourlay" w:date="2016-06-17T14:37:00Z">
              <w:tcPr>
                <w:tcW w:w="1247" w:type="dxa"/>
                <w:gridSpan w:val="2"/>
                <w:tcBorders>
                  <w:top w:val="nil"/>
                  <w:left w:val="dotted" w:sz="4" w:space="0" w:color="auto"/>
                  <w:bottom w:val="nil"/>
                  <w:right w:val="nil"/>
                </w:tcBorders>
                <w:shd w:val="clear" w:color="auto" w:fill="auto"/>
                <w:noWrap/>
                <w:vAlign w:val="bottom"/>
                <w:hideMark/>
              </w:tcPr>
            </w:tcPrChange>
          </w:tcPr>
          <w:p w14:paraId="0EAB9FBA"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r>
      <w:tr w:rsidR="00206C38" w:rsidRPr="003A5ADF" w14:paraId="0BFC788D" w14:textId="77777777" w:rsidTr="00A170E6">
        <w:tblPrEx>
          <w:jc w:val="left"/>
          <w:tblPrExChange w:id="1000" w:author="Sydney Gourlay" w:date="2016-06-17T14:37:00Z">
            <w:tblPrEx>
              <w:jc w:val="left"/>
            </w:tblPrEx>
          </w:tblPrExChange>
        </w:tblPrEx>
        <w:trPr>
          <w:gridBefore w:val="1"/>
          <w:wBefore w:w="378" w:type="dxa"/>
          <w:trHeight w:val="315"/>
          <w:trPrChange w:id="1001" w:author="Sydney Gourlay" w:date="2016-06-17T14:37:00Z">
            <w:trPr>
              <w:gridAfter w:val="0"/>
              <w:wAfter w:w="53" w:type="dxa"/>
              <w:trHeight w:val="315"/>
            </w:trPr>
          </w:trPrChange>
        </w:trPr>
        <w:tc>
          <w:tcPr>
            <w:tcW w:w="1620" w:type="dxa"/>
            <w:gridSpan w:val="2"/>
            <w:tcBorders>
              <w:top w:val="nil"/>
              <w:left w:val="nil"/>
              <w:bottom w:val="nil"/>
              <w:right w:val="single" w:sz="2" w:space="0" w:color="auto"/>
            </w:tcBorders>
            <w:vAlign w:val="center"/>
            <w:tcPrChange w:id="1002" w:author="Sydney Gourlay" w:date="2016-06-17T14:37:00Z">
              <w:tcPr>
                <w:tcW w:w="1746" w:type="dxa"/>
                <w:tcBorders>
                  <w:top w:val="nil"/>
                  <w:left w:val="nil"/>
                  <w:bottom w:val="nil"/>
                  <w:right w:val="single" w:sz="2" w:space="0" w:color="auto"/>
                </w:tcBorders>
                <w:vAlign w:val="center"/>
              </w:tcPr>
            </w:tcPrChange>
          </w:tcPr>
          <w:p w14:paraId="5AAF45C9"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2    (&lt; 0.15 acres)</w:t>
            </w:r>
          </w:p>
        </w:tc>
        <w:tc>
          <w:tcPr>
            <w:tcW w:w="521" w:type="dxa"/>
            <w:tcBorders>
              <w:top w:val="nil"/>
              <w:left w:val="single" w:sz="2" w:space="0" w:color="auto"/>
              <w:bottom w:val="nil"/>
            </w:tcBorders>
            <w:shd w:val="clear" w:color="auto" w:fill="auto"/>
            <w:noWrap/>
            <w:vAlign w:val="bottom"/>
            <w:hideMark/>
            <w:tcPrChange w:id="1003" w:author="Sydney Gourlay" w:date="2016-06-17T14:37:00Z">
              <w:tcPr>
                <w:tcW w:w="620" w:type="dxa"/>
                <w:gridSpan w:val="2"/>
                <w:tcBorders>
                  <w:top w:val="nil"/>
                  <w:left w:val="single" w:sz="2" w:space="0" w:color="auto"/>
                  <w:bottom w:val="nil"/>
                </w:tcBorders>
                <w:shd w:val="clear" w:color="auto" w:fill="auto"/>
                <w:noWrap/>
                <w:vAlign w:val="bottom"/>
                <w:hideMark/>
              </w:tcPr>
            </w:tcPrChange>
          </w:tcPr>
          <w:p w14:paraId="11151D7E"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71" w:type="dxa"/>
            <w:gridSpan w:val="2"/>
            <w:tcBorders>
              <w:top w:val="nil"/>
              <w:bottom w:val="nil"/>
            </w:tcBorders>
            <w:shd w:val="clear" w:color="auto" w:fill="auto"/>
            <w:noWrap/>
            <w:vAlign w:val="bottom"/>
            <w:hideMark/>
            <w:tcPrChange w:id="1004" w:author="Sydney Gourlay" w:date="2016-06-17T14:37:00Z">
              <w:tcPr>
                <w:tcW w:w="571" w:type="dxa"/>
                <w:gridSpan w:val="2"/>
                <w:tcBorders>
                  <w:top w:val="nil"/>
                  <w:bottom w:val="nil"/>
                </w:tcBorders>
                <w:shd w:val="clear" w:color="auto" w:fill="auto"/>
                <w:noWrap/>
                <w:vAlign w:val="bottom"/>
                <w:hideMark/>
              </w:tcPr>
            </w:tcPrChange>
          </w:tcPr>
          <w:p w14:paraId="72192CB5"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93" w:type="dxa"/>
            <w:gridSpan w:val="2"/>
            <w:tcBorders>
              <w:top w:val="nil"/>
              <w:bottom w:val="nil"/>
            </w:tcBorders>
            <w:shd w:val="clear" w:color="auto" w:fill="auto"/>
            <w:noWrap/>
            <w:vAlign w:val="bottom"/>
            <w:hideMark/>
            <w:tcPrChange w:id="1005" w:author="Sydney Gourlay" w:date="2016-06-17T14:37:00Z">
              <w:tcPr>
                <w:tcW w:w="593" w:type="dxa"/>
                <w:gridSpan w:val="2"/>
                <w:tcBorders>
                  <w:top w:val="nil"/>
                  <w:bottom w:val="nil"/>
                </w:tcBorders>
                <w:shd w:val="clear" w:color="auto" w:fill="auto"/>
                <w:noWrap/>
                <w:vAlign w:val="bottom"/>
                <w:hideMark/>
              </w:tcPr>
            </w:tcPrChange>
          </w:tcPr>
          <w:p w14:paraId="4AD515F6"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1465" w:type="dxa"/>
            <w:gridSpan w:val="3"/>
            <w:tcBorders>
              <w:top w:val="nil"/>
              <w:bottom w:val="nil"/>
              <w:right w:val="dotted" w:sz="4" w:space="0" w:color="auto"/>
            </w:tcBorders>
            <w:shd w:val="clear" w:color="auto" w:fill="auto"/>
            <w:noWrap/>
            <w:vAlign w:val="bottom"/>
            <w:hideMark/>
            <w:tcPrChange w:id="1006" w:author="Sydney Gourlay" w:date="2016-06-17T14:37:00Z">
              <w:tcPr>
                <w:tcW w:w="1292" w:type="dxa"/>
                <w:gridSpan w:val="2"/>
                <w:tcBorders>
                  <w:top w:val="nil"/>
                  <w:bottom w:val="nil"/>
                  <w:right w:val="dotted" w:sz="4" w:space="0" w:color="auto"/>
                </w:tcBorders>
                <w:shd w:val="clear" w:color="auto" w:fill="auto"/>
                <w:noWrap/>
                <w:vAlign w:val="bottom"/>
                <w:hideMark/>
              </w:tcPr>
            </w:tcPrChange>
          </w:tcPr>
          <w:p w14:paraId="6BB86218"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21" w:type="dxa"/>
            <w:tcBorders>
              <w:top w:val="nil"/>
              <w:left w:val="dotted" w:sz="4" w:space="0" w:color="auto"/>
              <w:bottom w:val="nil"/>
            </w:tcBorders>
            <w:shd w:val="clear" w:color="auto" w:fill="auto"/>
            <w:noWrap/>
            <w:vAlign w:val="bottom"/>
            <w:hideMark/>
            <w:tcPrChange w:id="1007" w:author="Sydney Gourlay" w:date="2016-06-17T14:37:00Z">
              <w:tcPr>
                <w:tcW w:w="622" w:type="dxa"/>
                <w:gridSpan w:val="2"/>
                <w:tcBorders>
                  <w:top w:val="nil"/>
                  <w:left w:val="dotted" w:sz="4" w:space="0" w:color="auto"/>
                  <w:bottom w:val="nil"/>
                </w:tcBorders>
                <w:shd w:val="clear" w:color="auto" w:fill="auto"/>
                <w:noWrap/>
                <w:vAlign w:val="bottom"/>
                <w:hideMark/>
              </w:tcPr>
            </w:tcPrChange>
          </w:tcPr>
          <w:p w14:paraId="1B9829DB"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25</w:t>
            </w:r>
          </w:p>
        </w:tc>
        <w:tc>
          <w:tcPr>
            <w:tcW w:w="652" w:type="dxa"/>
            <w:gridSpan w:val="3"/>
            <w:tcBorders>
              <w:top w:val="nil"/>
              <w:bottom w:val="nil"/>
            </w:tcBorders>
            <w:shd w:val="clear" w:color="auto" w:fill="auto"/>
            <w:noWrap/>
            <w:vAlign w:val="bottom"/>
            <w:hideMark/>
            <w:tcPrChange w:id="1008" w:author="Sydney Gourlay" w:date="2016-06-17T14:37:00Z">
              <w:tcPr>
                <w:tcW w:w="652" w:type="dxa"/>
                <w:gridSpan w:val="3"/>
                <w:tcBorders>
                  <w:top w:val="nil"/>
                  <w:bottom w:val="nil"/>
                </w:tcBorders>
                <w:shd w:val="clear" w:color="auto" w:fill="auto"/>
                <w:noWrap/>
                <w:vAlign w:val="bottom"/>
                <w:hideMark/>
              </w:tcPr>
            </w:tcPrChange>
          </w:tcPr>
          <w:p w14:paraId="378A8935"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0.15</w:t>
            </w:r>
          </w:p>
        </w:tc>
        <w:tc>
          <w:tcPr>
            <w:tcW w:w="671" w:type="dxa"/>
            <w:tcBorders>
              <w:top w:val="nil"/>
              <w:bottom w:val="nil"/>
            </w:tcBorders>
            <w:shd w:val="clear" w:color="auto" w:fill="auto"/>
            <w:noWrap/>
            <w:vAlign w:val="bottom"/>
            <w:hideMark/>
            <w:tcPrChange w:id="1009" w:author="Sydney Gourlay" w:date="2016-06-17T14:37:00Z">
              <w:tcPr>
                <w:tcW w:w="671" w:type="dxa"/>
                <w:tcBorders>
                  <w:top w:val="nil"/>
                  <w:bottom w:val="nil"/>
                </w:tcBorders>
                <w:shd w:val="clear" w:color="auto" w:fill="auto"/>
                <w:noWrap/>
                <w:vAlign w:val="bottom"/>
                <w:hideMark/>
              </w:tcPr>
            </w:tcPrChange>
          </w:tcPr>
          <w:p w14:paraId="58BE7724"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0.11</w:t>
            </w:r>
          </w:p>
        </w:tc>
        <w:tc>
          <w:tcPr>
            <w:tcW w:w="1756" w:type="dxa"/>
            <w:gridSpan w:val="3"/>
            <w:tcBorders>
              <w:top w:val="nil"/>
              <w:bottom w:val="nil"/>
              <w:right w:val="dotted" w:sz="4" w:space="0" w:color="auto"/>
            </w:tcBorders>
            <w:shd w:val="clear" w:color="auto" w:fill="auto"/>
            <w:noWrap/>
            <w:vAlign w:val="bottom"/>
            <w:hideMark/>
            <w:tcPrChange w:id="1010" w:author="Sydney Gourlay" w:date="2016-06-17T14:37:00Z">
              <w:tcPr>
                <w:tcW w:w="1516" w:type="dxa"/>
                <w:gridSpan w:val="2"/>
                <w:tcBorders>
                  <w:top w:val="nil"/>
                  <w:bottom w:val="nil"/>
                  <w:right w:val="dotted" w:sz="4" w:space="0" w:color="auto"/>
                </w:tcBorders>
                <w:shd w:val="clear" w:color="auto" w:fill="auto"/>
                <w:noWrap/>
                <w:vAlign w:val="bottom"/>
                <w:hideMark/>
              </w:tcPr>
            </w:tcPrChange>
          </w:tcPr>
          <w:p w14:paraId="1DED8575"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38.1%</w:t>
            </w:r>
          </w:p>
        </w:tc>
        <w:tc>
          <w:tcPr>
            <w:tcW w:w="1305" w:type="dxa"/>
            <w:gridSpan w:val="2"/>
            <w:tcBorders>
              <w:top w:val="nil"/>
              <w:left w:val="dotted" w:sz="4" w:space="0" w:color="auto"/>
              <w:bottom w:val="nil"/>
              <w:right w:val="nil"/>
            </w:tcBorders>
            <w:shd w:val="clear" w:color="auto" w:fill="auto"/>
            <w:noWrap/>
            <w:vAlign w:val="bottom"/>
            <w:hideMark/>
            <w:tcPrChange w:id="1011" w:author="Sydney Gourlay" w:date="2016-06-17T14:37:00Z">
              <w:tcPr>
                <w:tcW w:w="1247" w:type="dxa"/>
                <w:gridSpan w:val="2"/>
                <w:tcBorders>
                  <w:top w:val="nil"/>
                  <w:left w:val="dotted" w:sz="4" w:space="0" w:color="auto"/>
                  <w:bottom w:val="nil"/>
                  <w:right w:val="nil"/>
                </w:tcBorders>
                <w:shd w:val="clear" w:color="auto" w:fill="auto"/>
                <w:noWrap/>
                <w:vAlign w:val="bottom"/>
                <w:hideMark/>
              </w:tcPr>
            </w:tcPrChange>
          </w:tcPr>
          <w:p w14:paraId="3C25AA21"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r>
      <w:tr w:rsidR="00206C38" w:rsidRPr="003A5ADF" w14:paraId="589C7EAF" w14:textId="77777777" w:rsidTr="00A170E6">
        <w:tblPrEx>
          <w:jc w:val="left"/>
          <w:tblPrExChange w:id="1012" w:author="Sydney Gourlay" w:date="2016-06-17T14:37:00Z">
            <w:tblPrEx>
              <w:jc w:val="left"/>
            </w:tblPrEx>
          </w:tblPrExChange>
        </w:tblPrEx>
        <w:trPr>
          <w:gridBefore w:val="1"/>
          <w:wBefore w:w="378" w:type="dxa"/>
          <w:trHeight w:val="315"/>
          <w:trPrChange w:id="1013" w:author="Sydney Gourlay" w:date="2016-06-17T14:37:00Z">
            <w:trPr>
              <w:gridAfter w:val="0"/>
              <w:wAfter w:w="53" w:type="dxa"/>
              <w:trHeight w:val="315"/>
            </w:trPr>
          </w:trPrChange>
        </w:trPr>
        <w:tc>
          <w:tcPr>
            <w:tcW w:w="1620" w:type="dxa"/>
            <w:gridSpan w:val="2"/>
            <w:tcBorders>
              <w:top w:val="nil"/>
              <w:left w:val="nil"/>
              <w:bottom w:val="nil"/>
              <w:right w:val="single" w:sz="2" w:space="0" w:color="auto"/>
            </w:tcBorders>
            <w:vAlign w:val="center"/>
            <w:tcPrChange w:id="1014" w:author="Sydney Gourlay" w:date="2016-06-17T14:37:00Z">
              <w:tcPr>
                <w:tcW w:w="1746" w:type="dxa"/>
                <w:tcBorders>
                  <w:top w:val="nil"/>
                  <w:left w:val="nil"/>
                  <w:bottom w:val="nil"/>
                  <w:right w:val="single" w:sz="2" w:space="0" w:color="auto"/>
                </w:tcBorders>
                <w:vAlign w:val="center"/>
              </w:tcPr>
            </w:tcPrChange>
          </w:tcPr>
          <w:p w14:paraId="6FA9746A"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    (&lt; 0.35 acres)</w:t>
            </w:r>
          </w:p>
        </w:tc>
        <w:tc>
          <w:tcPr>
            <w:tcW w:w="521" w:type="dxa"/>
            <w:tcBorders>
              <w:top w:val="nil"/>
              <w:left w:val="single" w:sz="2" w:space="0" w:color="auto"/>
              <w:bottom w:val="nil"/>
            </w:tcBorders>
            <w:shd w:val="clear" w:color="auto" w:fill="auto"/>
            <w:noWrap/>
            <w:vAlign w:val="bottom"/>
            <w:hideMark/>
            <w:tcPrChange w:id="1015" w:author="Sydney Gourlay" w:date="2016-06-17T14:37:00Z">
              <w:tcPr>
                <w:tcW w:w="620" w:type="dxa"/>
                <w:gridSpan w:val="2"/>
                <w:tcBorders>
                  <w:top w:val="nil"/>
                  <w:left w:val="single" w:sz="2" w:space="0" w:color="auto"/>
                  <w:bottom w:val="nil"/>
                </w:tcBorders>
                <w:shd w:val="clear" w:color="auto" w:fill="auto"/>
                <w:noWrap/>
                <w:vAlign w:val="bottom"/>
                <w:hideMark/>
              </w:tcPr>
            </w:tcPrChange>
          </w:tcPr>
          <w:p w14:paraId="52E3F361"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71" w:type="dxa"/>
            <w:gridSpan w:val="2"/>
            <w:tcBorders>
              <w:top w:val="nil"/>
              <w:bottom w:val="nil"/>
            </w:tcBorders>
            <w:shd w:val="clear" w:color="auto" w:fill="auto"/>
            <w:noWrap/>
            <w:vAlign w:val="bottom"/>
            <w:hideMark/>
            <w:tcPrChange w:id="1016" w:author="Sydney Gourlay" w:date="2016-06-17T14:37:00Z">
              <w:tcPr>
                <w:tcW w:w="571" w:type="dxa"/>
                <w:gridSpan w:val="2"/>
                <w:tcBorders>
                  <w:top w:val="nil"/>
                  <w:bottom w:val="nil"/>
                </w:tcBorders>
                <w:shd w:val="clear" w:color="auto" w:fill="auto"/>
                <w:noWrap/>
                <w:vAlign w:val="bottom"/>
                <w:hideMark/>
              </w:tcPr>
            </w:tcPrChange>
          </w:tcPr>
          <w:p w14:paraId="0DFCA73C"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93" w:type="dxa"/>
            <w:gridSpan w:val="2"/>
            <w:tcBorders>
              <w:top w:val="nil"/>
              <w:bottom w:val="nil"/>
            </w:tcBorders>
            <w:shd w:val="clear" w:color="auto" w:fill="auto"/>
            <w:noWrap/>
            <w:vAlign w:val="bottom"/>
            <w:hideMark/>
            <w:tcPrChange w:id="1017" w:author="Sydney Gourlay" w:date="2016-06-17T14:37:00Z">
              <w:tcPr>
                <w:tcW w:w="593" w:type="dxa"/>
                <w:gridSpan w:val="2"/>
                <w:tcBorders>
                  <w:top w:val="nil"/>
                  <w:bottom w:val="nil"/>
                </w:tcBorders>
                <w:shd w:val="clear" w:color="auto" w:fill="auto"/>
                <w:noWrap/>
                <w:vAlign w:val="bottom"/>
                <w:hideMark/>
              </w:tcPr>
            </w:tcPrChange>
          </w:tcPr>
          <w:p w14:paraId="30A857DA"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1465" w:type="dxa"/>
            <w:gridSpan w:val="3"/>
            <w:tcBorders>
              <w:top w:val="nil"/>
              <w:bottom w:val="nil"/>
              <w:right w:val="dotted" w:sz="4" w:space="0" w:color="auto"/>
            </w:tcBorders>
            <w:shd w:val="clear" w:color="auto" w:fill="auto"/>
            <w:noWrap/>
            <w:vAlign w:val="bottom"/>
            <w:hideMark/>
            <w:tcPrChange w:id="1018" w:author="Sydney Gourlay" w:date="2016-06-17T14:37:00Z">
              <w:tcPr>
                <w:tcW w:w="1292" w:type="dxa"/>
                <w:gridSpan w:val="2"/>
                <w:tcBorders>
                  <w:top w:val="nil"/>
                  <w:bottom w:val="nil"/>
                  <w:right w:val="dotted" w:sz="4" w:space="0" w:color="auto"/>
                </w:tcBorders>
                <w:shd w:val="clear" w:color="auto" w:fill="auto"/>
                <w:noWrap/>
                <w:vAlign w:val="bottom"/>
                <w:hideMark/>
              </w:tcPr>
            </w:tcPrChange>
          </w:tcPr>
          <w:p w14:paraId="453F22BB"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c>
          <w:tcPr>
            <w:tcW w:w="521" w:type="dxa"/>
            <w:tcBorders>
              <w:top w:val="nil"/>
              <w:left w:val="dotted" w:sz="4" w:space="0" w:color="auto"/>
              <w:bottom w:val="nil"/>
            </w:tcBorders>
            <w:shd w:val="clear" w:color="auto" w:fill="auto"/>
            <w:noWrap/>
            <w:vAlign w:val="bottom"/>
            <w:hideMark/>
            <w:tcPrChange w:id="1019" w:author="Sydney Gourlay" w:date="2016-06-17T14:37:00Z">
              <w:tcPr>
                <w:tcW w:w="622" w:type="dxa"/>
                <w:gridSpan w:val="2"/>
                <w:tcBorders>
                  <w:top w:val="nil"/>
                  <w:left w:val="dotted" w:sz="4" w:space="0" w:color="auto"/>
                  <w:bottom w:val="nil"/>
                </w:tcBorders>
                <w:shd w:val="clear" w:color="auto" w:fill="auto"/>
                <w:noWrap/>
                <w:vAlign w:val="bottom"/>
                <w:hideMark/>
              </w:tcPr>
            </w:tcPrChange>
          </w:tcPr>
          <w:p w14:paraId="2224464A"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69</w:t>
            </w:r>
          </w:p>
        </w:tc>
        <w:tc>
          <w:tcPr>
            <w:tcW w:w="652" w:type="dxa"/>
            <w:gridSpan w:val="3"/>
            <w:tcBorders>
              <w:top w:val="nil"/>
              <w:bottom w:val="nil"/>
            </w:tcBorders>
            <w:shd w:val="clear" w:color="auto" w:fill="auto"/>
            <w:noWrap/>
            <w:vAlign w:val="bottom"/>
            <w:hideMark/>
            <w:tcPrChange w:id="1020" w:author="Sydney Gourlay" w:date="2016-06-17T14:37:00Z">
              <w:tcPr>
                <w:tcW w:w="652" w:type="dxa"/>
                <w:gridSpan w:val="3"/>
                <w:tcBorders>
                  <w:top w:val="nil"/>
                  <w:bottom w:val="nil"/>
                </w:tcBorders>
                <w:shd w:val="clear" w:color="auto" w:fill="auto"/>
                <w:noWrap/>
                <w:vAlign w:val="bottom"/>
                <w:hideMark/>
              </w:tcPr>
            </w:tcPrChange>
          </w:tcPr>
          <w:p w14:paraId="64A93D01"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0.33</w:t>
            </w:r>
          </w:p>
        </w:tc>
        <w:tc>
          <w:tcPr>
            <w:tcW w:w="671" w:type="dxa"/>
            <w:tcBorders>
              <w:top w:val="nil"/>
              <w:bottom w:val="nil"/>
            </w:tcBorders>
            <w:shd w:val="clear" w:color="auto" w:fill="auto"/>
            <w:noWrap/>
            <w:vAlign w:val="bottom"/>
            <w:hideMark/>
            <w:tcPrChange w:id="1021" w:author="Sydney Gourlay" w:date="2016-06-17T14:37:00Z">
              <w:tcPr>
                <w:tcW w:w="671" w:type="dxa"/>
                <w:tcBorders>
                  <w:top w:val="nil"/>
                  <w:bottom w:val="nil"/>
                </w:tcBorders>
                <w:shd w:val="clear" w:color="auto" w:fill="auto"/>
                <w:noWrap/>
                <w:vAlign w:val="bottom"/>
                <w:hideMark/>
              </w:tcPr>
            </w:tcPrChange>
          </w:tcPr>
          <w:p w14:paraId="4B962B13"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0.25</w:t>
            </w:r>
          </w:p>
        </w:tc>
        <w:tc>
          <w:tcPr>
            <w:tcW w:w="1756" w:type="dxa"/>
            <w:gridSpan w:val="3"/>
            <w:tcBorders>
              <w:top w:val="nil"/>
              <w:bottom w:val="nil"/>
              <w:right w:val="dotted" w:sz="4" w:space="0" w:color="auto"/>
            </w:tcBorders>
            <w:shd w:val="clear" w:color="auto" w:fill="auto"/>
            <w:noWrap/>
            <w:vAlign w:val="bottom"/>
            <w:hideMark/>
            <w:tcPrChange w:id="1022" w:author="Sydney Gourlay" w:date="2016-06-17T14:37:00Z">
              <w:tcPr>
                <w:tcW w:w="1516" w:type="dxa"/>
                <w:gridSpan w:val="2"/>
                <w:tcBorders>
                  <w:top w:val="nil"/>
                  <w:bottom w:val="nil"/>
                  <w:right w:val="dotted" w:sz="4" w:space="0" w:color="auto"/>
                </w:tcBorders>
                <w:shd w:val="clear" w:color="auto" w:fill="auto"/>
                <w:noWrap/>
                <w:vAlign w:val="bottom"/>
                <w:hideMark/>
              </w:tcPr>
            </w:tcPrChange>
          </w:tcPr>
          <w:p w14:paraId="5AFF5E54"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33.9%</w:t>
            </w:r>
          </w:p>
        </w:tc>
        <w:tc>
          <w:tcPr>
            <w:tcW w:w="1305" w:type="dxa"/>
            <w:gridSpan w:val="2"/>
            <w:tcBorders>
              <w:top w:val="nil"/>
              <w:left w:val="dotted" w:sz="4" w:space="0" w:color="auto"/>
              <w:bottom w:val="nil"/>
              <w:right w:val="nil"/>
            </w:tcBorders>
            <w:shd w:val="clear" w:color="auto" w:fill="auto"/>
            <w:noWrap/>
            <w:vAlign w:val="bottom"/>
            <w:hideMark/>
            <w:tcPrChange w:id="1023" w:author="Sydney Gourlay" w:date="2016-06-17T14:37:00Z">
              <w:tcPr>
                <w:tcW w:w="1247" w:type="dxa"/>
                <w:gridSpan w:val="2"/>
                <w:tcBorders>
                  <w:top w:val="nil"/>
                  <w:left w:val="dotted" w:sz="4" w:space="0" w:color="auto"/>
                  <w:bottom w:val="nil"/>
                  <w:right w:val="nil"/>
                </w:tcBorders>
                <w:shd w:val="clear" w:color="auto" w:fill="auto"/>
                <w:noWrap/>
                <w:vAlign w:val="bottom"/>
                <w:hideMark/>
              </w:tcPr>
            </w:tcPrChange>
          </w:tcPr>
          <w:p w14:paraId="11D2A1F9"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r>
      <w:tr w:rsidR="00206C38" w:rsidRPr="003A5ADF" w14:paraId="20344BBC" w14:textId="77777777" w:rsidTr="00A170E6">
        <w:tblPrEx>
          <w:jc w:val="left"/>
          <w:tblPrExChange w:id="1024" w:author="Sydney Gourlay" w:date="2016-06-17T14:37:00Z">
            <w:tblPrEx>
              <w:jc w:val="left"/>
            </w:tblPrEx>
          </w:tblPrExChange>
        </w:tblPrEx>
        <w:trPr>
          <w:gridBefore w:val="1"/>
          <w:wBefore w:w="378" w:type="dxa"/>
          <w:trHeight w:val="315"/>
          <w:trPrChange w:id="1025" w:author="Sydney Gourlay" w:date="2016-06-17T14:37:00Z">
            <w:trPr>
              <w:gridAfter w:val="0"/>
              <w:wAfter w:w="53" w:type="dxa"/>
              <w:trHeight w:val="315"/>
            </w:trPr>
          </w:trPrChange>
        </w:trPr>
        <w:tc>
          <w:tcPr>
            <w:tcW w:w="1620" w:type="dxa"/>
            <w:gridSpan w:val="2"/>
            <w:tcBorders>
              <w:top w:val="nil"/>
              <w:left w:val="nil"/>
              <w:bottom w:val="nil"/>
              <w:right w:val="single" w:sz="2" w:space="0" w:color="auto"/>
            </w:tcBorders>
            <w:vAlign w:val="center"/>
            <w:tcPrChange w:id="1026" w:author="Sydney Gourlay" w:date="2016-06-17T14:37:00Z">
              <w:tcPr>
                <w:tcW w:w="1746" w:type="dxa"/>
                <w:tcBorders>
                  <w:top w:val="nil"/>
                  <w:left w:val="nil"/>
                  <w:bottom w:val="nil"/>
                  <w:right w:val="single" w:sz="2" w:space="0" w:color="auto"/>
                </w:tcBorders>
                <w:vAlign w:val="center"/>
              </w:tcPr>
            </w:tcPrChange>
          </w:tcPr>
          <w:p w14:paraId="06B4E661"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4    (&lt; 0.75 acres)</w:t>
            </w:r>
          </w:p>
        </w:tc>
        <w:tc>
          <w:tcPr>
            <w:tcW w:w="521" w:type="dxa"/>
            <w:tcBorders>
              <w:top w:val="nil"/>
              <w:left w:val="single" w:sz="2" w:space="0" w:color="auto"/>
              <w:bottom w:val="nil"/>
            </w:tcBorders>
            <w:shd w:val="clear" w:color="auto" w:fill="auto"/>
            <w:noWrap/>
            <w:vAlign w:val="bottom"/>
            <w:hideMark/>
            <w:tcPrChange w:id="1027" w:author="Sydney Gourlay" w:date="2016-06-17T14:37:00Z">
              <w:tcPr>
                <w:tcW w:w="620" w:type="dxa"/>
                <w:gridSpan w:val="2"/>
                <w:tcBorders>
                  <w:top w:val="nil"/>
                  <w:left w:val="single" w:sz="2" w:space="0" w:color="auto"/>
                  <w:bottom w:val="nil"/>
                </w:tcBorders>
                <w:shd w:val="clear" w:color="auto" w:fill="auto"/>
                <w:noWrap/>
                <w:vAlign w:val="bottom"/>
                <w:hideMark/>
              </w:tcPr>
            </w:tcPrChange>
          </w:tcPr>
          <w:p w14:paraId="64F6D2CE"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28</w:t>
            </w:r>
          </w:p>
        </w:tc>
        <w:tc>
          <w:tcPr>
            <w:tcW w:w="571" w:type="dxa"/>
            <w:gridSpan w:val="2"/>
            <w:tcBorders>
              <w:top w:val="nil"/>
              <w:bottom w:val="nil"/>
            </w:tcBorders>
            <w:shd w:val="clear" w:color="auto" w:fill="auto"/>
            <w:noWrap/>
            <w:vAlign w:val="bottom"/>
            <w:hideMark/>
            <w:tcPrChange w:id="1028" w:author="Sydney Gourlay" w:date="2016-06-17T14:37:00Z">
              <w:tcPr>
                <w:tcW w:w="571" w:type="dxa"/>
                <w:gridSpan w:val="2"/>
                <w:tcBorders>
                  <w:top w:val="nil"/>
                  <w:bottom w:val="nil"/>
                </w:tcBorders>
                <w:shd w:val="clear" w:color="auto" w:fill="auto"/>
                <w:noWrap/>
                <w:vAlign w:val="bottom"/>
                <w:hideMark/>
              </w:tcPr>
            </w:tcPrChange>
          </w:tcPr>
          <w:p w14:paraId="6C02122F"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1.49</w:t>
            </w:r>
          </w:p>
        </w:tc>
        <w:tc>
          <w:tcPr>
            <w:tcW w:w="593" w:type="dxa"/>
            <w:gridSpan w:val="2"/>
            <w:tcBorders>
              <w:top w:val="nil"/>
              <w:bottom w:val="nil"/>
            </w:tcBorders>
            <w:shd w:val="clear" w:color="auto" w:fill="auto"/>
            <w:noWrap/>
            <w:vAlign w:val="bottom"/>
            <w:hideMark/>
            <w:tcPrChange w:id="1029" w:author="Sydney Gourlay" w:date="2016-06-17T14:37:00Z">
              <w:tcPr>
                <w:tcW w:w="593" w:type="dxa"/>
                <w:gridSpan w:val="2"/>
                <w:tcBorders>
                  <w:top w:val="nil"/>
                  <w:bottom w:val="nil"/>
                </w:tcBorders>
                <w:shd w:val="clear" w:color="auto" w:fill="auto"/>
                <w:noWrap/>
                <w:vAlign w:val="bottom"/>
                <w:hideMark/>
              </w:tcPr>
            </w:tcPrChange>
          </w:tcPr>
          <w:p w14:paraId="26807DC0"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0.53</w:t>
            </w:r>
          </w:p>
        </w:tc>
        <w:tc>
          <w:tcPr>
            <w:tcW w:w="1465" w:type="dxa"/>
            <w:gridSpan w:val="3"/>
            <w:tcBorders>
              <w:top w:val="nil"/>
              <w:bottom w:val="nil"/>
              <w:right w:val="dotted" w:sz="4" w:space="0" w:color="auto"/>
            </w:tcBorders>
            <w:shd w:val="clear" w:color="auto" w:fill="auto"/>
            <w:noWrap/>
            <w:vAlign w:val="bottom"/>
            <w:hideMark/>
            <w:tcPrChange w:id="1030" w:author="Sydney Gourlay" w:date="2016-06-17T14:37:00Z">
              <w:tcPr>
                <w:tcW w:w="1292" w:type="dxa"/>
                <w:gridSpan w:val="2"/>
                <w:tcBorders>
                  <w:top w:val="nil"/>
                  <w:bottom w:val="nil"/>
                  <w:right w:val="dotted" w:sz="4" w:space="0" w:color="auto"/>
                </w:tcBorders>
                <w:shd w:val="clear" w:color="auto" w:fill="auto"/>
                <w:noWrap/>
                <w:vAlign w:val="bottom"/>
                <w:hideMark/>
              </w:tcPr>
            </w:tcPrChange>
          </w:tcPr>
          <w:p w14:paraId="2A64FF26"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181.4%</w:t>
            </w:r>
          </w:p>
        </w:tc>
        <w:tc>
          <w:tcPr>
            <w:tcW w:w="521" w:type="dxa"/>
            <w:tcBorders>
              <w:top w:val="nil"/>
              <w:left w:val="dotted" w:sz="4" w:space="0" w:color="auto"/>
              <w:bottom w:val="nil"/>
            </w:tcBorders>
            <w:shd w:val="clear" w:color="auto" w:fill="auto"/>
            <w:noWrap/>
            <w:vAlign w:val="bottom"/>
            <w:hideMark/>
            <w:tcPrChange w:id="1031" w:author="Sydney Gourlay" w:date="2016-06-17T14:37:00Z">
              <w:tcPr>
                <w:tcW w:w="622" w:type="dxa"/>
                <w:gridSpan w:val="2"/>
                <w:tcBorders>
                  <w:top w:val="nil"/>
                  <w:left w:val="dotted" w:sz="4" w:space="0" w:color="auto"/>
                  <w:bottom w:val="nil"/>
                </w:tcBorders>
                <w:shd w:val="clear" w:color="auto" w:fill="auto"/>
                <w:noWrap/>
                <w:vAlign w:val="bottom"/>
                <w:hideMark/>
              </w:tcPr>
            </w:tcPrChange>
          </w:tcPr>
          <w:p w14:paraId="7F9D2AD2"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112</w:t>
            </w:r>
          </w:p>
        </w:tc>
        <w:tc>
          <w:tcPr>
            <w:tcW w:w="652" w:type="dxa"/>
            <w:gridSpan w:val="3"/>
            <w:tcBorders>
              <w:top w:val="nil"/>
              <w:bottom w:val="nil"/>
            </w:tcBorders>
            <w:shd w:val="clear" w:color="auto" w:fill="auto"/>
            <w:noWrap/>
            <w:vAlign w:val="bottom"/>
            <w:hideMark/>
            <w:tcPrChange w:id="1032" w:author="Sydney Gourlay" w:date="2016-06-17T14:37:00Z">
              <w:tcPr>
                <w:tcW w:w="652" w:type="dxa"/>
                <w:gridSpan w:val="3"/>
                <w:tcBorders>
                  <w:top w:val="nil"/>
                  <w:bottom w:val="nil"/>
                </w:tcBorders>
                <w:shd w:val="clear" w:color="auto" w:fill="auto"/>
                <w:noWrap/>
                <w:vAlign w:val="bottom"/>
                <w:hideMark/>
              </w:tcPr>
            </w:tcPrChange>
          </w:tcPr>
          <w:p w14:paraId="4B80A835"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0.67</w:t>
            </w:r>
          </w:p>
        </w:tc>
        <w:tc>
          <w:tcPr>
            <w:tcW w:w="671" w:type="dxa"/>
            <w:tcBorders>
              <w:top w:val="nil"/>
              <w:bottom w:val="nil"/>
            </w:tcBorders>
            <w:shd w:val="clear" w:color="auto" w:fill="auto"/>
            <w:noWrap/>
            <w:vAlign w:val="bottom"/>
            <w:hideMark/>
            <w:tcPrChange w:id="1033" w:author="Sydney Gourlay" w:date="2016-06-17T14:37:00Z">
              <w:tcPr>
                <w:tcW w:w="671" w:type="dxa"/>
                <w:tcBorders>
                  <w:top w:val="nil"/>
                  <w:bottom w:val="nil"/>
                </w:tcBorders>
                <w:shd w:val="clear" w:color="auto" w:fill="auto"/>
                <w:noWrap/>
                <w:vAlign w:val="bottom"/>
                <w:hideMark/>
              </w:tcPr>
            </w:tcPrChange>
          </w:tcPr>
          <w:p w14:paraId="21C1E514"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0.54</w:t>
            </w:r>
          </w:p>
        </w:tc>
        <w:tc>
          <w:tcPr>
            <w:tcW w:w="1756" w:type="dxa"/>
            <w:gridSpan w:val="3"/>
            <w:tcBorders>
              <w:top w:val="nil"/>
              <w:bottom w:val="nil"/>
              <w:right w:val="dotted" w:sz="4" w:space="0" w:color="auto"/>
            </w:tcBorders>
            <w:shd w:val="clear" w:color="auto" w:fill="auto"/>
            <w:noWrap/>
            <w:vAlign w:val="bottom"/>
            <w:hideMark/>
            <w:tcPrChange w:id="1034" w:author="Sydney Gourlay" w:date="2016-06-17T14:37:00Z">
              <w:tcPr>
                <w:tcW w:w="1516" w:type="dxa"/>
                <w:gridSpan w:val="2"/>
                <w:tcBorders>
                  <w:top w:val="nil"/>
                  <w:bottom w:val="nil"/>
                  <w:right w:val="dotted" w:sz="4" w:space="0" w:color="auto"/>
                </w:tcBorders>
                <w:shd w:val="clear" w:color="auto" w:fill="auto"/>
                <w:noWrap/>
                <w:vAlign w:val="bottom"/>
                <w:hideMark/>
              </w:tcPr>
            </w:tcPrChange>
          </w:tcPr>
          <w:p w14:paraId="267DF25B"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24.4%</w:t>
            </w:r>
          </w:p>
        </w:tc>
        <w:tc>
          <w:tcPr>
            <w:tcW w:w="1305" w:type="dxa"/>
            <w:gridSpan w:val="2"/>
            <w:tcBorders>
              <w:top w:val="nil"/>
              <w:left w:val="dotted" w:sz="4" w:space="0" w:color="auto"/>
              <w:bottom w:val="nil"/>
              <w:right w:val="nil"/>
            </w:tcBorders>
            <w:shd w:val="clear" w:color="auto" w:fill="auto"/>
            <w:noWrap/>
            <w:vAlign w:val="bottom"/>
            <w:hideMark/>
            <w:tcPrChange w:id="1035" w:author="Sydney Gourlay" w:date="2016-06-17T14:37:00Z">
              <w:tcPr>
                <w:tcW w:w="1247" w:type="dxa"/>
                <w:gridSpan w:val="2"/>
                <w:tcBorders>
                  <w:top w:val="nil"/>
                  <w:left w:val="dotted" w:sz="4" w:space="0" w:color="auto"/>
                  <w:bottom w:val="nil"/>
                  <w:right w:val="nil"/>
                </w:tcBorders>
                <w:shd w:val="clear" w:color="auto" w:fill="auto"/>
                <w:noWrap/>
                <w:vAlign w:val="bottom"/>
                <w:hideMark/>
              </w:tcPr>
            </w:tcPrChange>
          </w:tcPr>
          <w:p w14:paraId="48C7487A"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r>
      <w:tr w:rsidR="00206C38" w:rsidRPr="003A5ADF" w14:paraId="4896F1F0" w14:textId="77777777" w:rsidTr="00A170E6">
        <w:tblPrEx>
          <w:jc w:val="left"/>
          <w:tblPrExChange w:id="1036" w:author="Sydney Gourlay" w:date="2016-06-17T14:37:00Z">
            <w:tblPrEx>
              <w:jc w:val="left"/>
            </w:tblPrEx>
          </w:tblPrExChange>
        </w:tblPrEx>
        <w:trPr>
          <w:gridBefore w:val="1"/>
          <w:wBefore w:w="378" w:type="dxa"/>
          <w:trHeight w:val="315"/>
          <w:trPrChange w:id="1037" w:author="Sydney Gourlay" w:date="2016-06-17T14:37:00Z">
            <w:trPr>
              <w:gridAfter w:val="0"/>
              <w:wAfter w:w="53" w:type="dxa"/>
              <w:trHeight w:val="315"/>
            </w:trPr>
          </w:trPrChange>
        </w:trPr>
        <w:tc>
          <w:tcPr>
            <w:tcW w:w="1620" w:type="dxa"/>
            <w:gridSpan w:val="2"/>
            <w:tcBorders>
              <w:top w:val="nil"/>
              <w:left w:val="nil"/>
              <w:right w:val="single" w:sz="2" w:space="0" w:color="auto"/>
            </w:tcBorders>
            <w:vAlign w:val="center"/>
            <w:tcPrChange w:id="1038" w:author="Sydney Gourlay" w:date="2016-06-17T14:37:00Z">
              <w:tcPr>
                <w:tcW w:w="1746" w:type="dxa"/>
                <w:tcBorders>
                  <w:top w:val="nil"/>
                  <w:left w:val="nil"/>
                  <w:right w:val="single" w:sz="2" w:space="0" w:color="auto"/>
                </w:tcBorders>
                <w:vAlign w:val="center"/>
              </w:tcPr>
            </w:tcPrChange>
          </w:tcPr>
          <w:p w14:paraId="114A35DB"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5    (&lt; 1.25 acres)</w:t>
            </w:r>
          </w:p>
        </w:tc>
        <w:tc>
          <w:tcPr>
            <w:tcW w:w="521" w:type="dxa"/>
            <w:tcBorders>
              <w:top w:val="nil"/>
              <w:left w:val="single" w:sz="2" w:space="0" w:color="auto"/>
            </w:tcBorders>
            <w:shd w:val="clear" w:color="auto" w:fill="auto"/>
            <w:noWrap/>
            <w:vAlign w:val="bottom"/>
            <w:hideMark/>
            <w:tcPrChange w:id="1039" w:author="Sydney Gourlay" w:date="2016-06-17T14:37:00Z">
              <w:tcPr>
                <w:tcW w:w="620" w:type="dxa"/>
                <w:gridSpan w:val="2"/>
                <w:tcBorders>
                  <w:top w:val="nil"/>
                  <w:left w:val="single" w:sz="2" w:space="0" w:color="auto"/>
                </w:tcBorders>
                <w:shd w:val="clear" w:color="auto" w:fill="auto"/>
                <w:noWrap/>
                <w:vAlign w:val="bottom"/>
                <w:hideMark/>
              </w:tcPr>
            </w:tcPrChange>
          </w:tcPr>
          <w:p w14:paraId="6700BBC4"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25</w:t>
            </w:r>
          </w:p>
        </w:tc>
        <w:tc>
          <w:tcPr>
            <w:tcW w:w="571" w:type="dxa"/>
            <w:gridSpan w:val="2"/>
            <w:tcBorders>
              <w:top w:val="nil"/>
            </w:tcBorders>
            <w:shd w:val="clear" w:color="auto" w:fill="auto"/>
            <w:noWrap/>
            <w:vAlign w:val="bottom"/>
            <w:hideMark/>
            <w:tcPrChange w:id="1040" w:author="Sydney Gourlay" w:date="2016-06-17T14:37:00Z">
              <w:tcPr>
                <w:tcW w:w="571" w:type="dxa"/>
                <w:gridSpan w:val="2"/>
                <w:tcBorders>
                  <w:top w:val="nil"/>
                </w:tcBorders>
                <w:shd w:val="clear" w:color="auto" w:fill="auto"/>
                <w:noWrap/>
                <w:vAlign w:val="bottom"/>
                <w:hideMark/>
              </w:tcPr>
            </w:tcPrChange>
          </w:tcPr>
          <w:p w14:paraId="22304AA9"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2.24</w:t>
            </w:r>
          </w:p>
        </w:tc>
        <w:tc>
          <w:tcPr>
            <w:tcW w:w="593" w:type="dxa"/>
            <w:gridSpan w:val="2"/>
            <w:tcBorders>
              <w:top w:val="nil"/>
            </w:tcBorders>
            <w:shd w:val="clear" w:color="auto" w:fill="auto"/>
            <w:noWrap/>
            <w:vAlign w:val="bottom"/>
            <w:hideMark/>
            <w:tcPrChange w:id="1041" w:author="Sydney Gourlay" w:date="2016-06-17T14:37:00Z">
              <w:tcPr>
                <w:tcW w:w="593" w:type="dxa"/>
                <w:gridSpan w:val="2"/>
                <w:tcBorders>
                  <w:top w:val="nil"/>
                </w:tcBorders>
                <w:shd w:val="clear" w:color="auto" w:fill="auto"/>
                <w:noWrap/>
                <w:vAlign w:val="bottom"/>
                <w:hideMark/>
              </w:tcPr>
            </w:tcPrChange>
          </w:tcPr>
          <w:p w14:paraId="31AD03EC"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1.01</w:t>
            </w:r>
          </w:p>
        </w:tc>
        <w:tc>
          <w:tcPr>
            <w:tcW w:w="1465" w:type="dxa"/>
            <w:gridSpan w:val="3"/>
            <w:tcBorders>
              <w:top w:val="nil"/>
              <w:right w:val="dotted" w:sz="4" w:space="0" w:color="auto"/>
            </w:tcBorders>
            <w:shd w:val="clear" w:color="auto" w:fill="auto"/>
            <w:noWrap/>
            <w:vAlign w:val="bottom"/>
            <w:hideMark/>
            <w:tcPrChange w:id="1042" w:author="Sydney Gourlay" w:date="2016-06-17T14:37:00Z">
              <w:tcPr>
                <w:tcW w:w="1292" w:type="dxa"/>
                <w:gridSpan w:val="2"/>
                <w:tcBorders>
                  <w:top w:val="nil"/>
                  <w:right w:val="dotted" w:sz="4" w:space="0" w:color="auto"/>
                </w:tcBorders>
                <w:shd w:val="clear" w:color="auto" w:fill="auto"/>
                <w:noWrap/>
                <w:vAlign w:val="bottom"/>
                <w:hideMark/>
              </w:tcPr>
            </w:tcPrChange>
          </w:tcPr>
          <w:p w14:paraId="557C35FF"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121.2%</w:t>
            </w:r>
          </w:p>
        </w:tc>
        <w:tc>
          <w:tcPr>
            <w:tcW w:w="521" w:type="dxa"/>
            <w:tcBorders>
              <w:top w:val="nil"/>
              <w:left w:val="dotted" w:sz="4" w:space="0" w:color="auto"/>
            </w:tcBorders>
            <w:shd w:val="clear" w:color="auto" w:fill="auto"/>
            <w:noWrap/>
            <w:vAlign w:val="bottom"/>
            <w:hideMark/>
            <w:tcPrChange w:id="1043" w:author="Sydney Gourlay" w:date="2016-06-17T14:37:00Z">
              <w:tcPr>
                <w:tcW w:w="622" w:type="dxa"/>
                <w:gridSpan w:val="2"/>
                <w:tcBorders>
                  <w:top w:val="nil"/>
                  <w:left w:val="dotted" w:sz="4" w:space="0" w:color="auto"/>
                </w:tcBorders>
                <w:shd w:val="clear" w:color="auto" w:fill="auto"/>
                <w:noWrap/>
                <w:vAlign w:val="bottom"/>
                <w:hideMark/>
              </w:tcPr>
            </w:tcPrChange>
          </w:tcPr>
          <w:p w14:paraId="1930597F"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71</w:t>
            </w:r>
          </w:p>
        </w:tc>
        <w:tc>
          <w:tcPr>
            <w:tcW w:w="652" w:type="dxa"/>
            <w:gridSpan w:val="3"/>
            <w:tcBorders>
              <w:top w:val="nil"/>
            </w:tcBorders>
            <w:shd w:val="clear" w:color="auto" w:fill="auto"/>
            <w:noWrap/>
            <w:vAlign w:val="bottom"/>
            <w:hideMark/>
            <w:tcPrChange w:id="1044" w:author="Sydney Gourlay" w:date="2016-06-17T14:37:00Z">
              <w:tcPr>
                <w:tcW w:w="652" w:type="dxa"/>
                <w:gridSpan w:val="3"/>
                <w:tcBorders>
                  <w:top w:val="nil"/>
                </w:tcBorders>
                <w:shd w:val="clear" w:color="auto" w:fill="auto"/>
                <w:noWrap/>
                <w:vAlign w:val="bottom"/>
                <w:hideMark/>
              </w:tcPr>
            </w:tcPrChange>
          </w:tcPr>
          <w:p w14:paraId="6EE61927"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1.06</w:t>
            </w:r>
          </w:p>
        </w:tc>
        <w:tc>
          <w:tcPr>
            <w:tcW w:w="671" w:type="dxa"/>
            <w:tcBorders>
              <w:top w:val="nil"/>
            </w:tcBorders>
            <w:shd w:val="clear" w:color="auto" w:fill="auto"/>
            <w:noWrap/>
            <w:vAlign w:val="bottom"/>
            <w:hideMark/>
            <w:tcPrChange w:id="1045" w:author="Sydney Gourlay" w:date="2016-06-17T14:37:00Z">
              <w:tcPr>
                <w:tcW w:w="671" w:type="dxa"/>
                <w:tcBorders>
                  <w:top w:val="nil"/>
                </w:tcBorders>
                <w:shd w:val="clear" w:color="auto" w:fill="auto"/>
                <w:noWrap/>
                <w:vAlign w:val="bottom"/>
                <w:hideMark/>
              </w:tcPr>
            </w:tcPrChange>
          </w:tcPr>
          <w:p w14:paraId="0C5FD9F8"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0.99</w:t>
            </w:r>
          </w:p>
        </w:tc>
        <w:tc>
          <w:tcPr>
            <w:tcW w:w="1756" w:type="dxa"/>
            <w:gridSpan w:val="3"/>
            <w:tcBorders>
              <w:top w:val="nil"/>
              <w:right w:val="dotted" w:sz="4" w:space="0" w:color="auto"/>
            </w:tcBorders>
            <w:shd w:val="clear" w:color="auto" w:fill="auto"/>
            <w:noWrap/>
            <w:vAlign w:val="bottom"/>
            <w:hideMark/>
            <w:tcPrChange w:id="1046" w:author="Sydney Gourlay" w:date="2016-06-17T14:37:00Z">
              <w:tcPr>
                <w:tcW w:w="1516" w:type="dxa"/>
                <w:gridSpan w:val="2"/>
                <w:tcBorders>
                  <w:top w:val="nil"/>
                  <w:right w:val="dotted" w:sz="4" w:space="0" w:color="auto"/>
                </w:tcBorders>
                <w:shd w:val="clear" w:color="auto" w:fill="auto"/>
                <w:noWrap/>
                <w:vAlign w:val="bottom"/>
                <w:hideMark/>
              </w:tcPr>
            </w:tcPrChange>
          </w:tcPr>
          <w:p w14:paraId="5439A8AE"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7.3%</w:t>
            </w:r>
          </w:p>
        </w:tc>
        <w:tc>
          <w:tcPr>
            <w:tcW w:w="1305" w:type="dxa"/>
            <w:gridSpan w:val="2"/>
            <w:tcBorders>
              <w:top w:val="nil"/>
              <w:left w:val="dotted" w:sz="4" w:space="0" w:color="auto"/>
              <w:right w:val="nil"/>
            </w:tcBorders>
            <w:shd w:val="clear" w:color="auto" w:fill="auto"/>
            <w:noWrap/>
            <w:vAlign w:val="bottom"/>
            <w:hideMark/>
            <w:tcPrChange w:id="1047" w:author="Sydney Gourlay" w:date="2016-06-17T14:37:00Z">
              <w:tcPr>
                <w:tcW w:w="1247" w:type="dxa"/>
                <w:gridSpan w:val="2"/>
                <w:tcBorders>
                  <w:top w:val="nil"/>
                  <w:left w:val="dotted" w:sz="4" w:space="0" w:color="auto"/>
                  <w:right w:val="nil"/>
                </w:tcBorders>
                <w:shd w:val="clear" w:color="auto" w:fill="auto"/>
                <w:noWrap/>
                <w:vAlign w:val="bottom"/>
                <w:hideMark/>
              </w:tcPr>
            </w:tcPrChange>
          </w:tcPr>
          <w:p w14:paraId="4308EDC8"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r>
      <w:tr w:rsidR="00206C38" w:rsidRPr="003A5ADF" w14:paraId="73B60AA6" w14:textId="77777777" w:rsidTr="00A170E6">
        <w:tblPrEx>
          <w:jc w:val="left"/>
          <w:tblPrExChange w:id="1048" w:author="Sydney Gourlay" w:date="2016-06-17T14:37:00Z">
            <w:tblPrEx>
              <w:jc w:val="left"/>
            </w:tblPrEx>
          </w:tblPrExChange>
        </w:tblPrEx>
        <w:trPr>
          <w:gridBefore w:val="1"/>
          <w:wBefore w:w="378" w:type="dxa"/>
          <w:trHeight w:val="315"/>
          <w:trPrChange w:id="1049" w:author="Sydney Gourlay" w:date="2016-06-17T14:37:00Z">
            <w:trPr>
              <w:gridAfter w:val="0"/>
              <w:wAfter w:w="53" w:type="dxa"/>
              <w:trHeight w:val="315"/>
            </w:trPr>
          </w:trPrChange>
        </w:trPr>
        <w:tc>
          <w:tcPr>
            <w:tcW w:w="1620" w:type="dxa"/>
            <w:gridSpan w:val="2"/>
            <w:tcBorders>
              <w:top w:val="nil"/>
              <w:left w:val="nil"/>
              <w:bottom w:val="dotted" w:sz="4" w:space="0" w:color="auto"/>
              <w:right w:val="single" w:sz="2" w:space="0" w:color="auto"/>
            </w:tcBorders>
            <w:vAlign w:val="center"/>
            <w:tcPrChange w:id="1050" w:author="Sydney Gourlay" w:date="2016-06-17T14:37:00Z">
              <w:tcPr>
                <w:tcW w:w="1746" w:type="dxa"/>
                <w:tcBorders>
                  <w:top w:val="nil"/>
                  <w:left w:val="nil"/>
                  <w:bottom w:val="dotted" w:sz="4" w:space="0" w:color="auto"/>
                  <w:right w:val="single" w:sz="2" w:space="0" w:color="auto"/>
                </w:tcBorders>
                <w:vAlign w:val="center"/>
              </w:tcPr>
            </w:tcPrChange>
          </w:tcPr>
          <w:p w14:paraId="61CC6DAF"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6   (&gt;= 1.25 acres)</w:t>
            </w:r>
          </w:p>
        </w:tc>
        <w:tc>
          <w:tcPr>
            <w:tcW w:w="521" w:type="dxa"/>
            <w:tcBorders>
              <w:top w:val="nil"/>
              <w:left w:val="single" w:sz="2" w:space="0" w:color="auto"/>
              <w:bottom w:val="dotted" w:sz="4" w:space="0" w:color="auto"/>
            </w:tcBorders>
            <w:shd w:val="clear" w:color="auto" w:fill="auto"/>
            <w:noWrap/>
            <w:vAlign w:val="bottom"/>
            <w:hideMark/>
            <w:tcPrChange w:id="1051" w:author="Sydney Gourlay" w:date="2016-06-17T14:37:00Z">
              <w:tcPr>
                <w:tcW w:w="620" w:type="dxa"/>
                <w:gridSpan w:val="2"/>
                <w:tcBorders>
                  <w:top w:val="nil"/>
                  <w:left w:val="single" w:sz="2" w:space="0" w:color="auto"/>
                  <w:bottom w:val="dotted" w:sz="4" w:space="0" w:color="auto"/>
                </w:tcBorders>
                <w:shd w:val="clear" w:color="auto" w:fill="auto"/>
                <w:noWrap/>
                <w:vAlign w:val="bottom"/>
                <w:hideMark/>
              </w:tcPr>
            </w:tcPrChange>
          </w:tcPr>
          <w:p w14:paraId="7A98C92F"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76</w:t>
            </w:r>
          </w:p>
        </w:tc>
        <w:tc>
          <w:tcPr>
            <w:tcW w:w="571" w:type="dxa"/>
            <w:gridSpan w:val="2"/>
            <w:tcBorders>
              <w:top w:val="nil"/>
              <w:bottom w:val="dotted" w:sz="4" w:space="0" w:color="auto"/>
            </w:tcBorders>
            <w:shd w:val="clear" w:color="auto" w:fill="auto"/>
            <w:noWrap/>
            <w:vAlign w:val="bottom"/>
            <w:hideMark/>
            <w:tcPrChange w:id="1052" w:author="Sydney Gourlay" w:date="2016-06-17T14:37:00Z">
              <w:tcPr>
                <w:tcW w:w="571" w:type="dxa"/>
                <w:gridSpan w:val="2"/>
                <w:tcBorders>
                  <w:top w:val="nil"/>
                  <w:bottom w:val="dotted" w:sz="4" w:space="0" w:color="auto"/>
                </w:tcBorders>
                <w:shd w:val="clear" w:color="auto" w:fill="auto"/>
                <w:noWrap/>
                <w:vAlign w:val="bottom"/>
                <w:hideMark/>
              </w:tcPr>
            </w:tcPrChange>
          </w:tcPr>
          <w:p w14:paraId="526AFE85"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3.51</w:t>
            </w:r>
          </w:p>
        </w:tc>
        <w:tc>
          <w:tcPr>
            <w:tcW w:w="593" w:type="dxa"/>
            <w:gridSpan w:val="2"/>
            <w:tcBorders>
              <w:top w:val="nil"/>
              <w:bottom w:val="dotted" w:sz="4" w:space="0" w:color="auto"/>
            </w:tcBorders>
            <w:shd w:val="clear" w:color="auto" w:fill="auto"/>
            <w:noWrap/>
            <w:vAlign w:val="bottom"/>
            <w:hideMark/>
            <w:tcPrChange w:id="1053" w:author="Sydney Gourlay" w:date="2016-06-17T14:37:00Z">
              <w:tcPr>
                <w:tcW w:w="593" w:type="dxa"/>
                <w:gridSpan w:val="2"/>
                <w:tcBorders>
                  <w:top w:val="nil"/>
                  <w:bottom w:val="dotted" w:sz="4" w:space="0" w:color="auto"/>
                </w:tcBorders>
                <w:shd w:val="clear" w:color="auto" w:fill="auto"/>
                <w:noWrap/>
                <w:vAlign w:val="bottom"/>
                <w:hideMark/>
              </w:tcPr>
            </w:tcPrChange>
          </w:tcPr>
          <w:p w14:paraId="6DB30443"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3.24</w:t>
            </w:r>
          </w:p>
        </w:tc>
        <w:tc>
          <w:tcPr>
            <w:tcW w:w="1465" w:type="dxa"/>
            <w:gridSpan w:val="3"/>
            <w:tcBorders>
              <w:top w:val="nil"/>
              <w:bottom w:val="dotted" w:sz="4" w:space="0" w:color="auto"/>
              <w:right w:val="dotted" w:sz="4" w:space="0" w:color="auto"/>
            </w:tcBorders>
            <w:shd w:val="clear" w:color="auto" w:fill="auto"/>
            <w:noWrap/>
            <w:vAlign w:val="bottom"/>
            <w:hideMark/>
            <w:tcPrChange w:id="1054" w:author="Sydney Gourlay" w:date="2016-06-17T14:37:00Z">
              <w:tcPr>
                <w:tcW w:w="1292" w:type="dxa"/>
                <w:gridSpan w:val="2"/>
                <w:tcBorders>
                  <w:top w:val="nil"/>
                  <w:bottom w:val="dotted" w:sz="4" w:space="0" w:color="auto"/>
                  <w:right w:val="dotted" w:sz="4" w:space="0" w:color="auto"/>
                </w:tcBorders>
                <w:shd w:val="clear" w:color="auto" w:fill="auto"/>
                <w:noWrap/>
                <w:vAlign w:val="bottom"/>
                <w:hideMark/>
              </w:tcPr>
            </w:tcPrChange>
          </w:tcPr>
          <w:p w14:paraId="07B77747"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8.4%</w:t>
            </w:r>
          </w:p>
        </w:tc>
        <w:tc>
          <w:tcPr>
            <w:tcW w:w="521" w:type="dxa"/>
            <w:tcBorders>
              <w:top w:val="nil"/>
              <w:left w:val="dotted" w:sz="4" w:space="0" w:color="auto"/>
              <w:bottom w:val="dotted" w:sz="4" w:space="0" w:color="auto"/>
            </w:tcBorders>
            <w:shd w:val="clear" w:color="auto" w:fill="auto"/>
            <w:noWrap/>
            <w:vAlign w:val="bottom"/>
            <w:hideMark/>
            <w:tcPrChange w:id="1055" w:author="Sydney Gourlay" w:date="2016-06-17T14:37:00Z">
              <w:tcPr>
                <w:tcW w:w="622" w:type="dxa"/>
                <w:gridSpan w:val="2"/>
                <w:tcBorders>
                  <w:top w:val="nil"/>
                  <w:left w:val="dotted" w:sz="4" w:space="0" w:color="auto"/>
                  <w:bottom w:val="dotted" w:sz="4" w:space="0" w:color="auto"/>
                </w:tcBorders>
                <w:shd w:val="clear" w:color="auto" w:fill="auto"/>
                <w:noWrap/>
                <w:vAlign w:val="bottom"/>
                <w:hideMark/>
              </w:tcPr>
            </w:tcPrChange>
          </w:tcPr>
          <w:p w14:paraId="246798DD"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76</w:t>
            </w:r>
          </w:p>
        </w:tc>
        <w:tc>
          <w:tcPr>
            <w:tcW w:w="652" w:type="dxa"/>
            <w:gridSpan w:val="3"/>
            <w:tcBorders>
              <w:top w:val="nil"/>
              <w:bottom w:val="dotted" w:sz="4" w:space="0" w:color="auto"/>
            </w:tcBorders>
            <w:shd w:val="clear" w:color="auto" w:fill="auto"/>
            <w:noWrap/>
            <w:vAlign w:val="bottom"/>
            <w:hideMark/>
            <w:tcPrChange w:id="1056" w:author="Sydney Gourlay" w:date="2016-06-17T14:37:00Z">
              <w:tcPr>
                <w:tcW w:w="652" w:type="dxa"/>
                <w:gridSpan w:val="3"/>
                <w:tcBorders>
                  <w:top w:val="nil"/>
                  <w:bottom w:val="dotted" w:sz="4" w:space="0" w:color="auto"/>
                </w:tcBorders>
                <w:shd w:val="clear" w:color="auto" w:fill="auto"/>
                <w:noWrap/>
                <w:vAlign w:val="bottom"/>
                <w:hideMark/>
              </w:tcPr>
            </w:tcPrChange>
          </w:tcPr>
          <w:p w14:paraId="3560275C"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1.61</w:t>
            </w:r>
          </w:p>
        </w:tc>
        <w:tc>
          <w:tcPr>
            <w:tcW w:w="671" w:type="dxa"/>
            <w:tcBorders>
              <w:top w:val="nil"/>
              <w:bottom w:val="dotted" w:sz="4" w:space="0" w:color="auto"/>
            </w:tcBorders>
            <w:shd w:val="clear" w:color="auto" w:fill="auto"/>
            <w:noWrap/>
            <w:vAlign w:val="bottom"/>
            <w:hideMark/>
            <w:tcPrChange w:id="1057" w:author="Sydney Gourlay" w:date="2016-06-17T14:37:00Z">
              <w:tcPr>
                <w:tcW w:w="671" w:type="dxa"/>
                <w:tcBorders>
                  <w:top w:val="nil"/>
                  <w:bottom w:val="dotted" w:sz="4" w:space="0" w:color="auto"/>
                </w:tcBorders>
                <w:shd w:val="clear" w:color="auto" w:fill="auto"/>
                <w:noWrap/>
                <w:vAlign w:val="bottom"/>
                <w:hideMark/>
              </w:tcPr>
            </w:tcPrChange>
          </w:tcPr>
          <w:p w14:paraId="44D2BC6E"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2.51</w:t>
            </w:r>
          </w:p>
        </w:tc>
        <w:tc>
          <w:tcPr>
            <w:tcW w:w="1756" w:type="dxa"/>
            <w:gridSpan w:val="3"/>
            <w:tcBorders>
              <w:top w:val="nil"/>
              <w:bottom w:val="dotted" w:sz="4" w:space="0" w:color="auto"/>
              <w:right w:val="dotted" w:sz="4" w:space="0" w:color="auto"/>
            </w:tcBorders>
            <w:shd w:val="clear" w:color="auto" w:fill="auto"/>
            <w:noWrap/>
            <w:vAlign w:val="bottom"/>
            <w:hideMark/>
            <w:tcPrChange w:id="1058" w:author="Sydney Gourlay" w:date="2016-06-17T14:37:00Z">
              <w:tcPr>
                <w:tcW w:w="1516" w:type="dxa"/>
                <w:gridSpan w:val="2"/>
                <w:tcBorders>
                  <w:top w:val="nil"/>
                  <w:bottom w:val="dotted" w:sz="4" w:space="0" w:color="auto"/>
                  <w:right w:val="dotted" w:sz="4" w:space="0" w:color="auto"/>
                </w:tcBorders>
                <w:shd w:val="clear" w:color="auto" w:fill="auto"/>
                <w:noWrap/>
                <w:vAlign w:val="bottom"/>
                <w:hideMark/>
              </w:tcPr>
            </w:tcPrChange>
          </w:tcPr>
          <w:p w14:paraId="639390CA"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-35.9%</w:t>
            </w:r>
          </w:p>
        </w:tc>
        <w:tc>
          <w:tcPr>
            <w:tcW w:w="1305" w:type="dxa"/>
            <w:gridSpan w:val="2"/>
            <w:tcBorders>
              <w:top w:val="nil"/>
              <w:left w:val="dotted" w:sz="4" w:space="0" w:color="auto"/>
              <w:bottom w:val="dotted" w:sz="4" w:space="0" w:color="auto"/>
              <w:right w:val="nil"/>
            </w:tcBorders>
            <w:shd w:val="clear" w:color="auto" w:fill="auto"/>
            <w:noWrap/>
            <w:vAlign w:val="bottom"/>
            <w:hideMark/>
            <w:tcPrChange w:id="1059" w:author="Sydney Gourlay" w:date="2016-06-17T14:37:00Z">
              <w:tcPr>
                <w:tcW w:w="1247" w:type="dxa"/>
                <w:gridSpan w:val="2"/>
                <w:tcBorders>
                  <w:top w:val="nil"/>
                  <w:left w:val="dotted" w:sz="4" w:space="0" w:color="auto"/>
                  <w:bottom w:val="dotted" w:sz="4" w:space="0" w:color="auto"/>
                  <w:right w:val="nil"/>
                </w:tcBorders>
                <w:shd w:val="clear" w:color="auto" w:fill="auto"/>
                <w:noWrap/>
                <w:vAlign w:val="bottom"/>
                <w:hideMark/>
              </w:tcPr>
            </w:tcPrChange>
          </w:tcPr>
          <w:p w14:paraId="2F268481"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r>
      <w:tr w:rsidR="00206C38" w:rsidRPr="003A5ADF" w14:paraId="666688FF" w14:textId="77777777" w:rsidTr="00A170E6">
        <w:tblPrEx>
          <w:jc w:val="left"/>
          <w:tblPrExChange w:id="1060" w:author="Sydney Gourlay" w:date="2016-06-17T14:37:00Z">
            <w:tblPrEx>
              <w:jc w:val="left"/>
            </w:tblPrEx>
          </w:tblPrExChange>
        </w:tblPrEx>
        <w:trPr>
          <w:gridBefore w:val="1"/>
          <w:wBefore w:w="378" w:type="dxa"/>
          <w:trHeight w:val="408"/>
          <w:trPrChange w:id="1061" w:author="Sydney Gourlay" w:date="2016-06-17T14:37:00Z">
            <w:trPr>
              <w:gridAfter w:val="0"/>
              <w:wAfter w:w="53" w:type="dxa"/>
              <w:trHeight w:val="408"/>
            </w:trPr>
          </w:trPrChange>
        </w:trPr>
        <w:tc>
          <w:tcPr>
            <w:tcW w:w="1620" w:type="dxa"/>
            <w:gridSpan w:val="2"/>
            <w:tcBorders>
              <w:top w:val="dotted" w:sz="4" w:space="0" w:color="auto"/>
              <w:left w:val="nil"/>
              <w:bottom w:val="single" w:sz="4" w:space="0" w:color="auto"/>
              <w:right w:val="single" w:sz="2" w:space="0" w:color="auto"/>
            </w:tcBorders>
            <w:vAlign w:val="bottom"/>
            <w:tcPrChange w:id="1062" w:author="Sydney Gourlay" w:date="2016-06-17T14:37:00Z">
              <w:tcPr>
                <w:tcW w:w="1746" w:type="dxa"/>
                <w:tcBorders>
                  <w:top w:val="dotted" w:sz="4" w:space="0" w:color="auto"/>
                  <w:left w:val="nil"/>
                  <w:bottom w:val="single" w:sz="4" w:space="0" w:color="auto"/>
                  <w:right w:val="single" w:sz="2" w:space="0" w:color="auto"/>
                </w:tcBorders>
                <w:vAlign w:val="bottom"/>
              </w:tcPr>
            </w:tcPrChange>
          </w:tcPr>
          <w:p w14:paraId="29C36E94"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Total</w:t>
            </w:r>
          </w:p>
        </w:tc>
        <w:tc>
          <w:tcPr>
            <w:tcW w:w="521" w:type="dxa"/>
            <w:tcBorders>
              <w:top w:val="dotted" w:sz="4" w:space="0" w:color="auto"/>
              <w:left w:val="single" w:sz="2" w:space="0" w:color="auto"/>
              <w:bottom w:val="single" w:sz="4" w:space="0" w:color="auto"/>
            </w:tcBorders>
            <w:shd w:val="clear" w:color="auto" w:fill="auto"/>
            <w:noWrap/>
            <w:vAlign w:val="bottom"/>
            <w:hideMark/>
            <w:tcPrChange w:id="1063" w:author="Sydney Gourlay" w:date="2016-06-17T14:37:00Z">
              <w:tcPr>
                <w:tcW w:w="620" w:type="dxa"/>
                <w:gridSpan w:val="2"/>
                <w:tcBorders>
                  <w:top w:val="dotted" w:sz="4" w:space="0" w:color="auto"/>
                  <w:left w:val="single" w:sz="2" w:space="0" w:color="auto"/>
                  <w:bottom w:val="single" w:sz="4" w:space="0" w:color="auto"/>
                </w:tcBorders>
                <w:shd w:val="clear" w:color="auto" w:fill="auto"/>
                <w:noWrap/>
                <w:vAlign w:val="bottom"/>
                <w:hideMark/>
              </w:tcPr>
            </w:tcPrChange>
          </w:tcPr>
          <w:p w14:paraId="4975E960"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131</w:t>
            </w:r>
          </w:p>
        </w:tc>
        <w:tc>
          <w:tcPr>
            <w:tcW w:w="571" w:type="dxa"/>
            <w:gridSpan w:val="2"/>
            <w:tcBorders>
              <w:top w:val="dotted" w:sz="4" w:space="0" w:color="auto"/>
              <w:bottom w:val="single" w:sz="4" w:space="0" w:color="auto"/>
            </w:tcBorders>
            <w:shd w:val="clear" w:color="auto" w:fill="auto"/>
            <w:noWrap/>
            <w:vAlign w:val="bottom"/>
            <w:hideMark/>
            <w:tcPrChange w:id="1064" w:author="Sydney Gourlay" w:date="2016-06-17T14:37:00Z">
              <w:tcPr>
                <w:tcW w:w="571" w:type="dxa"/>
                <w:gridSpan w:val="2"/>
                <w:tcBorders>
                  <w:top w:val="dotted" w:sz="4" w:space="0" w:color="auto"/>
                  <w:bottom w:val="single" w:sz="4" w:space="0" w:color="auto"/>
                </w:tcBorders>
                <w:shd w:val="clear" w:color="auto" w:fill="auto"/>
                <w:noWrap/>
                <w:vAlign w:val="bottom"/>
                <w:hideMark/>
              </w:tcPr>
            </w:tcPrChange>
          </w:tcPr>
          <w:p w14:paraId="4B86D7E6"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2.80</w:t>
            </w:r>
          </w:p>
        </w:tc>
        <w:tc>
          <w:tcPr>
            <w:tcW w:w="593" w:type="dxa"/>
            <w:gridSpan w:val="2"/>
            <w:tcBorders>
              <w:top w:val="dotted" w:sz="4" w:space="0" w:color="auto"/>
              <w:bottom w:val="single" w:sz="4" w:space="0" w:color="auto"/>
            </w:tcBorders>
            <w:shd w:val="clear" w:color="auto" w:fill="auto"/>
            <w:noWrap/>
            <w:vAlign w:val="bottom"/>
            <w:hideMark/>
            <w:tcPrChange w:id="1065" w:author="Sydney Gourlay" w:date="2016-06-17T14:37:00Z">
              <w:tcPr>
                <w:tcW w:w="593" w:type="dxa"/>
                <w:gridSpan w:val="2"/>
                <w:tcBorders>
                  <w:top w:val="dotted" w:sz="4" w:space="0" w:color="auto"/>
                  <w:bottom w:val="single" w:sz="4" w:space="0" w:color="auto"/>
                </w:tcBorders>
                <w:shd w:val="clear" w:color="auto" w:fill="auto"/>
                <w:noWrap/>
                <w:vAlign w:val="bottom"/>
                <w:hideMark/>
              </w:tcPr>
            </w:tcPrChange>
          </w:tcPr>
          <w:p w14:paraId="0F156C19"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2.19</w:t>
            </w:r>
          </w:p>
        </w:tc>
        <w:tc>
          <w:tcPr>
            <w:tcW w:w="1465" w:type="dxa"/>
            <w:gridSpan w:val="3"/>
            <w:tcBorders>
              <w:top w:val="dotted" w:sz="4" w:space="0" w:color="auto"/>
              <w:bottom w:val="single" w:sz="4" w:space="0" w:color="auto"/>
              <w:right w:val="dotted" w:sz="4" w:space="0" w:color="auto"/>
            </w:tcBorders>
            <w:shd w:val="clear" w:color="auto" w:fill="auto"/>
            <w:noWrap/>
            <w:vAlign w:val="bottom"/>
            <w:hideMark/>
            <w:tcPrChange w:id="1066" w:author="Sydney Gourlay" w:date="2016-06-17T14:37:00Z">
              <w:tcPr>
                <w:tcW w:w="1292" w:type="dxa"/>
                <w:gridSpan w:val="2"/>
                <w:tcBorders>
                  <w:top w:val="dotted" w:sz="4" w:space="0" w:color="auto"/>
                  <w:bottom w:val="single" w:sz="4" w:space="0" w:color="auto"/>
                  <w:right w:val="dotted" w:sz="4" w:space="0" w:color="auto"/>
                </w:tcBorders>
                <w:shd w:val="clear" w:color="auto" w:fill="auto"/>
                <w:noWrap/>
                <w:vAlign w:val="bottom"/>
                <w:hideMark/>
              </w:tcPr>
            </w:tcPrChange>
          </w:tcPr>
          <w:p w14:paraId="43E0B0E1"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28.2%</w:t>
            </w:r>
          </w:p>
        </w:tc>
        <w:tc>
          <w:tcPr>
            <w:tcW w:w="521" w:type="dxa"/>
            <w:tcBorders>
              <w:top w:val="dotted" w:sz="4" w:space="0" w:color="auto"/>
              <w:left w:val="dotted" w:sz="4" w:space="0" w:color="auto"/>
              <w:bottom w:val="single" w:sz="4" w:space="0" w:color="auto"/>
            </w:tcBorders>
            <w:shd w:val="clear" w:color="auto" w:fill="auto"/>
            <w:noWrap/>
            <w:vAlign w:val="bottom"/>
            <w:hideMark/>
            <w:tcPrChange w:id="1067" w:author="Sydney Gourlay" w:date="2016-06-17T14:37:00Z">
              <w:tcPr>
                <w:tcW w:w="622" w:type="dxa"/>
                <w:gridSpan w:val="2"/>
                <w:tcBorders>
                  <w:top w:val="dotted" w:sz="4" w:space="0" w:color="auto"/>
                  <w:left w:val="dotted" w:sz="4" w:space="0" w:color="auto"/>
                  <w:bottom w:val="single" w:sz="4" w:space="0" w:color="auto"/>
                </w:tcBorders>
                <w:shd w:val="clear" w:color="auto" w:fill="auto"/>
                <w:noWrap/>
                <w:vAlign w:val="bottom"/>
                <w:hideMark/>
              </w:tcPr>
            </w:tcPrChange>
          </w:tcPr>
          <w:p w14:paraId="1DEE919D"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354</w:t>
            </w:r>
          </w:p>
        </w:tc>
        <w:tc>
          <w:tcPr>
            <w:tcW w:w="652" w:type="dxa"/>
            <w:gridSpan w:val="3"/>
            <w:tcBorders>
              <w:top w:val="dotted" w:sz="4" w:space="0" w:color="auto"/>
              <w:bottom w:val="single" w:sz="4" w:space="0" w:color="auto"/>
            </w:tcBorders>
            <w:shd w:val="clear" w:color="auto" w:fill="auto"/>
            <w:noWrap/>
            <w:vAlign w:val="bottom"/>
            <w:hideMark/>
            <w:tcPrChange w:id="1068" w:author="Sydney Gourlay" w:date="2016-06-17T14:37:00Z">
              <w:tcPr>
                <w:tcW w:w="652" w:type="dxa"/>
                <w:gridSpan w:val="3"/>
                <w:tcBorders>
                  <w:top w:val="dotted" w:sz="4" w:space="0" w:color="auto"/>
                  <w:bottom w:val="single" w:sz="4" w:space="0" w:color="auto"/>
                </w:tcBorders>
                <w:shd w:val="clear" w:color="auto" w:fill="auto"/>
                <w:noWrap/>
                <w:vAlign w:val="bottom"/>
                <w:hideMark/>
              </w:tcPr>
            </w:tcPrChange>
          </w:tcPr>
          <w:p w14:paraId="645500C3"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0.85</w:t>
            </w:r>
          </w:p>
        </w:tc>
        <w:tc>
          <w:tcPr>
            <w:tcW w:w="671" w:type="dxa"/>
            <w:tcBorders>
              <w:top w:val="dotted" w:sz="4" w:space="0" w:color="auto"/>
              <w:bottom w:val="single" w:sz="4" w:space="0" w:color="auto"/>
            </w:tcBorders>
            <w:shd w:val="clear" w:color="auto" w:fill="auto"/>
            <w:noWrap/>
            <w:vAlign w:val="bottom"/>
            <w:hideMark/>
            <w:tcPrChange w:id="1069" w:author="Sydney Gourlay" w:date="2016-06-17T14:37:00Z">
              <w:tcPr>
                <w:tcW w:w="671" w:type="dxa"/>
                <w:tcBorders>
                  <w:top w:val="dotted" w:sz="4" w:space="0" w:color="auto"/>
                  <w:bottom w:val="single" w:sz="4" w:space="0" w:color="auto"/>
                </w:tcBorders>
                <w:shd w:val="clear" w:color="auto" w:fill="auto"/>
                <w:noWrap/>
                <w:vAlign w:val="bottom"/>
                <w:hideMark/>
              </w:tcPr>
            </w:tcPrChange>
          </w:tcPr>
          <w:p w14:paraId="2C0B12AE"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0.97</w:t>
            </w:r>
          </w:p>
        </w:tc>
        <w:tc>
          <w:tcPr>
            <w:tcW w:w="1756" w:type="dxa"/>
            <w:gridSpan w:val="3"/>
            <w:tcBorders>
              <w:top w:val="dotted" w:sz="4" w:space="0" w:color="auto"/>
              <w:bottom w:val="single" w:sz="4" w:space="0" w:color="auto"/>
              <w:right w:val="dotted" w:sz="4" w:space="0" w:color="auto"/>
            </w:tcBorders>
            <w:shd w:val="clear" w:color="auto" w:fill="auto"/>
            <w:noWrap/>
            <w:vAlign w:val="bottom"/>
            <w:hideMark/>
            <w:tcPrChange w:id="1070" w:author="Sydney Gourlay" w:date="2016-06-17T14:37:00Z">
              <w:tcPr>
                <w:tcW w:w="1516" w:type="dxa"/>
                <w:gridSpan w:val="2"/>
                <w:tcBorders>
                  <w:top w:val="dotted" w:sz="4" w:space="0" w:color="auto"/>
                  <w:bottom w:val="single" w:sz="4" w:space="0" w:color="auto"/>
                  <w:right w:val="dotted" w:sz="4" w:space="0" w:color="auto"/>
                </w:tcBorders>
                <w:shd w:val="clear" w:color="auto" w:fill="auto"/>
                <w:noWrap/>
                <w:vAlign w:val="bottom"/>
                <w:hideMark/>
              </w:tcPr>
            </w:tcPrChange>
          </w:tcPr>
          <w:p w14:paraId="3FD86EE2"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-12.2%</w:t>
            </w:r>
          </w:p>
        </w:tc>
        <w:tc>
          <w:tcPr>
            <w:tcW w:w="1305" w:type="dxa"/>
            <w:gridSpan w:val="2"/>
            <w:tcBorders>
              <w:top w:val="dotted" w:sz="4" w:space="0" w:color="auto"/>
              <w:left w:val="dotted" w:sz="4" w:space="0" w:color="auto"/>
              <w:bottom w:val="single" w:sz="4" w:space="0" w:color="auto"/>
              <w:right w:val="nil"/>
            </w:tcBorders>
            <w:shd w:val="clear" w:color="auto" w:fill="auto"/>
            <w:noWrap/>
            <w:vAlign w:val="bottom"/>
            <w:hideMark/>
            <w:tcPrChange w:id="1071" w:author="Sydney Gourlay" w:date="2016-06-17T14:37:00Z">
              <w:tcPr>
                <w:tcW w:w="1247" w:type="dxa"/>
                <w:gridSpan w:val="2"/>
                <w:tcBorders>
                  <w:top w:val="dotted" w:sz="4" w:space="0" w:color="auto"/>
                  <w:left w:val="dotted" w:sz="4" w:space="0" w:color="auto"/>
                  <w:bottom w:val="single" w:sz="4" w:space="0" w:color="auto"/>
                  <w:right w:val="nil"/>
                </w:tcBorders>
                <w:shd w:val="clear" w:color="auto" w:fill="auto"/>
                <w:noWrap/>
                <w:vAlign w:val="bottom"/>
                <w:hideMark/>
              </w:tcPr>
            </w:tcPrChange>
          </w:tcPr>
          <w:p w14:paraId="6D22AD7D" w14:textId="77777777" w:rsidR="00206C38" w:rsidRPr="003A5ADF" w:rsidRDefault="00206C38" w:rsidP="00B468C9">
            <w:pPr>
              <w:spacing w:after="0" w:line="240" w:lineRule="auto"/>
              <w:jc w:val="center"/>
              <w:rPr>
                <w:rFonts w:ascii="Calibri" w:eastAsia="Times New Roman" w:hAnsi="Calibri" w:cs="Times New Roman"/>
                <w:color w:val="000000"/>
                <w:sz w:val="20"/>
                <w:szCs w:val="20"/>
              </w:rPr>
            </w:pPr>
            <w:r w:rsidRPr="003A5ADF">
              <w:rPr>
                <w:rFonts w:ascii="Calibri" w:eastAsia="Times New Roman" w:hAnsi="Calibri" w:cs="Times New Roman"/>
                <w:color w:val="000000"/>
                <w:sz w:val="20"/>
                <w:szCs w:val="20"/>
              </w:rPr>
              <w:t>***</w:t>
            </w:r>
          </w:p>
        </w:tc>
      </w:tr>
    </w:tbl>
    <w:p w14:paraId="1FD7D424" w14:textId="77777777" w:rsidR="00300CFD" w:rsidRPr="0066125A" w:rsidRDefault="00300CFD" w:rsidP="00300CFD">
      <w:pPr>
        <w:spacing w:after="0" w:line="240" w:lineRule="auto"/>
        <w:ind w:left="142"/>
        <w:rPr>
          <w:rFonts w:asciiTheme="minorHAnsi" w:eastAsia="Times New Roman" w:hAnsiTheme="minorHAnsi" w:cs="Times New Roman"/>
          <w:color w:val="000000"/>
          <w:sz w:val="20"/>
          <w:szCs w:val="20"/>
        </w:rPr>
      </w:pPr>
      <w:r w:rsidRPr="0066125A">
        <w:rPr>
          <w:rFonts w:asciiTheme="minorHAnsi" w:eastAsia="Times New Roman" w:hAnsiTheme="minorHAnsi" w:cs="Times New Roman"/>
          <w:color w:val="000000"/>
          <w:sz w:val="20"/>
          <w:szCs w:val="20"/>
        </w:rPr>
        <w:t>*p&lt;</w:t>
      </w:r>
      <w:r>
        <w:rPr>
          <w:rFonts w:asciiTheme="minorHAnsi" w:eastAsia="Times New Roman" w:hAnsiTheme="minorHAnsi" w:cs="Times New Roman"/>
          <w:color w:val="000000"/>
          <w:sz w:val="20"/>
          <w:szCs w:val="20"/>
        </w:rPr>
        <w:t>0</w:t>
      </w:r>
      <w:r w:rsidRPr="0066125A">
        <w:rPr>
          <w:rFonts w:asciiTheme="minorHAnsi" w:eastAsia="Times New Roman" w:hAnsiTheme="minorHAnsi" w:cs="Times New Roman"/>
          <w:color w:val="000000"/>
          <w:sz w:val="20"/>
          <w:szCs w:val="20"/>
        </w:rPr>
        <w:t>.1; ** p&lt;</w:t>
      </w:r>
      <w:r>
        <w:rPr>
          <w:rFonts w:asciiTheme="minorHAnsi" w:eastAsia="Times New Roman" w:hAnsiTheme="minorHAnsi" w:cs="Times New Roman"/>
          <w:color w:val="000000"/>
          <w:sz w:val="20"/>
          <w:szCs w:val="20"/>
        </w:rPr>
        <w:t>0</w:t>
      </w:r>
      <w:r w:rsidRPr="0066125A">
        <w:rPr>
          <w:rFonts w:asciiTheme="minorHAnsi" w:eastAsia="Times New Roman" w:hAnsiTheme="minorHAnsi" w:cs="Times New Roman"/>
          <w:color w:val="000000"/>
          <w:sz w:val="20"/>
          <w:szCs w:val="20"/>
        </w:rPr>
        <w:t>.05; *** p&lt;</w:t>
      </w:r>
      <w:r>
        <w:rPr>
          <w:rFonts w:asciiTheme="minorHAnsi" w:eastAsia="Times New Roman" w:hAnsiTheme="minorHAnsi" w:cs="Times New Roman"/>
          <w:color w:val="000000"/>
          <w:sz w:val="20"/>
          <w:szCs w:val="20"/>
        </w:rPr>
        <w:t>0</w:t>
      </w:r>
      <w:r w:rsidRPr="0066125A">
        <w:rPr>
          <w:rFonts w:asciiTheme="minorHAnsi" w:eastAsia="Times New Roman" w:hAnsiTheme="minorHAnsi" w:cs="Times New Roman"/>
          <w:color w:val="000000"/>
          <w:sz w:val="20"/>
          <w:szCs w:val="20"/>
        </w:rPr>
        <w:t>.01</w:t>
      </w:r>
    </w:p>
    <w:p w14:paraId="1CEE2028" w14:textId="77777777" w:rsidR="00206C38" w:rsidRDefault="002B0B8C" w:rsidP="00206C38">
      <w:pPr>
        <w:tabs>
          <w:tab w:val="left" w:pos="2300"/>
        </w:tabs>
        <w:spacing w:line="360" w:lineRule="auto"/>
        <w:ind w:left="284"/>
        <w:jc w:val="both"/>
      </w:pPr>
      <w:r>
        <w:rPr>
          <w:rFonts w:asciiTheme="minorHAnsi" w:hAnsiTheme="minorHAnsi"/>
          <w:i/>
        </w:rPr>
        <w:t>Source: Authors’ calculations.</w:t>
      </w:r>
      <w:r w:rsidR="00206C38" w:rsidRPr="00206C38">
        <w:t xml:space="preserve"> </w:t>
      </w:r>
    </w:p>
    <w:p w14:paraId="29D10006" w14:textId="07BDCC15" w:rsidR="002B0B8C" w:rsidRPr="005B6EA1" w:rsidRDefault="00206C38" w:rsidP="005B6EA1">
      <w:pPr>
        <w:tabs>
          <w:tab w:val="left" w:pos="2300"/>
        </w:tabs>
        <w:spacing w:line="360" w:lineRule="auto"/>
        <w:jc w:val="both"/>
      </w:pPr>
      <w:r w:rsidRPr="00106042">
        <w:t>Finally, one key decision point when collecting self-reported area data is whether to allow respondents to use non-standard units, or to force them (or enumerators) to convert responses from traditional to standard units at the moment of the interview. In Table 1</w:t>
      </w:r>
      <w:ins w:id="1072" w:author="Sydney Gourlay" w:date="2016-06-17T13:31:00Z">
        <w:r w:rsidR="005870A9">
          <w:t>1</w:t>
        </w:r>
      </w:ins>
      <w:ins w:id="1073" w:author="Abhilasha Vaid" w:date="2016-06-17T15:41:00Z">
        <w:del w:id="1074" w:author="Sydney Gourlay" w:date="2016-06-17T13:31:00Z">
          <w:r w:rsidR="00367086" w:rsidDel="005870A9">
            <w:delText>3</w:delText>
          </w:r>
        </w:del>
      </w:ins>
      <w:del w:id="1075" w:author="Abhilasha Vaid" w:date="2016-06-17T15:41:00Z">
        <w:r w:rsidDel="00367086">
          <w:delText>2</w:delText>
        </w:r>
      </w:del>
      <w:r w:rsidRPr="00106042">
        <w:t>, we compare deviations between self-reported and GPS data separately splitting the sample between observations where respondents used traditional and standard units in the Ethiopia and Nigeria sample. When land area is collected using non-standard units, as opposed to forcing respondents or enumerators to perform a conversion to standard units at the time of the interview, data from self-reporting appears to approximate the preferred GPS measures much better. This finding supports the idea that it is best to allow non-standard units to be used at interview time, while organizing complementary collection of adequate conversion factors to translate all the data into a common metric at the data processing stage.</w:t>
      </w:r>
    </w:p>
    <w:p w14:paraId="30031AFD" w14:textId="67720496" w:rsidR="003652DC" w:rsidRPr="00106042" w:rsidRDefault="005349DA" w:rsidP="005B6EA1">
      <w:pPr>
        <w:pStyle w:val="Heading4"/>
        <w:jc w:val="left"/>
      </w:pPr>
      <w:r>
        <w:t xml:space="preserve">9.2.2 </w:t>
      </w:r>
      <w:r w:rsidR="00423764" w:rsidRPr="00372827">
        <w:t xml:space="preserve">Compass and Rope vs. GPS </w:t>
      </w:r>
    </w:p>
    <w:p w14:paraId="04295D06" w14:textId="4140F29D" w:rsidR="00423764" w:rsidRPr="00106042" w:rsidRDefault="00D2661F" w:rsidP="00106042">
      <w:pPr>
        <w:spacing w:line="360" w:lineRule="auto"/>
        <w:jc w:val="both"/>
      </w:pPr>
      <w:r w:rsidRPr="00106042">
        <w:t>Having ascertained the presence of a larg</w:t>
      </w:r>
      <w:r w:rsidR="00423764" w:rsidRPr="00106042">
        <w:t>e</w:t>
      </w:r>
      <w:r w:rsidRPr="00106042">
        <w:t xml:space="preserve"> bias in subjective measurement, this section</w:t>
      </w:r>
      <w:r w:rsidR="00423764" w:rsidRPr="00106042">
        <w:t xml:space="preserve"> explore</w:t>
      </w:r>
      <w:r w:rsidRPr="00106042">
        <w:t>s</w:t>
      </w:r>
      <w:r w:rsidR="00423764" w:rsidRPr="00106042">
        <w:t xml:space="preserve"> the relationship between the two primary means of objective measurement: GPS and compass and rope. In the literature, the main reservation regarding the use of GPS measurement in surveys is its performance on small plots. Furthermore, Keita and </w:t>
      </w:r>
      <w:proofErr w:type="spellStart"/>
      <w:r w:rsidR="00423764" w:rsidRPr="00106042">
        <w:t>Carfagna</w:t>
      </w:r>
      <w:proofErr w:type="spellEnd"/>
      <w:r w:rsidR="00423764" w:rsidRPr="00106042">
        <w:t xml:space="preserve"> (2009), </w:t>
      </w:r>
      <w:proofErr w:type="spellStart"/>
      <w:r w:rsidR="00423764" w:rsidRPr="00106042">
        <w:t>Schoning</w:t>
      </w:r>
      <w:proofErr w:type="spellEnd"/>
      <w:r w:rsidR="00423764" w:rsidRPr="00106042">
        <w:t xml:space="preserve"> et al. (2005), and </w:t>
      </w:r>
      <w:proofErr w:type="spellStart"/>
      <w:r w:rsidR="00423764" w:rsidRPr="00106042">
        <w:t>Palmegiani</w:t>
      </w:r>
      <w:proofErr w:type="spellEnd"/>
      <w:r w:rsidR="00423764" w:rsidRPr="00106042">
        <w:t xml:space="preserve"> (2009) all found that GPS tends on average to err on the negative side, i.e. to understate the area with respect to compass and rope. </w:t>
      </w:r>
    </w:p>
    <w:p w14:paraId="5E131DAB" w14:textId="30573024" w:rsidR="00A237B8" w:rsidRDefault="00F63185" w:rsidP="00106042">
      <w:pPr>
        <w:spacing w:line="360" w:lineRule="auto"/>
        <w:jc w:val="both"/>
      </w:pPr>
      <w:hyperlink w:anchor="Table9" w:history="1">
        <w:r w:rsidR="00645480">
          <w:t>Table</w:t>
        </w:r>
      </w:hyperlink>
      <w:r w:rsidR="00645480">
        <w:t xml:space="preserve"> 1</w:t>
      </w:r>
      <w:ins w:id="1076" w:author="Sydney Gourlay" w:date="2016-06-17T13:31:00Z">
        <w:r w:rsidR="005870A9">
          <w:t>2</w:t>
        </w:r>
      </w:ins>
      <w:ins w:id="1077" w:author="Abhilasha Vaid" w:date="2016-06-17T15:41:00Z">
        <w:del w:id="1078" w:author="Sydney Gourlay" w:date="2016-06-17T13:31:00Z">
          <w:r w:rsidR="00367086" w:rsidDel="005870A9">
            <w:delText>4</w:delText>
          </w:r>
        </w:del>
      </w:ins>
      <w:del w:id="1079" w:author="Abhilasha Vaid" w:date="2016-06-17T15:41:00Z">
        <w:r w:rsidR="00645480" w:rsidDel="00367086">
          <w:delText>3</w:delText>
        </w:r>
      </w:del>
      <w:r w:rsidR="009C5BEF" w:rsidRPr="00106042">
        <w:t xml:space="preserve"> </w:t>
      </w:r>
      <w:r w:rsidR="00423764" w:rsidRPr="00106042">
        <w:t xml:space="preserve">presents descriptive statistics on the GPS and compass and rope area measurements completed as part of the methodological studies. The data is presented in six classes of plot size as measured by compass and rope: </w:t>
      </w:r>
      <w:r w:rsidR="004A21A5" w:rsidRPr="00106042">
        <w:t>l</w:t>
      </w:r>
      <w:r w:rsidR="00423764" w:rsidRPr="00106042">
        <w:t>evel one contains all the smallest plots (less than 0.05 acres) whereas level six includes the largest plots (greater than or equal to 1.25 acres).</w:t>
      </w:r>
      <w:r w:rsidR="00423764" w:rsidRPr="0066125A">
        <w:rPr>
          <w:vertAlign w:val="superscript"/>
        </w:rPr>
        <w:footnoteReference w:id="18"/>
      </w:r>
      <w:r w:rsidR="00423764" w:rsidRPr="00106042">
        <w:rPr>
          <w:vertAlign w:val="superscript"/>
        </w:rPr>
        <w:t xml:space="preserve"> </w:t>
      </w:r>
      <w:r w:rsidR="00423764" w:rsidRPr="00106042">
        <w:t>Mean plot size is small in all countries, ranging from 0.</w:t>
      </w:r>
      <w:ins w:id="1080" w:author="Sydney Gourlay" w:date="2016-06-17T17:08:00Z">
        <w:r w:rsidR="009D7BC7">
          <w:t>27</w:t>
        </w:r>
      </w:ins>
      <w:del w:id="1081" w:author="Sydney Gourlay" w:date="2016-06-17T17:08:00Z">
        <w:r w:rsidR="00423764" w:rsidRPr="00106042" w:rsidDel="009D7BC7">
          <w:delText>38</w:delText>
        </w:r>
      </w:del>
      <w:r w:rsidR="00423764" w:rsidRPr="00106042">
        <w:t xml:space="preserve"> acres in </w:t>
      </w:r>
      <w:del w:id="1082" w:author="Sydney Gourlay" w:date="2016-06-17T17:08:00Z">
        <w:r w:rsidR="00423764" w:rsidRPr="00106042" w:rsidDel="009D7BC7">
          <w:delText xml:space="preserve">Ethiopia </w:delText>
        </w:r>
      </w:del>
      <w:ins w:id="1083" w:author="Sydney Gourlay" w:date="2016-06-17T17:08:00Z">
        <w:r w:rsidR="009D7BC7">
          <w:t>Tanzania</w:t>
        </w:r>
        <w:r w:rsidR="009D7BC7" w:rsidRPr="00106042">
          <w:t xml:space="preserve"> </w:t>
        </w:r>
      </w:ins>
      <w:r w:rsidR="00423764" w:rsidRPr="00106042">
        <w:t>to 1.3</w:t>
      </w:r>
      <w:ins w:id="1084" w:author="Sydney Gourlay" w:date="2016-06-17T17:08:00Z">
        <w:r w:rsidR="009D7BC7">
          <w:t>1</w:t>
        </w:r>
      </w:ins>
      <w:bookmarkStart w:id="1085" w:name="_GoBack"/>
      <w:bookmarkEnd w:id="1085"/>
      <w:del w:id="1086" w:author="Sydney Gourlay" w:date="2016-06-17T17:08:00Z">
        <w:r w:rsidR="00423764" w:rsidRPr="00106042" w:rsidDel="009D7BC7">
          <w:delText>0</w:delText>
        </w:r>
      </w:del>
      <w:r w:rsidR="00423764" w:rsidRPr="00106042">
        <w:t xml:space="preserve"> acres in Nigeria.</w:t>
      </w:r>
    </w:p>
    <w:p w14:paraId="4EAB5993" w14:textId="77777777" w:rsidR="00A237B8" w:rsidRDefault="00A237B8" w:rsidP="00106042">
      <w:pPr>
        <w:spacing w:line="360" w:lineRule="auto"/>
        <w:jc w:val="both"/>
      </w:pPr>
    </w:p>
    <w:p w14:paraId="1E984BE6" w14:textId="77777777" w:rsidR="00A237B8" w:rsidRDefault="00A237B8" w:rsidP="00106042">
      <w:pPr>
        <w:spacing w:line="360" w:lineRule="auto"/>
        <w:jc w:val="both"/>
      </w:pPr>
    </w:p>
    <w:p w14:paraId="26EC50BF" w14:textId="77777777" w:rsidR="00A237B8" w:rsidRDefault="00A237B8" w:rsidP="00423764">
      <w:pPr>
        <w:rPr>
          <w:b/>
        </w:rPr>
        <w:sectPr w:rsidR="00A237B8" w:rsidSect="00421A24">
          <w:pgSz w:w="12240" w:h="15840"/>
          <w:pgMar w:top="1440" w:right="1080" w:bottom="1440" w:left="1080" w:header="720" w:footer="720" w:gutter="0"/>
          <w:cols w:space="720"/>
          <w:docGrid w:linePitch="360"/>
        </w:sectPr>
      </w:pPr>
    </w:p>
    <w:p w14:paraId="3224B838" w14:textId="310EBC75" w:rsidR="00C15B18" w:rsidRDefault="00C15B18" w:rsidP="00423764">
      <w:pPr>
        <w:rPr>
          <w:b/>
        </w:rPr>
      </w:pPr>
      <w:r w:rsidRPr="005144A6">
        <w:rPr>
          <w:b/>
        </w:rPr>
        <w:t>Table 1</w:t>
      </w:r>
      <w:ins w:id="1087" w:author="Sydney Gourlay" w:date="2016-06-17T13:31:00Z">
        <w:r w:rsidR="005870A9">
          <w:rPr>
            <w:b/>
          </w:rPr>
          <w:t>2</w:t>
        </w:r>
      </w:ins>
      <w:ins w:id="1088" w:author="Abhilasha Vaid" w:date="2016-06-17T15:41:00Z">
        <w:del w:id="1089" w:author="Sydney Gourlay" w:date="2016-06-17T13:31:00Z">
          <w:r w:rsidR="00367086" w:rsidDel="005870A9">
            <w:rPr>
              <w:b/>
            </w:rPr>
            <w:delText>4</w:delText>
          </w:r>
        </w:del>
      </w:ins>
      <w:del w:id="1090" w:author="Abhilasha Vaid" w:date="2016-06-17T15:41:00Z">
        <w:r w:rsidR="00645480" w:rsidDel="00367086">
          <w:rPr>
            <w:b/>
          </w:rPr>
          <w:delText>3</w:delText>
        </w:r>
      </w:del>
      <w:r w:rsidRPr="005144A6">
        <w:rPr>
          <w:b/>
        </w:rPr>
        <w:t xml:space="preserve"> - GPS </w:t>
      </w:r>
      <w:proofErr w:type="spellStart"/>
      <w:r w:rsidRPr="005144A6">
        <w:rPr>
          <w:b/>
        </w:rPr>
        <w:t>vs</w:t>
      </w:r>
      <w:proofErr w:type="spellEnd"/>
      <w:r w:rsidRPr="005144A6">
        <w:rPr>
          <w:b/>
        </w:rPr>
        <w:t xml:space="preserve"> Compass and Rope (CR) Measures</w:t>
      </w:r>
    </w:p>
    <w:tbl>
      <w:tblPr>
        <w:tblW w:w="0" w:type="auto"/>
        <w:tblLook w:val="04A0" w:firstRow="1" w:lastRow="0" w:firstColumn="1" w:lastColumn="0" w:noHBand="0" w:noVBand="1"/>
        <w:tblPrChange w:id="1091" w:author="Sydney Gourlay" w:date="2016-06-17T14:05:00Z">
          <w:tblPr>
            <w:tblW w:w="0" w:type="auto"/>
            <w:tblLook w:val="04A0" w:firstRow="1" w:lastRow="0" w:firstColumn="1" w:lastColumn="0" w:noHBand="0" w:noVBand="1"/>
          </w:tblPr>
        </w:tblPrChange>
      </w:tblPr>
      <w:tblGrid>
        <w:gridCol w:w="1818"/>
        <w:gridCol w:w="622"/>
        <w:gridCol w:w="571"/>
        <w:gridCol w:w="571"/>
        <w:gridCol w:w="632"/>
        <w:gridCol w:w="1157"/>
        <w:gridCol w:w="1112"/>
        <w:gridCol w:w="622"/>
        <w:gridCol w:w="571"/>
        <w:gridCol w:w="571"/>
        <w:gridCol w:w="571"/>
        <w:gridCol w:w="1179"/>
        <w:gridCol w:w="1109"/>
        <w:tblGridChange w:id="1092">
          <w:tblGrid>
            <w:gridCol w:w="1647"/>
            <w:gridCol w:w="622"/>
            <w:gridCol w:w="571"/>
            <w:gridCol w:w="571"/>
            <w:gridCol w:w="632"/>
            <w:gridCol w:w="1157"/>
            <w:gridCol w:w="1112"/>
            <w:gridCol w:w="622"/>
            <w:gridCol w:w="571"/>
            <w:gridCol w:w="571"/>
            <w:gridCol w:w="571"/>
            <w:gridCol w:w="1179"/>
            <w:gridCol w:w="1109"/>
          </w:tblGrid>
        </w:tblGridChange>
      </w:tblGrid>
      <w:tr w:rsidR="00CF2968" w:rsidRPr="00EE2304" w14:paraId="3992549C" w14:textId="77777777" w:rsidTr="00321897">
        <w:trPr>
          <w:trHeight w:val="315"/>
          <w:trPrChange w:id="1093" w:author="Sydney Gourlay" w:date="2016-06-17T14:05:00Z">
            <w:trPr>
              <w:trHeight w:val="315"/>
            </w:trPr>
          </w:trPrChange>
        </w:trPr>
        <w:tc>
          <w:tcPr>
            <w:tcW w:w="1818" w:type="dxa"/>
            <w:vMerge w:val="restart"/>
            <w:tcBorders>
              <w:top w:val="single" w:sz="4" w:space="0" w:color="auto"/>
              <w:left w:val="nil"/>
              <w:bottom w:val="single" w:sz="4" w:space="0" w:color="000000"/>
              <w:right w:val="single" w:sz="4" w:space="0" w:color="auto"/>
            </w:tcBorders>
            <w:shd w:val="clear" w:color="auto" w:fill="A9D5E7" w:themeFill="accent1" w:themeFillTint="66"/>
            <w:noWrap/>
            <w:vAlign w:val="center"/>
            <w:hideMark/>
            <w:tcPrChange w:id="1094" w:author="Sydney Gourlay" w:date="2016-06-17T14:05:00Z">
              <w:tcPr>
                <w:tcW w:w="0" w:type="auto"/>
                <w:vMerge w:val="restart"/>
                <w:tcBorders>
                  <w:top w:val="single" w:sz="4" w:space="0" w:color="auto"/>
                  <w:left w:val="nil"/>
                  <w:bottom w:val="single" w:sz="4" w:space="0" w:color="000000"/>
                  <w:right w:val="single" w:sz="4" w:space="0" w:color="auto"/>
                </w:tcBorders>
                <w:shd w:val="clear" w:color="auto" w:fill="A9D5E7" w:themeFill="accent1" w:themeFillTint="66"/>
                <w:noWrap/>
                <w:vAlign w:val="center"/>
                <w:hideMark/>
              </w:tcPr>
            </w:tcPrChange>
          </w:tcPr>
          <w:p w14:paraId="60356E22" w14:textId="77777777" w:rsidR="00CF2968" w:rsidRPr="00EE2304" w:rsidRDefault="00CF296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Level (CR)</w:t>
            </w:r>
          </w:p>
        </w:tc>
        <w:tc>
          <w:tcPr>
            <w:tcW w:w="4665" w:type="dxa"/>
            <w:gridSpan w:val="6"/>
            <w:tcBorders>
              <w:top w:val="single" w:sz="4" w:space="0" w:color="auto"/>
              <w:left w:val="nil"/>
              <w:right w:val="single" w:sz="4" w:space="0" w:color="auto"/>
            </w:tcBorders>
            <w:shd w:val="clear" w:color="auto" w:fill="A9D5E7" w:themeFill="accent1" w:themeFillTint="66"/>
            <w:noWrap/>
            <w:vAlign w:val="center"/>
            <w:hideMark/>
            <w:tcPrChange w:id="1095" w:author="Sydney Gourlay" w:date="2016-06-17T14:05:00Z">
              <w:tcPr>
                <w:tcW w:w="4665" w:type="dxa"/>
                <w:gridSpan w:val="6"/>
                <w:tcBorders>
                  <w:top w:val="single" w:sz="4" w:space="0" w:color="auto"/>
                  <w:left w:val="nil"/>
                  <w:right w:val="single" w:sz="4" w:space="0" w:color="auto"/>
                </w:tcBorders>
                <w:shd w:val="clear" w:color="auto" w:fill="A9D5E7" w:themeFill="accent1" w:themeFillTint="66"/>
                <w:noWrap/>
                <w:vAlign w:val="center"/>
                <w:hideMark/>
              </w:tcPr>
            </w:tcPrChange>
          </w:tcPr>
          <w:p w14:paraId="613A0818" w14:textId="77777777" w:rsidR="00CF2968" w:rsidRPr="00EE2304" w:rsidRDefault="00CF296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Ethiopia</w:t>
            </w:r>
          </w:p>
          <w:p w14:paraId="2A88C799" w14:textId="047A41C6" w:rsidR="00CF2968" w:rsidRPr="00EE2304" w:rsidRDefault="00CF296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 </w:t>
            </w:r>
          </w:p>
        </w:tc>
        <w:tc>
          <w:tcPr>
            <w:tcW w:w="4623" w:type="dxa"/>
            <w:gridSpan w:val="6"/>
            <w:tcBorders>
              <w:top w:val="single" w:sz="4" w:space="0" w:color="auto"/>
              <w:left w:val="nil"/>
              <w:right w:val="nil"/>
            </w:tcBorders>
            <w:shd w:val="clear" w:color="auto" w:fill="A9D5E7" w:themeFill="accent1" w:themeFillTint="66"/>
            <w:noWrap/>
            <w:vAlign w:val="center"/>
            <w:hideMark/>
            <w:tcPrChange w:id="1096" w:author="Sydney Gourlay" w:date="2016-06-17T14:05:00Z">
              <w:tcPr>
                <w:tcW w:w="4599" w:type="dxa"/>
                <w:gridSpan w:val="6"/>
                <w:tcBorders>
                  <w:top w:val="single" w:sz="4" w:space="0" w:color="auto"/>
                  <w:left w:val="nil"/>
                  <w:right w:val="nil"/>
                </w:tcBorders>
                <w:shd w:val="clear" w:color="auto" w:fill="A9D5E7" w:themeFill="accent1" w:themeFillTint="66"/>
                <w:noWrap/>
                <w:vAlign w:val="center"/>
                <w:hideMark/>
              </w:tcPr>
            </w:tcPrChange>
          </w:tcPr>
          <w:p w14:paraId="4A41265E" w14:textId="77777777" w:rsidR="00CF2968" w:rsidRPr="00EE2304" w:rsidRDefault="00CF296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Tanzania</w:t>
            </w:r>
          </w:p>
          <w:p w14:paraId="2046074A" w14:textId="0A67C6C5" w:rsidR="00CF2968" w:rsidRPr="00EE2304" w:rsidRDefault="00CF296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 </w:t>
            </w:r>
          </w:p>
        </w:tc>
      </w:tr>
      <w:tr w:rsidR="00B2394F" w:rsidRPr="00EE2304" w14:paraId="4389F09E" w14:textId="77777777" w:rsidTr="00321897">
        <w:trPr>
          <w:trHeight w:val="630"/>
          <w:trPrChange w:id="1097" w:author="Sydney Gourlay" w:date="2016-06-17T14:05:00Z">
            <w:trPr>
              <w:trHeight w:val="630"/>
            </w:trPr>
          </w:trPrChange>
        </w:trPr>
        <w:tc>
          <w:tcPr>
            <w:tcW w:w="1818" w:type="dxa"/>
            <w:vMerge/>
            <w:tcBorders>
              <w:top w:val="single" w:sz="4" w:space="0" w:color="auto"/>
              <w:left w:val="nil"/>
              <w:bottom w:val="single" w:sz="4" w:space="0" w:color="000000"/>
              <w:right w:val="single" w:sz="4" w:space="0" w:color="auto"/>
            </w:tcBorders>
            <w:shd w:val="clear" w:color="auto" w:fill="A9D5E7" w:themeFill="accent1" w:themeFillTint="66"/>
            <w:vAlign w:val="center"/>
            <w:hideMark/>
            <w:tcPrChange w:id="1098" w:author="Sydney Gourlay" w:date="2016-06-17T14:05:00Z">
              <w:tcPr>
                <w:tcW w:w="0" w:type="auto"/>
                <w:vMerge/>
                <w:tcBorders>
                  <w:top w:val="single" w:sz="4" w:space="0" w:color="auto"/>
                  <w:left w:val="nil"/>
                  <w:bottom w:val="single" w:sz="4" w:space="0" w:color="000000"/>
                  <w:right w:val="single" w:sz="4" w:space="0" w:color="auto"/>
                </w:tcBorders>
                <w:shd w:val="clear" w:color="auto" w:fill="A9D5E7" w:themeFill="accent1" w:themeFillTint="66"/>
                <w:vAlign w:val="center"/>
                <w:hideMark/>
              </w:tcPr>
            </w:tcPrChange>
          </w:tcPr>
          <w:p w14:paraId="3DC4BD63" w14:textId="77777777" w:rsidR="00C15B18" w:rsidRPr="00EE2304" w:rsidRDefault="00C15B18" w:rsidP="004A51D0">
            <w:pPr>
              <w:spacing w:after="0" w:line="240" w:lineRule="auto"/>
              <w:rPr>
                <w:rFonts w:ascii="Calibri" w:eastAsia="Times New Roman" w:hAnsi="Calibri" w:cs="Times New Roman"/>
                <w:b/>
                <w:color w:val="000000"/>
                <w:sz w:val="20"/>
                <w:szCs w:val="20"/>
              </w:rPr>
            </w:pPr>
          </w:p>
        </w:tc>
        <w:tc>
          <w:tcPr>
            <w:tcW w:w="0" w:type="auto"/>
            <w:tcBorders>
              <w:top w:val="nil"/>
              <w:left w:val="nil"/>
              <w:bottom w:val="single" w:sz="4" w:space="0" w:color="auto"/>
            </w:tcBorders>
            <w:shd w:val="clear" w:color="auto" w:fill="A9D5E7" w:themeFill="accent1" w:themeFillTint="66"/>
            <w:noWrap/>
            <w:vAlign w:val="center"/>
            <w:hideMark/>
            <w:tcPrChange w:id="1099" w:author="Sydney Gourlay" w:date="2016-06-17T14:05:00Z">
              <w:tcPr>
                <w:tcW w:w="0" w:type="auto"/>
                <w:tcBorders>
                  <w:top w:val="nil"/>
                  <w:left w:val="nil"/>
                  <w:bottom w:val="single" w:sz="4" w:space="0" w:color="auto"/>
                </w:tcBorders>
                <w:shd w:val="clear" w:color="auto" w:fill="A9D5E7" w:themeFill="accent1" w:themeFillTint="66"/>
                <w:noWrap/>
                <w:vAlign w:val="center"/>
                <w:hideMark/>
              </w:tcPr>
            </w:tcPrChange>
          </w:tcPr>
          <w:p w14:paraId="3FA25B34"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N</w:t>
            </w:r>
          </w:p>
        </w:tc>
        <w:tc>
          <w:tcPr>
            <w:tcW w:w="0" w:type="auto"/>
            <w:tcBorders>
              <w:top w:val="nil"/>
              <w:bottom w:val="single" w:sz="4" w:space="0" w:color="auto"/>
            </w:tcBorders>
            <w:shd w:val="clear" w:color="auto" w:fill="A9D5E7" w:themeFill="accent1" w:themeFillTint="66"/>
            <w:vAlign w:val="center"/>
            <w:hideMark/>
            <w:tcPrChange w:id="1100" w:author="Sydney Gourlay" w:date="2016-06-17T14:05:00Z">
              <w:tcPr>
                <w:tcW w:w="0" w:type="auto"/>
                <w:tcBorders>
                  <w:top w:val="nil"/>
                  <w:bottom w:val="single" w:sz="4" w:space="0" w:color="auto"/>
                </w:tcBorders>
                <w:shd w:val="clear" w:color="auto" w:fill="A9D5E7" w:themeFill="accent1" w:themeFillTint="66"/>
                <w:vAlign w:val="center"/>
                <w:hideMark/>
              </w:tcPr>
            </w:tcPrChange>
          </w:tcPr>
          <w:p w14:paraId="5291A45E"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GPS</w:t>
            </w:r>
          </w:p>
        </w:tc>
        <w:tc>
          <w:tcPr>
            <w:tcW w:w="0" w:type="auto"/>
            <w:tcBorders>
              <w:top w:val="nil"/>
              <w:bottom w:val="single" w:sz="4" w:space="0" w:color="auto"/>
            </w:tcBorders>
            <w:shd w:val="clear" w:color="auto" w:fill="A9D5E7" w:themeFill="accent1" w:themeFillTint="66"/>
            <w:noWrap/>
            <w:vAlign w:val="center"/>
            <w:hideMark/>
            <w:tcPrChange w:id="1101" w:author="Sydney Gourlay" w:date="2016-06-17T14:05:00Z">
              <w:tcPr>
                <w:tcW w:w="0" w:type="auto"/>
                <w:tcBorders>
                  <w:top w:val="nil"/>
                  <w:bottom w:val="single" w:sz="4" w:space="0" w:color="auto"/>
                </w:tcBorders>
                <w:shd w:val="clear" w:color="auto" w:fill="A9D5E7" w:themeFill="accent1" w:themeFillTint="66"/>
                <w:noWrap/>
                <w:vAlign w:val="center"/>
                <w:hideMark/>
              </w:tcPr>
            </w:tcPrChange>
          </w:tcPr>
          <w:p w14:paraId="385B991E"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CR</w:t>
            </w:r>
          </w:p>
        </w:tc>
        <w:tc>
          <w:tcPr>
            <w:tcW w:w="0" w:type="auto"/>
            <w:tcBorders>
              <w:top w:val="nil"/>
              <w:bottom w:val="single" w:sz="4" w:space="0" w:color="auto"/>
            </w:tcBorders>
            <w:shd w:val="clear" w:color="auto" w:fill="A9D5E7" w:themeFill="accent1" w:themeFillTint="66"/>
            <w:noWrap/>
            <w:vAlign w:val="center"/>
            <w:hideMark/>
            <w:tcPrChange w:id="1102" w:author="Sydney Gourlay" w:date="2016-06-17T14:05:00Z">
              <w:tcPr>
                <w:tcW w:w="0" w:type="auto"/>
                <w:tcBorders>
                  <w:top w:val="nil"/>
                  <w:bottom w:val="single" w:sz="4" w:space="0" w:color="auto"/>
                </w:tcBorders>
                <w:shd w:val="clear" w:color="auto" w:fill="A9D5E7" w:themeFill="accent1" w:themeFillTint="66"/>
                <w:noWrap/>
                <w:vAlign w:val="center"/>
                <w:hideMark/>
              </w:tcPr>
            </w:tcPrChange>
          </w:tcPr>
          <w:p w14:paraId="2D0DEE1D"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Bias</w:t>
            </w:r>
          </w:p>
        </w:tc>
        <w:tc>
          <w:tcPr>
            <w:tcW w:w="1157" w:type="dxa"/>
            <w:tcBorders>
              <w:top w:val="nil"/>
              <w:bottom w:val="single" w:sz="4" w:space="0" w:color="auto"/>
            </w:tcBorders>
            <w:shd w:val="clear" w:color="auto" w:fill="A9D5E7" w:themeFill="accent1" w:themeFillTint="66"/>
            <w:vAlign w:val="center"/>
            <w:hideMark/>
            <w:tcPrChange w:id="1103" w:author="Sydney Gourlay" w:date="2016-06-17T14:05:00Z">
              <w:tcPr>
                <w:tcW w:w="1157" w:type="dxa"/>
                <w:tcBorders>
                  <w:top w:val="nil"/>
                  <w:bottom w:val="single" w:sz="4" w:space="0" w:color="auto"/>
                </w:tcBorders>
                <w:shd w:val="clear" w:color="auto" w:fill="A9D5E7" w:themeFill="accent1" w:themeFillTint="66"/>
                <w:vAlign w:val="center"/>
                <w:hideMark/>
              </w:tcPr>
            </w:tcPrChange>
          </w:tcPr>
          <w:p w14:paraId="0A749CB0" w14:textId="3E49D81F"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 xml:space="preserve">Mean </w:t>
            </w:r>
            <w:ins w:id="1104" w:author="Abhilasha Vaid" w:date="2016-06-17T13:59:00Z">
              <w:r w:rsidR="00012EEF">
                <w:rPr>
                  <w:rFonts w:ascii="Calibri" w:eastAsia="Times New Roman" w:hAnsi="Calibri" w:cs="Times New Roman"/>
                  <w:b/>
                  <w:color w:val="000000"/>
                  <w:sz w:val="20"/>
                  <w:szCs w:val="20"/>
                </w:rPr>
                <w:t>b</w:t>
              </w:r>
            </w:ins>
            <w:del w:id="1105" w:author="Abhilasha Vaid" w:date="2016-06-17T13:59:00Z">
              <w:r w:rsidRPr="00EE2304" w:rsidDel="00012EEF">
                <w:rPr>
                  <w:rFonts w:ascii="Calibri" w:eastAsia="Times New Roman" w:hAnsi="Calibri" w:cs="Times New Roman"/>
                  <w:b/>
                  <w:color w:val="000000"/>
                  <w:sz w:val="20"/>
                  <w:szCs w:val="20"/>
                </w:rPr>
                <w:delText>B</w:delText>
              </w:r>
            </w:del>
            <w:r w:rsidRPr="00EE2304">
              <w:rPr>
                <w:rFonts w:ascii="Calibri" w:eastAsia="Times New Roman" w:hAnsi="Calibri" w:cs="Times New Roman"/>
                <w:b/>
                <w:color w:val="000000"/>
                <w:sz w:val="20"/>
                <w:szCs w:val="20"/>
              </w:rPr>
              <w:t xml:space="preserve">ias / </w:t>
            </w:r>
            <w:ins w:id="1106" w:author="Abhilasha Vaid" w:date="2016-06-17T13:59:00Z">
              <w:r w:rsidR="00012EEF">
                <w:rPr>
                  <w:rFonts w:ascii="Calibri" w:eastAsia="Times New Roman" w:hAnsi="Calibri" w:cs="Times New Roman"/>
                  <w:b/>
                  <w:color w:val="000000"/>
                  <w:sz w:val="20"/>
                  <w:szCs w:val="20"/>
                </w:rPr>
                <w:t>m</w:t>
              </w:r>
            </w:ins>
            <w:del w:id="1107" w:author="Abhilasha Vaid" w:date="2016-06-17T13:59:00Z">
              <w:r w:rsidRPr="00EE2304" w:rsidDel="00012EEF">
                <w:rPr>
                  <w:rFonts w:ascii="Calibri" w:eastAsia="Times New Roman" w:hAnsi="Calibri" w:cs="Times New Roman"/>
                  <w:b/>
                  <w:color w:val="000000"/>
                  <w:sz w:val="20"/>
                  <w:szCs w:val="20"/>
                </w:rPr>
                <w:delText>M</w:delText>
              </w:r>
            </w:del>
            <w:r w:rsidRPr="00EE2304">
              <w:rPr>
                <w:rFonts w:ascii="Calibri" w:eastAsia="Times New Roman" w:hAnsi="Calibri" w:cs="Times New Roman"/>
                <w:b/>
                <w:color w:val="000000"/>
                <w:sz w:val="20"/>
                <w:szCs w:val="20"/>
              </w:rPr>
              <w:t>ean CR</w:t>
            </w:r>
          </w:p>
        </w:tc>
        <w:tc>
          <w:tcPr>
            <w:tcW w:w="1112" w:type="dxa"/>
            <w:tcBorders>
              <w:top w:val="nil"/>
              <w:bottom w:val="single" w:sz="4" w:space="0" w:color="auto"/>
              <w:right w:val="single" w:sz="4" w:space="0" w:color="auto"/>
            </w:tcBorders>
            <w:shd w:val="clear" w:color="auto" w:fill="A9D5E7" w:themeFill="accent1" w:themeFillTint="66"/>
            <w:vAlign w:val="center"/>
            <w:hideMark/>
            <w:tcPrChange w:id="1108" w:author="Sydney Gourlay" w:date="2016-06-17T14:05:00Z">
              <w:tcPr>
                <w:tcW w:w="1112" w:type="dxa"/>
                <w:tcBorders>
                  <w:top w:val="nil"/>
                  <w:bottom w:val="single" w:sz="4" w:space="0" w:color="auto"/>
                  <w:right w:val="single" w:sz="4" w:space="0" w:color="auto"/>
                </w:tcBorders>
                <w:shd w:val="clear" w:color="auto" w:fill="A9D5E7" w:themeFill="accent1" w:themeFillTint="66"/>
                <w:vAlign w:val="center"/>
                <w:hideMark/>
              </w:tcPr>
            </w:tcPrChange>
          </w:tcPr>
          <w:p w14:paraId="36ABD0B9"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Difference in means</w:t>
            </w:r>
          </w:p>
        </w:tc>
        <w:tc>
          <w:tcPr>
            <w:tcW w:w="622" w:type="dxa"/>
            <w:tcBorders>
              <w:top w:val="nil"/>
              <w:left w:val="nil"/>
              <w:bottom w:val="single" w:sz="4" w:space="0" w:color="auto"/>
            </w:tcBorders>
            <w:shd w:val="clear" w:color="auto" w:fill="A9D5E7" w:themeFill="accent1" w:themeFillTint="66"/>
            <w:noWrap/>
            <w:vAlign w:val="center"/>
            <w:hideMark/>
            <w:tcPrChange w:id="1109" w:author="Sydney Gourlay" w:date="2016-06-17T14:05:00Z">
              <w:tcPr>
                <w:tcW w:w="598" w:type="dxa"/>
                <w:tcBorders>
                  <w:top w:val="nil"/>
                  <w:left w:val="nil"/>
                  <w:bottom w:val="single" w:sz="4" w:space="0" w:color="auto"/>
                </w:tcBorders>
                <w:shd w:val="clear" w:color="auto" w:fill="A9D5E7" w:themeFill="accent1" w:themeFillTint="66"/>
                <w:noWrap/>
                <w:vAlign w:val="center"/>
                <w:hideMark/>
              </w:tcPr>
            </w:tcPrChange>
          </w:tcPr>
          <w:p w14:paraId="7873194D"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N</w:t>
            </w:r>
          </w:p>
        </w:tc>
        <w:tc>
          <w:tcPr>
            <w:tcW w:w="0" w:type="auto"/>
            <w:tcBorders>
              <w:top w:val="nil"/>
              <w:bottom w:val="single" w:sz="4" w:space="0" w:color="auto"/>
            </w:tcBorders>
            <w:shd w:val="clear" w:color="auto" w:fill="A9D5E7" w:themeFill="accent1" w:themeFillTint="66"/>
            <w:vAlign w:val="center"/>
            <w:hideMark/>
            <w:tcPrChange w:id="1110" w:author="Sydney Gourlay" w:date="2016-06-17T14:05:00Z">
              <w:tcPr>
                <w:tcW w:w="0" w:type="auto"/>
                <w:tcBorders>
                  <w:top w:val="nil"/>
                  <w:bottom w:val="single" w:sz="4" w:space="0" w:color="auto"/>
                </w:tcBorders>
                <w:shd w:val="clear" w:color="auto" w:fill="A9D5E7" w:themeFill="accent1" w:themeFillTint="66"/>
                <w:vAlign w:val="center"/>
                <w:hideMark/>
              </w:tcPr>
            </w:tcPrChange>
          </w:tcPr>
          <w:p w14:paraId="729EA5D7"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GPS</w:t>
            </w:r>
          </w:p>
        </w:tc>
        <w:tc>
          <w:tcPr>
            <w:tcW w:w="0" w:type="auto"/>
            <w:tcBorders>
              <w:top w:val="nil"/>
              <w:bottom w:val="single" w:sz="4" w:space="0" w:color="auto"/>
            </w:tcBorders>
            <w:shd w:val="clear" w:color="auto" w:fill="A9D5E7" w:themeFill="accent1" w:themeFillTint="66"/>
            <w:noWrap/>
            <w:vAlign w:val="center"/>
            <w:hideMark/>
            <w:tcPrChange w:id="1111" w:author="Sydney Gourlay" w:date="2016-06-17T14:05:00Z">
              <w:tcPr>
                <w:tcW w:w="0" w:type="auto"/>
                <w:tcBorders>
                  <w:top w:val="nil"/>
                  <w:bottom w:val="single" w:sz="4" w:space="0" w:color="auto"/>
                </w:tcBorders>
                <w:shd w:val="clear" w:color="auto" w:fill="A9D5E7" w:themeFill="accent1" w:themeFillTint="66"/>
                <w:noWrap/>
                <w:vAlign w:val="center"/>
                <w:hideMark/>
              </w:tcPr>
            </w:tcPrChange>
          </w:tcPr>
          <w:p w14:paraId="4B4D2782"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CR</w:t>
            </w:r>
          </w:p>
        </w:tc>
        <w:tc>
          <w:tcPr>
            <w:tcW w:w="0" w:type="auto"/>
            <w:tcBorders>
              <w:top w:val="nil"/>
              <w:bottom w:val="single" w:sz="4" w:space="0" w:color="auto"/>
            </w:tcBorders>
            <w:shd w:val="clear" w:color="auto" w:fill="A9D5E7" w:themeFill="accent1" w:themeFillTint="66"/>
            <w:noWrap/>
            <w:vAlign w:val="center"/>
            <w:hideMark/>
            <w:tcPrChange w:id="1112" w:author="Sydney Gourlay" w:date="2016-06-17T14:05:00Z">
              <w:tcPr>
                <w:tcW w:w="0" w:type="auto"/>
                <w:tcBorders>
                  <w:top w:val="nil"/>
                  <w:bottom w:val="single" w:sz="4" w:space="0" w:color="auto"/>
                </w:tcBorders>
                <w:shd w:val="clear" w:color="auto" w:fill="A9D5E7" w:themeFill="accent1" w:themeFillTint="66"/>
                <w:noWrap/>
                <w:vAlign w:val="center"/>
                <w:hideMark/>
              </w:tcPr>
            </w:tcPrChange>
          </w:tcPr>
          <w:p w14:paraId="69F1908C"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Bias</w:t>
            </w:r>
          </w:p>
        </w:tc>
        <w:tc>
          <w:tcPr>
            <w:tcW w:w="1179" w:type="dxa"/>
            <w:tcBorders>
              <w:top w:val="nil"/>
              <w:bottom w:val="single" w:sz="4" w:space="0" w:color="auto"/>
            </w:tcBorders>
            <w:shd w:val="clear" w:color="auto" w:fill="A9D5E7" w:themeFill="accent1" w:themeFillTint="66"/>
            <w:vAlign w:val="center"/>
            <w:hideMark/>
            <w:tcPrChange w:id="1113" w:author="Sydney Gourlay" w:date="2016-06-17T14:05:00Z">
              <w:tcPr>
                <w:tcW w:w="1179" w:type="dxa"/>
                <w:tcBorders>
                  <w:top w:val="nil"/>
                  <w:bottom w:val="single" w:sz="4" w:space="0" w:color="auto"/>
                </w:tcBorders>
                <w:shd w:val="clear" w:color="auto" w:fill="A9D5E7" w:themeFill="accent1" w:themeFillTint="66"/>
                <w:vAlign w:val="center"/>
                <w:hideMark/>
              </w:tcPr>
            </w:tcPrChange>
          </w:tcPr>
          <w:p w14:paraId="73434165" w14:textId="3E7C4DF8" w:rsidR="00C15B18" w:rsidRPr="00EE2304" w:rsidRDefault="00012EEF" w:rsidP="004A51D0">
            <w:pPr>
              <w:spacing w:after="0" w:line="240" w:lineRule="auto"/>
              <w:jc w:val="center"/>
              <w:rPr>
                <w:rFonts w:ascii="Calibri" w:eastAsia="Times New Roman" w:hAnsi="Calibri" w:cs="Times New Roman"/>
                <w:b/>
                <w:color w:val="000000"/>
                <w:sz w:val="20"/>
                <w:szCs w:val="20"/>
              </w:rPr>
            </w:pPr>
            <w:ins w:id="1114" w:author="Abhilasha Vaid" w:date="2016-06-17T13:59:00Z">
              <w:r>
                <w:rPr>
                  <w:rFonts w:ascii="Calibri" w:eastAsia="Times New Roman" w:hAnsi="Calibri" w:cs="Times New Roman"/>
                  <w:b/>
                  <w:color w:val="000000"/>
                  <w:sz w:val="20"/>
                  <w:szCs w:val="20"/>
                </w:rPr>
                <w:t>M</w:t>
              </w:r>
            </w:ins>
            <w:del w:id="1115" w:author="Abhilasha Vaid" w:date="2016-06-17T13:59:00Z">
              <w:r w:rsidR="00C15B18" w:rsidRPr="00EE2304" w:rsidDel="00012EEF">
                <w:rPr>
                  <w:rFonts w:ascii="Calibri" w:eastAsia="Times New Roman" w:hAnsi="Calibri" w:cs="Times New Roman"/>
                  <w:b/>
                  <w:color w:val="000000"/>
                  <w:sz w:val="20"/>
                  <w:szCs w:val="20"/>
                </w:rPr>
                <w:delText>M</w:delText>
              </w:r>
            </w:del>
            <w:r w:rsidR="00C15B18" w:rsidRPr="00EE2304">
              <w:rPr>
                <w:rFonts w:ascii="Calibri" w:eastAsia="Times New Roman" w:hAnsi="Calibri" w:cs="Times New Roman"/>
                <w:b/>
                <w:color w:val="000000"/>
                <w:sz w:val="20"/>
                <w:szCs w:val="20"/>
              </w:rPr>
              <w:t xml:space="preserve">ean </w:t>
            </w:r>
            <w:ins w:id="1116" w:author="Abhilasha Vaid" w:date="2016-06-17T13:59:00Z">
              <w:r>
                <w:rPr>
                  <w:rFonts w:ascii="Calibri" w:eastAsia="Times New Roman" w:hAnsi="Calibri" w:cs="Times New Roman"/>
                  <w:b/>
                  <w:color w:val="000000"/>
                  <w:sz w:val="20"/>
                  <w:szCs w:val="20"/>
                </w:rPr>
                <w:t>b</w:t>
              </w:r>
            </w:ins>
            <w:del w:id="1117" w:author="Abhilasha Vaid" w:date="2016-06-17T13:59:00Z">
              <w:r w:rsidR="00C15B18" w:rsidRPr="00EE2304" w:rsidDel="00012EEF">
                <w:rPr>
                  <w:rFonts w:ascii="Calibri" w:eastAsia="Times New Roman" w:hAnsi="Calibri" w:cs="Times New Roman"/>
                  <w:b/>
                  <w:color w:val="000000"/>
                  <w:sz w:val="20"/>
                  <w:szCs w:val="20"/>
                </w:rPr>
                <w:delText>B</w:delText>
              </w:r>
            </w:del>
            <w:r w:rsidR="00C15B18" w:rsidRPr="00EE2304">
              <w:rPr>
                <w:rFonts w:ascii="Calibri" w:eastAsia="Times New Roman" w:hAnsi="Calibri" w:cs="Times New Roman"/>
                <w:b/>
                <w:color w:val="000000"/>
                <w:sz w:val="20"/>
                <w:szCs w:val="20"/>
              </w:rPr>
              <w:t xml:space="preserve">ias / </w:t>
            </w:r>
            <w:ins w:id="1118" w:author="Abhilasha Vaid" w:date="2016-06-17T13:59:00Z">
              <w:r>
                <w:rPr>
                  <w:rFonts w:ascii="Calibri" w:eastAsia="Times New Roman" w:hAnsi="Calibri" w:cs="Times New Roman"/>
                  <w:b/>
                  <w:color w:val="000000"/>
                  <w:sz w:val="20"/>
                  <w:szCs w:val="20"/>
                </w:rPr>
                <w:t>m</w:t>
              </w:r>
            </w:ins>
            <w:del w:id="1119" w:author="Abhilasha Vaid" w:date="2016-06-17T13:59:00Z">
              <w:r w:rsidR="00C15B18" w:rsidRPr="00EE2304" w:rsidDel="00012EEF">
                <w:rPr>
                  <w:rFonts w:ascii="Calibri" w:eastAsia="Times New Roman" w:hAnsi="Calibri" w:cs="Times New Roman"/>
                  <w:b/>
                  <w:color w:val="000000"/>
                  <w:sz w:val="20"/>
                  <w:szCs w:val="20"/>
                </w:rPr>
                <w:delText>M</w:delText>
              </w:r>
            </w:del>
            <w:r w:rsidR="00C15B18" w:rsidRPr="00EE2304">
              <w:rPr>
                <w:rFonts w:ascii="Calibri" w:eastAsia="Times New Roman" w:hAnsi="Calibri" w:cs="Times New Roman"/>
                <w:b/>
                <w:color w:val="000000"/>
                <w:sz w:val="20"/>
                <w:szCs w:val="20"/>
              </w:rPr>
              <w:t>ean CR</w:t>
            </w:r>
          </w:p>
        </w:tc>
        <w:tc>
          <w:tcPr>
            <w:tcW w:w="1109" w:type="dxa"/>
            <w:tcBorders>
              <w:top w:val="nil"/>
              <w:bottom w:val="single" w:sz="4" w:space="0" w:color="auto"/>
              <w:right w:val="nil"/>
            </w:tcBorders>
            <w:shd w:val="clear" w:color="auto" w:fill="A9D5E7" w:themeFill="accent1" w:themeFillTint="66"/>
            <w:vAlign w:val="center"/>
            <w:hideMark/>
            <w:tcPrChange w:id="1120" w:author="Sydney Gourlay" w:date="2016-06-17T14:05:00Z">
              <w:tcPr>
                <w:tcW w:w="1109" w:type="dxa"/>
                <w:tcBorders>
                  <w:top w:val="nil"/>
                  <w:bottom w:val="single" w:sz="4" w:space="0" w:color="auto"/>
                  <w:right w:val="nil"/>
                </w:tcBorders>
                <w:shd w:val="clear" w:color="auto" w:fill="A9D5E7" w:themeFill="accent1" w:themeFillTint="66"/>
                <w:vAlign w:val="center"/>
                <w:hideMark/>
              </w:tcPr>
            </w:tcPrChange>
          </w:tcPr>
          <w:p w14:paraId="7630A72A"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Difference in means</w:t>
            </w:r>
          </w:p>
        </w:tc>
      </w:tr>
      <w:tr w:rsidR="00B2394F" w:rsidRPr="00EE2304" w14:paraId="1F2459AE" w14:textId="77777777" w:rsidTr="00321897">
        <w:trPr>
          <w:trHeight w:val="315"/>
          <w:trPrChange w:id="1121" w:author="Sydney Gourlay" w:date="2016-06-17T14:05:00Z">
            <w:trPr>
              <w:trHeight w:val="315"/>
            </w:trPr>
          </w:trPrChange>
        </w:trPr>
        <w:tc>
          <w:tcPr>
            <w:tcW w:w="1818" w:type="dxa"/>
            <w:tcBorders>
              <w:top w:val="nil"/>
              <w:left w:val="nil"/>
              <w:bottom w:val="nil"/>
              <w:right w:val="nil"/>
            </w:tcBorders>
            <w:shd w:val="clear" w:color="auto" w:fill="auto"/>
            <w:noWrap/>
            <w:vAlign w:val="center"/>
            <w:hideMark/>
            <w:tcPrChange w:id="1122" w:author="Sydney Gourlay" w:date="2016-06-17T14:05:00Z">
              <w:tcPr>
                <w:tcW w:w="0" w:type="auto"/>
                <w:tcBorders>
                  <w:top w:val="nil"/>
                  <w:left w:val="nil"/>
                  <w:bottom w:val="nil"/>
                  <w:right w:val="nil"/>
                </w:tcBorders>
                <w:shd w:val="clear" w:color="auto" w:fill="auto"/>
                <w:noWrap/>
                <w:vAlign w:val="center"/>
                <w:hideMark/>
              </w:tcPr>
            </w:tcPrChange>
          </w:tcPr>
          <w:p w14:paraId="1DE0A8B4" w14:textId="77777777" w:rsidR="00C15B18" w:rsidRPr="00EE2304" w:rsidRDefault="00C15B18" w:rsidP="004A51D0">
            <w:pPr>
              <w:spacing w:after="0" w:line="240" w:lineRule="auto"/>
              <w:ind w:firstLineChars="100" w:firstLine="200"/>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    (&lt; 0.05 acres)</w:t>
            </w:r>
          </w:p>
        </w:tc>
        <w:tc>
          <w:tcPr>
            <w:tcW w:w="0" w:type="auto"/>
            <w:tcBorders>
              <w:top w:val="nil"/>
              <w:left w:val="single" w:sz="4" w:space="0" w:color="auto"/>
              <w:bottom w:val="nil"/>
            </w:tcBorders>
            <w:shd w:val="clear" w:color="auto" w:fill="auto"/>
            <w:noWrap/>
            <w:vAlign w:val="center"/>
            <w:hideMark/>
            <w:tcPrChange w:id="1123" w:author="Sydney Gourlay" w:date="2016-06-17T14:05:00Z">
              <w:tcPr>
                <w:tcW w:w="0" w:type="auto"/>
                <w:tcBorders>
                  <w:top w:val="nil"/>
                  <w:left w:val="single" w:sz="4" w:space="0" w:color="auto"/>
                  <w:bottom w:val="nil"/>
                </w:tcBorders>
                <w:shd w:val="clear" w:color="auto" w:fill="auto"/>
                <w:noWrap/>
                <w:vAlign w:val="center"/>
                <w:hideMark/>
              </w:tcPr>
            </w:tcPrChange>
          </w:tcPr>
          <w:p w14:paraId="4EB4C9EC"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390</w:t>
            </w:r>
          </w:p>
        </w:tc>
        <w:tc>
          <w:tcPr>
            <w:tcW w:w="0" w:type="auto"/>
            <w:tcBorders>
              <w:top w:val="nil"/>
              <w:bottom w:val="nil"/>
            </w:tcBorders>
            <w:shd w:val="clear" w:color="auto" w:fill="auto"/>
            <w:noWrap/>
            <w:vAlign w:val="center"/>
            <w:hideMark/>
            <w:tcPrChange w:id="1124" w:author="Sydney Gourlay" w:date="2016-06-17T14:05:00Z">
              <w:tcPr>
                <w:tcW w:w="0" w:type="auto"/>
                <w:tcBorders>
                  <w:top w:val="nil"/>
                  <w:bottom w:val="nil"/>
                </w:tcBorders>
                <w:shd w:val="clear" w:color="auto" w:fill="auto"/>
                <w:noWrap/>
                <w:vAlign w:val="center"/>
                <w:hideMark/>
              </w:tcPr>
            </w:tcPrChange>
          </w:tcPr>
          <w:p w14:paraId="08B335FC"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0.02</w:t>
            </w:r>
          </w:p>
        </w:tc>
        <w:tc>
          <w:tcPr>
            <w:tcW w:w="0" w:type="auto"/>
            <w:tcBorders>
              <w:top w:val="nil"/>
              <w:bottom w:val="nil"/>
            </w:tcBorders>
            <w:shd w:val="clear" w:color="auto" w:fill="auto"/>
            <w:noWrap/>
            <w:vAlign w:val="center"/>
            <w:hideMark/>
            <w:tcPrChange w:id="1125" w:author="Sydney Gourlay" w:date="2016-06-17T14:05:00Z">
              <w:tcPr>
                <w:tcW w:w="0" w:type="auto"/>
                <w:tcBorders>
                  <w:top w:val="nil"/>
                  <w:bottom w:val="nil"/>
                </w:tcBorders>
                <w:shd w:val="clear" w:color="auto" w:fill="auto"/>
                <w:noWrap/>
                <w:vAlign w:val="center"/>
                <w:hideMark/>
              </w:tcPr>
            </w:tcPrChange>
          </w:tcPr>
          <w:p w14:paraId="5E2AB074"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0.02</w:t>
            </w:r>
          </w:p>
        </w:tc>
        <w:tc>
          <w:tcPr>
            <w:tcW w:w="0" w:type="auto"/>
            <w:tcBorders>
              <w:top w:val="nil"/>
              <w:bottom w:val="nil"/>
            </w:tcBorders>
            <w:shd w:val="clear" w:color="auto" w:fill="auto"/>
            <w:noWrap/>
            <w:vAlign w:val="center"/>
            <w:hideMark/>
            <w:tcPrChange w:id="1126" w:author="Sydney Gourlay" w:date="2016-06-17T14:05:00Z">
              <w:tcPr>
                <w:tcW w:w="0" w:type="auto"/>
                <w:tcBorders>
                  <w:top w:val="nil"/>
                  <w:bottom w:val="nil"/>
                </w:tcBorders>
                <w:shd w:val="clear" w:color="auto" w:fill="auto"/>
                <w:noWrap/>
                <w:vAlign w:val="center"/>
                <w:hideMark/>
              </w:tcPr>
            </w:tcPrChange>
          </w:tcPr>
          <w:p w14:paraId="26C03CEA"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0.00</w:t>
            </w:r>
          </w:p>
        </w:tc>
        <w:tc>
          <w:tcPr>
            <w:tcW w:w="1157" w:type="dxa"/>
            <w:tcBorders>
              <w:top w:val="nil"/>
              <w:bottom w:val="nil"/>
            </w:tcBorders>
            <w:shd w:val="clear" w:color="auto" w:fill="auto"/>
            <w:noWrap/>
            <w:vAlign w:val="center"/>
            <w:hideMark/>
            <w:tcPrChange w:id="1127" w:author="Sydney Gourlay" w:date="2016-06-17T14:05:00Z">
              <w:tcPr>
                <w:tcW w:w="1157" w:type="dxa"/>
                <w:tcBorders>
                  <w:top w:val="nil"/>
                  <w:bottom w:val="nil"/>
                </w:tcBorders>
                <w:shd w:val="clear" w:color="auto" w:fill="auto"/>
                <w:noWrap/>
                <w:vAlign w:val="center"/>
                <w:hideMark/>
              </w:tcPr>
            </w:tcPrChange>
          </w:tcPr>
          <w:p w14:paraId="37EDB0A1"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w:t>
            </w:r>
          </w:p>
        </w:tc>
        <w:tc>
          <w:tcPr>
            <w:tcW w:w="1112" w:type="dxa"/>
            <w:tcBorders>
              <w:top w:val="nil"/>
              <w:bottom w:val="nil"/>
              <w:right w:val="single" w:sz="4" w:space="0" w:color="auto"/>
            </w:tcBorders>
            <w:shd w:val="clear" w:color="auto" w:fill="auto"/>
            <w:noWrap/>
            <w:vAlign w:val="center"/>
            <w:hideMark/>
            <w:tcPrChange w:id="1128" w:author="Sydney Gourlay" w:date="2016-06-17T14:05:00Z">
              <w:tcPr>
                <w:tcW w:w="1112" w:type="dxa"/>
                <w:tcBorders>
                  <w:top w:val="nil"/>
                  <w:bottom w:val="nil"/>
                  <w:right w:val="single" w:sz="4" w:space="0" w:color="auto"/>
                </w:tcBorders>
                <w:shd w:val="clear" w:color="auto" w:fill="auto"/>
                <w:noWrap/>
                <w:vAlign w:val="center"/>
                <w:hideMark/>
              </w:tcPr>
            </w:tcPrChange>
          </w:tcPr>
          <w:p w14:paraId="349DDF3D"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622" w:type="dxa"/>
            <w:tcBorders>
              <w:top w:val="nil"/>
              <w:left w:val="nil"/>
              <w:bottom w:val="nil"/>
            </w:tcBorders>
            <w:shd w:val="clear" w:color="auto" w:fill="auto"/>
            <w:noWrap/>
            <w:vAlign w:val="center"/>
            <w:hideMark/>
            <w:tcPrChange w:id="1129" w:author="Sydney Gourlay" w:date="2016-06-17T14:05:00Z">
              <w:tcPr>
                <w:tcW w:w="598" w:type="dxa"/>
                <w:tcBorders>
                  <w:top w:val="nil"/>
                  <w:left w:val="nil"/>
                  <w:bottom w:val="nil"/>
                </w:tcBorders>
                <w:shd w:val="clear" w:color="auto" w:fill="auto"/>
                <w:noWrap/>
                <w:vAlign w:val="center"/>
                <w:hideMark/>
              </w:tcPr>
            </w:tcPrChange>
          </w:tcPr>
          <w:p w14:paraId="2789FD54"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45</w:t>
            </w:r>
          </w:p>
        </w:tc>
        <w:tc>
          <w:tcPr>
            <w:tcW w:w="0" w:type="auto"/>
            <w:tcBorders>
              <w:top w:val="nil"/>
              <w:bottom w:val="nil"/>
            </w:tcBorders>
            <w:shd w:val="clear" w:color="auto" w:fill="auto"/>
            <w:noWrap/>
            <w:vAlign w:val="center"/>
            <w:hideMark/>
            <w:tcPrChange w:id="1130" w:author="Sydney Gourlay" w:date="2016-06-17T14:05:00Z">
              <w:tcPr>
                <w:tcW w:w="0" w:type="auto"/>
                <w:tcBorders>
                  <w:top w:val="nil"/>
                  <w:bottom w:val="nil"/>
                </w:tcBorders>
                <w:shd w:val="clear" w:color="auto" w:fill="auto"/>
                <w:noWrap/>
                <w:vAlign w:val="center"/>
                <w:hideMark/>
              </w:tcPr>
            </w:tcPrChange>
          </w:tcPr>
          <w:p w14:paraId="73C85502"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0.04</w:t>
            </w:r>
          </w:p>
        </w:tc>
        <w:tc>
          <w:tcPr>
            <w:tcW w:w="0" w:type="auto"/>
            <w:tcBorders>
              <w:top w:val="nil"/>
              <w:bottom w:val="nil"/>
            </w:tcBorders>
            <w:shd w:val="clear" w:color="auto" w:fill="auto"/>
            <w:noWrap/>
            <w:vAlign w:val="center"/>
            <w:hideMark/>
            <w:tcPrChange w:id="1131" w:author="Sydney Gourlay" w:date="2016-06-17T14:05:00Z">
              <w:tcPr>
                <w:tcW w:w="0" w:type="auto"/>
                <w:tcBorders>
                  <w:top w:val="nil"/>
                  <w:bottom w:val="nil"/>
                </w:tcBorders>
                <w:shd w:val="clear" w:color="auto" w:fill="auto"/>
                <w:noWrap/>
                <w:vAlign w:val="center"/>
                <w:hideMark/>
              </w:tcPr>
            </w:tcPrChange>
          </w:tcPr>
          <w:p w14:paraId="6772113B"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0.04</w:t>
            </w:r>
          </w:p>
        </w:tc>
        <w:tc>
          <w:tcPr>
            <w:tcW w:w="0" w:type="auto"/>
            <w:tcBorders>
              <w:top w:val="nil"/>
              <w:bottom w:val="nil"/>
            </w:tcBorders>
            <w:shd w:val="clear" w:color="auto" w:fill="auto"/>
            <w:noWrap/>
            <w:vAlign w:val="center"/>
            <w:hideMark/>
            <w:tcPrChange w:id="1132" w:author="Sydney Gourlay" w:date="2016-06-17T14:05:00Z">
              <w:tcPr>
                <w:tcW w:w="0" w:type="auto"/>
                <w:tcBorders>
                  <w:top w:val="nil"/>
                  <w:bottom w:val="nil"/>
                </w:tcBorders>
                <w:shd w:val="clear" w:color="auto" w:fill="auto"/>
                <w:noWrap/>
                <w:vAlign w:val="center"/>
                <w:hideMark/>
              </w:tcPr>
            </w:tcPrChange>
          </w:tcPr>
          <w:p w14:paraId="1E0BE6AB"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0.00</w:t>
            </w:r>
          </w:p>
        </w:tc>
        <w:tc>
          <w:tcPr>
            <w:tcW w:w="1179" w:type="dxa"/>
            <w:tcBorders>
              <w:top w:val="nil"/>
              <w:bottom w:val="nil"/>
            </w:tcBorders>
            <w:shd w:val="clear" w:color="auto" w:fill="auto"/>
            <w:noWrap/>
            <w:vAlign w:val="center"/>
            <w:hideMark/>
            <w:tcPrChange w:id="1133" w:author="Sydney Gourlay" w:date="2016-06-17T14:05:00Z">
              <w:tcPr>
                <w:tcW w:w="1179" w:type="dxa"/>
                <w:tcBorders>
                  <w:top w:val="nil"/>
                  <w:bottom w:val="nil"/>
                </w:tcBorders>
                <w:shd w:val="clear" w:color="auto" w:fill="auto"/>
                <w:noWrap/>
                <w:vAlign w:val="center"/>
                <w:hideMark/>
              </w:tcPr>
            </w:tcPrChange>
          </w:tcPr>
          <w:p w14:paraId="499CE69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-3%</w:t>
            </w:r>
          </w:p>
        </w:tc>
        <w:tc>
          <w:tcPr>
            <w:tcW w:w="1109" w:type="dxa"/>
            <w:tcBorders>
              <w:top w:val="nil"/>
              <w:bottom w:val="nil"/>
              <w:right w:val="nil"/>
            </w:tcBorders>
            <w:shd w:val="clear" w:color="auto" w:fill="auto"/>
            <w:noWrap/>
            <w:vAlign w:val="center"/>
            <w:hideMark/>
            <w:tcPrChange w:id="1134" w:author="Sydney Gourlay" w:date="2016-06-17T14:05:00Z">
              <w:tcPr>
                <w:tcW w:w="1109" w:type="dxa"/>
                <w:tcBorders>
                  <w:top w:val="nil"/>
                  <w:bottom w:val="nil"/>
                  <w:right w:val="nil"/>
                </w:tcBorders>
                <w:shd w:val="clear" w:color="auto" w:fill="auto"/>
                <w:noWrap/>
                <w:vAlign w:val="center"/>
                <w:hideMark/>
              </w:tcPr>
            </w:tcPrChange>
          </w:tcPr>
          <w:p w14:paraId="23481397"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r>
      <w:tr w:rsidR="00B2394F" w:rsidRPr="00EE2304" w14:paraId="26BB6B7B" w14:textId="77777777" w:rsidTr="00321897">
        <w:trPr>
          <w:trHeight w:val="315"/>
          <w:trPrChange w:id="1135" w:author="Sydney Gourlay" w:date="2016-06-17T14:05:00Z">
            <w:trPr>
              <w:trHeight w:val="315"/>
            </w:trPr>
          </w:trPrChange>
        </w:trPr>
        <w:tc>
          <w:tcPr>
            <w:tcW w:w="1818" w:type="dxa"/>
            <w:tcBorders>
              <w:top w:val="nil"/>
              <w:left w:val="nil"/>
              <w:bottom w:val="nil"/>
              <w:right w:val="nil"/>
            </w:tcBorders>
            <w:shd w:val="clear" w:color="auto" w:fill="auto"/>
            <w:noWrap/>
            <w:vAlign w:val="center"/>
            <w:hideMark/>
            <w:tcPrChange w:id="1136" w:author="Sydney Gourlay" w:date="2016-06-17T14:05:00Z">
              <w:tcPr>
                <w:tcW w:w="0" w:type="auto"/>
                <w:tcBorders>
                  <w:top w:val="nil"/>
                  <w:left w:val="nil"/>
                  <w:bottom w:val="nil"/>
                  <w:right w:val="nil"/>
                </w:tcBorders>
                <w:shd w:val="clear" w:color="auto" w:fill="auto"/>
                <w:noWrap/>
                <w:vAlign w:val="center"/>
                <w:hideMark/>
              </w:tcPr>
            </w:tcPrChange>
          </w:tcPr>
          <w:p w14:paraId="5091292C" w14:textId="77777777" w:rsidR="00C15B18" w:rsidRPr="00EE2304" w:rsidRDefault="00C15B18" w:rsidP="004A51D0">
            <w:pPr>
              <w:spacing w:after="0" w:line="240" w:lineRule="auto"/>
              <w:ind w:firstLineChars="100" w:firstLine="200"/>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    (&lt; 0.15 acres)</w:t>
            </w:r>
          </w:p>
        </w:tc>
        <w:tc>
          <w:tcPr>
            <w:tcW w:w="0" w:type="auto"/>
            <w:tcBorders>
              <w:top w:val="nil"/>
              <w:left w:val="single" w:sz="4" w:space="0" w:color="auto"/>
              <w:bottom w:val="nil"/>
            </w:tcBorders>
            <w:shd w:val="clear" w:color="auto" w:fill="auto"/>
            <w:noWrap/>
            <w:vAlign w:val="center"/>
            <w:hideMark/>
            <w:tcPrChange w:id="1137" w:author="Sydney Gourlay" w:date="2016-06-17T14:05:00Z">
              <w:tcPr>
                <w:tcW w:w="0" w:type="auto"/>
                <w:tcBorders>
                  <w:top w:val="nil"/>
                  <w:left w:val="single" w:sz="4" w:space="0" w:color="auto"/>
                  <w:bottom w:val="nil"/>
                </w:tcBorders>
                <w:shd w:val="clear" w:color="auto" w:fill="auto"/>
                <w:noWrap/>
                <w:vAlign w:val="center"/>
                <w:hideMark/>
              </w:tcPr>
            </w:tcPrChange>
          </w:tcPr>
          <w:p w14:paraId="6BE56954"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400</w:t>
            </w:r>
          </w:p>
        </w:tc>
        <w:tc>
          <w:tcPr>
            <w:tcW w:w="0" w:type="auto"/>
            <w:tcBorders>
              <w:top w:val="nil"/>
              <w:bottom w:val="nil"/>
            </w:tcBorders>
            <w:shd w:val="clear" w:color="auto" w:fill="auto"/>
            <w:noWrap/>
            <w:vAlign w:val="center"/>
            <w:hideMark/>
            <w:tcPrChange w:id="1138" w:author="Sydney Gourlay" w:date="2016-06-17T14:05:00Z">
              <w:tcPr>
                <w:tcW w:w="0" w:type="auto"/>
                <w:tcBorders>
                  <w:top w:val="nil"/>
                  <w:bottom w:val="nil"/>
                </w:tcBorders>
                <w:shd w:val="clear" w:color="auto" w:fill="auto"/>
                <w:noWrap/>
                <w:vAlign w:val="center"/>
                <w:hideMark/>
              </w:tcPr>
            </w:tcPrChange>
          </w:tcPr>
          <w:p w14:paraId="5B06AE61"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0.10</w:t>
            </w:r>
          </w:p>
        </w:tc>
        <w:tc>
          <w:tcPr>
            <w:tcW w:w="0" w:type="auto"/>
            <w:tcBorders>
              <w:top w:val="nil"/>
              <w:bottom w:val="nil"/>
            </w:tcBorders>
            <w:shd w:val="clear" w:color="auto" w:fill="auto"/>
            <w:noWrap/>
            <w:vAlign w:val="center"/>
            <w:hideMark/>
            <w:tcPrChange w:id="1139" w:author="Sydney Gourlay" w:date="2016-06-17T14:05:00Z">
              <w:tcPr>
                <w:tcW w:w="0" w:type="auto"/>
                <w:tcBorders>
                  <w:top w:val="nil"/>
                  <w:bottom w:val="nil"/>
                </w:tcBorders>
                <w:shd w:val="clear" w:color="auto" w:fill="auto"/>
                <w:noWrap/>
                <w:vAlign w:val="center"/>
                <w:hideMark/>
              </w:tcPr>
            </w:tcPrChange>
          </w:tcPr>
          <w:p w14:paraId="2A5CAA9D"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0.09</w:t>
            </w:r>
          </w:p>
        </w:tc>
        <w:tc>
          <w:tcPr>
            <w:tcW w:w="0" w:type="auto"/>
            <w:tcBorders>
              <w:top w:val="nil"/>
              <w:bottom w:val="nil"/>
            </w:tcBorders>
            <w:shd w:val="clear" w:color="auto" w:fill="auto"/>
            <w:noWrap/>
            <w:vAlign w:val="center"/>
            <w:hideMark/>
            <w:tcPrChange w:id="1140" w:author="Sydney Gourlay" w:date="2016-06-17T14:05:00Z">
              <w:tcPr>
                <w:tcW w:w="0" w:type="auto"/>
                <w:tcBorders>
                  <w:top w:val="nil"/>
                  <w:bottom w:val="nil"/>
                </w:tcBorders>
                <w:shd w:val="clear" w:color="auto" w:fill="auto"/>
                <w:noWrap/>
                <w:vAlign w:val="center"/>
                <w:hideMark/>
              </w:tcPr>
            </w:tcPrChange>
          </w:tcPr>
          <w:p w14:paraId="400A07AD"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0.00</w:t>
            </w:r>
          </w:p>
        </w:tc>
        <w:tc>
          <w:tcPr>
            <w:tcW w:w="1157" w:type="dxa"/>
            <w:tcBorders>
              <w:top w:val="nil"/>
              <w:bottom w:val="nil"/>
            </w:tcBorders>
            <w:shd w:val="clear" w:color="auto" w:fill="auto"/>
            <w:noWrap/>
            <w:vAlign w:val="center"/>
            <w:hideMark/>
            <w:tcPrChange w:id="1141" w:author="Sydney Gourlay" w:date="2016-06-17T14:05:00Z">
              <w:tcPr>
                <w:tcW w:w="1157" w:type="dxa"/>
                <w:tcBorders>
                  <w:top w:val="nil"/>
                  <w:bottom w:val="nil"/>
                </w:tcBorders>
                <w:shd w:val="clear" w:color="auto" w:fill="auto"/>
                <w:noWrap/>
                <w:vAlign w:val="center"/>
                <w:hideMark/>
              </w:tcPr>
            </w:tcPrChange>
          </w:tcPr>
          <w:p w14:paraId="5BD54BF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w:t>
            </w:r>
          </w:p>
        </w:tc>
        <w:tc>
          <w:tcPr>
            <w:tcW w:w="1112" w:type="dxa"/>
            <w:tcBorders>
              <w:top w:val="nil"/>
              <w:bottom w:val="nil"/>
              <w:right w:val="single" w:sz="4" w:space="0" w:color="auto"/>
            </w:tcBorders>
            <w:shd w:val="clear" w:color="auto" w:fill="auto"/>
            <w:noWrap/>
            <w:vAlign w:val="center"/>
            <w:hideMark/>
            <w:tcPrChange w:id="1142" w:author="Sydney Gourlay" w:date="2016-06-17T14:05:00Z">
              <w:tcPr>
                <w:tcW w:w="1112" w:type="dxa"/>
                <w:tcBorders>
                  <w:top w:val="nil"/>
                  <w:bottom w:val="nil"/>
                  <w:right w:val="single" w:sz="4" w:space="0" w:color="auto"/>
                </w:tcBorders>
                <w:shd w:val="clear" w:color="auto" w:fill="auto"/>
                <w:noWrap/>
                <w:vAlign w:val="center"/>
                <w:hideMark/>
              </w:tcPr>
            </w:tcPrChange>
          </w:tcPr>
          <w:p w14:paraId="20D12871"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622" w:type="dxa"/>
            <w:tcBorders>
              <w:top w:val="nil"/>
              <w:left w:val="nil"/>
              <w:bottom w:val="nil"/>
            </w:tcBorders>
            <w:shd w:val="clear" w:color="auto" w:fill="auto"/>
            <w:noWrap/>
            <w:vAlign w:val="center"/>
            <w:hideMark/>
            <w:tcPrChange w:id="1143" w:author="Sydney Gourlay" w:date="2016-06-17T14:05:00Z">
              <w:tcPr>
                <w:tcW w:w="598" w:type="dxa"/>
                <w:tcBorders>
                  <w:top w:val="nil"/>
                  <w:left w:val="nil"/>
                  <w:bottom w:val="nil"/>
                </w:tcBorders>
                <w:shd w:val="clear" w:color="auto" w:fill="auto"/>
                <w:noWrap/>
                <w:vAlign w:val="center"/>
                <w:hideMark/>
              </w:tcPr>
            </w:tcPrChange>
          </w:tcPr>
          <w:p w14:paraId="13093060"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631</w:t>
            </w:r>
          </w:p>
        </w:tc>
        <w:tc>
          <w:tcPr>
            <w:tcW w:w="0" w:type="auto"/>
            <w:tcBorders>
              <w:top w:val="nil"/>
              <w:bottom w:val="nil"/>
            </w:tcBorders>
            <w:shd w:val="clear" w:color="auto" w:fill="auto"/>
            <w:noWrap/>
            <w:vAlign w:val="center"/>
            <w:hideMark/>
            <w:tcPrChange w:id="1144" w:author="Sydney Gourlay" w:date="2016-06-17T14:05:00Z">
              <w:tcPr>
                <w:tcW w:w="0" w:type="auto"/>
                <w:tcBorders>
                  <w:top w:val="nil"/>
                  <w:bottom w:val="nil"/>
                </w:tcBorders>
                <w:shd w:val="clear" w:color="auto" w:fill="auto"/>
                <w:noWrap/>
                <w:vAlign w:val="center"/>
                <w:hideMark/>
              </w:tcPr>
            </w:tcPrChange>
          </w:tcPr>
          <w:p w14:paraId="629184A0"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0.11</w:t>
            </w:r>
          </w:p>
        </w:tc>
        <w:tc>
          <w:tcPr>
            <w:tcW w:w="0" w:type="auto"/>
            <w:tcBorders>
              <w:top w:val="nil"/>
              <w:bottom w:val="nil"/>
            </w:tcBorders>
            <w:shd w:val="clear" w:color="auto" w:fill="auto"/>
            <w:noWrap/>
            <w:vAlign w:val="center"/>
            <w:hideMark/>
            <w:tcPrChange w:id="1145" w:author="Sydney Gourlay" w:date="2016-06-17T14:05:00Z">
              <w:tcPr>
                <w:tcW w:w="0" w:type="auto"/>
                <w:tcBorders>
                  <w:top w:val="nil"/>
                  <w:bottom w:val="nil"/>
                </w:tcBorders>
                <w:shd w:val="clear" w:color="auto" w:fill="auto"/>
                <w:noWrap/>
                <w:vAlign w:val="center"/>
                <w:hideMark/>
              </w:tcPr>
            </w:tcPrChange>
          </w:tcPr>
          <w:p w14:paraId="0399DF58"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0.11</w:t>
            </w:r>
          </w:p>
        </w:tc>
        <w:tc>
          <w:tcPr>
            <w:tcW w:w="0" w:type="auto"/>
            <w:tcBorders>
              <w:top w:val="nil"/>
              <w:bottom w:val="nil"/>
            </w:tcBorders>
            <w:shd w:val="clear" w:color="auto" w:fill="auto"/>
            <w:noWrap/>
            <w:vAlign w:val="center"/>
            <w:hideMark/>
            <w:tcPrChange w:id="1146" w:author="Sydney Gourlay" w:date="2016-06-17T14:05:00Z">
              <w:tcPr>
                <w:tcW w:w="0" w:type="auto"/>
                <w:tcBorders>
                  <w:top w:val="nil"/>
                  <w:bottom w:val="nil"/>
                </w:tcBorders>
                <w:shd w:val="clear" w:color="auto" w:fill="auto"/>
                <w:noWrap/>
                <w:vAlign w:val="center"/>
                <w:hideMark/>
              </w:tcPr>
            </w:tcPrChange>
          </w:tcPr>
          <w:p w14:paraId="4119F80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0.00</w:t>
            </w:r>
          </w:p>
        </w:tc>
        <w:tc>
          <w:tcPr>
            <w:tcW w:w="1179" w:type="dxa"/>
            <w:tcBorders>
              <w:top w:val="nil"/>
              <w:bottom w:val="nil"/>
            </w:tcBorders>
            <w:shd w:val="clear" w:color="auto" w:fill="auto"/>
            <w:noWrap/>
            <w:vAlign w:val="center"/>
            <w:hideMark/>
            <w:tcPrChange w:id="1147" w:author="Sydney Gourlay" w:date="2016-06-17T14:05:00Z">
              <w:tcPr>
                <w:tcW w:w="1179" w:type="dxa"/>
                <w:tcBorders>
                  <w:top w:val="nil"/>
                  <w:bottom w:val="nil"/>
                </w:tcBorders>
                <w:shd w:val="clear" w:color="auto" w:fill="auto"/>
                <w:noWrap/>
                <w:vAlign w:val="center"/>
                <w:hideMark/>
              </w:tcPr>
            </w:tcPrChange>
          </w:tcPr>
          <w:p w14:paraId="1C4DF6B2"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w:t>
            </w:r>
          </w:p>
        </w:tc>
        <w:tc>
          <w:tcPr>
            <w:tcW w:w="1109" w:type="dxa"/>
            <w:tcBorders>
              <w:top w:val="nil"/>
              <w:bottom w:val="nil"/>
              <w:right w:val="nil"/>
            </w:tcBorders>
            <w:shd w:val="clear" w:color="auto" w:fill="auto"/>
            <w:noWrap/>
            <w:vAlign w:val="center"/>
            <w:hideMark/>
            <w:tcPrChange w:id="1148" w:author="Sydney Gourlay" w:date="2016-06-17T14:05:00Z">
              <w:tcPr>
                <w:tcW w:w="1109" w:type="dxa"/>
                <w:tcBorders>
                  <w:top w:val="nil"/>
                  <w:bottom w:val="nil"/>
                  <w:right w:val="nil"/>
                </w:tcBorders>
                <w:shd w:val="clear" w:color="auto" w:fill="auto"/>
                <w:noWrap/>
                <w:vAlign w:val="center"/>
                <w:hideMark/>
              </w:tcPr>
            </w:tcPrChange>
          </w:tcPr>
          <w:p w14:paraId="75FDDAAF"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r>
      <w:tr w:rsidR="00B2394F" w:rsidRPr="00EE2304" w14:paraId="28DEE91F" w14:textId="77777777" w:rsidTr="00321897">
        <w:trPr>
          <w:trHeight w:val="315"/>
          <w:trPrChange w:id="1149" w:author="Sydney Gourlay" w:date="2016-06-17T14:05:00Z">
            <w:trPr>
              <w:trHeight w:val="315"/>
            </w:trPr>
          </w:trPrChange>
        </w:trPr>
        <w:tc>
          <w:tcPr>
            <w:tcW w:w="1818" w:type="dxa"/>
            <w:tcBorders>
              <w:top w:val="nil"/>
              <w:left w:val="nil"/>
              <w:bottom w:val="nil"/>
              <w:right w:val="nil"/>
            </w:tcBorders>
            <w:shd w:val="clear" w:color="auto" w:fill="auto"/>
            <w:noWrap/>
            <w:vAlign w:val="center"/>
            <w:hideMark/>
            <w:tcPrChange w:id="1150" w:author="Sydney Gourlay" w:date="2016-06-17T14:05:00Z">
              <w:tcPr>
                <w:tcW w:w="0" w:type="auto"/>
                <w:tcBorders>
                  <w:top w:val="nil"/>
                  <w:left w:val="nil"/>
                  <w:bottom w:val="nil"/>
                  <w:right w:val="nil"/>
                </w:tcBorders>
                <w:shd w:val="clear" w:color="auto" w:fill="auto"/>
                <w:noWrap/>
                <w:vAlign w:val="center"/>
                <w:hideMark/>
              </w:tcPr>
            </w:tcPrChange>
          </w:tcPr>
          <w:p w14:paraId="7F17038E" w14:textId="77777777" w:rsidR="00C15B18" w:rsidRPr="00EE2304" w:rsidRDefault="00C15B18" w:rsidP="004A51D0">
            <w:pPr>
              <w:spacing w:after="0" w:line="240" w:lineRule="auto"/>
              <w:ind w:firstLineChars="100" w:firstLine="200"/>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3    (&lt; 0.35 acres)</w:t>
            </w:r>
          </w:p>
        </w:tc>
        <w:tc>
          <w:tcPr>
            <w:tcW w:w="0" w:type="auto"/>
            <w:tcBorders>
              <w:top w:val="nil"/>
              <w:left w:val="single" w:sz="4" w:space="0" w:color="auto"/>
              <w:bottom w:val="nil"/>
            </w:tcBorders>
            <w:shd w:val="clear" w:color="auto" w:fill="auto"/>
            <w:noWrap/>
            <w:vAlign w:val="center"/>
            <w:hideMark/>
            <w:tcPrChange w:id="1151" w:author="Sydney Gourlay" w:date="2016-06-17T14:05:00Z">
              <w:tcPr>
                <w:tcW w:w="0" w:type="auto"/>
                <w:tcBorders>
                  <w:top w:val="nil"/>
                  <w:left w:val="single" w:sz="4" w:space="0" w:color="auto"/>
                  <w:bottom w:val="nil"/>
                </w:tcBorders>
                <w:shd w:val="clear" w:color="auto" w:fill="auto"/>
                <w:noWrap/>
                <w:vAlign w:val="center"/>
                <w:hideMark/>
              </w:tcPr>
            </w:tcPrChange>
          </w:tcPr>
          <w:p w14:paraId="30F04F6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365</w:t>
            </w:r>
          </w:p>
        </w:tc>
        <w:tc>
          <w:tcPr>
            <w:tcW w:w="0" w:type="auto"/>
            <w:tcBorders>
              <w:top w:val="nil"/>
              <w:bottom w:val="nil"/>
            </w:tcBorders>
            <w:shd w:val="clear" w:color="auto" w:fill="auto"/>
            <w:noWrap/>
            <w:vAlign w:val="center"/>
            <w:hideMark/>
            <w:tcPrChange w:id="1152" w:author="Sydney Gourlay" w:date="2016-06-17T14:05:00Z">
              <w:tcPr>
                <w:tcW w:w="0" w:type="auto"/>
                <w:tcBorders>
                  <w:top w:val="nil"/>
                  <w:bottom w:val="nil"/>
                </w:tcBorders>
                <w:shd w:val="clear" w:color="auto" w:fill="auto"/>
                <w:noWrap/>
                <w:vAlign w:val="center"/>
                <w:hideMark/>
              </w:tcPr>
            </w:tcPrChange>
          </w:tcPr>
          <w:p w14:paraId="0E23F7B8"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0.24</w:t>
            </w:r>
          </w:p>
        </w:tc>
        <w:tc>
          <w:tcPr>
            <w:tcW w:w="0" w:type="auto"/>
            <w:tcBorders>
              <w:top w:val="nil"/>
              <w:bottom w:val="nil"/>
            </w:tcBorders>
            <w:shd w:val="clear" w:color="auto" w:fill="auto"/>
            <w:noWrap/>
            <w:vAlign w:val="center"/>
            <w:hideMark/>
            <w:tcPrChange w:id="1153" w:author="Sydney Gourlay" w:date="2016-06-17T14:05:00Z">
              <w:tcPr>
                <w:tcW w:w="0" w:type="auto"/>
                <w:tcBorders>
                  <w:top w:val="nil"/>
                  <w:bottom w:val="nil"/>
                </w:tcBorders>
                <w:shd w:val="clear" w:color="auto" w:fill="auto"/>
                <w:noWrap/>
                <w:vAlign w:val="center"/>
                <w:hideMark/>
              </w:tcPr>
            </w:tcPrChange>
          </w:tcPr>
          <w:p w14:paraId="14E30FA2"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0.24</w:t>
            </w:r>
          </w:p>
        </w:tc>
        <w:tc>
          <w:tcPr>
            <w:tcW w:w="0" w:type="auto"/>
            <w:tcBorders>
              <w:top w:val="nil"/>
              <w:bottom w:val="nil"/>
            </w:tcBorders>
            <w:shd w:val="clear" w:color="auto" w:fill="auto"/>
            <w:noWrap/>
            <w:vAlign w:val="center"/>
            <w:hideMark/>
            <w:tcPrChange w:id="1154" w:author="Sydney Gourlay" w:date="2016-06-17T14:05:00Z">
              <w:tcPr>
                <w:tcW w:w="0" w:type="auto"/>
                <w:tcBorders>
                  <w:top w:val="nil"/>
                  <w:bottom w:val="nil"/>
                </w:tcBorders>
                <w:shd w:val="clear" w:color="auto" w:fill="auto"/>
                <w:noWrap/>
                <w:vAlign w:val="center"/>
                <w:hideMark/>
              </w:tcPr>
            </w:tcPrChange>
          </w:tcPr>
          <w:p w14:paraId="65DB7FC2"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0.01</w:t>
            </w:r>
          </w:p>
        </w:tc>
        <w:tc>
          <w:tcPr>
            <w:tcW w:w="1157" w:type="dxa"/>
            <w:tcBorders>
              <w:top w:val="nil"/>
              <w:bottom w:val="nil"/>
            </w:tcBorders>
            <w:shd w:val="clear" w:color="auto" w:fill="auto"/>
            <w:noWrap/>
            <w:vAlign w:val="center"/>
            <w:hideMark/>
            <w:tcPrChange w:id="1155" w:author="Sydney Gourlay" w:date="2016-06-17T14:05:00Z">
              <w:tcPr>
                <w:tcW w:w="1157" w:type="dxa"/>
                <w:tcBorders>
                  <w:top w:val="nil"/>
                  <w:bottom w:val="nil"/>
                </w:tcBorders>
                <w:shd w:val="clear" w:color="auto" w:fill="auto"/>
                <w:noWrap/>
                <w:vAlign w:val="center"/>
                <w:hideMark/>
              </w:tcPr>
            </w:tcPrChange>
          </w:tcPr>
          <w:p w14:paraId="30C12160"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3%</w:t>
            </w:r>
          </w:p>
        </w:tc>
        <w:tc>
          <w:tcPr>
            <w:tcW w:w="1112" w:type="dxa"/>
            <w:tcBorders>
              <w:top w:val="nil"/>
              <w:bottom w:val="nil"/>
              <w:right w:val="single" w:sz="4" w:space="0" w:color="auto"/>
            </w:tcBorders>
            <w:shd w:val="clear" w:color="auto" w:fill="auto"/>
            <w:noWrap/>
            <w:vAlign w:val="center"/>
            <w:hideMark/>
            <w:tcPrChange w:id="1156" w:author="Sydney Gourlay" w:date="2016-06-17T14:05:00Z">
              <w:tcPr>
                <w:tcW w:w="1112" w:type="dxa"/>
                <w:tcBorders>
                  <w:top w:val="nil"/>
                  <w:bottom w:val="nil"/>
                  <w:right w:val="single" w:sz="4" w:space="0" w:color="auto"/>
                </w:tcBorders>
                <w:shd w:val="clear" w:color="auto" w:fill="auto"/>
                <w:noWrap/>
                <w:vAlign w:val="center"/>
                <w:hideMark/>
              </w:tcPr>
            </w:tcPrChange>
          </w:tcPr>
          <w:p w14:paraId="7C2A28ED"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622" w:type="dxa"/>
            <w:tcBorders>
              <w:top w:val="nil"/>
              <w:left w:val="nil"/>
              <w:bottom w:val="nil"/>
            </w:tcBorders>
            <w:shd w:val="clear" w:color="auto" w:fill="auto"/>
            <w:noWrap/>
            <w:vAlign w:val="center"/>
            <w:hideMark/>
            <w:tcPrChange w:id="1157" w:author="Sydney Gourlay" w:date="2016-06-17T14:05:00Z">
              <w:tcPr>
                <w:tcW w:w="598" w:type="dxa"/>
                <w:tcBorders>
                  <w:top w:val="nil"/>
                  <w:left w:val="nil"/>
                  <w:bottom w:val="nil"/>
                </w:tcBorders>
                <w:shd w:val="clear" w:color="auto" w:fill="auto"/>
                <w:noWrap/>
                <w:vAlign w:val="center"/>
                <w:hideMark/>
              </w:tcPr>
            </w:tcPrChange>
          </w:tcPr>
          <w:p w14:paraId="7871101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823</w:t>
            </w:r>
          </w:p>
        </w:tc>
        <w:tc>
          <w:tcPr>
            <w:tcW w:w="0" w:type="auto"/>
            <w:tcBorders>
              <w:top w:val="nil"/>
              <w:bottom w:val="nil"/>
            </w:tcBorders>
            <w:shd w:val="clear" w:color="auto" w:fill="auto"/>
            <w:noWrap/>
            <w:vAlign w:val="center"/>
            <w:hideMark/>
            <w:tcPrChange w:id="1158" w:author="Sydney Gourlay" w:date="2016-06-17T14:05:00Z">
              <w:tcPr>
                <w:tcW w:w="0" w:type="auto"/>
                <w:tcBorders>
                  <w:top w:val="nil"/>
                  <w:bottom w:val="nil"/>
                </w:tcBorders>
                <w:shd w:val="clear" w:color="auto" w:fill="auto"/>
                <w:noWrap/>
                <w:vAlign w:val="center"/>
                <w:hideMark/>
              </w:tcPr>
            </w:tcPrChange>
          </w:tcPr>
          <w:p w14:paraId="24845133"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0.23</w:t>
            </w:r>
          </w:p>
        </w:tc>
        <w:tc>
          <w:tcPr>
            <w:tcW w:w="0" w:type="auto"/>
            <w:tcBorders>
              <w:top w:val="nil"/>
              <w:bottom w:val="nil"/>
            </w:tcBorders>
            <w:shd w:val="clear" w:color="auto" w:fill="auto"/>
            <w:noWrap/>
            <w:vAlign w:val="center"/>
            <w:hideMark/>
            <w:tcPrChange w:id="1159" w:author="Sydney Gourlay" w:date="2016-06-17T14:05:00Z">
              <w:tcPr>
                <w:tcW w:w="0" w:type="auto"/>
                <w:tcBorders>
                  <w:top w:val="nil"/>
                  <w:bottom w:val="nil"/>
                </w:tcBorders>
                <w:shd w:val="clear" w:color="auto" w:fill="auto"/>
                <w:noWrap/>
                <w:vAlign w:val="center"/>
                <w:hideMark/>
              </w:tcPr>
            </w:tcPrChange>
          </w:tcPr>
          <w:p w14:paraId="032BE693"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0.23</w:t>
            </w:r>
          </w:p>
        </w:tc>
        <w:tc>
          <w:tcPr>
            <w:tcW w:w="0" w:type="auto"/>
            <w:tcBorders>
              <w:top w:val="nil"/>
              <w:bottom w:val="nil"/>
            </w:tcBorders>
            <w:shd w:val="clear" w:color="auto" w:fill="auto"/>
            <w:noWrap/>
            <w:vAlign w:val="center"/>
            <w:hideMark/>
            <w:tcPrChange w:id="1160" w:author="Sydney Gourlay" w:date="2016-06-17T14:05:00Z">
              <w:tcPr>
                <w:tcW w:w="0" w:type="auto"/>
                <w:tcBorders>
                  <w:top w:val="nil"/>
                  <w:bottom w:val="nil"/>
                </w:tcBorders>
                <w:shd w:val="clear" w:color="auto" w:fill="auto"/>
                <w:noWrap/>
                <w:vAlign w:val="center"/>
                <w:hideMark/>
              </w:tcPr>
            </w:tcPrChange>
          </w:tcPr>
          <w:p w14:paraId="46394F19"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0.01</w:t>
            </w:r>
          </w:p>
        </w:tc>
        <w:tc>
          <w:tcPr>
            <w:tcW w:w="1179" w:type="dxa"/>
            <w:tcBorders>
              <w:top w:val="nil"/>
              <w:bottom w:val="nil"/>
            </w:tcBorders>
            <w:shd w:val="clear" w:color="auto" w:fill="auto"/>
            <w:noWrap/>
            <w:vAlign w:val="center"/>
            <w:hideMark/>
            <w:tcPrChange w:id="1161" w:author="Sydney Gourlay" w:date="2016-06-17T14:05:00Z">
              <w:tcPr>
                <w:tcW w:w="1179" w:type="dxa"/>
                <w:tcBorders>
                  <w:top w:val="nil"/>
                  <w:bottom w:val="nil"/>
                </w:tcBorders>
                <w:shd w:val="clear" w:color="auto" w:fill="auto"/>
                <w:noWrap/>
                <w:vAlign w:val="center"/>
                <w:hideMark/>
              </w:tcPr>
            </w:tcPrChange>
          </w:tcPr>
          <w:p w14:paraId="1F9C46A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w:t>
            </w:r>
          </w:p>
        </w:tc>
        <w:tc>
          <w:tcPr>
            <w:tcW w:w="1109" w:type="dxa"/>
            <w:tcBorders>
              <w:top w:val="nil"/>
              <w:bottom w:val="nil"/>
              <w:right w:val="nil"/>
            </w:tcBorders>
            <w:shd w:val="clear" w:color="auto" w:fill="auto"/>
            <w:noWrap/>
            <w:vAlign w:val="center"/>
            <w:hideMark/>
            <w:tcPrChange w:id="1162" w:author="Sydney Gourlay" w:date="2016-06-17T14:05:00Z">
              <w:tcPr>
                <w:tcW w:w="1109" w:type="dxa"/>
                <w:tcBorders>
                  <w:top w:val="nil"/>
                  <w:bottom w:val="nil"/>
                  <w:right w:val="nil"/>
                </w:tcBorders>
                <w:shd w:val="clear" w:color="auto" w:fill="auto"/>
                <w:noWrap/>
                <w:vAlign w:val="center"/>
                <w:hideMark/>
              </w:tcPr>
            </w:tcPrChange>
          </w:tcPr>
          <w:p w14:paraId="49504E76"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r>
      <w:tr w:rsidR="00B2394F" w:rsidRPr="00EE2304" w14:paraId="1E7D262C" w14:textId="77777777" w:rsidTr="00321897">
        <w:trPr>
          <w:trHeight w:val="315"/>
          <w:trPrChange w:id="1163" w:author="Sydney Gourlay" w:date="2016-06-17T14:05:00Z">
            <w:trPr>
              <w:trHeight w:val="315"/>
            </w:trPr>
          </w:trPrChange>
        </w:trPr>
        <w:tc>
          <w:tcPr>
            <w:tcW w:w="1818" w:type="dxa"/>
            <w:tcBorders>
              <w:top w:val="nil"/>
              <w:left w:val="nil"/>
              <w:bottom w:val="nil"/>
              <w:right w:val="nil"/>
            </w:tcBorders>
            <w:shd w:val="clear" w:color="auto" w:fill="auto"/>
            <w:noWrap/>
            <w:vAlign w:val="center"/>
            <w:hideMark/>
            <w:tcPrChange w:id="1164" w:author="Sydney Gourlay" w:date="2016-06-17T14:05:00Z">
              <w:tcPr>
                <w:tcW w:w="0" w:type="auto"/>
                <w:tcBorders>
                  <w:top w:val="nil"/>
                  <w:left w:val="nil"/>
                  <w:bottom w:val="nil"/>
                  <w:right w:val="nil"/>
                </w:tcBorders>
                <w:shd w:val="clear" w:color="auto" w:fill="auto"/>
                <w:noWrap/>
                <w:vAlign w:val="center"/>
                <w:hideMark/>
              </w:tcPr>
            </w:tcPrChange>
          </w:tcPr>
          <w:p w14:paraId="0AA22574" w14:textId="77777777" w:rsidR="00C15B18" w:rsidRPr="00EE2304" w:rsidRDefault="00C15B18" w:rsidP="004A51D0">
            <w:pPr>
              <w:spacing w:after="0" w:line="240" w:lineRule="auto"/>
              <w:ind w:firstLineChars="100" w:firstLine="200"/>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4    (&lt; 0.75 acres)</w:t>
            </w:r>
          </w:p>
        </w:tc>
        <w:tc>
          <w:tcPr>
            <w:tcW w:w="0" w:type="auto"/>
            <w:tcBorders>
              <w:top w:val="nil"/>
              <w:left w:val="single" w:sz="4" w:space="0" w:color="auto"/>
              <w:bottom w:val="nil"/>
            </w:tcBorders>
            <w:shd w:val="clear" w:color="auto" w:fill="auto"/>
            <w:noWrap/>
            <w:vAlign w:val="center"/>
            <w:hideMark/>
            <w:tcPrChange w:id="1165" w:author="Sydney Gourlay" w:date="2016-06-17T14:05:00Z">
              <w:tcPr>
                <w:tcW w:w="0" w:type="auto"/>
                <w:tcBorders>
                  <w:top w:val="nil"/>
                  <w:left w:val="single" w:sz="4" w:space="0" w:color="auto"/>
                  <w:bottom w:val="nil"/>
                </w:tcBorders>
                <w:shd w:val="clear" w:color="auto" w:fill="auto"/>
                <w:noWrap/>
                <w:vAlign w:val="center"/>
                <w:hideMark/>
              </w:tcPr>
            </w:tcPrChange>
          </w:tcPr>
          <w:p w14:paraId="098388CB"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328</w:t>
            </w:r>
          </w:p>
        </w:tc>
        <w:tc>
          <w:tcPr>
            <w:tcW w:w="0" w:type="auto"/>
            <w:tcBorders>
              <w:top w:val="nil"/>
              <w:bottom w:val="nil"/>
            </w:tcBorders>
            <w:shd w:val="clear" w:color="auto" w:fill="auto"/>
            <w:noWrap/>
            <w:vAlign w:val="center"/>
            <w:hideMark/>
            <w:tcPrChange w:id="1166" w:author="Sydney Gourlay" w:date="2016-06-17T14:05:00Z">
              <w:tcPr>
                <w:tcW w:w="0" w:type="auto"/>
                <w:tcBorders>
                  <w:top w:val="nil"/>
                  <w:bottom w:val="nil"/>
                </w:tcBorders>
                <w:shd w:val="clear" w:color="auto" w:fill="auto"/>
                <w:noWrap/>
                <w:vAlign w:val="center"/>
                <w:hideMark/>
              </w:tcPr>
            </w:tcPrChange>
          </w:tcPr>
          <w:p w14:paraId="16238953"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0.52</w:t>
            </w:r>
          </w:p>
        </w:tc>
        <w:tc>
          <w:tcPr>
            <w:tcW w:w="0" w:type="auto"/>
            <w:tcBorders>
              <w:top w:val="nil"/>
              <w:bottom w:val="nil"/>
            </w:tcBorders>
            <w:shd w:val="clear" w:color="auto" w:fill="auto"/>
            <w:noWrap/>
            <w:vAlign w:val="center"/>
            <w:hideMark/>
            <w:tcPrChange w:id="1167" w:author="Sydney Gourlay" w:date="2016-06-17T14:05:00Z">
              <w:tcPr>
                <w:tcW w:w="0" w:type="auto"/>
                <w:tcBorders>
                  <w:top w:val="nil"/>
                  <w:bottom w:val="nil"/>
                </w:tcBorders>
                <w:shd w:val="clear" w:color="auto" w:fill="auto"/>
                <w:noWrap/>
                <w:vAlign w:val="center"/>
                <w:hideMark/>
              </w:tcPr>
            </w:tcPrChange>
          </w:tcPr>
          <w:p w14:paraId="6C57E3C1"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0.51</w:t>
            </w:r>
          </w:p>
        </w:tc>
        <w:tc>
          <w:tcPr>
            <w:tcW w:w="0" w:type="auto"/>
            <w:tcBorders>
              <w:top w:val="nil"/>
              <w:bottom w:val="nil"/>
            </w:tcBorders>
            <w:shd w:val="clear" w:color="auto" w:fill="auto"/>
            <w:noWrap/>
            <w:vAlign w:val="center"/>
            <w:hideMark/>
            <w:tcPrChange w:id="1168" w:author="Sydney Gourlay" w:date="2016-06-17T14:05:00Z">
              <w:tcPr>
                <w:tcW w:w="0" w:type="auto"/>
                <w:tcBorders>
                  <w:top w:val="nil"/>
                  <w:bottom w:val="nil"/>
                </w:tcBorders>
                <w:shd w:val="clear" w:color="auto" w:fill="auto"/>
                <w:noWrap/>
                <w:vAlign w:val="center"/>
                <w:hideMark/>
              </w:tcPr>
            </w:tcPrChange>
          </w:tcPr>
          <w:p w14:paraId="02C96292"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0.01</w:t>
            </w:r>
          </w:p>
        </w:tc>
        <w:tc>
          <w:tcPr>
            <w:tcW w:w="1157" w:type="dxa"/>
            <w:tcBorders>
              <w:top w:val="nil"/>
              <w:bottom w:val="nil"/>
            </w:tcBorders>
            <w:shd w:val="clear" w:color="auto" w:fill="auto"/>
            <w:noWrap/>
            <w:vAlign w:val="center"/>
            <w:hideMark/>
            <w:tcPrChange w:id="1169" w:author="Sydney Gourlay" w:date="2016-06-17T14:05:00Z">
              <w:tcPr>
                <w:tcW w:w="1157" w:type="dxa"/>
                <w:tcBorders>
                  <w:top w:val="nil"/>
                  <w:bottom w:val="nil"/>
                </w:tcBorders>
                <w:shd w:val="clear" w:color="auto" w:fill="auto"/>
                <w:noWrap/>
                <w:vAlign w:val="center"/>
                <w:hideMark/>
              </w:tcPr>
            </w:tcPrChange>
          </w:tcPr>
          <w:p w14:paraId="02D72D78"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w:t>
            </w:r>
          </w:p>
        </w:tc>
        <w:tc>
          <w:tcPr>
            <w:tcW w:w="1112" w:type="dxa"/>
            <w:tcBorders>
              <w:top w:val="nil"/>
              <w:bottom w:val="nil"/>
              <w:right w:val="single" w:sz="4" w:space="0" w:color="auto"/>
            </w:tcBorders>
            <w:shd w:val="clear" w:color="auto" w:fill="auto"/>
            <w:noWrap/>
            <w:vAlign w:val="center"/>
            <w:hideMark/>
            <w:tcPrChange w:id="1170" w:author="Sydney Gourlay" w:date="2016-06-17T14:05:00Z">
              <w:tcPr>
                <w:tcW w:w="1112" w:type="dxa"/>
                <w:tcBorders>
                  <w:top w:val="nil"/>
                  <w:bottom w:val="nil"/>
                  <w:right w:val="single" w:sz="4" w:space="0" w:color="auto"/>
                </w:tcBorders>
                <w:shd w:val="clear" w:color="auto" w:fill="auto"/>
                <w:noWrap/>
                <w:vAlign w:val="center"/>
                <w:hideMark/>
              </w:tcPr>
            </w:tcPrChange>
          </w:tcPr>
          <w:p w14:paraId="13F81171"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622" w:type="dxa"/>
            <w:tcBorders>
              <w:top w:val="nil"/>
              <w:left w:val="nil"/>
              <w:bottom w:val="nil"/>
            </w:tcBorders>
            <w:shd w:val="clear" w:color="auto" w:fill="auto"/>
            <w:noWrap/>
            <w:vAlign w:val="center"/>
            <w:hideMark/>
            <w:tcPrChange w:id="1171" w:author="Sydney Gourlay" w:date="2016-06-17T14:05:00Z">
              <w:tcPr>
                <w:tcW w:w="598" w:type="dxa"/>
                <w:tcBorders>
                  <w:top w:val="nil"/>
                  <w:left w:val="nil"/>
                  <w:bottom w:val="nil"/>
                </w:tcBorders>
                <w:shd w:val="clear" w:color="auto" w:fill="auto"/>
                <w:noWrap/>
                <w:vAlign w:val="center"/>
                <w:hideMark/>
              </w:tcPr>
            </w:tcPrChange>
          </w:tcPr>
          <w:p w14:paraId="2EC1D30B"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326</w:t>
            </w:r>
          </w:p>
        </w:tc>
        <w:tc>
          <w:tcPr>
            <w:tcW w:w="0" w:type="auto"/>
            <w:tcBorders>
              <w:top w:val="nil"/>
              <w:bottom w:val="nil"/>
            </w:tcBorders>
            <w:shd w:val="clear" w:color="auto" w:fill="auto"/>
            <w:noWrap/>
            <w:vAlign w:val="center"/>
            <w:hideMark/>
            <w:tcPrChange w:id="1172" w:author="Sydney Gourlay" w:date="2016-06-17T14:05:00Z">
              <w:tcPr>
                <w:tcW w:w="0" w:type="auto"/>
                <w:tcBorders>
                  <w:top w:val="nil"/>
                  <w:bottom w:val="nil"/>
                </w:tcBorders>
                <w:shd w:val="clear" w:color="auto" w:fill="auto"/>
                <w:noWrap/>
                <w:vAlign w:val="center"/>
                <w:hideMark/>
              </w:tcPr>
            </w:tcPrChange>
          </w:tcPr>
          <w:p w14:paraId="5CCA2BA6"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0.51</w:t>
            </w:r>
          </w:p>
        </w:tc>
        <w:tc>
          <w:tcPr>
            <w:tcW w:w="0" w:type="auto"/>
            <w:tcBorders>
              <w:top w:val="nil"/>
              <w:bottom w:val="nil"/>
            </w:tcBorders>
            <w:shd w:val="clear" w:color="auto" w:fill="auto"/>
            <w:noWrap/>
            <w:vAlign w:val="center"/>
            <w:hideMark/>
            <w:tcPrChange w:id="1173" w:author="Sydney Gourlay" w:date="2016-06-17T14:05:00Z">
              <w:tcPr>
                <w:tcW w:w="0" w:type="auto"/>
                <w:tcBorders>
                  <w:top w:val="nil"/>
                  <w:bottom w:val="nil"/>
                </w:tcBorders>
                <w:shd w:val="clear" w:color="auto" w:fill="auto"/>
                <w:noWrap/>
                <w:vAlign w:val="center"/>
                <w:hideMark/>
              </w:tcPr>
            </w:tcPrChange>
          </w:tcPr>
          <w:p w14:paraId="52F96116"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0.49</w:t>
            </w:r>
          </w:p>
        </w:tc>
        <w:tc>
          <w:tcPr>
            <w:tcW w:w="0" w:type="auto"/>
            <w:tcBorders>
              <w:top w:val="nil"/>
              <w:bottom w:val="nil"/>
            </w:tcBorders>
            <w:shd w:val="clear" w:color="auto" w:fill="auto"/>
            <w:noWrap/>
            <w:vAlign w:val="center"/>
            <w:hideMark/>
            <w:tcPrChange w:id="1174" w:author="Sydney Gourlay" w:date="2016-06-17T14:05:00Z">
              <w:tcPr>
                <w:tcW w:w="0" w:type="auto"/>
                <w:tcBorders>
                  <w:top w:val="nil"/>
                  <w:bottom w:val="nil"/>
                </w:tcBorders>
                <w:shd w:val="clear" w:color="auto" w:fill="auto"/>
                <w:noWrap/>
                <w:vAlign w:val="center"/>
                <w:hideMark/>
              </w:tcPr>
            </w:tcPrChange>
          </w:tcPr>
          <w:p w14:paraId="440E6468"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0.02</w:t>
            </w:r>
          </w:p>
        </w:tc>
        <w:tc>
          <w:tcPr>
            <w:tcW w:w="1179" w:type="dxa"/>
            <w:tcBorders>
              <w:top w:val="nil"/>
              <w:bottom w:val="nil"/>
            </w:tcBorders>
            <w:shd w:val="clear" w:color="auto" w:fill="auto"/>
            <w:noWrap/>
            <w:vAlign w:val="center"/>
            <w:hideMark/>
            <w:tcPrChange w:id="1175" w:author="Sydney Gourlay" w:date="2016-06-17T14:05:00Z">
              <w:tcPr>
                <w:tcW w:w="1179" w:type="dxa"/>
                <w:tcBorders>
                  <w:top w:val="nil"/>
                  <w:bottom w:val="nil"/>
                </w:tcBorders>
                <w:shd w:val="clear" w:color="auto" w:fill="auto"/>
                <w:noWrap/>
                <w:vAlign w:val="center"/>
                <w:hideMark/>
              </w:tcPr>
            </w:tcPrChange>
          </w:tcPr>
          <w:p w14:paraId="772EB455"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4%</w:t>
            </w:r>
          </w:p>
        </w:tc>
        <w:tc>
          <w:tcPr>
            <w:tcW w:w="1109" w:type="dxa"/>
            <w:tcBorders>
              <w:top w:val="nil"/>
              <w:bottom w:val="nil"/>
              <w:right w:val="nil"/>
            </w:tcBorders>
            <w:shd w:val="clear" w:color="auto" w:fill="auto"/>
            <w:noWrap/>
            <w:vAlign w:val="center"/>
            <w:hideMark/>
            <w:tcPrChange w:id="1176" w:author="Sydney Gourlay" w:date="2016-06-17T14:05:00Z">
              <w:tcPr>
                <w:tcW w:w="1109" w:type="dxa"/>
                <w:tcBorders>
                  <w:top w:val="nil"/>
                  <w:bottom w:val="nil"/>
                  <w:right w:val="nil"/>
                </w:tcBorders>
                <w:shd w:val="clear" w:color="auto" w:fill="auto"/>
                <w:noWrap/>
                <w:vAlign w:val="center"/>
                <w:hideMark/>
              </w:tcPr>
            </w:tcPrChange>
          </w:tcPr>
          <w:p w14:paraId="55C916D1"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r>
      <w:tr w:rsidR="00B2394F" w:rsidRPr="00EE2304" w14:paraId="01E91714" w14:textId="77777777" w:rsidTr="00321897">
        <w:trPr>
          <w:trHeight w:val="315"/>
          <w:trPrChange w:id="1177" w:author="Sydney Gourlay" w:date="2016-06-17T14:05:00Z">
            <w:trPr>
              <w:trHeight w:val="315"/>
            </w:trPr>
          </w:trPrChange>
        </w:trPr>
        <w:tc>
          <w:tcPr>
            <w:tcW w:w="1818" w:type="dxa"/>
            <w:tcBorders>
              <w:top w:val="nil"/>
              <w:left w:val="nil"/>
              <w:right w:val="nil"/>
            </w:tcBorders>
            <w:shd w:val="clear" w:color="auto" w:fill="auto"/>
            <w:noWrap/>
            <w:vAlign w:val="center"/>
            <w:hideMark/>
            <w:tcPrChange w:id="1178" w:author="Sydney Gourlay" w:date="2016-06-17T14:05:00Z">
              <w:tcPr>
                <w:tcW w:w="0" w:type="auto"/>
                <w:tcBorders>
                  <w:top w:val="nil"/>
                  <w:left w:val="nil"/>
                  <w:right w:val="nil"/>
                </w:tcBorders>
                <w:shd w:val="clear" w:color="auto" w:fill="auto"/>
                <w:noWrap/>
                <w:vAlign w:val="center"/>
                <w:hideMark/>
              </w:tcPr>
            </w:tcPrChange>
          </w:tcPr>
          <w:p w14:paraId="422E1C15" w14:textId="77777777" w:rsidR="00C15B18" w:rsidRPr="00EE2304" w:rsidRDefault="00C15B18" w:rsidP="004A51D0">
            <w:pPr>
              <w:spacing w:after="0" w:line="240" w:lineRule="auto"/>
              <w:ind w:firstLineChars="100" w:firstLine="200"/>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5    (&lt; 1.25 acres)</w:t>
            </w:r>
          </w:p>
        </w:tc>
        <w:tc>
          <w:tcPr>
            <w:tcW w:w="0" w:type="auto"/>
            <w:tcBorders>
              <w:top w:val="nil"/>
              <w:left w:val="single" w:sz="4" w:space="0" w:color="auto"/>
            </w:tcBorders>
            <w:shd w:val="clear" w:color="auto" w:fill="auto"/>
            <w:noWrap/>
            <w:vAlign w:val="center"/>
            <w:hideMark/>
            <w:tcPrChange w:id="1179" w:author="Sydney Gourlay" w:date="2016-06-17T14:05:00Z">
              <w:tcPr>
                <w:tcW w:w="0" w:type="auto"/>
                <w:tcBorders>
                  <w:top w:val="nil"/>
                  <w:left w:val="single" w:sz="4" w:space="0" w:color="auto"/>
                </w:tcBorders>
                <w:shd w:val="clear" w:color="auto" w:fill="auto"/>
                <w:noWrap/>
                <w:vAlign w:val="center"/>
                <w:hideMark/>
              </w:tcPr>
            </w:tcPrChange>
          </w:tcPr>
          <w:p w14:paraId="7DF83102"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182</w:t>
            </w:r>
          </w:p>
        </w:tc>
        <w:tc>
          <w:tcPr>
            <w:tcW w:w="0" w:type="auto"/>
            <w:tcBorders>
              <w:top w:val="nil"/>
            </w:tcBorders>
            <w:shd w:val="clear" w:color="auto" w:fill="auto"/>
            <w:noWrap/>
            <w:vAlign w:val="center"/>
            <w:hideMark/>
            <w:tcPrChange w:id="1180" w:author="Sydney Gourlay" w:date="2016-06-17T14:05:00Z">
              <w:tcPr>
                <w:tcW w:w="0" w:type="auto"/>
                <w:tcBorders>
                  <w:top w:val="nil"/>
                </w:tcBorders>
                <w:shd w:val="clear" w:color="auto" w:fill="auto"/>
                <w:noWrap/>
                <w:vAlign w:val="center"/>
                <w:hideMark/>
              </w:tcPr>
            </w:tcPrChange>
          </w:tcPr>
          <w:p w14:paraId="357D22B2"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0.98</w:t>
            </w:r>
          </w:p>
        </w:tc>
        <w:tc>
          <w:tcPr>
            <w:tcW w:w="0" w:type="auto"/>
            <w:tcBorders>
              <w:top w:val="nil"/>
            </w:tcBorders>
            <w:shd w:val="clear" w:color="auto" w:fill="auto"/>
            <w:noWrap/>
            <w:vAlign w:val="center"/>
            <w:hideMark/>
            <w:tcPrChange w:id="1181" w:author="Sydney Gourlay" w:date="2016-06-17T14:05:00Z">
              <w:tcPr>
                <w:tcW w:w="0" w:type="auto"/>
                <w:tcBorders>
                  <w:top w:val="nil"/>
                </w:tcBorders>
                <w:shd w:val="clear" w:color="auto" w:fill="auto"/>
                <w:noWrap/>
                <w:vAlign w:val="center"/>
                <w:hideMark/>
              </w:tcPr>
            </w:tcPrChange>
          </w:tcPr>
          <w:p w14:paraId="1CA8E201"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0.96</w:t>
            </w:r>
          </w:p>
        </w:tc>
        <w:tc>
          <w:tcPr>
            <w:tcW w:w="0" w:type="auto"/>
            <w:tcBorders>
              <w:top w:val="nil"/>
            </w:tcBorders>
            <w:shd w:val="clear" w:color="auto" w:fill="auto"/>
            <w:noWrap/>
            <w:vAlign w:val="center"/>
            <w:hideMark/>
            <w:tcPrChange w:id="1182" w:author="Sydney Gourlay" w:date="2016-06-17T14:05:00Z">
              <w:tcPr>
                <w:tcW w:w="0" w:type="auto"/>
                <w:tcBorders>
                  <w:top w:val="nil"/>
                </w:tcBorders>
                <w:shd w:val="clear" w:color="auto" w:fill="auto"/>
                <w:noWrap/>
                <w:vAlign w:val="center"/>
                <w:hideMark/>
              </w:tcPr>
            </w:tcPrChange>
          </w:tcPr>
          <w:p w14:paraId="15F303F4"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0.02</w:t>
            </w:r>
          </w:p>
        </w:tc>
        <w:tc>
          <w:tcPr>
            <w:tcW w:w="1157" w:type="dxa"/>
            <w:tcBorders>
              <w:top w:val="nil"/>
            </w:tcBorders>
            <w:shd w:val="clear" w:color="auto" w:fill="auto"/>
            <w:noWrap/>
            <w:vAlign w:val="center"/>
            <w:hideMark/>
            <w:tcPrChange w:id="1183" w:author="Sydney Gourlay" w:date="2016-06-17T14:05:00Z">
              <w:tcPr>
                <w:tcW w:w="1157" w:type="dxa"/>
                <w:tcBorders>
                  <w:top w:val="nil"/>
                </w:tcBorders>
                <w:shd w:val="clear" w:color="auto" w:fill="auto"/>
                <w:noWrap/>
                <w:vAlign w:val="center"/>
                <w:hideMark/>
              </w:tcPr>
            </w:tcPrChange>
          </w:tcPr>
          <w:p w14:paraId="26EB54F9"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w:t>
            </w:r>
          </w:p>
        </w:tc>
        <w:tc>
          <w:tcPr>
            <w:tcW w:w="1112" w:type="dxa"/>
            <w:tcBorders>
              <w:top w:val="nil"/>
              <w:right w:val="single" w:sz="4" w:space="0" w:color="auto"/>
            </w:tcBorders>
            <w:shd w:val="clear" w:color="auto" w:fill="auto"/>
            <w:noWrap/>
            <w:vAlign w:val="center"/>
            <w:hideMark/>
            <w:tcPrChange w:id="1184" w:author="Sydney Gourlay" w:date="2016-06-17T14:05:00Z">
              <w:tcPr>
                <w:tcW w:w="1112" w:type="dxa"/>
                <w:tcBorders>
                  <w:top w:val="nil"/>
                  <w:right w:val="single" w:sz="4" w:space="0" w:color="auto"/>
                </w:tcBorders>
                <w:shd w:val="clear" w:color="auto" w:fill="auto"/>
                <w:noWrap/>
                <w:vAlign w:val="center"/>
                <w:hideMark/>
              </w:tcPr>
            </w:tcPrChange>
          </w:tcPr>
          <w:p w14:paraId="2D27AA2D"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622" w:type="dxa"/>
            <w:tcBorders>
              <w:top w:val="nil"/>
              <w:left w:val="nil"/>
            </w:tcBorders>
            <w:shd w:val="clear" w:color="auto" w:fill="auto"/>
            <w:noWrap/>
            <w:vAlign w:val="center"/>
            <w:hideMark/>
            <w:tcPrChange w:id="1185" w:author="Sydney Gourlay" w:date="2016-06-17T14:05:00Z">
              <w:tcPr>
                <w:tcW w:w="598" w:type="dxa"/>
                <w:tcBorders>
                  <w:top w:val="nil"/>
                  <w:left w:val="nil"/>
                </w:tcBorders>
                <w:shd w:val="clear" w:color="auto" w:fill="auto"/>
                <w:noWrap/>
                <w:vAlign w:val="center"/>
                <w:hideMark/>
              </w:tcPr>
            </w:tcPrChange>
          </w:tcPr>
          <w:p w14:paraId="65B85264"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63</w:t>
            </w:r>
          </w:p>
        </w:tc>
        <w:tc>
          <w:tcPr>
            <w:tcW w:w="0" w:type="auto"/>
            <w:tcBorders>
              <w:top w:val="nil"/>
            </w:tcBorders>
            <w:shd w:val="clear" w:color="auto" w:fill="auto"/>
            <w:noWrap/>
            <w:vAlign w:val="center"/>
            <w:hideMark/>
            <w:tcPrChange w:id="1186" w:author="Sydney Gourlay" w:date="2016-06-17T14:05:00Z">
              <w:tcPr>
                <w:tcW w:w="0" w:type="auto"/>
                <w:tcBorders>
                  <w:top w:val="nil"/>
                </w:tcBorders>
                <w:shd w:val="clear" w:color="auto" w:fill="auto"/>
                <w:noWrap/>
                <w:vAlign w:val="center"/>
                <w:hideMark/>
              </w:tcPr>
            </w:tcPrChange>
          </w:tcPr>
          <w:p w14:paraId="6B3DC28F"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0.94</w:t>
            </w:r>
          </w:p>
        </w:tc>
        <w:tc>
          <w:tcPr>
            <w:tcW w:w="0" w:type="auto"/>
            <w:tcBorders>
              <w:top w:val="nil"/>
            </w:tcBorders>
            <w:shd w:val="clear" w:color="auto" w:fill="auto"/>
            <w:noWrap/>
            <w:vAlign w:val="center"/>
            <w:hideMark/>
            <w:tcPrChange w:id="1187" w:author="Sydney Gourlay" w:date="2016-06-17T14:05:00Z">
              <w:tcPr>
                <w:tcW w:w="0" w:type="auto"/>
                <w:tcBorders>
                  <w:top w:val="nil"/>
                </w:tcBorders>
                <w:shd w:val="clear" w:color="auto" w:fill="auto"/>
                <w:noWrap/>
                <w:vAlign w:val="center"/>
                <w:hideMark/>
              </w:tcPr>
            </w:tcPrChange>
          </w:tcPr>
          <w:p w14:paraId="3B5DC7EF"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0.92</w:t>
            </w:r>
          </w:p>
        </w:tc>
        <w:tc>
          <w:tcPr>
            <w:tcW w:w="0" w:type="auto"/>
            <w:tcBorders>
              <w:top w:val="nil"/>
            </w:tcBorders>
            <w:shd w:val="clear" w:color="auto" w:fill="auto"/>
            <w:noWrap/>
            <w:vAlign w:val="center"/>
            <w:hideMark/>
            <w:tcPrChange w:id="1188" w:author="Sydney Gourlay" w:date="2016-06-17T14:05:00Z">
              <w:tcPr>
                <w:tcW w:w="0" w:type="auto"/>
                <w:tcBorders>
                  <w:top w:val="nil"/>
                </w:tcBorders>
                <w:shd w:val="clear" w:color="auto" w:fill="auto"/>
                <w:noWrap/>
                <w:vAlign w:val="center"/>
                <w:hideMark/>
              </w:tcPr>
            </w:tcPrChange>
          </w:tcPr>
          <w:p w14:paraId="17CBE987"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0.02</w:t>
            </w:r>
          </w:p>
        </w:tc>
        <w:tc>
          <w:tcPr>
            <w:tcW w:w="1179" w:type="dxa"/>
            <w:tcBorders>
              <w:top w:val="nil"/>
            </w:tcBorders>
            <w:shd w:val="clear" w:color="auto" w:fill="auto"/>
            <w:noWrap/>
            <w:vAlign w:val="center"/>
            <w:hideMark/>
            <w:tcPrChange w:id="1189" w:author="Sydney Gourlay" w:date="2016-06-17T14:05:00Z">
              <w:tcPr>
                <w:tcW w:w="1179" w:type="dxa"/>
                <w:tcBorders>
                  <w:top w:val="nil"/>
                </w:tcBorders>
                <w:shd w:val="clear" w:color="auto" w:fill="auto"/>
                <w:noWrap/>
                <w:vAlign w:val="center"/>
                <w:hideMark/>
              </w:tcPr>
            </w:tcPrChange>
          </w:tcPr>
          <w:p w14:paraId="04CAA162"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w:t>
            </w:r>
          </w:p>
        </w:tc>
        <w:tc>
          <w:tcPr>
            <w:tcW w:w="1109" w:type="dxa"/>
            <w:tcBorders>
              <w:top w:val="nil"/>
              <w:right w:val="nil"/>
            </w:tcBorders>
            <w:shd w:val="clear" w:color="auto" w:fill="auto"/>
            <w:noWrap/>
            <w:vAlign w:val="center"/>
            <w:hideMark/>
            <w:tcPrChange w:id="1190" w:author="Sydney Gourlay" w:date="2016-06-17T14:05:00Z">
              <w:tcPr>
                <w:tcW w:w="1109" w:type="dxa"/>
                <w:tcBorders>
                  <w:top w:val="nil"/>
                  <w:right w:val="nil"/>
                </w:tcBorders>
                <w:shd w:val="clear" w:color="auto" w:fill="auto"/>
                <w:noWrap/>
                <w:vAlign w:val="center"/>
                <w:hideMark/>
              </w:tcPr>
            </w:tcPrChange>
          </w:tcPr>
          <w:p w14:paraId="6C9DEF10"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r>
      <w:tr w:rsidR="00B2394F" w:rsidRPr="00EE2304" w14:paraId="39E47CA3" w14:textId="77777777" w:rsidTr="00321897">
        <w:trPr>
          <w:trHeight w:val="315"/>
          <w:trPrChange w:id="1191" w:author="Sydney Gourlay" w:date="2016-06-17T14:05:00Z">
            <w:trPr>
              <w:trHeight w:val="315"/>
            </w:trPr>
          </w:trPrChange>
        </w:trPr>
        <w:tc>
          <w:tcPr>
            <w:tcW w:w="1818" w:type="dxa"/>
            <w:tcBorders>
              <w:top w:val="nil"/>
              <w:left w:val="nil"/>
              <w:bottom w:val="dotted" w:sz="4" w:space="0" w:color="auto"/>
              <w:right w:val="nil"/>
            </w:tcBorders>
            <w:shd w:val="clear" w:color="auto" w:fill="auto"/>
            <w:noWrap/>
            <w:vAlign w:val="center"/>
            <w:hideMark/>
            <w:tcPrChange w:id="1192" w:author="Sydney Gourlay" w:date="2016-06-17T14:05:00Z">
              <w:tcPr>
                <w:tcW w:w="0" w:type="auto"/>
                <w:tcBorders>
                  <w:top w:val="nil"/>
                  <w:left w:val="nil"/>
                  <w:bottom w:val="dotted" w:sz="4" w:space="0" w:color="auto"/>
                  <w:right w:val="nil"/>
                </w:tcBorders>
                <w:shd w:val="clear" w:color="auto" w:fill="auto"/>
                <w:noWrap/>
                <w:vAlign w:val="center"/>
                <w:hideMark/>
              </w:tcPr>
            </w:tcPrChange>
          </w:tcPr>
          <w:p w14:paraId="6626FADC" w14:textId="77777777" w:rsidR="00C15B18" w:rsidRPr="00EE2304" w:rsidRDefault="00C15B18" w:rsidP="004A51D0">
            <w:pPr>
              <w:spacing w:after="0" w:line="240" w:lineRule="auto"/>
              <w:ind w:firstLineChars="100" w:firstLine="200"/>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6   (&gt;= 1.25 acres)</w:t>
            </w:r>
          </w:p>
        </w:tc>
        <w:tc>
          <w:tcPr>
            <w:tcW w:w="0" w:type="auto"/>
            <w:tcBorders>
              <w:top w:val="nil"/>
              <w:left w:val="single" w:sz="4" w:space="0" w:color="auto"/>
              <w:bottom w:val="dotted" w:sz="4" w:space="0" w:color="auto"/>
            </w:tcBorders>
            <w:shd w:val="clear" w:color="auto" w:fill="auto"/>
            <w:noWrap/>
            <w:vAlign w:val="center"/>
            <w:hideMark/>
            <w:tcPrChange w:id="1193" w:author="Sydney Gourlay" w:date="2016-06-17T14:05:00Z">
              <w:tcPr>
                <w:tcW w:w="0" w:type="auto"/>
                <w:tcBorders>
                  <w:top w:val="nil"/>
                  <w:left w:val="single" w:sz="4" w:space="0" w:color="auto"/>
                  <w:bottom w:val="dotted" w:sz="4" w:space="0" w:color="auto"/>
                </w:tcBorders>
                <w:shd w:val="clear" w:color="auto" w:fill="auto"/>
                <w:noWrap/>
                <w:vAlign w:val="center"/>
                <w:hideMark/>
              </w:tcPr>
            </w:tcPrChange>
          </w:tcPr>
          <w:p w14:paraId="0072A44B"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100</w:t>
            </w:r>
          </w:p>
        </w:tc>
        <w:tc>
          <w:tcPr>
            <w:tcW w:w="0" w:type="auto"/>
            <w:tcBorders>
              <w:top w:val="nil"/>
              <w:bottom w:val="dotted" w:sz="4" w:space="0" w:color="auto"/>
            </w:tcBorders>
            <w:shd w:val="clear" w:color="auto" w:fill="auto"/>
            <w:noWrap/>
            <w:vAlign w:val="center"/>
            <w:hideMark/>
            <w:tcPrChange w:id="1194" w:author="Sydney Gourlay" w:date="2016-06-17T14:05:00Z">
              <w:tcPr>
                <w:tcW w:w="0" w:type="auto"/>
                <w:tcBorders>
                  <w:top w:val="nil"/>
                  <w:bottom w:val="dotted" w:sz="4" w:space="0" w:color="auto"/>
                </w:tcBorders>
                <w:shd w:val="clear" w:color="auto" w:fill="auto"/>
                <w:noWrap/>
                <w:vAlign w:val="center"/>
                <w:hideMark/>
              </w:tcPr>
            </w:tcPrChange>
          </w:tcPr>
          <w:p w14:paraId="4915779C"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1.91</w:t>
            </w:r>
          </w:p>
        </w:tc>
        <w:tc>
          <w:tcPr>
            <w:tcW w:w="0" w:type="auto"/>
            <w:tcBorders>
              <w:top w:val="nil"/>
              <w:bottom w:val="dotted" w:sz="4" w:space="0" w:color="auto"/>
            </w:tcBorders>
            <w:shd w:val="clear" w:color="auto" w:fill="auto"/>
            <w:noWrap/>
            <w:vAlign w:val="center"/>
            <w:hideMark/>
            <w:tcPrChange w:id="1195" w:author="Sydney Gourlay" w:date="2016-06-17T14:05:00Z">
              <w:tcPr>
                <w:tcW w:w="0" w:type="auto"/>
                <w:tcBorders>
                  <w:top w:val="nil"/>
                  <w:bottom w:val="dotted" w:sz="4" w:space="0" w:color="auto"/>
                </w:tcBorders>
                <w:shd w:val="clear" w:color="auto" w:fill="auto"/>
                <w:noWrap/>
                <w:vAlign w:val="center"/>
                <w:hideMark/>
              </w:tcPr>
            </w:tcPrChange>
          </w:tcPr>
          <w:p w14:paraId="579A7583"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1.89</w:t>
            </w:r>
          </w:p>
        </w:tc>
        <w:tc>
          <w:tcPr>
            <w:tcW w:w="0" w:type="auto"/>
            <w:tcBorders>
              <w:top w:val="nil"/>
              <w:bottom w:val="dotted" w:sz="4" w:space="0" w:color="auto"/>
            </w:tcBorders>
            <w:shd w:val="clear" w:color="auto" w:fill="auto"/>
            <w:noWrap/>
            <w:vAlign w:val="center"/>
            <w:hideMark/>
            <w:tcPrChange w:id="1196" w:author="Sydney Gourlay" w:date="2016-06-17T14:05:00Z">
              <w:tcPr>
                <w:tcW w:w="0" w:type="auto"/>
                <w:tcBorders>
                  <w:top w:val="nil"/>
                  <w:bottom w:val="dotted" w:sz="4" w:space="0" w:color="auto"/>
                </w:tcBorders>
                <w:shd w:val="clear" w:color="auto" w:fill="auto"/>
                <w:noWrap/>
                <w:vAlign w:val="center"/>
                <w:hideMark/>
              </w:tcPr>
            </w:tcPrChange>
          </w:tcPr>
          <w:p w14:paraId="5B9AFFB9"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0.02</w:t>
            </w:r>
          </w:p>
        </w:tc>
        <w:tc>
          <w:tcPr>
            <w:tcW w:w="1157" w:type="dxa"/>
            <w:tcBorders>
              <w:top w:val="nil"/>
              <w:bottom w:val="dotted" w:sz="4" w:space="0" w:color="auto"/>
            </w:tcBorders>
            <w:shd w:val="clear" w:color="auto" w:fill="auto"/>
            <w:noWrap/>
            <w:vAlign w:val="center"/>
            <w:hideMark/>
            <w:tcPrChange w:id="1197" w:author="Sydney Gourlay" w:date="2016-06-17T14:05:00Z">
              <w:tcPr>
                <w:tcW w:w="1157" w:type="dxa"/>
                <w:tcBorders>
                  <w:top w:val="nil"/>
                  <w:bottom w:val="dotted" w:sz="4" w:space="0" w:color="auto"/>
                </w:tcBorders>
                <w:shd w:val="clear" w:color="auto" w:fill="auto"/>
                <w:noWrap/>
                <w:vAlign w:val="center"/>
                <w:hideMark/>
              </w:tcPr>
            </w:tcPrChange>
          </w:tcPr>
          <w:p w14:paraId="645153F1"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w:t>
            </w:r>
          </w:p>
        </w:tc>
        <w:tc>
          <w:tcPr>
            <w:tcW w:w="1112" w:type="dxa"/>
            <w:tcBorders>
              <w:top w:val="nil"/>
              <w:bottom w:val="dotted" w:sz="4" w:space="0" w:color="auto"/>
              <w:right w:val="single" w:sz="4" w:space="0" w:color="auto"/>
            </w:tcBorders>
            <w:shd w:val="clear" w:color="auto" w:fill="auto"/>
            <w:noWrap/>
            <w:vAlign w:val="center"/>
            <w:hideMark/>
            <w:tcPrChange w:id="1198" w:author="Sydney Gourlay" w:date="2016-06-17T14:05:00Z">
              <w:tcPr>
                <w:tcW w:w="1112" w:type="dxa"/>
                <w:tcBorders>
                  <w:top w:val="nil"/>
                  <w:bottom w:val="dotted" w:sz="4" w:space="0" w:color="auto"/>
                  <w:right w:val="single" w:sz="4" w:space="0" w:color="auto"/>
                </w:tcBorders>
                <w:shd w:val="clear" w:color="auto" w:fill="auto"/>
                <w:noWrap/>
                <w:vAlign w:val="center"/>
                <w:hideMark/>
              </w:tcPr>
            </w:tcPrChange>
          </w:tcPr>
          <w:p w14:paraId="1F0E286F"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622" w:type="dxa"/>
            <w:tcBorders>
              <w:top w:val="nil"/>
              <w:left w:val="nil"/>
              <w:bottom w:val="dotted" w:sz="4" w:space="0" w:color="auto"/>
            </w:tcBorders>
            <w:shd w:val="clear" w:color="auto" w:fill="auto"/>
            <w:noWrap/>
            <w:vAlign w:val="center"/>
            <w:hideMark/>
            <w:tcPrChange w:id="1199" w:author="Sydney Gourlay" w:date="2016-06-17T14:05:00Z">
              <w:tcPr>
                <w:tcW w:w="598" w:type="dxa"/>
                <w:tcBorders>
                  <w:top w:val="nil"/>
                  <w:left w:val="nil"/>
                  <w:bottom w:val="dotted" w:sz="4" w:space="0" w:color="auto"/>
                </w:tcBorders>
                <w:shd w:val="clear" w:color="auto" w:fill="auto"/>
                <w:noWrap/>
                <w:vAlign w:val="center"/>
                <w:hideMark/>
              </w:tcPr>
            </w:tcPrChange>
          </w:tcPr>
          <w:p w14:paraId="7D31E2AB"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20</w:t>
            </w:r>
          </w:p>
        </w:tc>
        <w:tc>
          <w:tcPr>
            <w:tcW w:w="0" w:type="auto"/>
            <w:tcBorders>
              <w:top w:val="nil"/>
              <w:bottom w:val="dotted" w:sz="4" w:space="0" w:color="auto"/>
            </w:tcBorders>
            <w:shd w:val="clear" w:color="auto" w:fill="auto"/>
            <w:noWrap/>
            <w:vAlign w:val="center"/>
            <w:hideMark/>
            <w:tcPrChange w:id="1200" w:author="Sydney Gourlay" w:date="2016-06-17T14:05:00Z">
              <w:tcPr>
                <w:tcW w:w="0" w:type="auto"/>
                <w:tcBorders>
                  <w:top w:val="nil"/>
                  <w:bottom w:val="dotted" w:sz="4" w:space="0" w:color="auto"/>
                </w:tcBorders>
                <w:shd w:val="clear" w:color="auto" w:fill="auto"/>
                <w:noWrap/>
                <w:vAlign w:val="center"/>
                <w:hideMark/>
              </w:tcPr>
            </w:tcPrChange>
          </w:tcPr>
          <w:p w14:paraId="7DD1AABC"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1.91</w:t>
            </w:r>
          </w:p>
        </w:tc>
        <w:tc>
          <w:tcPr>
            <w:tcW w:w="0" w:type="auto"/>
            <w:tcBorders>
              <w:top w:val="nil"/>
              <w:bottom w:val="dotted" w:sz="4" w:space="0" w:color="auto"/>
            </w:tcBorders>
            <w:shd w:val="clear" w:color="auto" w:fill="auto"/>
            <w:noWrap/>
            <w:vAlign w:val="center"/>
            <w:hideMark/>
            <w:tcPrChange w:id="1201" w:author="Sydney Gourlay" w:date="2016-06-17T14:05:00Z">
              <w:tcPr>
                <w:tcW w:w="0" w:type="auto"/>
                <w:tcBorders>
                  <w:top w:val="nil"/>
                  <w:bottom w:val="dotted" w:sz="4" w:space="0" w:color="auto"/>
                </w:tcBorders>
                <w:shd w:val="clear" w:color="auto" w:fill="auto"/>
                <w:noWrap/>
                <w:vAlign w:val="center"/>
                <w:hideMark/>
              </w:tcPr>
            </w:tcPrChange>
          </w:tcPr>
          <w:p w14:paraId="6F8FEECC"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1.81</w:t>
            </w:r>
          </w:p>
        </w:tc>
        <w:tc>
          <w:tcPr>
            <w:tcW w:w="0" w:type="auto"/>
            <w:tcBorders>
              <w:top w:val="nil"/>
              <w:bottom w:val="dotted" w:sz="4" w:space="0" w:color="auto"/>
            </w:tcBorders>
            <w:shd w:val="clear" w:color="auto" w:fill="auto"/>
            <w:noWrap/>
            <w:vAlign w:val="center"/>
            <w:hideMark/>
            <w:tcPrChange w:id="1202" w:author="Sydney Gourlay" w:date="2016-06-17T14:05:00Z">
              <w:tcPr>
                <w:tcW w:w="0" w:type="auto"/>
                <w:tcBorders>
                  <w:top w:val="nil"/>
                  <w:bottom w:val="dotted" w:sz="4" w:space="0" w:color="auto"/>
                </w:tcBorders>
                <w:shd w:val="clear" w:color="auto" w:fill="auto"/>
                <w:noWrap/>
                <w:vAlign w:val="center"/>
                <w:hideMark/>
              </w:tcPr>
            </w:tcPrChange>
          </w:tcPr>
          <w:p w14:paraId="7FC8F5BA"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0.09</w:t>
            </w:r>
          </w:p>
        </w:tc>
        <w:tc>
          <w:tcPr>
            <w:tcW w:w="1179" w:type="dxa"/>
            <w:tcBorders>
              <w:top w:val="nil"/>
              <w:bottom w:val="dotted" w:sz="4" w:space="0" w:color="auto"/>
            </w:tcBorders>
            <w:shd w:val="clear" w:color="auto" w:fill="auto"/>
            <w:noWrap/>
            <w:vAlign w:val="center"/>
            <w:hideMark/>
            <w:tcPrChange w:id="1203" w:author="Sydney Gourlay" w:date="2016-06-17T14:05:00Z">
              <w:tcPr>
                <w:tcW w:w="1179" w:type="dxa"/>
                <w:tcBorders>
                  <w:top w:val="nil"/>
                  <w:bottom w:val="dotted" w:sz="4" w:space="0" w:color="auto"/>
                </w:tcBorders>
                <w:shd w:val="clear" w:color="auto" w:fill="auto"/>
                <w:noWrap/>
                <w:vAlign w:val="center"/>
                <w:hideMark/>
              </w:tcPr>
            </w:tcPrChange>
          </w:tcPr>
          <w:p w14:paraId="5B87D6E1"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5%</w:t>
            </w:r>
          </w:p>
        </w:tc>
        <w:tc>
          <w:tcPr>
            <w:tcW w:w="1109" w:type="dxa"/>
            <w:tcBorders>
              <w:top w:val="nil"/>
              <w:bottom w:val="dotted" w:sz="4" w:space="0" w:color="auto"/>
              <w:right w:val="nil"/>
            </w:tcBorders>
            <w:shd w:val="clear" w:color="auto" w:fill="auto"/>
            <w:noWrap/>
            <w:vAlign w:val="center"/>
            <w:hideMark/>
            <w:tcPrChange w:id="1204" w:author="Sydney Gourlay" w:date="2016-06-17T14:05:00Z">
              <w:tcPr>
                <w:tcW w:w="1109" w:type="dxa"/>
                <w:tcBorders>
                  <w:top w:val="nil"/>
                  <w:bottom w:val="dotted" w:sz="4" w:space="0" w:color="auto"/>
                  <w:right w:val="nil"/>
                </w:tcBorders>
                <w:shd w:val="clear" w:color="auto" w:fill="auto"/>
                <w:noWrap/>
                <w:vAlign w:val="center"/>
                <w:hideMark/>
              </w:tcPr>
            </w:tcPrChange>
          </w:tcPr>
          <w:p w14:paraId="054B6EC0"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r>
      <w:tr w:rsidR="00B2394F" w:rsidRPr="00EE2304" w14:paraId="57951DB9" w14:textId="77777777" w:rsidTr="00321897">
        <w:trPr>
          <w:trHeight w:val="315"/>
          <w:trPrChange w:id="1205" w:author="Sydney Gourlay" w:date="2016-06-17T14:05:00Z">
            <w:trPr>
              <w:trHeight w:val="315"/>
            </w:trPr>
          </w:trPrChange>
        </w:trPr>
        <w:tc>
          <w:tcPr>
            <w:tcW w:w="1818" w:type="dxa"/>
            <w:tcBorders>
              <w:top w:val="dotted" w:sz="4" w:space="0" w:color="auto"/>
              <w:left w:val="nil"/>
              <w:bottom w:val="single" w:sz="4" w:space="0" w:color="auto"/>
              <w:right w:val="single" w:sz="4" w:space="0" w:color="auto"/>
            </w:tcBorders>
            <w:shd w:val="clear" w:color="auto" w:fill="auto"/>
            <w:noWrap/>
            <w:vAlign w:val="center"/>
            <w:hideMark/>
            <w:tcPrChange w:id="1206" w:author="Sydney Gourlay" w:date="2016-06-17T14:05:00Z">
              <w:tcPr>
                <w:tcW w:w="0" w:type="auto"/>
                <w:tcBorders>
                  <w:top w:val="dotted" w:sz="4" w:space="0" w:color="auto"/>
                  <w:left w:val="nil"/>
                  <w:bottom w:val="single" w:sz="4" w:space="0" w:color="auto"/>
                  <w:right w:val="single" w:sz="4" w:space="0" w:color="auto"/>
                </w:tcBorders>
                <w:shd w:val="clear" w:color="auto" w:fill="auto"/>
                <w:noWrap/>
                <w:vAlign w:val="center"/>
                <w:hideMark/>
              </w:tcPr>
            </w:tcPrChange>
          </w:tcPr>
          <w:p w14:paraId="0D8E5E99"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Total</w:t>
            </w:r>
          </w:p>
        </w:tc>
        <w:tc>
          <w:tcPr>
            <w:tcW w:w="0" w:type="auto"/>
            <w:tcBorders>
              <w:top w:val="dotted" w:sz="4" w:space="0" w:color="auto"/>
              <w:left w:val="nil"/>
              <w:bottom w:val="single" w:sz="4" w:space="0" w:color="auto"/>
            </w:tcBorders>
            <w:shd w:val="clear" w:color="auto" w:fill="auto"/>
            <w:noWrap/>
            <w:vAlign w:val="center"/>
            <w:hideMark/>
            <w:tcPrChange w:id="1207" w:author="Sydney Gourlay" w:date="2016-06-17T14:05:00Z">
              <w:tcPr>
                <w:tcW w:w="0" w:type="auto"/>
                <w:tcBorders>
                  <w:top w:val="dotted" w:sz="4" w:space="0" w:color="auto"/>
                  <w:left w:val="nil"/>
                  <w:bottom w:val="single" w:sz="4" w:space="0" w:color="auto"/>
                </w:tcBorders>
                <w:shd w:val="clear" w:color="auto" w:fill="auto"/>
                <w:noWrap/>
                <w:vAlign w:val="center"/>
                <w:hideMark/>
              </w:tcPr>
            </w:tcPrChange>
          </w:tcPr>
          <w:p w14:paraId="29CFBDD8"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1765</w:t>
            </w:r>
          </w:p>
        </w:tc>
        <w:tc>
          <w:tcPr>
            <w:tcW w:w="0" w:type="auto"/>
            <w:tcBorders>
              <w:top w:val="dotted" w:sz="4" w:space="0" w:color="auto"/>
              <w:bottom w:val="single" w:sz="4" w:space="0" w:color="auto"/>
            </w:tcBorders>
            <w:shd w:val="clear" w:color="auto" w:fill="auto"/>
            <w:noWrap/>
            <w:vAlign w:val="center"/>
            <w:hideMark/>
            <w:tcPrChange w:id="1208" w:author="Sydney Gourlay" w:date="2016-06-17T14:05:00Z">
              <w:tcPr>
                <w:tcW w:w="0" w:type="auto"/>
                <w:tcBorders>
                  <w:top w:val="dotted" w:sz="4" w:space="0" w:color="auto"/>
                  <w:bottom w:val="single" w:sz="4" w:space="0" w:color="auto"/>
                </w:tcBorders>
                <w:shd w:val="clear" w:color="auto" w:fill="auto"/>
                <w:noWrap/>
                <w:vAlign w:val="center"/>
                <w:hideMark/>
              </w:tcPr>
            </w:tcPrChange>
          </w:tcPr>
          <w:p w14:paraId="21B2CC08"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0.38</w:t>
            </w:r>
          </w:p>
        </w:tc>
        <w:tc>
          <w:tcPr>
            <w:tcW w:w="0" w:type="auto"/>
            <w:tcBorders>
              <w:top w:val="dotted" w:sz="4" w:space="0" w:color="auto"/>
              <w:bottom w:val="single" w:sz="4" w:space="0" w:color="auto"/>
            </w:tcBorders>
            <w:shd w:val="clear" w:color="auto" w:fill="auto"/>
            <w:noWrap/>
            <w:vAlign w:val="center"/>
            <w:hideMark/>
            <w:tcPrChange w:id="1209" w:author="Sydney Gourlay" w:date="2016-06-17T14:05:00Z">
              <w:tcPr>
                <w:tcW w:w="0" w:type="auto"/>
                <w:tcBorders>
                  <w:top w:val="dotted" w:sz="4" w:space="0" w:color="auto"/>
                  <w:bottom w:val="single" w:sz="4" w:space="0" w:color="auto"/>
                </w:tcBorders>
                <w:shd w:val="clear" w:color="auto" w:fill="auto"/>
                <w:noWrap/>
                <w:vAlign w:val="center"/>
                <w:hideMark/>
              </w:tcPr>
            </w:tcPrChange>
          </w:tcPr>
          <w:p w14:paraId="634A0A19"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0.38</w:t>
            </w:r>
          </w:p>
        </w:tc>
        <w:tc>
          <w:tcPr>
            <w:tcW w:w="0" w:type="auto"/>
            <w:tcBorders>
              <w:top w:val="dotted" w:sz="4" w:space="0" w:color="auto"/>
              <w:bottom w:val="single" w:sz="4" w:space="0" w:color="auto"/>
            </w:tcBorders>
            <w:shd w:val="clear" w:color="auto" w:fill="auto"/>
            <w:noWrap/>
            <w:vAlign w:val="center"/>
            <w:hideMark/>
            <w:tcPrChange w:id="1210" w:author="Sydney Gourlay" w:date="2016-06-17T14:05:00Z">
              <w:tcPr>
                <w:tcW w:w="0" w:type="auto"/>
                <w:tcBorders>
                  <w:top w:val="dotted" w:sz="4" w:space="0" w:color="auto"/>
                  <w:bottom w:val="single" w:sz="4" w:space="0" w:color="auto"/>
                </w:tcBorders>
                <w:shd w:val="clear" w:color="auto" w:fill="auto"/>
                <w:noWrap/>
                <w:vAlign w:val="center"/>
                <w:hideMark/>
              </w:tcPr>
            </w:tcPrChange>
          </w:tcPr>
          <w:p w14:paraId="2A724DF4"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0.01</w:t>
            </w:r>
          </w:p>
        </w:tc>
        <w:tc>
          <w:tcPr>
            <w:tcW w:w="1157" w:type="dxa"/>
            <w:tcBorders>
              <w:top w:val="dotted" w:sz="4" w:space="0" w:color="auto"/>
              <w:bottom w:val="single" w:sz="4" w:space="0" w:color="auto"/>
            </w:tcBorders>
            <w:shd w:val="clear" w:color="auto" w:fill="auto"/>
            <w:noWrap/>
            <w:vAlign w:val="center"/>
            <w:hideMark/>
            <w:tcPrChange w:id="1211" w:author="Sydney Gourlay" w:date="2016-06-17T14:05:00Z">
              <w:tcPr>
                <w:tcW w:w="1157" w:type="dxa"/>
                <w:tcBorders>
                  <w:top w:val="dotted" w:sz="4" w:space="0" w:color="auto"/>
                  <w:bottom w:val="single" w:sz="4" w:space="0" w:color="auto"/>
                </w:tcBorders>
                <w:shd w:val="clear" w:color="auto" w:fill="auto"/>
                <w:noWrap/>
                <w:vAlign w:val="center"/>
                <w:hideMark/>
              </w:tcPr>
            </w:tcPrChange>
          </w:tcPr>
          <w:p w14:paraId="7E25608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w:t>
            </w:r>
          </w:p>
        </w:tc>
        <w:tc>
          <w:tcPr>
            <w:tcW w:w="1112" w:type="dxa"/>
            <w:tcBorders>
              <w:top w:val="dotted" w:sz="4" w:space="0" w:color="auto"/>
              <w:bottom w:val="single" w:sz="4" w:space="0" w:color="auto"/>
              <w:right w:val="single" w:sz="4" w:space="0" w:color="auto"/>
            </w:tcBorders>
            <w:shd w:val="clear" w:color="auto" w:fill="auto"/>
            <w:noWrap/>
            <w:vAlign w:val="center"/>
            <w:hideMark/>
            <w:tcPrChange w:id="1212" w:author="Sydney Gourlay" w:date="2016-06-17T14:05:00Z">
              <w:tcPr>
                <w:tcW w:w="1112" w:type="dxa"/>
                <w:tcBorders>
                  <w:top w:val="dotted" w:sz="4" w:space="0" w:color="auto"/>
                  <w:bottom w:val="single" w:sz="4" w:space="0" w:color="auto"/>
                  <w:right w:val="single" w:sz="4" w:space="0" w:color="auto"/>
                </w:tcBorders>
                <w:shd w:val="clear" w:color="auto" w:fill="auto"/>
                <w:noWrap/>
                <w:vAlign w:val="center"/>
                <w:hideMark/>
              </w:tcPr>
            </w:tcPrChange>
          </w:tcPr>
          <w:p w14:paraId="7AF61C65"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622" w:type="dxa"/>
            <w:tcBorders>
              <w:top w:val="dotted" w:sz="4" w:space="0" w:color="auto"/>
              <w:left w:val="nil"/>
              <w:bottom w:val="single" w:sz="4" w:space="0" w:color="auto"/>
            </w:tcBorders>
            <w:shd w:val="clear" w:color="auto" w:fill="auto"/>
            <w:noWrap/>
            <w:vAlign w:val="center"/>
            <w:hideMark/>
            <w:tcPrChange w:id="1213" w:author="Sydney Gourlay" w:date="2016-06-17T14:05:00Z">
              <w:tcPr>
                <w:tcW w:w="598" w:type="dxa"/>
                <w:tcBorders>
                  <w:top w:val="dotted" w:sz="4" w:space="0" w:color="auto"/>
                  <w:left w:val="nil"/>
                  <w:bottom w:val="single" w:sz="4" w:space="0" w:color="auto"/>
                </w:tcBorders>
                <w:shd w:val="clear" w:color="auto" w:fill="auto"/>
                <w:noWrap/>
                <w:vAlign w:val="center"/>
                <w:hideMark/>
              </w:tcPr>
            </w:tcPrChange>
          </w:tcPr>
          <w:p w14:paraId="4EAC55C9"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1908</w:t>
            </w:r>
          </w:p>
        </w:tc>
        <w:tc>
          <w:tcPr>
            <w:tcW w:w="0" w:type="auto"/>
            <w:tcBorders>
              <w:top w:val="dotted" w:sz="4" w:space="0" w:color="auto"/>
              <w:bottom w:val="single" w:sz="4" w:space="0" w:color="auto"/>
            </w:tcBorders>
            <w:shd w:val="clear" w:color="auto" w:fill="auto"/>
            <w:noWrap/>
            <w:vAlign w:val="center"/>
            <w:hideMark/>
            <w:tcPrChange w:id="1214" w:author="Sydney Gourlay" w:date="2016-06-17T14:05:00Z">
              <w:tcPr>
                <w:tcW w:w="0" w:type="auto"/>
                <w:tcBorders>
                  <w:top w:val="dotted" w:sz="4" w:space="0" w:color="auto"/>
                  <w:bottom w:val="single" w:sz="4" w:space="0" w:color="auto"/>
                </w:tcBorders>
                <w:shd w:val="clear" w:color="auto" w:fill="auto"/>
                <w:noWrap/>
                <w:vAlign w:val="center"/>
                <w:hideMark/>
              </w:tcPr>
            </w:tcPrChange>
          </w:tcPr>
          <w:p w14:paraId="4463ED0A"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0.28</w:t>
            </w:r>
          </w:p>
        </w:tc>
        <w:tc>
          <w:tcPr>
            <w:tcW w:w="0" w:type="auto"/>
            <w:tcBorders>
              <w:top w:val="dotted" w:sz="4" w:space="0" w:color="auto"/>
              <w:bottom w:val="single" w:sz="4" w:space="0" w:color="auto"/>
            </w:tcBorders>
            <w:shd w:val="clear" w:color="auto" w:fill="auto"/>
            <w:noWrap/>
            <w:vAlign w:val="center"/>
            <w:hideMark/>
            <w:tcPrChange w:id="1215" w:author="Sydney Gourlay" w:date="2016-06-17T14:05:00Z">
              <w:tcPr>
                <w:tcW w:w="0" w:type="auto"/>
                <w:tcBorders>
                  <w:top w:val="dotted" w:sz="4" w:space="0" w:color="auto"/>
                  <w:bottom w:val="single" w:sz="4" w:space="0" w:color="auto"/>
                </w:tcBorders>
                <w:shd w:val="clear" w:color="auto" w:fill="auto"/>
                <w:noWrap/>
                <w:vAlign w:val="center"/>
                <w:hideMark/>
              </w:tcPr>
            </w:tcPrChange>
          </w:tcPr>
          <w:p w14:paraId="48897D7C"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0.27</w:t>
            </w:r>
          </w:p>
        </w:tc>
        <w:tc>
          <w:tcPr>
            <w:tcW w:w="0" w:type="auto"/>
            <w:tcBorders>
              <w:top w:val="dotted" w:sz="4" w:space="0" w:color="auto"/>
              <w:bottom w:val="single" w:sz="4" w:space="0" w:color="auto"/>
            </w:tcBorders>
            <w:shd w:val="clear" w:color="auto" w:fill="auto"/>
            <w:noWrap/>
            <w:vAlign w:val="center"/>
            <w:hideMark/>
            <w:tcPrChange w:id="1216" w:author="Sydney Gourlay" w:date="2016-06-17T14:05:00Z">
              <w:tcPr>
                <w:tcW w:w="0" w:type="auto"/>
                <w:tcBorders>
                  <w:top w:val="dotted" w:sz="4" w:space="0" w:color="auto"/>
                  <w:bottom w:val="single" w:sz="4" w:space="0" w:color="auto"/>
                </w:tcBorders>
                <w:shd w:val="clear" w:color="auto" w:fill="auto"/>
                <w:noWrap/>
                <w:vAlign w:val="center"/>
                <w:hideMark/>
              </w:tcPr>
            </w:tcPrChange>
          </w:tcPr>
          <w:p w14:paraId="5D9FEA9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0.01</w:t>
            </w:r>
          </w:p>
        </w:tc>
        <w:tc>
          <w:tcPr>
            <w:tcW w:w="1179" w:type="dxa"/>
            <w:tcBorders>
              <w:top w:val="dotted" w:sz="4" w:space="0" w:color="auto"/>
              <w:bottom w:val="single" w:sz="4" w:space="0" w:color="auto"/>
            </w:tcBorders>
            <w:shd w:val="clear" w:color="auto" w:fill="auto"/>
            <w:noWrap/>
            <w:vAlign w:val="center"/>
            <w:hideMark/>
            <w:tcPrChange w:id="1217" w:author="Sydney Gourlay" w:date="2016-06-17T14:05:00Z">
              <w:tcPr>
                <w:tcW w:w="1179" w:type="dxa"/>
                <w:tcBorders>
                  <w:top w:val="dotted" w:sz="4" w:space="0" w:color="auto"/>
                  <w:bottom w:val="single" w:sz="4" w:space="0" w:color="auto"/>
                </w:tcBorders>
                <w:shd w:val="clear" w:color="auto" w:fill="auto"/>
                <w:noWrap/>
                <w:vAlign w:val="center"/>
                <w:hideMark/>
              </w:tcPr>
            </w:tcPrChange>
          </w:tcPr>
          <w:p w14:paraId="5AF890C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3%</w:t>
            </w:r>
          </w:p>
        </w:tc>
        <w:tc>
          <w:tcPr>
            <w:tcW w:w="1109" w:type="dxa"/>
            <w:tcBorders>
              <w:top w:val="dotted" w:sz="4" w:space="0" w:color="auto"/>
              <w:bottom w:val="single" w:sz="4" w:space="0" w:color="auto"/>
              <w:right w:val="nil"/>
            </w:tcBorders>
            <w:shd w:val="clear" w:color="auto" w:fill="auto"/>
            <w:noWrap/>
            <w:vAlign w:val="center"/>
            <w:hideMark/>
            <w:tcPrChange w:id="1218" w:author="Sydney Gourlay" w:date="2016-06-17T14:05:00Z">
              <w:tcPr>
                <w:tcW w:w="1109" w:type="dxa"/>
                <w:tcBorders>
                  <w:top w:val="dotted" w:sz="4" w:space="0" w:color="auto"/>
                  <w:bottom w:val="single" w:sz="4" w:space="0" w:color="auto"/>
                  <w:right w:val="nil"/>
                </w:tcBorders>
                <w:shd w:val="clear" w:color="auto" w:fill="auto"/>
                <w:noWrap/>
                <w:vAlign w:val="center"/>
                <w:hideMark/>
              </w:tcPr>
            </w:tcPrChange>
          </w:tcPr>
          <w:p w14:paraId="0CD80DC6"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r>
      <w:tr w:rsidR="00CF2968" w:rsidRPr="00EE2304" w14:paraId="10111DA7" w14:textId="77777777" w:rsidTr="00321897">
        <w:trPr>
          <w:trHeight w:val="315"/>
          <w:trPrChange w:id="1219" w:author="Sydney Gourlay" w:date="2016-06-17T14:05:00Z">
            <w:trPr>
              <w:trHeight w:val="315"/>
            </w:trPr>
          </w:trPrChange>
        </w:trPr>
        <w:tc>
          <w:tcPr>
            <w:tcW w:w="1818" w:type="dxa"/>
            <w:vMerge w:val="restart"/>
            <w:tcBorders>
              <w:top w:val="single" w:sz="4" w:space="0" w:color="auto"/>
              <w:left w:val="nil"/>
              <w:bottom w:val="single" w:sz="4" w:space="0" w:color="000000"/>
              <w:right w:val="single" w:sz="4" w:space="0" w:color="auto"/>
            </w:tcBorders>
            <w:shd w:val="clear" w:color="auto" w:fill="A9D5E7" w:themeFill="accent1" w:themeFillTint="66"/>
            <w:noWrap/>
            <w:vAlign w:val="center"/>
            <w:hideMark/>
            <w:tcPrChange w:id="1220" w:author="Sydney Gourlay" w:date="2016-06-17T14:05:00Z">
              <w:tcPr>
                <w:tcW w:w="0" w:type="auto"/>
                <w:vMerge w:val="restart"/>
                <w:tcBorders>
                  <w:top w:val="single" w:sz="4" w:space="0" w:color="auto"/>
                  <w:left w:val="nil"/>
                  <w:bottom w:val="single" w:sz="4" w:space="0" w:color="000000"/>
                  <w:right w:val="single" w:sz="4" w:space="0" w:color="auto"/>
                </w:tcBorders>
                <w:shd w:val="clear" w:color="auto" w:fill="A9D5E7" w:themeFill="accent1" w:themeFillTint="66"/>
                <w:noWrap/>
                <w:vAlign w:val="center"/>
                <w:hideMark/>
              </w:tcPr>
            </w:tcPrChange>
          </w:tcPr>
          <w:p w14:paraId="0EA23646" w14:textId="77777777" w:rsidR="00CF2968" w:rsidRPr="00EE2304" w:rsidRDefault="00CF296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Level (CR)</w:t>
            </w:r>
          </w:p>
        </w:tc>
        <w:tc>
          <w:tcPr>
            <w:tcW w:w="4665" w:type="dxa"/>
            <w:gridSpan w:val="6"/>
            <w:tcBorders>
              <w:top w:val="single" w:sz="4" w:space="0" w:color="auto"/>
              <w:left w:val="nil"/>
              <w:bottom w:val="nil"/>
            </w:tcBorders>
            <w:shd w:val="clear" w:color="auto" w:fill="A9D5E7" w:themeFill="accent1" w:themeFillTint="66"/>
            <w:noWrap/>
            <w:vAlign w:val="center"/>
            <w:hideMark/>
            <w:tcPrChange w:id="1221" w:author="Sydney Gourlay" w:date="2016-06-17T14:05:00Z">
              <w:tcPr>
                <w:tcW w:w="4665" w:type="dxa"/>
                <w:gridSpan w:val="6"/>
                <w:tcBorders>
                  <w:top w:val="single" w:sz="4" w:space="0" w:color="auto"/>
                  <w:left w:val="nil"/>
                  <w:bottom w:val="nil"/>
                </w:tcBorders>
                <w:shd w:val="clear" w:color="auto" w:fill="A9D5E7" w:themeFill="accent1" w:themeFillTint="66"/>
                <w:noWrap/>
                <w:vAlign w:val="center"/>
                <w:hideMark/>
              </w:tcPr>
            </w:tcPrChange>
          </w:tcPr>
          <w:p w14:paraId="3F6986AA" w14:textId="77777777" w:rsidR="00CF2968" w:rsidRPr="00EE2304" w:rsidRDefault="00CF296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Nigeria</w:t>
            </w:r>
          </w:p>
          <w:p w14:paraId="6F0A3406" w14:textId="42367D16" w:rsidR="00CF2968" w:rsidRPr="00EE2304" w:rsidRDefault="00CF296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 </w:t>
            </w:r>
          </w:p>
        </w:tc>
        <w:tc>
          <w:tcPr>
            <w:tcW w:w="4623" w:type="dxa"/>
            <w:gridSpan w:val="6"/>
            <w:tcBorders>
              <w:top w:val="single" w:sz="4" w:space="0" w:color="auto"/>
              <w:left w:val="single" w:sz="4" w:space="0" w:color="auto"/>
              <w:bottom w:val="nil"/>
            </w:tcBorders>
            <w:shd w:val="clear" w:color="auto" w:fill="A9D5E7" w:themeFill="accent1" w:themeFillTint="66"/>
            <w:noWrap/>
            <w:vAlign w:val="center"/>
            <w:hideMark/>
            <w:tcPrChange w:id="1222" w:author="Sydney Gourlay" w:date="2016-06-17T14:05:00Z">
              <w:tcPr>
                <w:tcW w:w="4599" w:type="dxa"/>
                <w:gridSpan w:val="6"/>
                <w:tcBorders>
                  <w:top w:val="single" w:sz="4" w:space="0" w:color="auto"/>
                  <w:left w:val="single" w:sz="4" w:space="0" w:color="auto"/>
                  <w:bottom w:val="nil"/>
                </w:tcBorders>
                <w:shd w:val="clear" w:color="auto" w:fill="A9D5E7" w:themeFill="accent1" w:themeFillTint="66"/>
                <w:noWrap/>
                <w:vAlign w:val="center"/>
                <w:hideMark/>
              </w:tcPr>
            </w:tcPrChange>
          </w:tcPr>
          <w:p w14:paraId="14E506EF" w14:textId="77777777" w:rsidR="00CF2968" w:rsidRPr="00EE2304" w:rsidRDefault="00CF296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Pooled</w:t>
            </w:r>
          </w:p>
          <w:p w14:paraId="035C896F" w14:textId="3D3AD408" w:rsidR="00CF2968" w:rsidRPr="00EE2304" w:rsidRDefault="00CF296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 </w:t>
            </w:r>
          </w:p>
        </w:tc>
      </w:tr>
      <w:tr w:rsidR="00B2394F" w:rsidRPr="00EE2304" w14:paraId="4011A238" w14:textId="77777777" w:rsidTr="00321897">
        <w:trPr>
          <w:trHeight w:val="630"/>
          <w:trPrChange w:id="1223" w:author="Sydney Gourlay" w:date="2016-06-17T14:05:00Z">
            <w:trPr>
              <w:trHeight w:val="630"/>
            </w:trPr>
          </w:trPrChange>
        </w:trPr>
        <w:tc>
          <w:tcPr>
            <w:tcW w:w="1818" w:type="dxa"/>
            <w:vMerge/>
            <w:tcBorders>
              <w:top w:val="single" w:sz="4" w:space="0" w:color="auto"/>
              <w:left w:val="nil"/>
              <w:bottom w:val="single" w:sz="4" w:space="0" w:color="000000"/>
              <w:right w:val="single" w:sz="4" w:space="0" w:color="auto"/>
            </w:tcBorders>
            <w:shd w:val="clear" w:color="auto" w:fill="A9D5E7" w:themeFill="accent1" w:themeFillTint="66"/>
            <w:vAlign w:val="center"/>
            <w:hideMark/>
            <w:tcPrChange w:id="1224" w:author="Sydney Gourlay" w:date="2016-06-17T14:05:00Z">
              <w:tcPr>
                <w:tcW w:w="0" w:type="auto"/>
                <w:vMerge/>
                <w:tcBorders>
                  <w:top w:val="single" w:sz="4" w:space="0" w:color="auto"/>
                  <w:left w:val="nil"/>
                  <w:bottom w:val="single" w:sz="4" w:space="0" w:color="000000"/>
                  <w:right w:val="single" w:sz="4" w:space="0" w:color="auto"/>
                </w:tcBorders>
                <w:shd w:val="clear" w:color="auto" w:fill="A9D5E7" w:themeFill="accent1" w:themeFillTint="66"/>
                <w:vAlign w:val="center"/>
                <w:hideMark/>
              </w:tcPr>
            </w:tcPrChange>
          </w:tcPr>
          <w:p w14:paraId="7BAB373A" w14:textId="77777777" w:rsidR="00C15B18" w:rsidRPr="00EE2304" w:rsidRDefault="00C15B18" w:rsidP="004A51D0">
            <w:pPr>
              <w:spacing w:after="0" w:line="240" w:lineRule="auto"/>
              <w:rPr>
                <w:rFonts w:ascii="Calibri" w:eastAsia="Times New Roman" w:hAnsi="Calibri" w:cs="Times New Roman"/>
                <w:b/>
                <w:color w:val="000000"/>
                <w:sz w:val="20"/>
                <w:szCs w:val="20"/>
              </w:rPr>
            </w:pPr>
          </w:p>
        </w:tc>
        <w:tc>
          <w:tcPr>
            <w:tcW w:w="0" w:type="auto"/>
            <w:tcBorders>
              <w:top w:val="nil"/>
              <w:left w:val="nil"/>
              <w:bottom w:val="single" w:sz="4" w:space="0" w:color="auto"/>
            </w:tcBorders>
            <w:shd w:val="clear" w:color="auto" w:fill="A9D5E7" w:themeFill="accent1" w:themeFillTint="66"/>
            <w:noWrap/>
            <w:vAlign w:val="center"/>
            <w:hideMark/>
            <w:tcPrChange w:id="1225" w:author="Sydney Gourlay" w:date="2016-06-17T14:05:00Z">
              <w:tcPr>
                <w:tcW w:w="0" w:type="auto"/>
                <w:tcBorders>
                  <w:top w:val="nil"/>
                  <w:left w:val="nil"/>
                  <w:bottom w:val="single" w:sz="4" w:space="0" w:color="auto"/>
                </w:tcBorders>
                <w:shd w:val="clear" w:color="auto" w:fill="A9D5E7" w:themeFill="accent1" w:themeFillTint="66"/>
                <w:noWrap/>
                <w:vAlign w:val="center"/>
                <w:hideMark/>
              </w:tcPr>
            </w:tcPrChange>
          </w:tcPr>
          <w:p w14:paraId="7272A8AC"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N</w:t>
            </w:r>
          </w:p>
        </w:tc>
        <w:tc>
          <w:tcPr>
            <w:tcW w:w="0" w:type="auto"/>
            <w:tcBorders>
              <w:top w:val="nil"/>
              <w:bottom w:val="single" w:sz="4" w:space="0" w:color="auto"/>
            </w:tcBorders>
            <w:shd w:val="clear" w:color="auto" w:fill="A9D5E7" w:themeFill="accent1" w:themeFillTint="66"/>
            <w:vAlign w:val="center"/>
            <w:hideMark/>
            <w:tcPrChange w:id="1226" w:author="Sydney Gourlay" w:date="2016-06-17T14:05:00Z">
              <w:tcPr>
                <w:tcW w:w="0" w:type="auto"/>
                <w:tcBorders>
                  <w:top w:val="nil"/>
                  <w:bottom w:val="single" w:sz="4" w:space="0" w:color="auto"/>
                </w:tcBorders>
                <w:shd w:val="clear" w:color="auto" w:fill="A9D5E7" w:themeFill="accent1" w:themeFillTint="66"/>
                <w:vAlign w:val="center"/>
                <w:hideMark/>
              </w:tcPr>
            </w:tcPrChange>
          </w:tcPr>
          <w:p w14:paraId="33BDD163"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GPS</w:t>
            </w:r>
          </w:p>
        </w:tc>
        <w:tc>
          <w:tcPr>
            <w:tcW w:w="0" w:type="auto"/>
            <w:tcBorders>
              <w:top w:val="nil"/>
              <w:bottom w:val="single" w:sz="4" w:space="0" w:color="auto"/>
            </w:tcBorders>
            <w:shd w:val="clear" w:color="auto" w:fill="A9D5E7" w:themeFill="accent1" w:themeFillTint="66"/>
            <w:noWrap/>
            <w:vAlign w:val="center"/>
            <w:hideMark/>
            <w:tcPrChange w:id="1227" w:author="Sydney Gourlay" w:date="2016-06-17T14:05:00Z">
              <w:tcPr>
                <w:tcW w:w="0" w:type="auto"/>
                <w:tcBorders>
                  <w:top w:val="nil"/>
                  <w:bottom w:val="single" w:sz="4" w:space="0" w:color="auto"/>
                </w:tcBorders>
                <w:shd w:val="clear" w:color="auto" w:fill="A9D5E7" w:themeFill="accent1" w:themeFillTint="66"/>
                <w:noWrap/>
                <w:vAlign w:val="center"/>
                <w:hideMark/>
              </w:tcPr>
            </w:tcPrChange>
          </w:tcPr>
          <w:p w14:paraId="14168308"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CR</w:t>
            </w:r>
          </w:p>
        </w:tc>
        <w:tc>
          <w:tcPr>
            <w:tcW w:w="0" w:type="auto"/>
            <w:tcBorders>
              <w:top w:val="nil"/>
              <w:bottom w:val="single" w:sz="4" w:space="0" w:color="auto"/>
            </w:tcBorders>
            <w:shd w:val="clear" w:color="auto" w:fill="A9D5E7" w:themeFill="accent1" w:themeFillTint="66"/>
            <w:noWrap/>
            <w:vAlign w:val="center"/>
            <w:hideMark/>
            <w:tcPrChange w:id="1228" w:author="Sydney Gourlay" w:date="2016-06-17T14:05:00Z">
              <w:tcPr>
                <w:tcW w:w="0" w:type="auto"/>
                <w:tcBorders>
                  <w:top w:val="nil"/>
                  <w:bottom w:val="single" w:sz="4" w:space="0" w:color="auto"/>
                </w:tcBorders>
                <w:shd w:val="clear" w:color="auto" w:fill="A9D5E7" w:themeFill="accent1" w:themeFillTint="66"/>
                <w:noWrap/>
                <w:vAlign w:val="center"/>
                <w:hideMark/>
              </w:tcPr>
            </w:tcPrChange>
          </w:tcPr>
          <w:p w14:paraId="3EAD88FF"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Bias</w:t>
            </w:r>
          </w:p>
        </w:tc>
        <w:tc>
          <w:tcPr>
            <w:tcW w:w="1157" w:type="dxa"/>
            <w:tcBorders>
              <w:top w:val="nil"/>
              <w:bottom w:val="single" w:sz="4" w:space="0" w:color="auto"/>
            </w:tcBorders>
            <w:shd w:val="clear" w:color="auto" w:fill="A9D5E7" w:themeFill="accent1" w:themeFillTint="66"/>
            <w:vAlign w:val="center"/>
            <w:hideMark/>
            <w:tcPrChange w:id="1229" w:author="Sydney Gourlay" w:date="2016-06-17T14:05:00Z">
              <w:tcPr>
                <w:tcW w:w="1157" w:type="dxa"/>
                <w:tcBorders>
                  <w:top w:val="nil"/>
                  <w:bottom w:val="single" w:sz="4" w:space="0" w:color="auto"/>
                </w:tcBorders>
                <w:shd w:val="clear" w:color="auto" w:fill="A9D5E7" w:themeFill="accent1" w:themeFillTint="66"/>
                <w:vAlign w:val="center"/>
                <w:hideMark/>
              </w:tcPr>
            </w:tcPrChange>
          </w:tcPr>
          <w:p w14:paraId="226D763B" w14:textId="2FE61282"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 xml:space="preserve">Mean </w:t>
            </w:r>
            <w:ins w:id="1230" w:author="Abhilasha Vaid" w:date="2016-06-17T13:59:00Z">
              <w:r w:rsidR="00012EEF">
                <w:rPr>
                  <w:rFonts w:ascii="Calibri" w:eastAsia="Times New Roman" w:hAnsi="Calibri" w:cs="Times New Roman"/>
                  <w:b/>
                  <w:color w:val="000000"/>
                  <w:sz w:val="20"/>
                  <w:szCs w:val="20"/>
                </w:rPr>
                <w:t>b</w:t>
              </w:r>
            </w:ins>
            <w:del w:id="1231" w:author="Abhilasha Vaid" w:date="2016-06-17T13:59:00Z">
              <w:r w:rsidRPr="00EE2304" w:rsidDel="00012EEF">
                <w:rPr>
                  <w:rFonts w:ascii="Calibri" w:eastAsia="Times New Roman" w:hAnsi="Calibri" w:cs="Times New Roman"/>
                  <w:b/>
                  <w:color w:val="000000"/>
                  <w:sz w:val="20"/>
                  <w:szCs w:val="20"/>
                </w:rPr>
                <w:delText>B</w:delText>
              </w:r>
            </w:del>
            <w:r w:rsidRPr="00EE2304">
              <w:rPr>
                <w:rFonts w:ascii="Calibri" w:eastAsia="Times New Roman" w:hAnsi="Calibri" w:cs="Times New Roman"/>
                <w:b/>
                <w:color w:val="000000"/>
                <w:sz w:val="20"/>
                <w:szCs w:val="20"/>
              </w:rPr>
              <w:t xml:space="preserve">ias / </w:t>
            </w:r>
            <w:ins w:id="1232" w:author="Abhilasha Vaid" w:date="2016-06-17T13:59:00Z">
              <w:r w:rsidR="00012EEF">
                <w:rPr>
                  <w:rFonts w:ascii="Calibri" w:eastAsia="Times New Roman" w:hAnsi="Calibri" w:cs="Times New Roman"/>
                  <w:b/>
                  <w:color w:val="000000"/>
                  <w:sz w:val="20"/>
                  <w:szCs w:val="20"/>
                </w:rPr>
                <w:t>m</w:t>
              </w:r>
            </w:ins>
            <w:del w:id="1233" w:author="Abhilasha Vaid" w:date="2016-06-17T13:59:00Z">
              <w:r w:rsidRPr="00EE2304" w:rsidDel="00012EEF">
                <w:rPr>
                  <w:rFonts w:ascii="Calibri" w:eastAsia="Times New Roman" w:hAnsi="Calibri" w:cs="Times New Roman"/>
                  <w:b/>
                  <w:color w:val="000000"/>
                  <w:sz w:val="20"/>
                  <w:szCs w:val="20"/>
                </w:rPr>
                <w:delText>M</w:delText>
              </w:r>
            </w:del>
            <w:r w:rsidRPr="00EE2304">
              <w:rPr>
                <w:rFonts w:ascii="Calibri" w:eastAsia="Times New Roman" w:hAnsi="Calibri" w:cs="Times New Roman"/>
                <w:b/>
                <w:color w:val="000000"/>
                <w:sz w:val="20"/>
                <w:szCs w:val="20"/>
              </w:rPr>
              <w:t>ean CR</w:t>
            </w:r>
          </w:p>
        </w:tc>
        <w:tc>
          <w:tcPr>
            <w:tcW w:w="1112" w:type="dxa"/>
            <w:tcBorders>
              <w:top w:val="nil"/>
              <w:bottom w:val="single" w:sz="4" w:space="0" w:color="auto"/>
              <w:right w:val="single" w:sz="4" w:space="0" w:color="auto"/>
            </w:tcBorders>
            <w:shd w:val="clear" w:color="auto" w:fill="A9D5E7" w:themeFill="accent1" w:themeFillTint="66"/>
            <w:vAlign w:val="center"/>
            <w:hideMark/>
            <w:tcPrChange w:id="1234" w:author="Sydney Gourlay" w:date="2016-06-17T14:05:00Z">
              <w:tcPr>
                <w:tcW w:w="1112" w:type="dxa"/>
                <w:tcBorders>
                  <w:top w:val="nil"/>
                  <w:bottom w:val="single" w:sz="4" w:space="0" w:color="auto"/>
                  <w:right w:val="single" w:sz="4" w:space="0" w:color="auto"/>
                </w:tcBorders>
                <w:shd w:val="clear" w:color="auto" w:fill="A9D5E7" w:themeFill="accent1" w:themeFillTint="66"/>
                <w:vAlign w:val="center"/>
                <w:hideMark/>
              </w:tcPr>
            </w:tcPrChange>
          </w:tcPr>
          <w:p w14:paraId="5C5D75DF"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Difference in means</w:t>
            </w:r>
          </w:p>
        </w:tc>
        <w:tc>
          <w:tcPr>
            <w:tcW w:w="622" w:type="dxa"/>
            <w:tcBorders>
              <w:top w:val="nil"/>
              <w:left w:val="nil"/>
              <w:bottom w:val="single" w:sz="4" w:space="0" w:color="auto"/>
            </w:tcBorders>
            <w:shd w:val="clear" w:color="auto" w:fill="A9D5E7" w:themeFill="accent1" w:themeFillTint="66"/>
            <w:noWrap/>
            <w:vAlign w:val="center"/>
            <w:hideMark/>
            <w:tcPrChange w:id="1235" w:author="Sydney Gourlay" w:date="2016-06-17T14:05:00Z">
              <w:tcPr>
                <w:tcW w:w="598" w:type="dxa"/>
                <w:tcBorders>
                  <w:top w:val="nil"/>
                  <w:left w:val="nil"/>
                  <w:bottom w:val="single" w:sz="4" w:space="0" w:color="auto"/>
                </w:tcBorders>
                <w:shd w:val="clear" w:color="auto" w:fill="A9D5E7" w:themeFill="accent1" w:themeFillTint="66"/>
                <w:noWrap/>
                <w:vAlign w:val="center"/>
                <w:hideMark/>
              </w:tcPr>
            </w:tcPrChange>
          </w:tcPr>
          <w:p w14:paraId="087FCDF2"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N</w:t>
            </w:r>
          </w:p>
        </w:tc>
        <w:tc>
          <w:tcPr>
            <w:tcW w:w="0" w:type="auto"/>
            <w:tcBorders>
              <w:top w:val="nil"/>
              <w:bottom w:val="single" w:sz="4" w:space="0" w:color="auto"/>
            </w:tcBorders>
            <w:shd w:val="clear" w:color="auto" w:fill="A9D5E7" w:themeFill="accent1" w:themeFillTint="66"/>
            <w:vAlign w:val="center"/>
            <w:hideMark/>
            <w:tcPrChange w:id="1236" w:author="Sydney Gourlay" w:date="2016-06-17T14:05:00Z">
              <w:tcPr>
                <w:tcW w:w="0" w:type="auto"/>
                <w:tcBorders>
                  <w:top w:val="nil"/>
                  <w:bottom w:val="single" w:sz="4" w:space="0" w:color="auto"/>
                </w:tcBorders>
                <w:shd w:val="clear" w:color="auto" w:fill="A9D5E7" w:themeFill="accent1" w:themeFillTint="66"/>
                <w:vAlign w:val="center"/>
                <w:hideMark/>
              </w:tcPr>
            </w:tcPrChange>
          </w:tcPr>
          <w:p w14:paraId="2A0C7FE7"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GPS</w:t>
            </w:r>
          </w:p>
        </w:tc>
        <w:tc>
          <w:tcPr>
            <w:tcW w:w="0" w:type="auto"/>
            <w:tcBorders>
              <w:top w:val="nil"/>
              <w:bottom w:val="single" w:sz="4" w:space="0" w:color="auto"/>
            </w:tcBorders>
            <w:shd w:val="clear" w:color="auto" w:fill="A9D5E7" w:themeFill="accent1" w:themeFillTint="66"/>
            <w:noWrap/>
            <w:vAlign w:val="center"/>
            <w:hideMark/>
            <w:tcPrChange w:id="1237" w:author="Sydney Gourlay" w:date="2016-06-17T14:05:00Z">
              <w:tcPr>
                <w:tcW w:w="0" w:type="auto"/>
                <w:tcBorders>
                  <w:top w:val="nil"/>
                  <w:bottom w:val="single" w:sz="4" w:space="0" w:color="auto"/>
                </w:tcBorders>
                <w:shd w:val="clear" w:color="auto" w:fill="A9D5E7" w:themeFill="accent1" w:themeFillTint="66"/>
                <w:noWrap/>
                <w:vAlign w:val="center"/>
                <w:hideMark/>
              </w:tcPr>
            </w:tcPrChange>
          </w:tcPr>
          <w:p w14:paraId="3C93833B"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CR</w:t>
            </w:r>
          </w:p>
        </w:tc>
        <w:tc>
          <w:tcPr>
            <w:tcW w:w="0" w:type="auto"/>
            <w:tcBorders>
              <w:top w:val="nil"/>
              <w:bottom w:val="single" w:sz="4" w:space="0" w:color="auto"/>
            </w:tcBorders>
            <w:shd w:val="clear" w:color="auto" w:fill="A9D5E7" w:themeFill="accent1" w:themeFillTint="66"/>
            <w:noWrap/>
            <w:vAlign w:val="center"/>
            <w:hideMark/>
            <w:tcPrChange w:id="1238" w:author="Sydney Gourlay" w:date="2016-06-17T14:05:00Z">
              <w:tcPr>
                <w:tcW w:w="0" w:type="auto"/>
                <w:tcBorders>
                  <w:top w:val="nil"/>
                  <w:bottom w:val="single" w:sz="4" w:space="0" w:color="auto"/>
                </w:tcBorders>
                <w:shd w:val="clear" w:color="auto" w:fill="A9D5E7" w:themeFill="accent1" w:themeFillTint="66"/>
                <w:noWrap/>
                <w:vAlign w:val="center"/>
                <w:hideMark/>
              </w:tcPr>
            </w:tcPrChange>
          </w:tcPr>
          <w:p w14:paraId="021E3EC3"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Bias</w:t>
            </w:r>
          </w:p>
        </w:tc>
        <w:tc>
          <w:tcPr>
            <w:tcW w:w="1179" w:type="dxa"/>
            <w:tcBorders>
              <w:top w:val="nil"/>
              <w:bottom w:val="single" w:sz="4" w:space="0" w:color="auto"/>
            </w:tcBorders>
            <w:shd w:val="clear" w:color="auto" w:fill="A9D5E7" w:themeFill="accent1" w:themeFillTint="66"/>
            <w:vAlign w:val="center"/>
            <w:hideMark/>
            <w:tcPrChange w:id="1239" w:author="Sydney Gourlay" w:date="2016-06-17T14:05:00Z">
              <w:tcPr>
                <w:tcW w:w="1179" w:type="dxa"/>
                <w:tcBorders>
                  <w:top w:val="nil"/>
                  <w:bottom w:val="single" w:sz="4" w:space="0" w:color="auto"/>
                </w:tcBorders>
                <w:shd w:val="clear" w:color="auto" w:fill="A9D5E7" w:themeFill="accent1" w:themeFillTint="66"/>
                <w:vAlign w:val="center"/>
                <w:hideMark/>
              </w:tcPr>
            </w:tcPrChange>
          </w:tcPr>
          <w:p w14:paraId="5D5A6786" w14:textId="236F2DFC"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 xml:space="preserve">Mean </w:t>
            </w:r>
            <w:ins w:id="1240" w:author="Abhilasha Vaid" w:date="2016-06-17T13:59:00Z">
              <w:r w:rsidR="00012EEF">
                <w:rPr>
                  <w:rFonts w:ascii="Calibri" w:eastAsia="Times New Roman" w:hAnsi="Calibri" w:cs="Times New Roman"/>
                  <w:b/>
                  <w:color w:val="000000"/>
                  <w:sz w:val="20"/>
                  <w:szCs w:val="20"/>
                </w:rPr>
                <w:t>b</w:t>
              </w:r>
            </w:ins>
            <w:del w:id="1241" w:author="Abhilasha Vaid" w:date="2016-06-17T13:59:00Z">
              <w:r w:rsidRPr="00EE2304" w:rsidDel="00012EEF">
                <w:rPr>
                  <w:rFonts w:ascii="Calibri" w:eastAsia="Times New Roman" w:hAnsi="Calibri" w:cs="Times New Roman"/>
                  <w:b/>
                  <w:color w:val="000000"/>
                  <w:sz w:val="20"/>
                  <w:szCs w:val="20"/>
                </w:rPr>
                <w:delText>B</w:delText>
              </w:r>
            </w:del>
            <w:r w:rsidRPr="00EE2304">
              <w:rPr>
                <w:rFonts w:ascii="Calibri" w:eastAsia="Times New Roman" w:hAnsi="Calibri" w:cs="Times New Roman"/>
                <w:b/>
                <w:color w:val="000000"/>
                <w:sz w:val="20"/>
                <w:szCs w:val="20"/>
              </w:rPr>
              <w:t xml:space="preserve">ias / </w:t>
            </w:r>
            <w:ins w:id="1242" w:author="Abhilasha Vaid" w:date="2016-06-17T13:59:00Z">
              <w:r w:rsidR="00012EEF">
                <w:rPr>
                  <w:rFonts w:ascii="Calibri" w:eastAsia="Times New Roman" w:hAnsi="Calibri" w:cs="Times New Roman"/>
                  <w:b/>
                  <w:color w:val="000000"/>
                  <w:sz w:val="20"/>
                  <w:szCs w:val="20"/>
                </w:rPr>
                <w:t>m</w:t>
              </w:r>
            </w:ins>
            <w:del w:id="1243" w:author="Abhilasha Vaid" w:date="2016-06-17T13:59:00Z">
              <w:r w:rsidRPr="00EE2304" w:rsidDel="00012EEF">
                <w:rPr>
                  <w:rFonts w:ascii="Calibri" w:eastAsia="Times New Roman" w:hAnsi="Calibri" w:cs="Times New Roman"/>
                  <w:b/>
                  <w:color w:val="000000"/>
                  <w:sz w:val="20"/>
                  <w:szCs w:val="20"/>
                </w:rPr>
                <w:delText>M</w:delText>
              </w:r>
            </w:del>
            <w:r w:rsidRPr="00EE2304">
              <w:rPr>
                <w:rFonts w:ascii="Calibri" w:eastAsia="Times New Roman" w:hAnsi="Calibri" w:cs="Times New Roman"/>
                <w:b/>
                <w:color w:val="000000"/>
                <w:sz w:val="20"/>
                <w:szCs w:val="20"/>
              </w:rPr>
              <w:t>ean CR</w:t>
            </w:r>
          </w:p>
        </w:tc>
        <w:tc>
          <w:tcPr>
            <w:tcW w:w="1109" w:type="dxa"/>
            <w:tcBorders>
              <w:top w:val="nil"/>
              <w:bottom w:val="single" w:sz="4" w:space="0" w:color="auto"/>
              <w:right w:val="nil"/>
            </w:tcBorders>
            <w:shd w:val="clear" w:color="auto" w:fill="A9D5E7" w:themeFill="accent1" w:themeFillTint="66"/>
            <w:vAlign w:val="center"/>
            <w:hideMark/>
            <w:tcPrChange w:id="1244" w:author="Sydney Gourlay" w:date="2016-06-17T14:05:00Z">
              <w:tcPr>
                <w:tcW w:w="1109" w:type="dxa"/>
                <w:tcBorders>
                  <w:top w:val="nil"/>
                  <w:bottom w:val="single" w:sz="4" w:space="0" w:color="auto"/>
                  <w:right w:val="nil"/>
                </w:tcBorders>
                <w:shd w:val="clear" w:color="auto" w:fill="A9D5E7" w:themeFill="accent1" w:themeFillTint="66"/>
                <w:vAlign w:val="center"/>
                <w:hideMark/>
              </w:tcPr>
            </w:tcPrChange>
          </w:tcPr>
          <w:p w14:paraId="704271B8" w14:textId="77777777" w:rsidR="00C15B18" w:rsidRPr="00EE2304" w:rsidRDefault="00C15B18" w:rsidP="004A51D0">
            <w:pPr>
              <w:spacing w:after="0" w:line="240" w:lineRule="auto"/>
              <w:jc w:val="center"/>
              <w:rPr>
                <w:rFonts w:ascii="Calibri" w:eastAsia="Times New Roman" w:hAnsi="Calibri" w:cs="Times New Roman"/>
                <w:b/>
                <w:color w:val="000000"/>
                <w:sz w:val="20"/>
                <w:szCs w:val="20"/>
              </w:rPr>
            </w:pPr>
            <w:r w:rsidRPr="00EE2304">
              <w:rPr>
                <w:rFonts w:ascii="Calibri" w:eastAsia="Times New Roman" w:hAnsi="Calibri" w:cs="Times New Roman"/>
                <w:b/>
                <w:color w:val="000000"/>
                <w:sz w:val="20"/>
                <w:szCs w:val="20"/>
              </w:rPr>
              <w:t>Difference in means</w:t>
            </w:r>
          </w:p>
        </w:tc>
      </w:tr>
      <w:tr w:rsidR="00B2394F" w:rsidRPr="00EE2304" w14:paraId="72D3AD8B" w14:textId="77777777" w:rsidTr="00321897">
        <w:trPr>
          <w:trHeight w:val="315"/>
          <w:trPrChange w:id="1245" w:author="Sydney Gourlay" w:date="2016-06-17T14:05:00Z">
            <w:trPr>
              <w:trHeight w:val="315"/>
            </w:trPr>
          </w:trPrChange>
        </w:trPr>
        <w:tc>
          <w:tcPr>
            <w:tcW w:w="1818" w:type="dxa"/>
            <w:tcBorders>
              <w:top w:val="nil"/>
              <w:left w:val="nil"/>
              <w:bottom w:val="nil"/>
              <w:right w:val="nil"/>
            </w:tcBorders>
            <w:shd w:val="clear" w:color="auto" w:fill="auto"/>
            <w:noWrap/>
            <w:vAlign w:val="center"/>
            <w:hideMark/>
            <w:tcPrChange w:id="1246" w:author="Sydney Gourlay" w:date="2016-06-17T14:05:00Z">
              <w:tcPr>
                <w:tcW w:w="0" w:type="auto"/>
                <w:tcBorders>
                  <w:top w:val="nil"/>
                  <w:left w:val="nil"/>
                  <w:bottom w:val="nil"/>
                  <w:right w:val="nil"/>
                </w:tcBorders>
                <w:shd w:val="clear" w:color="auto" w:fill="auto"/>
                <w:noWrap/>
                <w:vAlign w:val="center"/>
                <w:hideMark/>
              </w:tcPr>
            </w:tcPrChange>
          </w:tcPr>
          <w:p w14:paraId="7F891A47" w14:textId="77777777" w:rsidR="00C15B18" w:rsidRPr="00EE2304" w:rsidRDefault="00C15B18" w:rsidP="004A51D0">
            <w:pPr>
              <w:spacing w:after="0" w:line="240" w:lineRule="auto"/>
              <w:ind w:firstLineChars="100" w:firstLine="200"/>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    (&lt; 0.05 acres)</w:t>
            </w:r>
          </w:p>
        </w:tc>
        <w:tc>
          <w:tcPr>
            <w:tcW w:w="0" w:type="auto"/>
            <w:tcBorders>
              <w:top w:val="nil"/>
              <w:left w:val="single" w:sz="4" w:space="0" w:color="auto"/>
              <w:bottom w:val="nil"/>
            </w:tcBorders>
            <w:shd w:val="clear" w:color="auto" w:fill="auto"/>
            <w:noWrap/>
            <w:vAlign w:val="center"/>
            <w:hideMark/>
            <w:tcPrChange w:id="1247" w:author="Sydney Gourlay" w:date="2016-06-17T14:05:00Z">
              <w:tcPr>
                <w:tcW w:w="0" w:type="auto"/>
                <w:tcBorders>
                  <w:top w:val="nil"/>
                  <w:left w:val="single" w:sz="4" w:space="0" w:color="auto"/>
                  <w:bottom w:val="nil"/>
                </w:tcBorders>
                <w:shd w:val="clear" w:color="auto" w:fill="auto"/>
                <w:noWrap/>
                <w:vAlign w:val="center"/>
                <w:hideMark/>
              </w:tcPr>
            </w:tcPrChange>
          </w:tcPr>
          <w:p w14:paraId="49C21120"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0" w:type="auto"/>
            <w:tcBorders>
              <w:top w:val="nil"/>
              <w:bottom w:val="nil"/>
            </w:tcBorders>
            <w:shd w:val="clear" w:color="auto" w:fill="auto"/>
            <w:noWrap/>
            <w:vAlign w:val="center"/>
            <w:hideMark/>
            <w:tcPrChange w:id="1248" w:author="Sydney Gourlay" w:date="2016-06-17T14:05:00Z">
              <w:tcPr>
                <w:tcW w:w="0" w:type="auto"/>
                <w:tcBorders>
                  <w:top w:val="nil"/>
                  <w:bottom w:val="nil"/>
                </w:tcBorders>
                <w:shd w:val="clear" w:color="auto" w:fill="auto"/>
                <w:noWrap/>
                <w:vAlign w:val="center"/>
                <w:hideMark/>
              </w:tcPr>
            </w:tcPrChange>
          </w:tcPr>
          <w:p w14:paraId="3517D1D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0" w:type="auto"/>
            <w:tcBorders>
              <w:top w:val="nil"/>
              <w:bottom w:val="nil"/>
            </w:tcBorders>
            <w:shd w:val="clear" w:color="auto" w:fill="auto"/>
            <w:noWrap/>
            <w:vAlign w:val="center"/>
            <w:hideMark/>
            <w:tcPrChange w:id="1249" w:author="Sydney Gourlay" w:date="2016-06-17T14:05:00Z">
              <w:tcPr>
                <w:tcW w:w="0" w:type="auto"/>
                <w:tcBorders>
                  <w:top w:val="nil"/>
                  <w:bottom w:val="nil"/>
                </w:tcBorders>
                <w:shd w:val="clear" w:color="auto" w:fill="auto"/>
                <w:noWrap/>
                <w:vAlign w:val="center"/>
                <w:hideMark/>
              </w:tcPr>
            </w:tcPrChange>
          </w:tcPr>
          <w:p w14:paraId="6DDAF1EF"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0" w:type="auto"/>
            <w:tcBorders>
              <w:top w:val="nil"/>
              <w:bottom w:val="nil"/>
            </w:tcBorders>
            <w:shd w:val="clear" w:color="auto" w:fill="auto"/>
            <w:noWrap/>
            <w:vAlign w:val="center"/>
            <w:hideMark/>
            <w:tcPrChange w:id="1250" w:author="Sydney Gourlay" w:date="2016-06-17T14:05:00Z">
              <w:tcPr>
                <w:tcW w:w="0" w:type="auto"/>
                <w:tcBorders>
                  <w:top w:val="nil"/>
                  <w:bottom w:val="nil"/>
                </w:tcBorders>
                <w:shd w:val="clear" w:color="auto" w:fill="auto"/>
                <w:noWrap/>
                <w:vAlign w:val="center"/>
                <w:hideMark/>
              </w:tcPr>
            </w:tcPrChange>
          </w:tcPr>
          <w:p w14:paraId="03805830"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1157" w:type="dxa"/>
            <w:tcBorders>
              <w:top w:val="nil"/>
              <w:bottom w:val="nil"/>
            </w:tcBorders>
            <w:shd w:val="clear" w:color="auto" w:fill="auto"/>
            <w:noWrap/>
            <w:vAlign w:val="center"/>
            <w:hideMark/>
            <w:tcPrChange w:id="1251" w:author="Sydney Gourlay" w:date="2016-06-17T14:05:00Z">
              <w:tcPr>
                <w:tcW w:w="1157" w:type="dxa"/>
                <w:tcBorders>
                  <w:top w:val="nil"/>
                  <w:bottom w:val="nil"/>
                </w:tcBorders>
                <w:shd w:val="clear" w:color="auto" w:fill="auto"/>
                <w:noWrap/>
                <w:vAlign w:val="center"/>
                <w:hideMark/>
              </w:tcPr>
            </w:tcPrChange>
          </w:tcPr>
          <w:p w14:paraId="6DC3CE60"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1112" w:type="dxa"/>
            <w:tcBorders>
              <w:top w:val="nil"/>
              <w:bottom w:val="nil"/>
              <w:right w:val="single" w:sz="4" w:space="0" w:color="auto"/>
            </w:tcBorders>
            <w:shd w:val="clear" w:color="auto" w:fill="auto"/>
            <w:noWrap/>
            <w:vAlign w:val="center"/>
            <w:hideMark/>
            <w:tcPrChange w:id="1252" w:author="Sydney Gourlay" w:date="2016-06-17T14:05:00Z">
              <w:tcPr>
                <w:tcW w:w="1112" w:type="dxa"/>
                <w:tcBorders>
                  <w:top w:val="nil"/>
                  <w:bottom w:val="nil"/>
                  <w:right w:val="single" w:sz="4" w:space="0" w:color="auto"/>
                </w:tcBorders>
                <w:shd w:val="clear" w:color="auto" w:fill="auto"/>
                <w:noWrap/>
                <w:vAlign w:val="center"/>
                <w:hideMark/>
              </w:tcPr>
            </w:tcPrChange>
          </w:tcPr>
          <w:p w14:paraId="0BD127C6"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622" w:type="dxa"/>
            <w:tcBorders>
              <w:top w:val="nil"/>
              <w:left w:val="nil"/>
              <w:bottom w:val="nil"/>
            </w:tcBorders>
            <w:shd w:val="clear" w:color="auto" w:fill="auto"/>
            <w:noWrap/>
            <w:vAlign w:val="center"/>
            <w:hideMark/>
            <w:tcPrChange w:id="1253" w:author="Sydney Gourlay" w:date="2016-06-17T14:05:00Z">
              <w:tcPr>
                <w:tcW w:w="598" w:type="dxa"/>
                <w:tcBorders>
                  <w:top w:val="nil"/>
                  <w:left w:val="nil"/>
                  <w:bottom w:val="nil"/>
                </w:tcBorders>
                <w:shd w:val="clear" w:color="auto" w:fill="auto"/>
                <w:noWrap/>
                <w:vAlign w:val="center"/>
                <w:hideMark/>
              </w:tcPr>
            </w:tcPrChange>
          </w:tcPr>
          <w:p w14:paraId="71EF83CF"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436</w:t>
            </w:r>
          </w:p>
        </w:tc>
        <w:tc>
          <w:tcPr>
            <w:tcW w:w="0" w:type="auto"/>
            <w:tcBorders>
              <w:top w:val="nil"/>
              <w:bottom w:val="nil"/>
            </w:tcBorders>
            <w:shd w:val="clear" w:color="auto" w:fill="auto"/>
            <w:noWrap/>
            <w:vAlign w:val="center"/>
            <w:hideMark/>
            <w:tcPrChange w:id="1254" w:author="Sydney Gourlay" w:date="2016-06-17T14:05:00Z">
              <w:tcPr>
                <w:tcW w:w="0" w:type="auto"/>
                <w:tcBorders>
                  <w:top w:val="nil"/>
                  <w:bottom w:val="nil"/>
                </w:tcBorders>
                <w:shd w:val="clear" w:color="auto" w:fill="auto"/>
                <w:noWrap/>
                <w:vAlign w:val="center"/>
                <w:hideMark/>
              </w:tcPr>
            </w:tcPrChange>
          </w:tcPr>
          <w:p w14:paraId="0CA094D6"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0.02</w:t>
            </w:r>
          </w:p>
        </w:tc>
        <w:tc>
          <w:tcPr>
            <w:tcW w:w="0" w:type="auto"/>
            <w:tcBorders>
              <w:top w:val="nil"/>
              <w:bottom w:val="nil"/>
            </w:tcBorders>
            <w:shd w:val="clear" w:color="auto" w:fill="auto"/>
            <w:noWrap/>
            <w:vAlign w:val="center"/>
            <w:hideMark/>
            <w:tcPrChange w:id="1255" w:author="Sydney Gourlay" w:date="2016-06-17T14:05:00Z">
              <w:tcPr>
                <w:tcW w:w="0" w:type="auto"/>
                <w:tcBorders>
                  <w:top w:val="nil"/>
                  <w:bottom w:val="nil"/>
                </w:tcBorders>
                <w:shd w:val="clear" w:color="auto" w:fill="auto"/>
                <w:noWrap/>
                <w:vAlign w:val="center"/>
                <w:hideMark/>
              </w:tcPr>
            </w:tcPrChange>
          </w:tcPr>
          <w:p w14:paraId="077A9A4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0.02</w:t>
            </w:r>
          </w:p>
        </w:tc>
        <w:tc>
          <w:tcPr>
            <w:tcW w:w="0" w:type="auto"/>
            <w:tcBorders>
              <w:top w:val="nil"/>
              <w:bottom w:val="nil"/>
            </w:tcBorders>
            <w:shd w:val="clear" w:color="auto" w:fill="auto"/>
            <w:noWrap/>
            <w:vAlign w:val="center"/>
            <w:hideMark/>
            <w:tcPrChange w:id="1256" w:author="Sydney Gourlay" w:date="2016-06-17T14:05:00Z">
              <w:tcPr>
                <w:tcW w:w="0" w:type="auto"/>
                <w:tcBorders>
                  <w:top w:val="nil"/>
                  <w:bottom w:val="nil"/>
                </w:tcBorders>
                <w:shd w:val="clear" w:color="auto" w:fill="auto"/>
                <w:noWrap/>
                <w:vAlign w:val="center"/>
                <w:hideMark/>
              </w:tcPr>
            </w:tcPrChange>
          </w:tcPr>
          <w:p w14:paraId="057E5D88"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0.00</w:t>
            </w:r>
          </w:p>
        </w:tc>
        <w:tc>
          <w:tcPr>
            <w:tcW w:w="1179" w:type="dxa"/>
            <w:tcBorders>
              <w:top w:val="nil"/>
              <w:bottom w:val="nil"/>
            </w:tcBorders>
            <w:shd w:val="clear" w:color="auto" w:fill="auto"/>
            <w:noWrap/>
            <w:vAlign w:val="center"/>
            <w:hideMark/>
            <w:tcPrChange w:id="1257" w:author="Sydney Gourlay" w:date="2016-06-17T14:05:00Z">
              <w:tcPr>
                <w:tcW w:w="1179" w:type="dxa"/>
                <w:tcBorders>
                  <w:top w:val="nil"/>
                  <w:bottom w:val="nil"/>
                </w:tcBorders>
                <w:shd w:val="clear" w:color="auto" w:fill="auto"/>
                <w:noWrap/>
                <w:vAlign w:val="center"/>
                <w:hideMark/>
              </w:tcPr>
            </w:tcPrChange>
          </w:tcPr>
          <w:p w14:paraId="5BD6F0EA"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w:t>
            </w:r>
          </w:p>
        </w:tc>
        <w:tc>
          <w:tcPr>
            <w:tcW w:w="1109" w:type="dxa"/>
            <w:tcBorders>
              <w:top w:val="nil"/>
              <w:bottom w:val="nil"/>
              <w:right w:val="nil"/>
            </w:tcBorders>
            <w:shd w:val="clear" w:color="auto" w:fill="auto"/>
            <w:noWrap/>
            <w:vAlign w:val="center"/>
            <w:hideMark/>
            <w:tcPrChange w:id="1258" w:author="Sydney Gourlay" w:date="2016-06-17T14:05:00Z">
              <w:tcPr>
                <w:tcW w:w="1109" w:type="dxa"/>
                <w:tcBorders>
                  <w:top w:val="nil"/>
                  <w:bottom w:val="nil"/>
                  <w:right w:val="nil"/>
                </w:tcBorders>
                <w:shd w:val="clear" w:color="auto" w:fill="auto"/>
                <w:noWrap/>
                <w:vAlign w:val="center"/>
                <w:hideMark/>
              </w:tcPr>
            </w:tcPrChange>
          </w:tcPr>
          <w:p w14:paraId="5FE517EC"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r>
      <w:tr w:rsidR="00B2394F" w:rsidRPr="00EE2304" w14:paraId="24E69DDD" w14:textId="77777777" w:rsidTr="00321897">
        <w:trPr>
          <w:trHeight w:val="315"/>
          <w:trPrChange w:id="1259" w:author="Sydney Gourlay" w:date="2016-06-17T14:05:00Z">
            <w:trPr>
              <w:trHeight w:val="315"/>
            </w:trPr>
          </w:trPrChange>
        </w:trPr>
        <w:tc>
          <w:tcPr>
            <w:tcW w:w="1818" w:type="dxa"/>
            <w:tcBorders>
              <w:top w:val="nil"/>
              <w:left w:val="nil"/>
              <w:bottom w:val="nil"/>
              <w:right w:val="nil"/>
            </w:tcBorders>
            <w:shd w:val="clear" w:color="auto" w:fill="auto"/>
            <w:noWrap/>
            <w:vAlign w:val="center"/>
            <w:hideMark/>
            <w:tcPrChange w:id="1260" w:author="Sydney Gourlay" w:date="2016-06-17T14:05:00Z">
              <w:tcPr>
                <w:tcW w:w="0" w:type="auto"/>
                <w:tcBorders>
                  <w:top w:val="nil"/>
                  <w:left w:val="nil"/>
                  <w:bottom w:val="nil"/>
                  <w:right w:val="nil"/>
                </w:tcBorders>
                <w:shd w:val="clear" w:color="auto" w:fill="auto"/>
                <w:noWrap/>
                <w:vAlign w:val="center"/>
                <w:hideMark/>
              </w:tcPr>
            </w:tcPrChange>
          </w:tcPr>
          <w:p w14:paraId="3DB5B484" w14:textId="77777777" w:rsidR="00C15B18" w:rsidRPr="00EE2304" w:rsidRDefault="00C15B18" w:rsidP="004A51D0">
            <w:pPr>
              <w:spacing w:after="0" w:line="240" w:lineRule="auto"/>
              <w:ind w:firstLineChars="100" w:firstLine="200"/>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    (&lt; 0.15 acres)</w:t>
            </w:r>
          </w:p>
        </w:tc>
        <w:tc>
          <w:tcPr>
            <w:tcW w:w="0" w:type="auto"/>
            <w:tcBorders>
              <w:top w:val="nil"/>
              <w:left w:val="single" w:sz="4" w:space="0" w:color="auto"/>
              <w:bottom w:val="nil"/>
            </w:tcBorders>
            <w:shd w:val="clear" w:color="auto" w:fill="auto"/>
            <w:noWrap/>
            <w:vAlign w:val="center"/>
            <w:hideMark/>
            <w:tcPrChange w:id="1261" w:author="Sydney Gourlay" w:date="2016-06-17T14:05:00Z">
              <w:tcPr>
                <w:tcW w:w="0" w:type="auto"/>
                <w:tcBorders>
                  <w:top w:val="nil"/>
                  <w:left w:val="single" w:sz="4" w:space="0" w:color="auto"/>
                  <w:bottom w:val="nil"/>
                </w:tcBorders>
                <w:shd w:val="clear" w:color="auto" w:fill="auto"/>
                <w:noWrap/>
                <w:vAlign w:val="center"/>
                <w:hideMark/>
              </w:tcPr>
            </w:tcPrChange>
          </w:tcPr>
          <w:p w14:paraId="7EDB1214"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21</w:t>
            </w:r>
          </w:p>
        </w:tc>
        <w:tc>
          <w:tcPr>
            <w:tcW w:w="0" w:type="auto"/>
            <w:tcBorders>
              <w:top w:val="nil"/>
              <w:bottom w:val="nil"/>
            </w:tcBorders>
            <w:shd w:val="clear" w:color="auto" w:fill="auto"/>
            <w:noWrap/>
            <w:vAlign w:val="center"/>
            <w:hideMark/>
            <w:tcPrChange w:id="1262" w:author="Sydney Gourlay" w:date="2016-06-17T14:05:00Z">
              <w:tcPr>
                <w:tcW w:w="0" w:type="auto"/>
                <w:tcBorders>
                  <w:top w:val="nil"/>
                  <w:bottom w:val="nil"/>
                </w:tcBorders>
                <w:shd w:val="clear" w:color="auto" w:fill="auto"/>
                <w:noWrap/>
                <w:vAlign w:val="center"/>
                <w:hideMark/>
              </w:tcPr>
            </w:tcPrChange>
          </w:tcPr>
          <w:p w14:paraId="35517936"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0.11</w:t>
            </w:r>
          </w:p>
        </w:tc>
        <w:tc>
          <w:tcPr>
            <w:tcW w:w="0" w:type="auto"/>
            <w:tcBorders>
              <w:top w:val="nil"/>
              <w:bottom w:val="nil"/>
            </w:tcBorders>
            <w:shd w:val="clear" w:color="auto" w:fill="auto"/>
            <w:noWrap/>
            <w:vAlign w:val="center"/>
            <w:hideMark/>
            <w:tcPrChange w:id="1263" w:author="Sydney Gourlay" w:date="2016-06-17T14:05:00Z">
              <w:tcPr>
                <w:tcW w:w="0" w:type="auto"/>
                <w:tcBorders>
                  <w:top w:val="nil"/>
                  <w:bottom w:val="nil"/>
                </w:tcBorders>
                <w:shd w:val="clear" w:color="auto" w:fill="auto"/>
                <w:noWrap/>
                <w:vAlign w:val="center"/>
                <w:hideMark/>
              </w:tcPr>
            </w:tcPrChange>
          </w:tcPr>
          <w:p w14:paraId="11A3CE7B"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0.11</w:t>
            </w:r>
          </w:p>
        </w:tc>
        <w:tc>
          <w:tcPr>
            <w:tcW w:w="0" w:type="auto"/>
            <w:tcBorders>
              <w:top w:val="nil"/>
              <w:bottom w:val="nil"/>
            </w:tcBorders>
            <w:shd w:val="clear" w:color="auto" w:fill="auto"/>
            <w:noWrap/>
            <w:vAlign w:val="center"/>
            <w:hideMark/>
            <w:tcPrChange w:id="1264" w:author="Sydney Gourlay" w:date="2016-06-17T14:05:00Z">
              <w:tcPr>
                <w:tcW w:w="0" w:type="auto"/>
                <w:tcBorders>
                  <w:top w:val="nil"/>
                  <w:bottom w:val="nil"/>
                </w:tcBorders>
                <w:shd w:val="clear" w:color="auto" w:fill="auto"/>
                <w:noWrap/>
                <w:vAlign w:val="center"/>
                <w:hideMark/>
              </w:tcPr>
            </w:tcPrChange>
          </w:tcPr>
          <w:p w14:paraId="5435118F"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-0.01</w:t>
            </w:r>
          </w:p>
        </w:tc>
        <w:tc>
          <w:tcPr>
            <w:tcW w:w="1157" w:type="dxa"/>
            <w:tcBorders>
              <w:top w:val="nil"/>
              <w:bottom w:val="nil"/>
            </w:tcBorders>
            <w:shd w:val="clear" w:color="auto" w:fill="auto"/>
            <w:noWrap/>
            <w:vAlign w:val="center"/>
            <w:hideMark/>
            <w:tcPrChange w:id="1265" w:author="Sydney Gourlay" w:date="2016-06-17T14:05:00Z">
              <w:tcPr>
                <w:tcW w:w="1157" w:type="dxa"/>
                <w:tcBorders>
                  <w:top w:val="nil"/>
                  <w:bottom w:val="nil"/>
                </w:tcBorders>
                <w:shd w:val="clear" w:color="auto" w:fill="auto"/>
                <w:noWrap/>
                <w:vAlign w:val="center"/>
                <w:hideMark/>
              </w:tcPr>
            </w:tcPrChange>
          </w:tcPr>
          <w:p w14:paraId="12EF82BA"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-7%</w:t>
            </w:r>
          </w:p>
        </w:tc>
        <w:tc>
          <w:tcPr>
            <w:tcW w:w="1112" w:type="dxa"/>
            <w:tcBorders>
              <w:top w:val="nil"/>
              <w:bottom w:val="nil"/>
              <w:right w:val="single" w:sz="4" w:space="0" w:color="auto"/>
            </w:tcBorders>
            <w:shd w:val="clear" w:color="auto" w:fill="auto"/>
            <w:noWrap/>
            <w:vAlign w:val="center"/>
            <w:hideMark/>
            <w:tcPrChange w:id="1266" w:author="Sydney Gourlay" w:date="2016-06-17T14:05:00Z">
              <w:tcPr>
                <w:tcW w:w="1112" w:type="dxa"/>
                <w:tcBorders>
                  <w:top w:val="nil"/>
                  <w:bottom w:val="nil"/>
                  <w:right w:val="single" w:sz="4" w:space="0" w:color="auto"/>
                </w:tcBorders>
                <w:shd w:val="clear" w:color="auto" w:fill="auto"/>
                <w:noWrap/>
                <w:vAlign w:val="center"/>
                <w:hideMark/>
              </w:tcPr>
            </w:tcPrChange>
          </w:tcPr>
          <w:p w14:paraId="0976E301"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622" w:type="dxa"/>
            <w:tcBorders>
              <w:top w:val="nil"/>
              <w:left w:val="nil"/>
              <w:bottom w:val="nil"/>
            </w:tcBorders>
            <w:shd w:val="clear" w:color="auto" w:fill="auto"/>
            <w:noWrap/>
            <w:vAlign w:val="center"/>
            <w:hideMark/>
            <w:tcPrChange w:id="1267" w:author="Sydney Gourlay" w:date="2016-06-17T14:05:00Z">
              <w:tcPr>
                <w:tcW w:w="598" w:type="dxa"/>
                <w:tcBorders>
                  <w:top w:val="nil"/>
                  <w:left w:val="nil"/>
                  <w:bottom w:val="nil"/>
                </w:tcBorders>
                <w:shd w:val="clear" w:color="auto" w:fill="auto"/>
                <w:noWrap/>
                <w:vAlign w:val="center"/>
                <w:hideMark/>
              </w:tcPr>
            </w:tcPrChange>
          </w:tcPr>
          <w:p w14:paraId="30EF5124"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1052</w:t>
            </w:r>
          </w:p>
        </w:tc>
        <w:tc>
          <w:tcPr>
            <w:tcW w:w="0" w:type="auto"/>
            <w:tcBorders>
              <w:top w:val="nil"/>
              <w:bottom w:val="nil"/>
            </w:tcBorders>
            <w:shd w:val="clear" w:color="auto" w:fill="auto"/>
            <w:noWrap/>
            <w:vAlign w:val="center"/>
            <w:hideMark/>
            <w:tcPrChange w:id="1268" w:author="Sydney Gourlay" w:date="2016-06-17T14:05:00Z">
              <w:tcPr>
                <w:tcW w:w="0" w:type="auto"/>
                <w:tcBorders>
                  <w:top w:val="nil"/>
                  <w:bottom w:val="nil"/>
                </w:tcBorders>
                <w:shd w:val="clear" w:color="auto" w:fill="auto"/>
                <w:noWrap/>
                <w:vAlign w:val="center"/>
                <w:hideMark/>
              </w:tcPr>
            </w:tcPrChange>
          </w:tcPr>
          <w:p w14:paraId="68089942"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0.10</w:t>
            </w:r>
          </w:p>
        </w:tc>
        <w:tc>
          <w:tcPr>
            <w:tcW w:w="0" w:type="auto"/>
            <w:tcBorders>
              <w:top w:val="nil"/>
              <w:bottom w:val="nil"/>
            </w:tcBorders>
            <w:shd w:val="clear" w:color="auto" w:fill="auto"/>
            <w:noWrap/>
            <w:vAlign w:val="center"/>
            <w:hideMark/>
            <w:tcPrChange w:id="1269" w:author="Sydney Gourlay" w:date="2016-06-17T14:05:00Z">
              <w:tcPr>
                <w:tcW w:w="0" w:type="auto"/>
                <w:tcBorders>
                  <w:top w:val="nil"/>
                  <w:bottom w:val="nil"/>
                </w:tcBorders>
                <w:shd w:val="clear" w:color="auto" w:fill="auto"/>
                <w:noWrap/>
                <w:vAlign w:val="center"/>
                <w:hideMark/>
              </w:tcPr>
            </w:tcPrChange>
          </w:tcPr>
          <w:p w14:paraId="2CEC683F"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0.10</w:t>
            </w:r>
          </w:p>
        </w:tc>
        <w:tc>
          <w:tcPr>
            <w:tcW w:w="0" w:type="auto"/>
            <w:tcBorders>
              <w:top w:val="nil"/>
              <w:bottom w:val="nil"/>
            </w:tcBorders>
            <w:shd w:val="clear" w:color="auto" w:fill="auto"/>
            <w:noWrap/>
            <w:vAlign w:val="center"/>
            <w:hideMark/>
            <w:tcPrChange w:id="1270" w:author="Sydney Gourlay" w:date="2016-06-17T14:05:00Z">
              <w:tcPr>
                <w:tcW w:w="0" w:type="auto"/>
                <w:tcBorders>
                  <w:top w:val="nil"/>
                  <w:bottom w:val="nil"/>
                </w:tcBorders>
                <w:shd w:val="clear" w:color="auto" w:fill="auto"/>
                <w:noWrap/>
                <w:vAlign w:val="center"/>
                <w:hideMark/>
              </w:tcPr>
            </w:tcPrChange>
          </w:tcPr>
          <w:p w14:paraId="0468089D"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0.00</w:t>
            </w:r>
          </w:p>
        </w:tc>
        <w:tc>
          <w:tcPr>
            <w:tcW w:w="1179" w:type="dxa"/>
            <w:tcBorders>
              <w:top w:val="nil"/>
              <w:bottom w:val="nil"/>
            </w:tcBorders>
            <w:shd w:val="clear" w:color="auto" w:fill="auto"/>
            <w:noWrap/>
            <w:vAlign w:val="center"/>
            <w:hideMark/>
            <w:tcPrChange w:id="1271" w:author="Sydney Gourlay" w:date="2016-06-17T14:05:00Z">
              <w:tcPr>
                <w:tcW w:w="1179" w:type="dxa"/>
                <w:tcBorders>
                  <w:top w:val="nil"/>
                  <w:bottom w:val="nil"/>
                </w:tcBorders>
                <w:shd w:val="clear" w:color="auto" w:fill="auto"/>
                <w:noWrap/>
                <w:vAlign w:val="center"/>
                <w:hideMark/>
              </w:tcPr>
            </w:tcPrChange>
          </w:tcPr>
          <w:p w14:paraId="261F2CB4"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w:t>
            </w:r>
          </w:p>
        </w:tc>
        <w:tc>
          <w:tcPr>
            <w:tcW w:w="1109" w:type="dxa"/>
            <w:tcBorders>
              <w:top w:val="nil"/>
              <w:bottom w:val="nil"/>
              <w:right w:val="nil"/>
            </w:tcBorders>
            <w:shd w:val="clear" w:color="auto" w:fill="auto"/>
            <w:noWrap/>
            <w:vAlign w:val="center"/>
            <w:hideMark/>
            <w:tcPrChange w:id="1272" w:author="Sydney Gourlay" w:date="2016-06-17T14:05:00Z">
              <w:tcPr>
                <w:tcW w:w="1109" w:type="dxa"/>
                <w:tcBorders>
                  <w:top w:val="nil"/>
                  <w:bottom w:val="nil"/>
                  <w:right w:val="nil"/>
                </w:tcBorders>
                <w:shd w:val="clear" w:color="auto" w:fill="auto"/>
                <w:noWrap/>
                <w:vAlign w:val="center"/>
                <w:hideMark/>
              </w:tcPr>
            </w:tcPrChange>
          </w:tcPr>
          <w:p w14:paraId="1502BBAD"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r>
      <w:tr w:rsidR="00B2394F" w:rsidRPr="00EE2304" w14:paraId="7C6901B1" w14:textId="77777777" w:rsidTr="00321897">
        <w:trPr>
          <w:trHeight w:val="315"/>
          <w:trPrChange w:id="1273" w:author="Sydney Gourlay" w:date="2016-06-17T14:05:00Z">
            <w:trPr>
              <w:trHeight w:val="315"/>
            </w:trPr>
          </w:trPrChange>
        </w:trPr>
        <w:tc>
          <w:tcPr>
            <w:tcW w:w="1818" w:type="dxa"/>
            <w:tcBorders>
              <w:top w:val="nil"/>
              <w:left w:val="nil"/>
              <w:bottom w:val="nil"/>
              <w:right w:val="nil"/>
            </w:tcBorders>
            <w:shd w:val="clear" w:color="auto" w:fill="auto"/>
            <w:noWrap/>
            <w:vAlign w:val="center"/>
            <w:hideMark/>
            <w:tcPrChange w:id="1274" w:author="Sydney Gourlay" w:date="2016-06-17T14:05:00Z">
              <w:tcPr>
                <w:tcW w:w="0" w:type="auto"/>
                <w:tcBorders>
                  <w:top w:val="nil"/>
                  <w:left w:val="nil"/>
                  <w:bottom w:val="nil"/>
                  <w:right w:val="nil"/>
                </w:tcBorders>
                <w:shd w:val="clear" w:color="auto" w:fill="auto"/>
                <w:noWrap/>
                <w:vAlign w:val="center"/>
                <w:hideMark/>
              </w:tcPr>
            </w:tcPrChange>
          </w:tcPr>
          <w:p w14:paraId="3E42DBBC" w14:textId="77777777" w:rsidR="00C15B18" w:rsidRPr="00EE2304" w:rsidRDefault="00C15B18" w:rsidP="004A51D0">
            <w:pPr>
              <w:spacing w:after="0" w:line="240" w:lineRule="auto"/>
              <w:ind w:firstLineChars="100" w:firstLine="200"/>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3    (&lt; 0.35 acres)</w:t>
            </w:r>
          </w:p>
        </w:tc>
        <w:tc>
          <w:tcPr>
            <w:tcW w:w="0" w:type="auto"/>
            <w:tcBorders>
              <w:top w:val="nil"/>
              <w:left w:val="single" w:sz="4" w:space="0" w:color="auto"/>
              <w:bottom w:val="nil"/>
            </w:tcBorders>
            <w:shd w:val="clear" w:color="auto" w:fill="auto"/>
            <w:noWrap/>
            <w:vAlign w:val="center"/>
            <w:hideMark/>
            <w:tcPrChange w:id="1275" w:author="Sydney Gourlay" w:date="2016-06-17T14:05:00Z">
              <w:tcPr>
                <w:tcW w:w="0" w:type="auto"/>
                <w:tcBorders>
                  <w:top w:val="nil"/>
                  <w:left w:val="single" w:sz="4" w:space="0" w:color="auto"/>
                  <w:bottom w:val="nil"/>
                </w:tcBorders>
                <w:shd w:val="clear" w:color="auto" w:fill="auto"/>
                <w:noWrap/>
                <w:vAlign w:val="center"/>
                <w:hideMark/>
              </w:tcPr>
            </w:tcPrChange>
          </w:tcPr>
          <w:p w14:paraId="25F49AD5"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73</w:t>
            </w:r>
          </w:p>
        </w:tc>
        <w:tc>
          <w:tcPr>
            <w:tcW w:w="0" w:type="auto"/>
            <w:tcBorders>
              <w:top w:val="nil"/>
              <w:bottom w:val="nil"/>
            </w:tcBorders>
            <w:shd w:val="clear" w:color="auto" w:fill="auto"/>
            <w:noWrap/>
            <w:vAlign w:val="center"/>
            <w:hideMark/>
            <w:tcPrChange w:id="1276" w:author="Sydney Gourlay" w:date="2016-06-17T14:05:00Z">
              <w:tcPr>
                <w:tcW w:w="0" w:type="auto"/>
                <w:tcBorders>
                  <w:top w:val="nil"/>
                  <w:bottom w:val="nil"/>
                </w:tcBorders>
                <w:shd w:val="clear" w:color="auto" w:fill="auto"/>
                <w:noWrap/>
                <w:vAlign w:val="center"/>
                <w:hideMark/>
              </w:tcPr>
            </w:tcPrChange>
          </w:tcPr>
          <w:p w14:paraId="33E4A78F"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0.24</w:t>
            </w:r>
          </w:p>
        </w:tc>
        <w:tc>
          <w:tcPr>
            <w:tcW w:w="0" w:type="auto"/>
            <w:tcBorders>
              <w:top w:val="nil"/>
              <w:bottom w:val="nil"/>
            </w:tcBorders>
            <w:shd w:val="clear" w:color="auto" w:fill="auto"/>
            <w:noWrap/>
            <w:vAlign w:val="center"/>
            <w:hideMark/>
            <w:tcPrChange w:id="1277" w:author="Sydney Gourlay" w:date="2016-06-17T14:05:00Z">
              <w:tcPr>
                <w:tcW w:w="0" w:type="auto"/>
                <w:tcBorders>
                  <w:top w:val="nil"/>
                  <w:bottom w:val="nil"/>
                </w:tcBorders>
                <w:shd w:val="clear" w:color="auto" w:fill="auto"/>
                <w:noWrap/>
                <w:vAlign w:val="center"/>
                <w:hideMark/>
              </w:tcPr>
            </w:tcPrChange>
          </w:tcPr>
          <w:p w14:paraId="65FCEC0B"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0.25</w:t>
            </w:r>
          </w:p>
        </w:tc>
        <w:tc>
          <w:tcPr>
            <w:tcW w:w="0" w:type="auto"/>
            <w:tcBorders>
              <w:top w:val="nil"/>
              <w:bottom w:val="nil"/>
            </w:tcBorders>
            <w:shd w:val="clear" w:color="auto" w:fill="auto"/>
            <w:noWrap/>
            <w:vAlign w:val="center"/>
            <w:hideMark/>
            <w:tcPrChange w:id="1278" w:author="Sydney Gourlay" w:date="2016-06-17T14:05:00Z">
              <w:tcPr>
                <w:tcW w:w="0" w:type="auto"/>
                <w:tcBorders>
                  <w:top w:val="nil"/>
                  <w:bottom w:val="nil"/>
                </w:tcBorders>
                <w:shd w:val="clear" w:color="auto" w:fill="auto"/>
                <w:noWrap/>
                <w:vAlign w:val="center"/>
                <w:hideMark/>
              </w:tcPr>
            </w:tcPrChange>
          </w:tcPr>
          <w:p w14:paraId="32F84CB2"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-0.01</w:t>
            </w:r>
          </w:p>
        </w:tc>
        <w:tc>
          <w:tcPr>
            <w:tcW w:w="1157" w:type="dxa"/>
            <w:tcBorders>
              <w:top w:val="nil"/>
              <w:bottom w:val="nil"/>
            </w:tcBorders>
            <w:shd w:val="clear" w:color="auto" w:fill="auto"/>
            <w:noWrap/>
            <w:vAlign w:val="center"/>
            <w:hideMark/>
            <w:tcPrChange w:id="1279" w:author="Sydney Gourlay" w:date="2016-06-17T14:05:00Z">
              <w:tcPr>
                <w:tcW w:w="1157" w:type="dxa"/>
                <w:tcBorders>
                  <w:top w:val="nil"/>
                  <w:bottom w:val="nil"/>
                </w:tcBorders>
                <w:shd w:val="clear" w:color="auto" w:fill="auto"/>
                <w:noWrap/>
                <w:vAlign w:val="center"/>
                <w:hideMark/>
              </w:tcPr>
            </w:tcPrChange>
          </w:tcPr>
          <w:p w14:paraId="7AA31550"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-4%</w:t>
            </w:r>
          </w:p>
        </w:tc>
        <w:tc>
          <w:tcPr>
            <w:tcW w:w="1112" w:type="dxa"/>
            <w:tcBorders>
              <w:top w:val="nil"/>
              <w:bottom w:val="nil"/>
              <w:right w:val="single" w:sz="4" w:space="0" w:color="auto"/>
            </w:tcBorders>
            <w:shd w:val="clear" w:color="auto" w:fill="auto"/>
            <w:noWrap/>
            <w:vAlign w:val="center"/>
            <w:hideMark/>
            <w:tcPrChange w:id="1280" w:author="Sydney Gourlay" w:date="2016-06-17T14:05:00Z">
              <w:tcPr>
                <w:tcW w:w="1112" w:type="dxa"/>
                <w:tcBorders>
                  <w:top w:val="nil"/>
                  <w:bottom w:val="nil"/>
                  <w:right w:val="single" w:sz="4" w:space="0" w:color="auto"/>
                </w:tcBorders>
                <w:shd w:val="clear" w:color="auto" w:fill="auto"/>
                <w:noWrap/>
                <w:vAlign w:val="center"/>
                <w:hideMark/>
              </w:tcPr>
            </w:tcPrChange>
          </w:tcPr>
          <w:p w14:paraId="5D75974C"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622" w:type="dxa"/>
            <w:tcBorders>
              <w:top w:val="nil"/>
              <w:left w:val="nil"/>
              <w:bottom w:val="nil"/>
            </w:tcBorders>
            <w:shd w:val="clear" w:color="auto" w:fill="auto"/>
            <w:noWrap/>
            <w:vAlign w:val="center"/>
            <w:hideMark/>
            <w:tcPrChange w:id="1281" w:author="Sydney Gourlay" w:date="2016-06-17T14:05:00Z">
              <w:tcPr>
                <w:tcW w:w="598" w:type="dxa"/>
                <w:tcBorders>
                  <w:top w:val="nil"/>
                  <w:left w:val="nil"/>
                  <w:bottom w:val="nil"/>
                </w:tcBorders>
                <w:shd w:val="clear" w:color="auto" w:fill="auto"/>
                <w:noWrap/>
                <w:vAlign w:val="center"/>
                <w:hideMark/>
              </w:tcPr>
            </w:tcPrChange>
          </w:tcPr>
          <w:p w14:paraId="033A148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1261</w:t>
            </w:r>
          </w:p>
        </w:tc>
        <w:tc>
          <w:tcPr>
            <w:tcW w:w="0" w:type="auto"/>
            <w:tcBorders>
              <w:top w:val="nil"/>
              <w:bottom w:val="nil"/>
            </w:tcBorders>
            <w:shd w:val="clear" w:color="auto" w:fill="auto"/>
            <w:noWrap/>
            <w:vAlign w:val="center"/>
            <w:hideMark/>
            <w:tcPrChange w:id="1282" w:author="Sydney Gourlay" w:date="2016-06-17T14:05:00Z">
              <w:tcPr>
                <w:tcW w:w="0" w:type="auto"/>
                <w:tcBorders>
                  <w:top w:val="nil"/>
                  <w:bottom w:val="nil"/>
                </w:tcBorders>
                <w:shd w:val="clear" w:color="auto" w:fill="auto"/>
                <w:noWrap/>
                <w:vAlign w:val="center"/>
                <w:hideMark/>
              </w:tcPr>
            </w:tcPrChange>
          </w:tcPr>
          <w:p w14:paraId="66334C2C"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0.24</w:t>
            </w:r>
          </w:p>
        </w:tc>
        <w:tc>
          <w:tcPr>
            <w:tcW w:w="0" w:type="auto"/>
            <w:tcBorders>
              <w:top w:val="nil"/>
              <w:bottom w:val="nil"/>
            </w:tcBorders>
            <w:shd w:val="clear" w:color="auto" w:fill="auto"/>
            <w:noWrap/>
            <w:vAlign w:val="center"/>
            <w:hideMark/>
            <w:tcPrChange w:id="1283" w:author="Sydney Gourlay" w:date="2016-06-17T14:05:00Z">
              <w:tcPr>
                <w:tcW w:w="0" w:type="auto"/>
                <w:tcBorders>
                  <w:top w:val="nil"/>
                  <w:bottom w:val="nil"/>
                </w:tcBorders>
                <w:shd w:val="clear" w:color="auto" w:fill="auto"/>
                <w:noWrap/>
                <w:vAlign w:val="center"/>
                <w:hideMark/>
              </w:tcPr>
            </w:tcPrChange>
          </w:tcPr>
          <w:p w14:paraId="58FE23DA"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0.23</w:t>
            </w:r>
          </w:p>
        </w:tc>
        <w:tc>
          <w:tcPr>
            <w:tcW w:w="0" w:type="auto"/>
            <w:tcBorders>
              <w:top w:val="nil"/>
              <w:bottom w:val="nil"/>
            </w:tcBorders>
            <w:shd w:val="clear" w:color="auto" w:fill="auto"/>
            <w:noWrap/>
            <w:vAlign w:val="center"/>
            <w:hideMark/>
            <w:tcPrChange w:id="1284" w:author="Sydney Gourlay" w:date="2016-06-17T14:05:00Z">
              <w:tcPr>
                <w:tcW w:w="0" w:type="auto"/>
                <w:tcBorders>
                  <w:top w:val="nil"/>
                  <w:bottom w:val="nil"/>
                </w:tcBorders>
                <w:shd w:val="clear" w:color="auto" w:fill="auto"/>
                <w:noWrap/>
                <w:vAlign w:val="center"/>
                <w:hideMark/>
              </w:tcPr>
            </w:tcPrChange>
          </w:tcPr>
          <w:p w14:paraId="28B25A4F"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0.01</w:t>
            </w:r>
          </w:p>
        </w:tc>
        <w:tc>
          <w:tcPr>
            <w:tcW w:w="1179" w:type="dxa"/>
            <w:tcBorders>
              <w:top w:val="nil"/>
              <w:bottom w:val="nil"/>
            </w:tcBorders>
            <w:shd w:val="clear" w:color="auto" w:fill="auto"/>
            <w:noWrap/>
            <w:vAlign w:val="center"/>
            <w:hideMark/>
            <w:tcPrChange w:id="1285" w:author="Sydney Gourlay" w:date="2016-06-17T14:05:00Z">
              <w:tcPr>
                <w:tcW w:w="1179" w:type="dxa"/>
                <w:tcBorders>
                  <w:top w:val="nil"/>
                  <w:bottom w:val="nil"/>
                </w:tcBorders>
                <w:shd w:val="clear" w:color="auto" w:fill="auto"/>
                <w:noWrap/>
                <w:vAlign w:val="center"/>
                <w:hideMark/>
              </w:tcPr>
            </w:tcPrChange>
          </w:tcPr>
          <w:p w14:paraId="5D3F42B1"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w:t>
            </w:r>
          </w:p>
        </w:tc>
        <w:tc>
          <w:tcPr>
            <w:tcW w:w="1109" w:type="dxa"/>
            <w:tcBorders>
              <w:top w:val="nil"/>
              <w:bottom w:val="nil"/>
              <w:right w:val="nil"/>
            </w:tcBorders>
            <w:shd w:val="clear" w:color="auto" w:fill="auto"/>
            <w:noWrap/>
            <w:vAlign w:val="center"/>
            <w:hideMark/>
            <w:tcPrChange w:id="1286" w:author="Sydney Gourlay" w:date="2016-06-17T14:05:00Z">
              <w:tcPr>
                <w:tcW w:w="1109" w:type="dxa"/>
                <w:tcBorders>
                  <w:top w:val="nil"/>
                  <w:bottom w:val="nil"/>
                  <w:right w:val="nil"/>
                </w:tcBorders>
                <w:shd w:val="clear" w:color="auto" w:fill="auto"/>
                <w:noWrap/>
                <w:vAlign w:val="center"/>
                <w:hideMark/>
              </w:tcPr>
            </w:tcPrChange>
          </w:tcPr>
          <w:p w14:paraId="5EEE70C4"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r>
      <w:tr w:rsidR="00B2394F" w:rsidRPr="00EE2304" w14:paraId="2D9EEF8C" w14:textId="77777777" w:rsidTr="00321897">
        <w:trPr>
          <w:trHeight w:val="315"/>
          <w:trPrChange w:id="1287" w:author="Sydney Gourlay" w:date="2016-06-17T14:05:00Z">
            <w:trPr>
              <w:trHeight w:val="315"/>
            </w:trPr>
          </w:trPrChange>
        </w:trPr>
        <w:tc>
          <w:tcPr>
            <w:tcW w:w="1818" w:type="dxa"/>
            <w:tcBorders>
              <w:top w:val="nil"/>
              <w:left w:val="nil"/>
              <w:bottom w:val="nil"/>
              <w:right w:val="nil"/>
            </w:tcBorders>
            <w:shd w:val="clear" w:color="auto" w:fill="auto"/>
            <w:noWrap/>
            <w:vAlign w:val="center"/>
            <w:hideMark/>
            <w:tcPrChange w:id="1288" w:author="Sydney Gourlay" w:date="2016-06-17T14:05:00Z">
              <w:tcPr>
                <w:tcW w:w="0" w:type="auto"/>
                <w:tcBorders>
                  <w:top w:val="nil"/>
                  <w:left w:val="nil"/>
                  <w:bottom w:val="nil"/>
                  <w:right w:val="nil"/>
                </w:tcBorders>
                <w:shd w:val="clear" w:color="auto" w:fill="auto"/>
                <w:noWrap/>
                <w:vAlign w:val="center"/>
                <w:hideMark/>
              </w:tcPr>
            </w:tcPrChange>
          </w:tcPr>
          <w:p w14:paraId="6372D21E" w14:textId="77777777" w:rsidR="00C15B18" w:rsidRPr="00EE2304" w:rsidRDefault="00C15B18" w:rsidP="004A51D0">
            <w:pPr>
              <w:spacing w:after="0" w:line="240" w:lineRule="auto"/>
              <w:ind w:firstLineChars="100" w:firstLine="200"/>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4    (&lt; 0.75 acres)</w:t>
            </w:r>
          </w:p>
        </w:tc>
        <w:tc>
          <w:tcPr>
            <w:tcW w:w="0" w:type="auto"/>
            <w:tcBorders>
              <w:top w:val="nil"/>
              <w:left w:val="single" w:sz="4" w:space="0" w:color="auto"/>
              <w:bottom w:val="nil"/>
            </w:tcBorders>
            <w:shd w:val="clear" w:color="auto" w:fill="auto"/>
            <w:noWrap/>
            <w:vAlign w:val="center"/>
            <w:hideMark/>
            <w:tcPrChange w:id="1289" w:author="Sydney Gourlay" w:date="2016-06-17T14:05:00Z">
              <w:tcPr>
                <w:tcW w:w="0" w:type="auto"/>
                <w:tcBorders>
                  <w:top w:val="nil"/>
                  <w:left w:val="single" w:sz="4" w:space="0" w:color="auto"/>
                  <w:bottom w:val="nil"/>
                </w:tcBorders>
                <w:shd w:val="clear" w:color="auto" w:fill="auto"/>
                <w:noWrap/>
                <w:vAlign w:val="center"/>
                <w:hideMark/>
              </w:tcPr>
            </w:tcPrChange>
          </w:tcPr>
          <w:p w14:paraId="46F3BB9D"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129</w:t>
            </w:r>
          </w:p>
        </w:tc>
        <w:tc>
          <w:tcPr>
            <w:tcW w:w="0" w:type="auto"/>
            <w:tcBorders>
              <w:top w:val="nil"/>
              <w:bottom w:val="nil"/>
            </w:tcBorders>
            <w:shd w:val="clear" w:color="auto" w:fill="auto"/>
            <w:noWrap/>
            <w:vAlign w:val="center"/>
            <w:hideMark/>
            <w:tcPrChange w:id="1290" w:author="Sydney Gourlay" w:date="2016-06-17T14:05:00Z">
              <w:tcPr>
                <w:tcW w:w="0" w:type="auto"/>
                <w:tcBorders>
                  <w:top w:val="nil"/>
                  <w:bottom w:val="nil"/>
                </w:tcBorders>
                <w:shd w:val="clear" w:color="auto" w:fill="auto"/>
                <w:noWrap/>
                <w:vAlign w:val="center"/>
                <w:hideMark/>
              </w:tcPr>
            </w:tcPrChange>
          </w:tcPr>
          <w:p w14:paraId="0F715366"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0.52</w:t>
            </w:r>
          </w:p>
        </w:tc>
        <w:tc>
          <w:tcPr>
            <w:tcW w:w="0" w:type="auto"/>
            <w:tcBorders>
              <w:top w:val="nil"/>
              <w:bottom w:val="nil"/>
            </w:tcBorders>
            <w:shd w:val="clear" w:color="auto" w:fill="auto"/>
            <w:noWrap/>
            <w:vAlign w:val="center"/>
            <w:hideMark/>
            <w:tcPrChange w:id="1291" w:author="Sydney Gourlay" w:date="2016-06-17T14:05:00Z">
              <w:tcPr>
                <w:tcW w:w="0" w:type="auto"/>
                <w:tcBorders>
                  <w:top w:val="nil"/>
                  <w:bottom w:val="nil"/>
                </w:tcBorders>
                <w:shd w:val="clear" w:color="auto" w:fill="auto"/>
                <w:noWrap/>
                <w:vAlign w:val="center"/>
                <w:hideMark/>
              </w:tcPr>
            </w:tcPrChange>
          </w:tcPr>
          <w:p w14:paraId="09992FF9"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0.53</w:t>
            </w:r>
          </w:p>
        </w:tc>
        <w:tc>
          <w:tcPr>
            <w:tcW w:w="0" w:type="auto"/>
            <w:tcBorders>
              <w:top w:val="nil"/>
              <w:bottom w:val="nil"/>
            </w:tcBorders>
            <w:shd w:val="clear" w:color="auto" w:fill="auto"/>
            <w:noWrap/>
            <w:vAlign w:val="center"/>
            <w:hideMark/>
            <w:tcPrChange w:id="1292" w:author="Sydney Gourlay" w:date="2016-06-17T14:05:00Z">
              <w:tcPr>
                <w:tcW w:w="0" w:type="auto"/>
                <w:tcBorders>
                  <w:top w:val="nil"/>
                  <w:bottom w:val="nil"/>
                </w:tcBorders>
                <w:shd w:val="clear" w:color="auto" w:fill="auto"/>
                <w:noWrap/>
                <w:vAlign w:val="center"/>
                <w:hideMark/>
              </w:tcPr>
            </w:tcPrChange>
          </w:tcPr>
          <w:p w14:paraId="54D2149C"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-0.01</w:t>
            </w:r>
          </w:p>
        </w:tc>
        <w:tc>
          <w:tcPr>
            <w:tcW w:w="1157" w:type="dxa"/>
            <w:tcBorders>
              <w:top w:val="nil"/>
              <w:bottom w:val="nil"/>
            </w:tcBorders>
            <w:shd w:val="clear" w:color="auto" w:fill="auto"/>
            <w:noWrap/>
            <w:vAlign w:val="center"/>
            <w:hideMark/>
            <w:tcPrChange w:id="1293" w:author="Sydney Gourlay" w:date="2016-06-17T14:05:00Z">
              <w:tcPr>
                <w:tcW w:w="1157" w:type="dxa"/>
                <w:tcBorders>
                  <w:top w:val="nil"/>
                  <w:bottom w:val="nil"/>
                </w:tcBorders>
                <w:shd w:val="clear" w:color="auto" w:fill="auto"/>
                <w:noWrap/>
                <w:vAlign w:val="center"/>
                <w:hideMark/>
              </w:tcPr>
            </w:tcPrChange>
          </w:tcPr>
          <w:p w14:paraId="1A6D8482"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w:t>
            </w:r>
          </w:p>
        </w:tc>
        <w:tc>
          <w:tcPr>
            <w:tcW w:w="1112" w:type="dxa"/>
            <w:tcBorders>
              <w:top w:val="nil"/>
              <w:bottom w:val="nil"/>
              <w:right w:val="single" w:sz="4" w:space="0" w:color="auto"/>
            </w:tcBorders>
            <w:shd w:val="clear" w:color="auto" w:fill="auto"/>
            <w:noWrap/>
            <w:vAlign w:val="center"/>
            <w:hideMark/>
            <w:tcPrChange w:id="1294" w:author="Sydney Gourlay" w:date="2016-06-17T14:05:00Z">
              <w:tcPr>
                <w:tcW w:w="1112" w:type="dxa"/>
                <w:tcBorders>
                  <w:top w:val="nil"/>
                  <w:bottom w:val="nil"/>
                  <w:right w:val="single" w:sz="4" w:space="0" w:color="auto"/>
                </w:tcBorders>
                <w:shd w:val="clear" w:color="auto" w:fill="auto"/>
                <w:noWrap/>
                <w:vAlign w:val="center"/>
                <w:hideMark/>
              </w:tcPr>
            </w:tcPrChange>
          </w:tcPr>
          <w:p w14:paraId="76812EEA"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622" w:type="dxa"/>
            <w:tcBorders>
              <w:top w:val="nil"/>
              <w:left w:val="nil"/>
              <w:bottom w:val="nil"/>
            </w:tcBorders>
            <w:shd w:val="clear" w:color="auto" w:fill="auto"/>
            <w:noWrap/>
            <w:vAlign w:val="center"/>
            <w:hideMark/>
            <w:tcPrChange w:id="1295" w:author="Sydney Gourlay" w:date="2016-06-17T14:05:00Z">
              <w:tcPr>
                <w:tcW w:w="598" w:type="dxa"/>
                <w:tcBorders>
                  <w:top w:val="nil"/>
                  <w:left w:val="nil"/>
                  <w:bottom w:val="nil"/>
                </w:tcBorders>
                <w:shd w:val="clear" w:color="auto" w:fill="auto"/>
                <w:noWrap/>
                <w:vAlign w:val="center"/>
                <w:hideMark/>
              </w:tcPr>
            </w:tcPrChange>
          </w:tcPr>
          <w:p w14:paraId="54F1AFFB"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783</w:t>
            </w:r>
          </w:p>
        </w:tc>
        <w:tc>
          <w:tcPr>
            <w:tcW w:w="0" w:type="auto"/>
            <w:tcBorders>
              <w:top w:val="nil"/>
              <w:bottom w:val="nil"/>
            </w:tcBorders>
            <w:shd w:val="clear" w:color="auto" w:fill="auto"/>
            <w:noWrap/>
            <w:vAlign w:val="center"/>
            <w:hideMark/>
            <w:tcPrChange w:id="1296" w:author="Sydney Gourlay" w:date="2016-06-17T14:05:00Z">
              <w:tcPr>
                <w:tcW w:w="0" w:type="auto"/>
                <w:tcBorders>
                  <w:top w:val="nil"/>
                  <w:bottom w:val="nil"/>
                </w:tcBorders>
                <w:shd w:val="clear" w:color="auto" w:fill="auto"/>
                <w:noWrap/>
                <w:vAlign w:val="center"/>
                <w:hideMark/>
              </w:tcPr>
            </w:tcPrChange>
          </w:tcPr>
          <w:p w14:paraId="56F91C74"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0.51</w:t>
            </w:r>
          </w:p>
        </w:tc>
        <w:tc>
          <w:tcPr>
            <w:tcW w:w="0" w:type="auto"/>
            <w:tcBorders>
              <w:top w:val="nil"/>
              <w:bottom w:val="nil"/>
            </w:tcBorders>
            <w:shd w:val="clear" w:color="auto" w:fill="auto"/>
            <w:noWrap/>
            <w:vAlign w:val="center"/>
            <w:hideMark/>
            <w:tcPrChange w:id="1297" w:author="Sydney Gourlay" w:date="2016-06-17T14:05:00Z">
              <w:tcPr>
                <w:tcW w:w="0" w:type="auto"/>
                <w:tcBorders>
                  <w:top w:val="nil"/>
                  <w:bottom w:val="nil"/>
                </w:tcBorders>
                <w:shd w:val="clear" w:color="auto" w:fill="auto"/>
                <w:noWrap/>
                <w:vAlign w:val="center"/>
                <w:hideMark/>
              </w:tcPr>
            </w:tcPrChange>
          </w:tcPr>
          <w:p w14:paraId="2DC57A0A"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0.50</w:t>
            </w:r>
          </w:p>
        </w:tc>
        <w:tc>
          <w:tcPr>
            <w:tcW w:w="0" w:type="auto"/>
            <w:tcBorders>
              <w:top w:val="nil"/>
              <w:bottom w:val="nil"/>
            </w:tcBorders>
            <w:shd w:val="clear" w:color="auto" w:fill="auto"/>
            <w:noWrap/>
            <w:vAlign w:val="center"/>
            <w:hideMark/>
            <w:tcPrChange w:id="1298" w:author="Sydney Gourlay" w:date="2016-06-17T14:05:00Z">
              <w:tcPr>
                <w:tcW w:w="0" w:type="auto"/>
                <w:tcBorders>
                  <w:top w:val="nil"/>
                  <w:bottom w:val="nil"/>
                </w:tcBorders>
                <w:shd w:val="clear" w:color="auto" w:fill="auto"/>
                <w:noWrap/>
                <w:vAlign w:val="center"/>
                <w:hideMark/>
              </w:tcPr>
            </w:tcPrChange>
          </w:tcPr>
          <w:p w14:paraId="0BE79AB1"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0.01</w:t>
            </w:r>
          </w:p>
        </w:tc>
        <w:tc>
          <w:tcPr>
            <w:tcW w:w="1179" w:type="dxa"/>
            <w:tcBorders>
              <w:top w:val="nil"/>
              <w:bottom w:val="nil"/>
            </w:tcBorders>
            <w:shd w:val="clear" w:color="auto" w:fill="auto"/>
            <w:noWrap/>
            <w:vAlign w:val="center"/>
            <w:hideMark/>
            <w:tcPrChange w:id="1299" w:author="Sydney Gourlay" w:date="2016-06-17T14:05:00Z">
              <w:tcPr>
                <w:tcW w:w="1179" w:type="dxa"/>
                <w:tcBorders>
                  <w:top w:val="nil"/>
                  <w:bottom w:val="nil"/>
                </w:tcBorders>
                <w:shd w:val="clear" w:color="auto" w:fill="auto"/>
                <w:noWrap/>
                <w:vAlign w:val="center"/>
                <w:hideMark/>
              </w:tcPr>
            </w:tcPrChange>
          </w:tcPr>
          <w:p w14:paraId="4F262F99"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w:t>
            </w:r>
          </w:p>
        </w:tc>
        <w:tc>
          <w:tcPr>
            <w:tcW w:w="1109" w:type="dxa"/>
            <w:tcBorders>
              <w:top w:val="nil"/>
              <w:bottom w:val="nil"/>
              <w:right w:val="nil"/>
            </w:tcBorders>
            <w:shd w:val="clear" w:color="auto" w:fill="auto"/>
            <w:noWrap/>
            <w:vAlign w:val="center"/>
            <w:hideMark/>
            <w:tcPrChange w:id="1300" w:author="Sydney Gourlay" w:date="2016-06-17T14:05:00Z">
              <w:tcPr>
                <w:tcW w:w="1109" w:type="dxa"/>
                <w:tcBorders>
                  <w:top w:val="nil"/>
                  <w:bottom w:val="nil"/>
                  <w:right w:val="nil"/>
                </w:tcBorders>
                <w:shd w:val="clear" w:color="auto" w:fill="auto"/>
                <w:noWrap/>
                <w:vAlign w:val="center"/>
                <w:hideMark/>
              </w:tcPr>
            </w:tcPrChange>
          </w:tcPr>
          <w:p w14:paraId="06FCDC5F"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r>
      <w:tr w:rsidR="00B2394F" w:rsidRPr="00EE2304" w14:paraId="0947BC34" w14:textId="77777777" w:rsidTr="00321897">
        <w:trPr>
          <w:trHeight w:val="315"/>
          <w:trPrChange w:id="1301" w:author="Sydney Gourlay" w:date="2016-06-17T14:05:00Z">
            <w:trPr>
              <w:trHeight w:val="315"/>
            </w:trPr>
          </w:trPrChange>
        </w:trPr>
        <w:tc>
          <w:tcPr>
            <w:tcW w:w="1818" w:type="dxa"/>
            <w:tcBorders>
              <w:top w:val="nil"/>
              <w:left w:val="nil"/>
              <w:right w:val="nil"/>
            </w:tcBorders>
            <w:shd w:val="clear" w:color="auto" w:fill="auto"/>
            <w:noWrap/>
            <w:vAlign w:val="center"/>
            <w:hideMark/>
            <w:tcPrChange w:id="1302" w:author="Sydney Gourlay" w:date="2016-06-17T14:05:00Z">
              <w:tcPr>
                <w:tcW w:w="0" w:type="auto"/>
                <w:tcBorders>
                  <w:top w:val="nil"/>
                  <w:left w:val="nil"/>
                  <w:right w:val="nil"/>
                </w:tcBorders>
                <w:shd w:val="clear" w:color="auto" w:fill="auto"/>
                <w:noWrap/>
                <w:vAlign w:val="center"/>
                <w:hideMark/>
              </w:tcPr>
            </w:tcPrChange>
          </w:tcPr>
          <w:p w14:paraId="455888D4" w14:textId="77777777" w:rsidR="00C15B18" w:rsidRPr="00EE2304" w:rsidRDefault="00C15B18" w:rsidP="004A51D0">
            <w:pPr>
              <w:spacing w:after="0" w:line="240" w:lineRule="auto"/>
              <w:ind w:firstLineChars="100" w:firstLine="200"/>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5    (&lt; 1.25 acres)</w:t>
            </w:r>
          </w:p>
        </w:tc>
        <w:tc>
          <w:tcPr>
            <w:tcW w:w="0" w:type="auto"/>
            <w:tcBorders>
              <w:top w:val="nil"/>
              <w:left w:val="single" w:sz="4" w:space="0" w:color="auto"/>
            </w:tcBorders>
            <w:shd w:val="clear" w:color="auto" w:fill="auto"/>
            <w:noWrap/>
            <w:vAlign w:val="center"/>
            <w:hideMark/>
            <w:tcPrChange w:id="1303" w:author="Sydney Gourlay" w:date="2016-06-17T14:05:00Z">
              <w:tcPr>
                <w:tcW w:w="0" w:type="auto"/>
                <w:tcBorders>
                  <w:top w:val="nil"/>
                  <w:left w:val="single" w:sz="4" w:space="0" w:color="auto"/>
                </w:tcBorders>
                <w:shd w:val="clear" w:color="auto" w:fill="auto"/>
                <w:noWrap/>
                <w:vAlign w:val="center"/>
                <w:hideMark/>
              </w:tcPr>
            </w:tcPrChange>
          </w:tcPr>
          <w:p w14:paraId="708604FB"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108</w:t>
            </w:r>
          </w:p>
        </w:tc>
        <w:tc>
          <w:tcPr>
            <w:tcW w:w="0" w:type="auto"/>
            <w:tcBorders>
              <w:top w:val="nil"/>
            </w:tcBorders>
            <w:shd w:val="clear" w:color="auto" w:fill="auto"/>
            <w:noWrap/>
            <w:vAlign w:val="center"/>
            <w:hideMark/>
            <w:tcPrChange w:id="1304" w:author="Sydney Gourlay" w:date="2016-06-17T14:05:00Z">
              <w:tcPr>
                <w:tcW w:w="0" w:type="auto"/>
                <w:tcBorders>
                  <w:top w:val="nil"/>
                </w:tcBorders>
                <w:shd w:val="clear" w:color="auto" w:fill="auto"/>
                <w:noWrap/>
                <w:vAlign w:val="center"/>
                <w:hideMark/>
              </w:tcPr>
            </w:tcPrChange>
          </w:tcPr>
          <w:p w14:paraId="6079F476"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0.97</w:t>
            </w:r>
          </w:p>
        </w:tc>
        <w:tc>
          <w:tcPr>
            <w:tcW w:w="0" w:type="auto"/>
            <w:tcBorders>
              <w:top w:val="nil"/>
            </w:tcBorders>
            <w:shd w:val="clear" w:color="auto" w:fill="auto"/>
            <w:noWrap/>
            <w:vAlign w:val="center"/>
            <w:hideMark/>
            <w:tcPrChange w:id="1305" w:author="Sydney Gourlay" w:date="2016-06-17T14:05:00Z">
              <w:tcPr>
                <w:tcW w:w="0" w:type="auto"/>
                <w:tcBorders>
                  <w:top w:val="nil"/>
                </w:tcBorders>
                <w:shd w:val="clear" w:color="auto" w:fill="auto"/>
                <w:noWrap/>
                <w:vAlign w:val="center"/>
                <w:hideMark/>
              </w:tcPr>
            </w:tcPrChange>
          </w:tcPr>
          <w:p w14:paraId="41A446A2"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0.99</w:t>
            </w:r>
          </w:p>
        </w:tc>
        <w:tc>
          <w:tcPr>
            <w:tcW w:w="0" w:type="auto"/>
            <w:tcBorders>
              <w:top w:val="nil"/>
            </w:tcBorders>
            <w:shd w:val="clear" w:color="auto" w:fill="auto"/>
            <w:noWrap/>
            <w:vAlign w:val="center"/>
            <w:hideMark/>
            <w:tcPrChange w:id="1306" w:author="Sydney Gourlay" w:date="2016-06-17T14:05:00Z">
              <w:tcPr>
                <w:tcW w:w="0" w:type="auto"/>
                <w:tcBorders>
                  <w:top w:val="nil"/>
                </w:tcBorders>
                <w:shd w:val="clear" w:color="auto" w:fill="auto"/>
                <w:noWrap/>
                <w:vAlign w:val="center"/>
                <w:hideMark/>
              </w:tcPr>
            </w:tcPrChange>
          </w:tcPr>
          <w:p w14:paraId="563680A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-0.02</w:t>
            </w:r>
          </w:p>
        </w:tc>
        <w:tc>
          <w:tcPr>
            <w:tcW w:w="1157" w:type="dxa"/>
            <w:tcBorders>
              <w:top w:val="nil"/>
            </w:tcBorders>
            <w:shd w:val="clear" w:color="auto" w:fill="auto"/>
            <w:noWrap/>
            <w:vAlign w:val="center"/>
            <w:hideMark/>
            <w:tcPrChange w:id="1307" w:author="Sydney Gourlay" w:date="2016-06-17T14:05:00Z">
              <w:tcPr>
                <w:tcW w:w="1157" w:type="dxa"/>
                <w:tcBorders>
                  <w:top w:val="nil"/>
                </w:tcBorders>
                <w:shd w:val="clear" w:color="auto" w:fill="auto"/>
                <w:noWrap/>
                <w:vAlign w:val="center"/>
                <w:hideMark/>
              </w:tcPr>
            </w:tcPrChange>
          </w:tcPr>
          <w:p w14:paraId="03F36629"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w:t>
            </w:r>
          </w:p>
        </w:tc>
        <w:tc>
          <w:tcPr>
            <w:tcW w:w="1112" w:type="dxa"/>
            <w:tcBorders>
              <w:top w:val="nil"/>
              <w:right w:val="single" w:sz="4" w:space="0" w:color="auto"/>
            </w:tcBorders>
            <w:shd w:val="clear" w:color="auto" w:fill="auto"/>
            <w:noWrap/>
            <w:vAlign w:val="center"/>
            <w:hideMark/>
            <w:tcPrChange w:id="1308" w:author="Sydney Gourlay" w:date="2016-06-17T14:05:00Z">
              <w:tcPr>
                <w:tcW w:w="1112" w:type="dxa"/>
                <w:tcBorders>
                  <w:top w:val="nil"/>
                  <w:right w:val="single" w:sz="4" w:space="0" w:color="auto"/>
                </w:tcBorders>
                <w:shd w:val="clear" w:color="auto" w:fill="auto"/>
                <w:noWrap/>
                <w:vAlign w:val="center"/>
                <w:hideMark/>
              </w:tcPr>
            </w:tcPrChange>
          </w:tcPr>
          <w:p w14:paraId="2BA2E94B"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622" w:type="dxa"/>
            <w:tcBorders>
              <w:top w:val="nil"/>
              <w:left w:val="nil"/>
            </w:tcBorders>
            <w:shd w:val="clear" w:color="auto" w:fill="auto"/>
            <w:noWrap/>
            <w:vAlign w:val="center"/>
            <w:hideMark/>
            <w:tcPrChange w:id="1309" w:author="Sydney Gourlay" w:date="2016-06-17T14:05:00Z">
              <w:tcPr>
                <w:tcW w:w="598" w:type="dxa"/>
                <w:tcBorders>
                  <w:top w:val="nil"/>
                  <w:left w:val="nil"/>
                </w:tcBorders>
                <w:shd w:val="clear" w:color="auto" w:fill="auto"/>
                <w:noWrap/>
                <w:vAlign w:val="center"/>
                <w:hideMark/>
              </w:tcPr>
            </w:tcPrChange>
          </w:tcPr>
          <w:p w14:paraId="23DCB724"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353</w:t>
            </w:r>
          </w:p>
        </w:tc>
        <w:tc>
          <w:tcPr>
            <w:tcW w:w="0" w:type="auto"/>
            <w:tcBorders>
              <w:top w:val="nil"/>
            </w:tcBorders>
            <w:shd w:val="clear" w:color="auto" w:fill="auto"/>
            <w:noWrap/>
            <w:vAlign w:val="center"/>
            <w:hideMark/>
            <w:tcPrChange w:id="1310" w:author="Sydney Gourlay" w:date="2016-06-17T14:05:00Z">
              <w:tcPr>
                <w:tcW w:w="0" w:type="auto"/>
                <w:tcBorders>
                  <w:top w:val="nil"/>
                </w:tcBorders>
                <w:shd w:val="clear" w:color="auto" w:fill="auto"/>
                <w:noWrap/>
                <w:vAlign w:val="center"/>
                <w:hideMark/>
              </w:tcPr>
            </w:tcPrChange>
          </w:tcPr>
          <w:p w14:paraId="656AB233"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0.97</w:t>
            </w:r>
          </w:p>
        </w:tc>
        <w:tc>
          <w:tcPr>
            <w:tcW w:w="0" w:type="auto"/>
            <w:tcBorders>
              <w:top w:val="nil"/>
            </w:tcBorders>
            <w:shd w:val="clear" w:color="auto" w:fill="auto"/>
            <w:noWrap/>
            <w:vAlign w:val="center"/>
            <w:hideMark/>
            <w:tcPrChange w:id="1311" w:author="Sydney Gourlay" w:date="2016-06-17T14:05:00Z">
              <w:tcPr>
                <w:tcW w:w="0" w:type="auto"/>
                <w:tcBorders>
                  <w:top w:val="nil"/>
                </w:tcBorders>
                <w:shd w:val="clear" w:color="auto" w:fill="auto"/>
                <w:noWrap/>
                <w:vAlign w:val="center"/>
                <w:hideMark/>
              </w:tcPr>
            </w:tcPrChange>
          </w:tcPr>
          <w:p w14:paraId="49432B5D"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0.96</w:t>
            </w:r>
          </w:p>
        </w:tc>
        <w:tc>
          <w:tcPr>
            <w:tcW w:w="0" w:type="auto"/>
            <w:tcBorders>
              <w:top w:val="nil"/>
            </w:tcBorders>
            <w:shd w:val="clear" w:color="auto" w:fill="auto"/>
            <w:noWrap/>
            <w:vAlign w:val="center"/>
            <w:hideMark/>
            <w:tcPrChange w:id="1312" w:author="Sydney Gourlay" w:date="2016-06-17T14:05:00Z">
              <w:tcPr>
                <w:tcW w:w="0" w:type="auto"/>
                <w:tcBorders>
                  <w:top w:val="nil"/>
                </w:tcBorders>
                <w:shd w:val="clear" w:color="auto" w:fill="auto"/>
                <w:noWrap/>
                <w:vAlign w:val="center"/>
                <w:hideMark/>
              </w:tcPr>
            </w:tcPrChange>
          </w:tcPr>
          <w:p w14:paraId="30E36AA6"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0.01</w:t>
            </w:r>
          </w:p>
        </w:tc>
        <w:tc>
          <w:tcPr>
            <w:tcW w:w="1179" w:type="dxa"/>
            <w:tcBorders>
              <w:top w:val="nil"/>
            </w:tcBorders>
            <w:shd w:val="clear" w:color="auto" w:fill="auto"/>
            <w:noWrap/>
            <w:vAlign w:val="center"/>
            <w:hideMark/>
            <w:tcPrChange w:id="1313" w:author="Sydney Gourlay" w:date="2016-06-17T14:05:00Z">
              <w:tcPr>
                <w:tcW w:w="1179" w:type="dxa"/>
                <w:tcBorders>
                  <w:top w:val="nil"/>
                </w:tcBorders>
                <w:shd w:val="clear" w:color="auto" w:fill="auto"/>
                <w:noWrap/>
                <w:vAlign w:val="center"/>
                <w:hideMark/>
              </w:tcPr>
            </w:tcPrChange>
          </w:tcPr>
          <w:p w14:paraId="1F7F304F"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w:t>
            </w:r>
          </w:p>
        </w:tc>
        <w:tc>
          <w:tcPr>
            <w:tcW w:w="1109" w:type="dxa"/>
            <w:tcBorders>
              <w:top w:val="nil"/>
              <w:right w:val="nil"/>
            </w:tcBorders>
            <w:shd w:val="clear" w:color="auto" w:fill="auto"/>
            <w:noWrap/>
            <w:vAlign w:val="center"/>
            <w:hideMark/>
            <w:tcPrChange w:id="1314" w:author="Sydney Gourlay" w:date="2016-06-17T14:05:00Z">
              <w:tcPr>
                <w:tcW w:w="1109" w:type="dxa"/>
                <w:tcBorders>
                  <w:top w:val="nil"/>
                  <w:right w:val="nil"/>
                </w:tcBorders>
                <w:shd w:val="clear" w:color="auto" w:fill="auto"/>
                <w:noWrap/>
                <w:vAlign w:val="center"/>
                <w:hideMark/>
              </w:tcPr>
            </w:tcPrChange>
          </w:tcPr>
          <w:p w14:paraId="6D6CFD8B"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r>
      <w:tr w:rsidR="00B2394F" w:rsidRPr="00EE2304" w14:paraId="1DDD7034" w14:textId="77777777" w:rsidTr="00321897">
        <w:trPr>
          <w:trHeight w:val="315"/>
          <w:trPrChange w:id="1315" w:author="Sydney Gourlay" w:date="2016-06-17T14:05:00Z">
            <w:trPr>
              <w:trHeight w:val="315"/>
            </w:trPr>
          </w:trPrChange>
        </w:trPr>
        <w:tc>
          <w:tcPr>
            <w:tcW w:w="1818" w:type="dxa"/>
            <w:tcBorders>
              <w:top w:val="nil"/>
              <w:left w:val="nil"/>
              <w:bottom w:val="dotted" w:sz="4" w:space="0" w:color="auto"/>
              <w:right w:val="nil"/>
            </w:tcBorders>
            <w:shd w:val="clear" w:color="auto" w:fill="auto"/>
            <w:noWrap/>
            <w:vAlign w:val="center"/>
            <w:hideMark/>
            <w:tcPrChange w:id="1316" w:author="Sydney Gourlay" w:date="2016-06-17T14:05:00Z">
              <w:tcPr>
                <w:tcW w:w="0" w:type="auto"/>
                <w:tcBorders>
                  <w:top w:val="nil"/>
                  <w:left w:val="nil"/>
                  <w:bottom w:val="dotted" w:sz="4" w:space="0" w:color="auto"/>
                  <w:right w:val="nil"/>
                </w:tcBorders>
                <w:shd w:val="clear" w:color="auto" w:fill="auto"/>
                <w:noWrap/>
                <w:vAlign w:val="center"/>
                <w:hideMark/>
              </w:tcPr>
            </w:tcPrChange>
          </w:tcPr>
          <w:p w14:paraId="200BD05D" w14:textId="77777777" w:rsidR="00C15B18" w:rsidRPr="00EE2304" w:rsidRDefault="00C15B18" w:rsidP="004A51D0">
            <w:pPr>
              <w:spacing w:after="0" w:line="240" w:lineRule="auto"/>
              <w:ind w:firstLineChars="100" w:firstLine="200"/>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6   (&gt;= 1.25 acres)</w:t>
            </w:r>
          </w:p>
        </w:tc>
        <w:tc>
          <w:tcPr>
            <w:tcW w:w="0" w:type="auto"/>
            <w:tcBorders>
              <w:top w:val="nil"/>
              <w:left w:val="single" w:sz="4" w:space="0" w:color="auto"/>
              <w:bottom w:val="dotted" w:sz="4" w:space="0" w:color="auto"/>
            </w:tcBorders>
            <w:shd w:val="clear" w:color="auto" w:fill="auto"/>
            <w:noWrap/>
            <w:vAlign w:val="center"/>
            <w:hideMark/>
            <w:tcPrChange w:id="1317" w:author="Sydney Gourlay" w:date="2016-06-17T14:05:00Z">
              <w:tcPr>
                <w:tcW w:w="0" w:type="auto"/>
                <w:tcBorders>
                  <w:top w:val="nil"/>
                  <w:left w:val="single" w:sz="4" w:space="0" w:color="auto"/>
                  <w:bottom w:val="dotted" w:sz="4" w:space="0" w:color="auto"/>
                </w:tcBorders>
                <w:shd w:val="clear" w:color="auto" w:fill="auto"/>
                <w:noWrap/>
                <w:vAlign w:val="center"/>
                <w:hideMark/>
              </w:tcPr>
            </w:tcPrChange>
          </w:tcPr>
          <w:p w14:paraId="00453F7A"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153</w:t>
            </w:r>
          </w:p>
        </w:tc>
        <w:tc>
          <w:tcPr>
            <w:tcW w:w="0" w:type="auto"/>
            <w:tcBorders>
              <w:top w:val="nil"/>
              <w:bottom w:val="dotted" w:sz="4" w:space="0" w:color="auto"/>
            </w:tcBorders>
            <w:shd w:val="clear" w:color="auto" w:fill="auto"/>
            <w:noWrap/>
            <w:vAlign w:val="center"/>
            <w:hideMark/>
            <w:tcPrChange w:id="1318" w:author="Sydney Gourlay" w:date="2016-06-17T14:05:00Z">
              <w:tcPr>
                <w:tcW w:w="0" w:type="auto"/>
                <w:tcBorders>
                  <w:top w:val="nil"/>
                  <w:bottom w:val="dotted" w:sz="4" w:space="0" w:color="auto"/>
                </w:tcBorders>
                <w:shd w:val="clear" w:color="auto" w:fill="auto"/>
                <w:noWrap/>
                <w:vAlign w:val="center"/>
                <w:hideMark/>
              </w:tcPr>
            </w:tcPrChange>
          </w:tcPr>
          <w:p w14:paraId="7BA0EDE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2.86</w:t>
            </w:r>
          </w:p>
        </w:tc>
        <w:tc>
          <w:tcPr>
            <w:tcW w:w="0" w:type="auto"/>
            <w:tcBorders>
              <w:top w:val="nil"/>
              <w:bottom w:val="dotted" w:sz="4" w:space="0" w:color="auto"/>
            </w:tcBorders>
            <w:shd w:val="clear" w:color="auto" w:fill="auto"/>
            <w:noWrap/>
            <w:vAlign w:val="center"/>
            <w:hideMark/>
            <w:tcPrChange w:id="1319" w:author="Sydney Gourlay" w:date="2016-06-17T14:05:00Z">
              <w:tcPr>
                <w:tcW w:w="0" w:type="auto"/>
                <w:tcBorders>
                  <w:top w:val="nil"/>
                  <w:bottom w:val="dotted" w:sz="4" w:space="0" w:color="auto"/>
                </w:tcBorders>
                <w:shd w:val="clear" w:color="auto" w:fill="auto"/>
                <w:noWrap/>
                <w:vAlign w:val="center"/>
                <w:hideMark/>
              </w:tcPr>
            </w:tcPrChange>
          </w:tcPr>
          <w:p w14:paraId="67D4AFA8"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2.87</w:t>
            </w:r>
          </w:p>
        </w:tc>
        <w:tc>
          <w:tcPr>
            <w:tcW w:w="0" w:type="auto"/>
            <w:tcBorders>
              <w:top w:val="nil"/>
              <w:bottom w:val="dotted" w:sz="4" w:space="0" w:color="auto"/>
            </w:tcBorders>
            <w:shd w:val="clear" w:color="auto" w:fill="auto"/>
            <w:noWrap/>
            <w:vAlign w:val="center"/>
            <w:hideMark/>
            <w:tcPrChange w:id="1320" w:author="Sydney Gourlay" w:date="2016-06-17T14:05:00Z">
              <w:tcPr>
                <w:tcW w:w="0" w:type="auto"/>
                <w:tcBorders>
                  <w:top w:val="nil"/>
                  <w:bottom w:val="dotted" w:sz="4" w:space="0" w:color="auto"/>
                </w:tcBorders>
                <w:shd w:val="clear" w:color="auto" w:fill="auto"/>
                <w:noWrap/>
                <w:vAlign w:val="center"/>
                <w:hideMark/>
              </w:tcPr>
            </w:tcPrChange>
          </w:tcPr>
          <w:p w14:paraId="6563B358"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-0.01</w:t>
            </w:r>
          </w:p>
        </w:tc>
        <w:tc>
          <w:tcPr>
            <w:tcW w:w="1157" w:type="dxa"/>
            <w:tcBorders>
              <w:top w:val="nil"/>
              <w:bottom w:val="dotted" w:sz="4" w:space="0" w:color="auto"/>
            </w:tcBorders>
            <w:shd w:val="clear" w:color="auto" w:fill="auto"/>
            <w:noWrap/>
            <w:vAlign w:val="center"/>
            <w:hideMark/>
            <w:tcPrChange w:id="1321" w:author="Sydney Gourlay" w:date="2016-06-17T14:05:00Z">
              <w:tcPr>
                <w:tcW w:w="1157" w:type="dxa"/>
                <w:tcBorders>
                  <w:top w:val="nil"/>
                  <w:bottom w:val="dotted" w:sz="4" w:space="0" w:color="auto"/>
                </w:tcBorders>
                <w:shd w:val="clear" w:color="auto" w:fill="auto"/>
                <w:noWrap/>
                <w:vAlign w:val="center"/>
                <w:hideMark/>
              </w:tcPr>
            </w:tcPrChange>
          </w:tcPr>
          <w:p w14:paraId="3CE425B7"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w:t>
            </w:r>
          </w:p>
        </w:tc>
        <w:tc>
          <w:tcPr>
            <w:tcW w:w="1112" w:type="dxa"/>
            <w:tcBorders>
              <w:top w:val="nil"/>
              <w:bottom w:val="dotted" w:sz="4" w:space="0" w:color="auto"/>
              <w:right w:val="single" w:sz="4" w:space="0" w:color="auto"/>
            </w:tcBorders>
            <w:shd w:val="clear" w:color="auto" w:fill="auto"/>
            <w:noWrap/>
            <w:vAlign w:val="center"/>
            <w:hideMark/>
            <w:tcPrChange w:id="1322" w:author="Sydney Gourlay" w:date="2016-06-17T14:05:00Z">
              <w:tcPr>
                <w:tcW w:w="1112" w:type="dxa"/>
                <w:tcBorders>
                  <w:top w:val="nil"/>
                  <w:bottom w:val="dotted" w:sz="4" w:space="0" w:color="auto"/>
                  <w:right w:val="single" w:sz="4" w:space="0" w:color="auto"/>
                </w:tcBorders>
                <w:shd w:val="clear" w:color="auto" w:fill="auto"/>
                <w:noWrap/>
                <w:vAlign w:val="center"/>
                <w:hideMark/>
              </w:tcPr>
            </w:tcPrChange>
          </w:tcPr>
          <w:p w14:paraId="1787A2CB"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622" w:type="dxa"/>
            <w:tcBorders>
              <w:top w:val="nil"/>
              <w:left w:val="nil"/>
              <w:bottom w:val="dotted" w:sz="4" w:space="0" w:color="auto"/>
            </w:tcBorders>
            <w:shd w:val="clear" w:color="auto" w:fill="auto"/>
            <w:noWrap/>
            <w:vAlign w:val="center"/>
            <w:hideMark/>
            <w:tcPrChange w:id="1323" w:author="Sydney Gourlay" w:date="2016-06-17T14:05:00Z">
              <w:tcPr>
                <w:tcW w:w="598" w:type="dxa"/>
                <w:tcBorders>
                  <w:top w:val="nil"/>
                  <w:left w:val="nil"/>
                  <w:bottom w:val="dotted" w:sz="4" w:space="0" w:color="auto"/>
                </w:tcBorders>
                <w:shd w:val="clear" w:color="auto" w:fill="auto"/>
                <w:noWrap/>
                <w:vAlign w:val="center"/>
                <w:hideMark/>
              </w:tcPr>
            </w:tcPrChange>
          </w:tcPr>
          <w:p w14:paraId="497CF9E5"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273</w:t>
            </w:r>
          </w:p>
        </w:tc>
        <w:tc>
          <w:tcPr>
            <w:tcW w:w="0" w:type="auto"/>
            <w:tcBorders>
              <w:top w:val="nil"/>
              <w:bottom w:val="dotted" w:sz="4" w:space="0" w:color="auto"/>
            </w:tcBorders>
            <w:shd w:val="clear" w:color="auto" w:fill="auto"/>
            <w:noWrap/>
            <w:vAlign w:val="center"/>
            <w:hideMark/>
            <w:tcPrChange w:id="1324" w:author="Sydney Gourlay" w:date="2016-06-17T14:05:00Z">
              <w:tcPr>
                <w:tcW w:w="0" w:type="auto"/>
                <w:tcBorders>
                  <w:top w:val="nil"/>
                  <w:bottom w:val="dotted" w:sz="4" w:space="0" w:color="auto"/>
                </w:tcBorders>
                <w:shd w:val="clear" w:color="auto" w:fill="auto"/>
                <w:noWrap/>
                <w:vAlign w:val="center"/>
                <w:hideMark/>
              </w:tcPr>
            </w:tcPrChange>
          </w:tcPr>
          <w:p w14:paraId="5A8BB037"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2.44</w:t>
            </w:r>
          </w:p>
        </w:tc>
        <w:tc>
          <w:tcPr>
            <w:tcW w:w="0" w:type="auto"/>
            <w:tcBorders>
              <w:top w:val="nil"/>
              <w:bottom w:val="dotted" w:sz="4" w:space="0" w:color="auto"/>
            </w:tcBorders>
            <w:shd w:val="clear" w:color="auto" w:fill="auto"/>
            <w:noWrap/>
            <w:vAlign w:val="center"/>
            <w:hideMark/>
            <w:tcPrChange w:id="1325" w:author="Sydney Gourlay" w:date="2016-06-17T14:05:00Z">
              <w:tcPr>
                <w:tcW w:w="0" w:type="auto"/>
                <w:tcBorders>
                  <w:top w:val="nil"/>
                  <w:bottom w:val="dotted" w:sz="4" w:space="0" w:color="auto"/>
                </w:tcBorders>
                <w:shd w:val="clear" w:color="auto" w:fill="auto"/>
                <w:noWrap/>
                <w:vAlign w:val="center"/>
                <w:hideMark/>
              </w:tcPr>
            </w:tcPrChange>
          </w:tcPr>
          <w:p w14:paraId="3BF408A5"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2.43</w:t>
            </w:r>
          </w:p>
        </w:tc>
        <w:tc>
          <w:tcPr>
            <w:tcW w:w="0" w:type="auto"/>
            <w:tcBorders>
              <w:top w:val="nil"/>
              <w:bottom w:val="dotted" w:sz="4" w:space="0" w:color="auto"/>
            </w:tcBorders>
            <w:shd w:val="clear" w:color="auto" w:fill="auto"/>
            <w:noWrap/>
            <w:vAlign w:val="center"/>
            <w:hideMark/>
            <w:tcPrChange w:id="1326" w:author="Sydney Gourlay" w:date="2016-06-17T14:05:00Z">
              <w:tcPr>
                <w:tcW w:w="0" w:type="auto"/>
                <w:tcBorders>
                  <w:top w:val="nil"/>
                  <w:bottom w:val="dotted" w:sz="4" w:space="0" w:color="auto"/>
                </w:tcBorders>
                <w:shd w:val="clear" w:color="auto" w:fill="auto"/>
                <w:noWrap/>
                <w:vAlign w:val="center"/>
                <w:hideMark/>
              </w:tcPr>
            </w:tcPrChange>
          </w:tcPr>
          <w:p w14:paraId="1BFC738A"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0.01</w:t>
            </w:r>
          </w:p>
        </w:tc>
        <w:tc>
          <w:tcPr>
            <w:tcW w:w="1179" w:type="dxa"/>
            <w:tcBorders>
              <w:top w:val="nil"/>
              <w:bottom w:val="dotted" w:sz="4" w:space="0" w:color="auto"/>
            </w:tcBorders>
            <w:shd w:val="clear" w:color="auto" w:fill="auto"/>
            <w:noWrap/>
            <w:vAlign w:val="center"/>
            <w:hideMark/>
            <w:tcPrChange w:id="1327" w:author="Sydney Gourlay" w:date="2016-06-17T14:05:00Z">
              <w:tcPr>
                <w:tcW w:w="1179" w:type="dxa"/>
                <w:tcBorders>
                  <w:top w:val="nil"/>
                  <w:bottom w:val="dotted" w:sz="4" w:space="0" w:color="auto"/>
                </w:tcBorders>
                <w:shd w:val="clear" w:color="auto" w:fill="auto"/>
                <w:noWrap/>
                <w:vAlign w:val="center"/>
                <w:hideMark/>
              </w:tcPr>
            </w:tcPrChange>
          </w:tcPr>
          <w:p w14:paraId="3EE9478E"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w:t>
            </w:r>
          </w:p>
        </w:tc>
        <w:tc>
          <w:tcPr>
            <w:tcW w:w="1109" w:type="dxa"/>
            <w:tcBorders>
              <w:top w:val="nil"/>
              <w:bottom w:val="dotted" w:sz="4" w:space="0" w:color="auto"/>
              <w:right w:val="nil"/>
            </w:tcBorders>
            <w:shd w:val="clear" w:color="auto" w:fill="auto"/>
            <w:noWrap/>
            <w:vAlign w:val="center"/>
            <w:hideMark/>
            <w:tcPrChange w:id="1328" w:author="Sydney Gourlay" w:date="2016-06-17T14:05:00Z">
              <w:tcPr>
                <w:tcW w:w="1109" w:type="dxa"/>
                <w:tcBorders>
                  <w:top w:val="nil"/>
                  <w:bottom w:val="dotted" w:sz="4" w:space="0" w:color="auto"/>
                  <w:right w:val="nil"/>
                </w:tcBorders>
                <w:shd w:val="clear" w:color="auto" w:fill="auto"/>
                <w:noWrap/>
                <w:vAlign w:val="center"/>
                <w:hideMark/>
              </w:tcPr>
            </w:tcPrChange>
          </w:tcPr>
          <w:p w14:paraId="166AE4EF"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r>
      <w:tr w:rsidR="00B2394F" w:rsidRPr="00EE2304" w14:paraId="46F9871F" w14:textId="77777777" w:rsidTr="00321897">
        <w:trPr>
          <w:trHeight w:val="315"/>
          <w:trPrChange w:id="1329" w:author="Sydney Gourlay" w:date="2016-06-17T14:05:00Z">
            <w:trPr>
              <w:trHeight w:val="315"/>
            </w:trPr>
          </w:trPrChange>
        </w:trPr>
        <w:tc>
          <w:tcPr>
            <w:tcW w:w="1818" w:type="dxa"/>
            <w:tcBorders>
              <w:top w:val="dotted" w:sz="4" w:space="0" w:color="auto"/>
              <w:left w:val="nil"/>
              <w:bottom w:val="single" w:sz="4" w:space="0" w:color="auto"/>
              <w:right w:val="single" w:sz="4" w:space="0" w:color="auto"/>
            </w:tcBorders>
            <w:shd w:val="clear" w:color="auto" w:fill="auto"/>
            <w:noWrap/>
            <w:vAlign w:val="center"/>
            <w:hideMark/>
            <w:tcPrChange w:id="1330" w:author="Sydney Gourlay" w:date="2016-06-17T14:05:00Z">
              <w:tcPr>
                <w:tcW w:w="0" w:type="auto"/>
                <w:tcBorders>
                  <w:top w:val="dotted" w:sz="4" w:space="0" w:color="auto"/>
                  <w:left w:val="nil"/>
                  <w:bottom w:val="single" w:sz="4" w:space="0" w:color="auto"/>
                  <w:right w:val="single" w:sz="4" w:space="0" w:color="auto"/>
                </w:tcBorders>
                <w:shd w:val="clear" w:color="auto" w:fill="auto"/>
                <w:noWrap/>
                <w:vAlign w:val="center"/>
                <w:hideMark/>
              </w:tcPr>
            </w:tcPrChange>
          </w:tcPr>
          <w:p w14:paraId="53264A64"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Total</w:t>
            </w:r>
          </w:p>
        </w:tc>
        <w:tc>
          <w:tcPr>
            <w:tcW w:w="0" w:type="auto"/>
            <w:tcBorders>
              <w:top w:val="dotted" w:sz="4" w:space="0" w:color="auto"/>
              <w:left w:val="nil"/>
              <w:bottom w:val="single" w:sz="4" w:space="0" w:color="auto"/>
            </w:tcBorders>
            <w:shd w:val="clear" w:color="auto" w:fill="auto"/>
            <w:noWrap/>
            <w:vAlign w:val="center"/>
            <w:hideMark/>
            <w:tcPrChange w:id="1331" w:author="Sydney Gourlay" w:date="2016-06-17T14:05:00Z">
              <w:tcPr>
                <w:tcW w:w="0" w:type="auto"/>
                <w:tcBorders>
                  <w:top w:val="dotted" w:sz="4" w:space="0" w:color="auto"/>
                  <w:left w:val="nil"/>
                  <w:bottom w:val="single" w:sz="4" w:space="0" w:color="auto"/>
                </w:tcBorders>
                <w:shd w:val="clear" w:color="auto" w:fill="auto"/>
                <w:noWrap/>
                <w:vAlign w:val="center"/>
                <w:hideMark/>
              </w:tcPr>
            </w:tcPrChange>
          </w:tcPr>
          <w:p w14:paraId="7F00AD73"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485</w:t>
            </w:r>
          </w:p>
        </w:tc>
        <w:tc>
          <w:tcPr>
            <w:tcW w:w="0" w:type="auto"/>
            <w:tcBorders>
              <w:top w:val="dotted" w:sz="4" w:space="0" w:color="auto"/>
              <w:bottom w:val="single" w:sz="4" w:space="0" w:color="auto"/>
            </w:tcBorders>
            <w:shd w:val="clear" w:color="auto" w:fill="auto"/>
            <w:noWrap/>
            <w:vAlign w:val="center"/>
            <w:hideMark/>
            <w:tcPrChange w:id="1332" w:author="Sydney Gourlay" w:date="2016-06-17T14:05:00Z">
              <w:tcPr>
                <w:tcW w:w="0" w:type="auto"/>
                <w:tcBorders>
                  <w:top w:val="dotted" w:sz="4" w:space="0" w:color="auto"/>
                  <w:bottom w:val="single" w:sz="4" w:space="0" w:color="auto"/>
                </w:tcBorders>
                <w:shd w:val="clear" w:color="auto" w:fill="auto"/>
                <w:noWrap/>
                <w:vAlign w:val="center"/>
                <w:hideMark/>
              </w:tcPr>
            </w:tcPrChange>
          </w:tcPr>
          <w:p w14:paraId="580B0DC9"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1.30</w:t>
            </w:r>
          </w:p>
        </w:tc>
        <w:tc>
          <w:tcPr>
            <w:tcW w:w="0" w:type="auto"/>
            <w:tcBorders>
              <w:top w:val="dotted" w:sz="4" w:space="0" w:color="auto"/>
              <w:bottom w:val="single" w:sz="4" w:space="0" w:color="auto"/>
            </w:tcBorders>
            <w:shd w:val="clear" w:color="auto" w:fill="auto"/>
            <w:noWrap/>
            <w:vAlign w:val="center"/>
            <w:hideMark/>
            <w:tcPrChange w:id="1333" w:author="Sydney Gourlay" w:date="2016-06-17T14:05:00Z">
              <w:tcPr>
                <w:tcW w:w="0" w:type="auto"/>
                <w:tcBorders>
                  <w:top w:val="dotted" w:sz="4" w:space="0" w:color="auto"/>
                  <w:bottom w:val="single" w:sz="4" w:space="0" w:color="auto"/>
                </w:tcBorders>
                <w:shd w:val="clear" w:color="auto" w:fill="auto"/>
                <w:noWrap/>
                <w:vAlign w:val="center"/>
                <w:hideMark/>
              </w:tcPr>
            </w:tcPrChange>
          </w:tcPr>
          <w:p w14:paraId="3B1CBF59"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1.31</w:t>
            </w:r>
          </w:p>
        </w:tc>
        <w:tc>
          <w:tcPr>
            <w:tcW w:w="0" w:type="auto"/>
            <w:tcBorders>
              <w:top w:val="dotted" w:sz="4" w:space="0" w:color="auto"/>
              <w:bottom w:val="single" w:sz="4" w:space="0" w:color="auto"/>
            </w:tcBorders>
            <w:shd w:val="clear" w:color="auto" w:fill="auto"/>
            <w:noWrap/>
            <w:vAlign w:val="center"/>
            <w:hideMark/>
            <w:tcPrChange w:id="1334" w:author="Sydney Gourlay" w:date="2016-06-17T14:05:00Z">
              <w:tcPr>
                <w:tcW w:w="0" w:type="auto"/>
                <w:tcBorders>
                  <w:top w:val="dotted" w:sz="4" w:space="0" w:color="auto"/>
                  <w:bottom w:val="single" w:sz="4" w:space="0" w:color="auto"/>
                </w:tcBorders>
                <w:shd w:val="clear" w:color="auto" w:fill="auto"/>
                <w:noWrap/>
                <w:vAlign w:val="center"/>
                <w:hideMark/>
              </w:tcPr>
            </w:tcPrChange>
          </w:tcPr>
          <w:p w14:paraId="58E57F50"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-0.01</w:t>
            </w:r>
          </w:p>
        </w:tc>
        <w:tc>
          <w:tcPr>
            <w:tcW w:w="1157" w:type="dxa"/>
            <w:tcBorders>
              <w:top w:val="dotted" w:sz="4" w:space="0" w:color="auto"/>
              <w:bottom w:val="single" w:sz="4" w:space="0" w:color="auto"/>
            </w:tcBorders>
            <w:shd w:val="clear" w:color="auto" w:fill="auto"/>
            <w:noWrap/>
            <w:vAlign w:val="center"/>
            <w:hideMark/>
            <w:tcPrChange w:id="1335" w:author="Sydney Gourlay" w:date="2016-06-17T14:05:00Z">
              <w:tcPr>
                <w:tcW w:w="1157" w:type="dxa"/>
                <w:tcBorders>
                  <w:top w:val="dotted" w:sz="4" w:space="0" w:color="auto"/>
                  <w:bottom w:val="single" w:sz="4" w:space="0" w:color="auto"/>
                </w:tcBorders>
                <w:shd w:val="clear" w:color="auto" w:fill="auto"/>
                <w:noWrap/>
                <w:vAlign w:val="center"/>
                <w:hideMark/>
              </w:tcPr>
            </w:tcPrChange>
          </w:tcPr>
          <w:p w14:paraId="775212ED"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w:t>
            </w:r>
          </w:p>
        </w:tc>
        <w:tc>
          <w:tcPr>
            <w:tcW w:w="1112" w:type="dxa"/>
            <w:tcBorders>
              <w:top w:val="dotted" w:sz="4" w:space="0" w:color="auto"/>
              <w:bottom w:val="single" w:sz="4" w:space="0" w:color="auto"/>
              <w:right w:val="single" w:sz="4" w:space="0" w:color="auto"/>
            </w:tcBorders>
            <w:shd w:val="clear" w:color="auto" w:fill="auto"/>
            <w:noWrap/>
            <w:vAlign w:val="center"/>
            <w:hideMark/>
            <w:tcPrChange w:id="1336" w:author="Sydney Gourlay" w:date="2016-06-17T14:05:00Z">
              <w:tcPr>
                <w:tcW w:w="1112" w:type="dxa"/>
                <w:tcBorders>
                  <w:top w:val="dotted" w:sz="4" w:space="0" w:color="auto"/>
                  <w:bottom w:val="single" w:sz="4" w:space="0" w:color="auto"/>
                  <w:right w:val="single" w:sz="4" w:space="0" w:color="auto"/>
                </w:tcBorders>
                <w:shd w:val="clear" w:color="auto" w:fill="auto"/>
                <w:noWrap/>
                <w:vAlign w:val="center"/>
                <w:hideMark/>
              </w:tcPr>
            </w:tcPrChange>
          </w:tcPr>
          <w:p w14:paraId="22ACF966"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c>
          <w:tcPr>
            <w:tcW w:w="622" w:type="dxa"/>
            <w:tcBorders>
              <w:top w:val="dotted" w:sz="4" w:space="0" w:color="auto"/>
              <w:left w:val="nil"/>
              <w:bottom w:val="single" w:sz="4" w:space="0" w:color="auto"/>
            </w:tcBorders>
            <w:shd w:val="clear" w:color="auto" w:fill="auto"/>
            <w:noWrap/>
            <w:vAlign w:val="center"/>
            <w:hideMark/>
            <w:tcPrChange w:id="1337" w:author="Sydney Gourlay" w:date="2016-06-17T14:05:00Z">
              <w:tcPr>
                <w:tcW w:w="598" w:type="dxa"/>
                <w:tcBorders>
                  <w:top w:val="dotted" w:sz="4" w:space="0" w:color="auto"/>
                  <w:left w:val="nil"/>
                  <w:bottom w:val="single" w:sz="4" w:space="0" w:color="auto"/>
                </w:tcBorders>
                <w:shd w:val="clear" w:color="auto" w:fill="auto"/>
                <w:noWrap/>
                <w:vAlign w:val="center"/>
                <w:hideMark/>
              </w:tcPr>
            </w:tcPrChange>
          </w:tcPr>
          <w:p w14:paraId="60E875BA"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4158</w:t>
            </w:r>
          </w:p>
        </w:tc>
        <w:tc>
          <w:tcPr>
            <w:tcW w:w="0" w:type="auto"/>
            <w:tcBorders>
              <w:top w:val="dotted" w:sz="4" w:space="0" w:color="auto"/>
              <w:bottom w:val="single" w:sz="4" w:space="0" w:color="auto"/>
            </w:tcBorders>
            <w:shd w:val="clear" w:color="auto" w:fill="auto"/>
            <w:noWrap/>
            <w:vAlign w:val="center"/>
            <w:hideMark/>
            <w:tcPrChange w:id="1338" w:author="Sydney Gourlay" w:date="2016-06-17T14:05:00Z">
              <w:tcPr>
                <w:tcW w:w="0" w:type="auto"/>
                <w:tcBorders>
                  <w:top w:val="dotted" w:sz="4" w:space="0" w:color="auto"/>
                  <w:bottom w:val="single" w:sz="4" w:space="0" w:color="auto"/>
                </w:tcBorders>
                <w:shd w:val="clear" w:color="auto" w:fill="auto"/>
                <w:noWrap/>
                <w:vAlign w:val="center"/>
                <w:hideMark/>
              </w:tcPr>
            </w:tcPrChange>
          </w:tcPr>
          <w:p w14:paraId="50F938D6"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0.44</w:t>
            </w:r>
          </w:p>
        </w:tc>
        <w:tc>
          <w:tcPr>
            <w:tcW w:w="0" w:type="auto"/>
            <w:tcBorders>
              <w:top w:val="dotted" w:sz="4" w:space="0" w:color="auto"/>
              <w:bottom w:val="single" w:sz="4" w:space="0" w:color="auto"/>
            </w:tcBorders>
            <w:shd w:val="clear" w:color="auto" w:fill="auto"/>
            <w:noWrap/>
            <w:vAlign w:val="center"/>
            <w:hideMark/>
            <w:tcPrChange w:id="1339" w:author="Sydney Gourlay" w:date="2016-06-17T14:05:00Z">
              <w:tcPr>
                <w:tcW w:w="0" w:type="auto"/>
                <w:tcBorders>
                  <w:top w:val="dotted" w:sz="4" w:space="0" w:color="auto"/>
                  <w:bottom w:val="single" w:sz="4" w:space="0" w:color="auto"/>
                </w:tcBorders>
                <w:shd w:val="clear" w:color="auto" w:fill="auto"/>
                <w:noWrap/>
                <w:vAlign w:val="center"/>
                <w:hideMark/>
              </w:tcPr>
            </w:tcPrChange>
          </w:tcPr>
          <w:p w14:paraId="04064289"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0.44</w:t>
            </w:r>
          </w:p>
        </w:tc>
        <w:tc>
          <w:tcPr>
            <w:tcW w:w="0" w:type="auto"/>
            <w:tcBorders>
              <w:top w:val="dotted" w:sz="4" w:space="0" w:color="auto"/>
              <w:bottom w:val="single" w:sz="4" w:space="0" w:color="auto"/>
            </w:tcBorders>
            <w:shd w:val="clear" w:color="auto" w:fill="auto"/>
            <w:noWrap/>
            <w:vAlign w:val="center"/>
            <w:hideMark/>
            <w:tcPrChange w:id="1340" w:author="Sydney Gourlay" w:date="2016-06-17T14:05:00Z">
              <w:tcPr>
                <w:tcW w:w="0" w:type="auto"/>
                <w:tcBorders>
                  <w:top w:val="dotted" w:sz="4" w:space="0" w:color="auto"/>
                  <w:bottom w:val="single" w:sz="4" w:space="0" w:color="auto"/>
                </w:tcBorders>
                <w:shd w:val="clear" w:color="auto" w:fill="auto"/>
                <w:noWrap/>
                <w:vAlign w:val="center"/>
                <w:hideMark/>
              </w:tcPr>
            </w:tcPrChange>
          </w:tcPr>
          <w:p w14:paraId="7F333E9C"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0.00</w:t>
            </w:r>
          </w:p>
        </w:tc>
        <w:tc>
          <w:tcPr>
            <w:tcW w:w="1179" w:type="dxa"/>
            <w:tcBorders>
              <w:top w:val="dotted" w:sz="4" w:space="0" w:color="auto"/>
              <w:bottom w:val="single" w:sz="4" w:space="0" w:color="auto"/>
            </w:tcBorders>
            <w:shd w:val="clear" w:color="auto" w:fill="auto"/>
            <w:noWrap/>
            <w:vAlign w:val="center"/>
            <w:hideMark/>
            <w:tcPrChange w:id="1341" w:author="Sydney Gourlay" w:date="2016-06-17T14:05:00Z">
              <w:tcPr>
                <w:tcW w:w="1179" w:type="dxa"/>
                <w:tcBorders>
                  <w:top w:val="dotted" w:sz="4" w:space="0" w:color="auto"/>
                  <w:bottom w:val="single" w:sz="4" w:space="0" w:color="auto"/>
                </w:tcBorders>
                <w:shd w:val="clear" w:color="auto" w:fill="auto"/>
                <w:noWrap/>
                <w:vAlign w:val="center"/>
                <w:hideMark/>
              </w:tcPr>
            </w:tcPrChange>
          </w:tcPr>
          <w:p w14:paraId="6BF5D364"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1%</w:t>
            </w:r>
          </w:p>
        </w:tc>
        <w:tc>
          <w:tcPr>
            <w:tcW w:w="1109" w:type="dxa"/>
            <w:tcBorders>
              <w:top w:val="dotted" w:sz="4" w:space="0" w:color="auto"/>
              <w:bottom w:val="single" w:sz="4" w:space="0" w:color="auto"/>
              <w:right w:val="nil"/>
            </w:tcBorders>
            <w:shd w:val="clear" w:color="auto" w:fill="auto"/>
            <w:noWrap/>
            <w:vAlign w:val="center"/>
            <w:hideMark/>
            <w:tcPrChange w:id="1342" w:author="Sydney Gourlay" w:date="2016-06-17T14:05:00Z">
              <w:tcPr>
                <w:tcW w:w="1109" w:type="dxa"/>
                <w:tcBorders>
                  <w:top w:val="dotted" w:sz="4" w:space="0" w:color="auto"/>
                  <w:bottom w:val="single" w:sz="4" w:space="0" w:color="auto"/>
                  <w:right w:val="nil"/>
                </w:tcBorders>
                <w:shd w:val="clear" w:color="auto" w:fill="auto"/>
                <w:noWrap/>
                <w:vAlign w:val="center"/>
                <w:hideMark/>
              </w:tcPr>
            </w:tcPrChange>
          </w:tcPr>
          <w:p w14:paraId="50BB92BF" w14:textId="77777777" w:rsidR="00C15B18" w:rsidRPr="00EE2304" w:rsidRDefault="00C15B18" w:rsidP="004A51D0">
            <w:pPr>
              <w:spacing w:after="0" w:line="240" w:lineRule="auto"/>
              <w:jc w:val="center"/>
              <w:rPr>
                <w:rFonts w:ascii="Calibri" w:eastAsia="Times New Roman" w:hAnsi="Calibri" w:cs="Times New Roman"/>
                <w:color w:val="000000"/>
                <w:sz w:val="20"/>
                <w:szCs w:val="20"/>
              </w:rPr>
            </w:pPr>
            <w:r w:rsidRPr="00EE2304">
              <w:rPr>
                <w:rFonts w:ascii="Calibri" w:eastAsia="Times New Roman" w:hAnsi="Calibri" w:cs="Times New Roman"/>
                <w:color w:val="000000"/>
                <w:sz w:val="20"/>
                <w:szCs w:val="20"/>
              </w:rPr>
              <w:t>***</w:t>
            </w:r>
          </w:p>
        </w:tc>
      </w:tr>
    </w:tbl>
    <w:p w14:paraId="4FFF9532" w14:textId="1590AE91" w:rsidR="00B26197" w:rsidRDefault="004A51D0" w:rsidP="005B6EA1">
      <w:pPr>
        <w:spacing w:line="360" w:lineRule="auto"/>
        <w:contextualSpacing/>
        <w:jc w:val="both"/>
        <w:rPr>
          <w:rFonts w:asciiTheme="minorHAnsi" w:hAnsiTheme="minorHAnsi" w:cs="Times New Roman"/>
          <w:sz w:val="20"/>
          <w:szCs w:val="20"/>
        </w:rPr>
      </w:pPr>
      <w:r w:rsidRPr="0066125A">
        <w:rPr>
          <w:rFonts w:asciiTheme="minorHAnsi" w:hAnsiTheme="minorHAnsi" w:cs="Times New Roman"/>
          <w:sz w:val="20"/>
          <w:szCs w:val="20"/>
        </w:rPr>
        <w:t>*p&lt;0.1; **p&lt;0.05; ***p&lt;0.01</w:t>
      </w:r>
    </w:p>
    <w:p w14:paraId="2D845C8D" w14:textId="144393C7" w:rsidR="000178BF" w:rsidRPr="0066125A" w:rsidRDefault="000178BF" w:rsidP="005B6EA1">
      <w:pPr>
        <w:spacing w:line="360" w:lineRule="auto"/>
        <w:contextualSpacing/>
        <w:jc w:val="both"/>
      </w:pPr>
      <w:r>
        <w:rPr>
          <w:rFonts w:asciiTheme="minorHAnsi" w:hAnsiTheme="minorHAnsi"/>
          <w:i/>
        </w:rPr>
        <w:t>Source: Authors’ calculations.</w:t>
      </w:r>
    </w:p>
    <w:p w14:paraId="2DBE215E" w14:textId="77777777" w:rsidR="00A237B8" w:rsidRDefault="00A237B8" w:rsidP="00106042">
      <w:pPr>
        <w:spacing w:line="360" w:lineRule="auto"/>
        <w:jc w:val="both"/>
        <w:sectPr w:rsidR="00A237B8" w:rsidSect="0066125A">
          <w:pgSz w:w="15840" w:h="12240" w:orient="landscape"/>
          <w:pgMar w:top="1080" w:right="1440" w:bottom="1080" w:left="1440" w:header="720" w:footer="720" w:gutter="0"/>
          <w:cols w:space="720"/>
          <w:docGrid w:linePitch="360"/>
        </w:sectPr>
      </w:pPr>
    </w:p>
    <w:p w14:paraId="25DB4E1A" w14:textId="4722F4EC" w:rsidR="00423764" w:rsidRPr="00106042" w:rsidRDefault="00423764" w:rsidP="00106042">
      <w:pPr>
        <w:spacing w:line="360" w:lineRule="auto"/>
        <w:jc w:val="both"/>
      </w:pPr>
      <w:r w:rsidRPr="00106042">
        <w:t>The mean difference between compass and rope and GPS measurement is very small, whether expressed in acres or as a percentage of the compass and rope acreage.</w:t>
      </w:r>
      <w:r w:rsidRPr="0066125A">
        <w:rPr>
          <w:vertAlign w:val="superscript"/>
        </w:rPr>
        <w:footnoteReference w:id="19"/>
      </w:r>
      <w:r w:rsidRPr="00106042">
        <w:t xml:space="preserve"> The sample mean bias in all three countries is </w:t>
      </w:r>
      <w:r w:rsidR="004A21A5" w:rsidRPr="00106042">
        <w:t>+/-</w:t>
      </w:r>
      <w:r w:rsidRPr="00106042">
        <w:t xml:space="preserve"> 0.01 acre, which translates in a 1-3 percent difference when expressed in relative terms (note that the values are not expressed in absolute value and as such negative and positive differences offset each other on average). Unlike previous studies, the data</w:t>
      </w:r>
      <w:r w:rsidR="004A21A5" w:rsidRPr="00106042">
        <w:t xml:space="preserve"> do</w:t>
      </w:r>
      <w:r w:rsidRPr="00106042">
        <w:t xml:space="preserve"> not exhibit any clear trends in terms of GPS underestimating plot size compared to CR, neither on average, nor across the distribution of plot sizes. In Nigeria, GPS underestimates plot size compared to CR, but only slightly, while in Tanzania and Ethiopia GPS averages are somewhat larger than compass and rope measurements. Moreover, the magnitude as well as the sign of the error seem both to be unrelated to plot size, being small in all of the plot size classes. </w:t>
      </w:r>
    </w:p>
    <w:p w14:paraId="694FF5D0" w14:textId="7100872A" w:rsidR="00423764" w:rsidRPr="00106042" w:rsidRDefault="00423764" w:rsidP="00106042">
      <w:pPr>
        <w:spacing w:line="360" w:lineRule="auto"/>
        <w:jc w:val="both"/>
      </w:pPr>
      <w:r w:rsidRPr="00106042">
        <w:t>The concern of GPS accuracy at small plot levels is also discounted. While some literature suggests that plots smaller than 0.5 hectares (1.24 acres) have significantly different GPS and compass and rope measurements with much lower correlation (</w:t>
      </w:r>
      <w:proofErr w:type="spellStart"/>
      <w:r w:rsidRPr="00106042">
        <w:t>Schoning</w:t>
      </w:r>
      <w:proofErr w:type="spellEnd"/>
      <w:r w:rsidRPr="00106042">
        <w:t xml:space="preserve"> et al., 2005), results from the methodological validation experiments suggest otherwise. In the pooled data, the difference between the average GPS measurement and average compass and rope measurement for plots ranging from 0.05 – 0.15 acres was less than 0.00</w:t>
      </w:r>
      <w:ins w:id="1345" w:author="Sydney Gourlay" w:date="2016-06-17T16:58:00Z">
        <w:r w:rsidR="00682A46">
          <w:t>2</w:t>
        </w:r>
      </w:ins>
      <w:del w:id="1346" w:author="Sydney Gourlay" w:date="2016-06-17T16:58:00Z">
        <w:r w:rsidRPr="00106042" w:rsidDel="00682A46">
          <w:delText>1</w:delText>
        </w:r>
      </w:del>
      <w:r w:rsidRPr="00106042">
        <w:t xml:space="preserve"> acres or </w:t>
      </w:r>
      <w:ins w:id="1347" w:author="Sydney Gourlay" w:date="2016-06-17T16:58:00Z">
        <w:r w:rsidR="00682A46">
          <w:t>2</w:t>
        </w:r>
      </w:ins>
      <w:del w:id="1348" w:author="Sydney Gourlay" w:date="2016-06-17T16:58:00Z">
        <w:r w:rsidRPr="00106042" w:rsidDel="00682A46">
          <w:delText>3</w:delText>
        </w:r>
      </w:del>
      <w:r w:rsidR="00AA0C8C" w:rsidRPr="00106042">
        <w:t xml:space="preserve"> percent</w:t>
      </w:r>
      <w:r w:rsidRPr="00106042">
        <w:t xml:space="preserve"> of the average compass and rope area. Even for the smallest plots, those less than 0.05 acres (202.3 square meters or 0.02 hectares), </w:t>
      </w:r>
      <w:r w:rsidR="00D2661F" w:rsidRPr="00106042">
        <w:t xml:space="preserve">on average </w:t>
      </w:r>
      <w:r w:rsidRPr="00106042">
        <w:t xml:space="preserve">the measurements are extremely </w:t>
      </w:r>
      <w:r w:rsidR="00D2661F" w:rsidRPr="00106042">
        <w:t>close</w:t>
      </w:r>
      <w:r w:rsidRPr="00106042">
        <w:t xml:space="preserve">. In Ethiopia, the average GPS measurement of 390 plots in this size range is 0.0216 while the average compass and rope measurement for the same plots is 0.0215 acres. </w:t>
      </w:r>
    </w:p>
    <w:p w14:paraId="085D6E1E" w14:textId="1D60B44D" w:rsidR="00423764" w:rsidRPr="00106042" w:rsidDel="003E489C" w:rsidRDefault="00423764" w:rsidP="003107B9">
      <w:pPr>
        <w:spacing w:line="360" w:lineRule="auto"/>
        <w:jc w:val="both"/>
        <w:rPr>
          <w:del w:id="1349" w:author="Abhilasha Vaid" w:date="2016-06-17T16:04:00Z"/>
        </w:rPr>
      </w:pPr>
      <w:r w:rsidRPr="00106042">
        <w:t xml:space="preserve">The </w:t>
      </w:r>
      <w:r w:rsidR="00D2661F" w:rsidRPr="00106042">
        <w:t>small mean relative bias that is</w:t>
      </w:r>
      <w:r w:rsidRPr="00106042">
        <w:t xml:space="preserve"> recorded do</w:t>
      </w:r>
      <w:r w:rsidR="00D2661F" w:rsidRPr="00106042">
        <w:t>es</w:t>
      </w:r>
      <w:r w:rsidRPr="00106042">
        <w:t xml:space="preserve"> not appear to bear any clear trend with plot size</w:t>
      </w:r>
      <w:r w:rsidR="005815DD" w:rsidRPr="00106042">
        <w:t xml:space="preserve"> in the grouped data</w:t>
      </w:r>
      <w:r w:rsidRPr="00106042">
        <w:t>. In Tanzania, the smallest and largest plot classes have the smallest and largest average relative bias, but figures are not large</w:t>
      </w:r>
      <w:r w:rsidR="00D2661F" w:rsidRPr="00106042">
        <w:t xml:space="preserve"> (between -3 percent and 5 percent)</w:t>
      </w:r>
      <w:r w:rsidRPr="00106042">
        <w:t>, and the number of observations in these two classes fairly small</w:t>
      </w:r>
      <w:r w:rsidR="00D2661F" w:rsidRPr="00106042">
        <w:t xml:space="preserve"> (less than 50)</w:t>
      </w:r>
      <w:r w:rsidRPr="00106042">
        <w:t xml:space="preserve">. The correlation coefficients between GPS and CR </w:t>
      </w:r>
      <w:r w:rsidR="00D2661F" w:rsidRPr="00106042">
        <w:t xml:space="preserve">measures </w:t>
      </w:r>
      <w:r w:rsidRPr="00106042">
        <w:t>are in excess of 0.99 in all three studies, and 0.87 or larger in all classes with n larger than 50 (</w:t>
      </w:r>
      <w:r w:rsidR="008F764A" w:rsidRPr="00106042">
        <w:t xml:space="preserve">Table </w:t>
      </w:r>
      <w:r w:rsidR="009C5BEF" w:rsidRPr="00106042">
        <w:t>1</w:t>
      </w:r>
      <w:ins w:id="1350" w:author="Sydney Gourlay" w:date="2016-06-17T13:32:00Z">
        <w:r w:rsidR="005870A9">
          <w:t>3</w:t>
        </w:r>
      </w:ins>
      <w:ins w:id="1351" w:author="Abhilasha Vaid" w:date="2016-06-17T15:42:00Z">
        <w:del w:id="1352" w:author="Sydney Gourlay" w:date="2016-06-17T13:32:00Z">
          <w:r w:rsidR="00367086" w:rsidDel="005870A9">
            <w:delText>5</w:delText>
          </w:r>
        </w:del>
      </w:ins>
      <w:del w:id="1353" w:author="Abhilasha Vaid" w:date="2016-06-17T15:42:00Z">
        <w:r w:rsidR="00645480" w:rsidDel="00367086">
          <w:delText>4</w:delText>
        </w:r>
      </w:del>
      <w:r w:rsidRPr="00106042">
        <w:t>).</w:t>
      </w:r>
    </w:p>
    <w:p w14:paraId="54624B04" w14:textId="74395C21" w:rsidR="0038181A" w:rsidDel="003E489C" w:rsidRDefault="0038181A">
      <w:pPr>
        <w:spacing w:line="360" w:lineRule="auto"/>
        <w:jc w:val="both"/>
        <w:rPr>
          <w:del w:id="1354" w:author="Abhilasha Vaid" w:date="2016-06-17T16:04:00Z"/>
          <w:b/>
        </w:rPr>
        <w:pPrChange w:id="1355" w:author="Abhilasha Vaid" w:date="2016-06-17T16:04:00Z">
          <w:pPr/>
        </w:pPrChange>
      </w:pPr>
    </w:p>
    <w:p w14:paraId="59E4CD0A" w14:textId="77777777" w:rsidR="0038181A" w:rsidRDefault="0038181A">
      <w:pPr>
        <w:spacing w:line="360" w:lineRule="auto"/>
        <w:rPr>
          <w:ins w:id="1356" w:author="Abhilasha Vaid" w:date="2016-06-17T16:04:00Z"/>
          <w:b/>
        </w:rPr>
        <w:pPrChange w:id="1357" w:author="Abhilasha Vaid" w:date="2016-06-17T16:04:00Z">
          <w:pPr/>
        </w:pPrChange>
      </w:pPr>
    </w:p>
    <w:p w14:paraId="5790544D" w14:textId="77777777" w:rsidR="003E489C" w:rsidRDefault="003E489C" w:rsidP="00423764">
      <w:pPr>
        <w:rPr>
          <w:ins w:id="1358" w:author="Abhilasha Vaid" w:date="2016-06-17T16:04:00Z"/>
          <w:b/>
        </w:rPr>
      </w:pPr>
    </w:p>
    <w:p w14:paraId="56FEE09E" w14:textId="77777777" w:rsidR="003E489C" w:rsidRDefault="003E489C" w:rsidP="00423764">
      <w:pPr>
        <w:rPr>
          <w:ins w:id="1359" w:author="Abhilasha Vaid" w:date="2016-06-17T16:04:00Z"/>
          <w:b/>
        </w:rPr>
      </w:pPr>
    </w:p>
    <w:p w14:paraId="0AFBF4A7" w14:textId="77777777" w:rsidR="003E489C" w:rsidRDefault="003E489C" w:rsidP="00423764">
      <w:pPr>
        <w:rPr>
          <w:b/>
        </w:rPr>
      </w:pPr>
    </w:p>
    <w:p w14:paraId="5F72DFB5" w14:textId="21F1BD5D" w:rsidR="008F764A" w:rsidRPr="0066125A" w:rsidRDefault="004A51D0" w:rsidP="00423764">
      <w:pPr>
        <w:rPr>
          <w:b/>
        </w:rPr>
      </w:pPr>
      <w:r w:rsidRPr="0066125A">
        <w:rPr>
          <w:b/>
        </w:rPr>
        <w:t>Table 1</w:t>
      </w:r>
      <w:ins w:id="1360" w:author="Sydney Gourlay" w:date="2016-06-17T13:32:00Z">
        <w:r w:rsidR="005870A9">
          <w:rPr>
            <w:b/>
          </w:rPr>
          <w:t>3</w:t>
        </w:r>
      </w:ins>
      <w:ins w:id="1361" w:author="Abhilasha Vaid" w:date="2016-06-17T15:42:00Z">
        <w:del w:id="1362" w:author="Sydney Gourlay" w:date="2016-06-17T13:32:00Z">
          <w:r w:rsidR="00367086" w:rsidDel="005870A9">
            <w:rPr>
              <w:b/>
            </w:rPr>
            <w:delText>5</w:delText>
          </w:r>
        </w:del>
      </w:ins>
      <w:del w:id="1363" w:author="Abhilasha Vaid" w:date="2016-06-17T15:42:00Z">
        <w:r w:rsidR="00645480" w:rsidDel="00367086">
          <w:rPr>
            <w:b/>
          </w:rPr>
          <w:delText>4</w:delText>
        </w:r>
      </w:del>
      <w:r w:rsidRPr="0066125A">
        <w:rPr>
          <w:b/>
        </w:rPr>
        <w:t xml:space="preserve"> </w:t>
      </w:r>
      <w:r w:rsidRPr="0066125A">
        <w:rPr>
          <w:rFonts w:ascii="Calibri" w:hAnsi="Calibri"/>
          <w:b/>
        </w:rPr>
        <w:t>–</w:t>
      </w:r>
      <w:r w:rsidRPr="0066125A">
        <w:rPr>
          <w:b/>
        </w:rPr>
        <w:t xml:space="preserve"> Correlation Coefficient (GPS &amp; CR)</w:t>
      </w:r>
    </w:p>
    <w:tbl>
      <w:tblPr>
        <w:tblW w:w="6160" w:type="dxa"/>
        <w:jc w:val="center"/>
        <w:tblBorders>
          <w:top w:val="single" w:sz="4" w:space="0" w:color="auto"/>
          <w:bottom w:val="single" w:sz="4" w:space="0" w:color="auto"/>
        </w:tblBorders>
        <w:tblLook w:val="04A0" w:firstRow="1" w:lastRow="0" w:firstColumn="1" w:lastColumn="0" w:noHBand="0" w:noVBand="1"/>
      </w:tblPr>
      <w:tblGrid>
        <w:gridCol w:w="2240"/>
        <w:gridCol w:w="980"/>
        <w:gridCol w:w="980"/>
        <w:gridCol w:w="980"/>
        <w:gridCol w:w="980"/>
      </w:tblGrid>
      <w:tr w:rsidR="004A51D0" w:rsidRPr="00CB2BC4" w14:paraId="3363DA12" w14:textId="77777777" w:rsidTr="005B6EA1">
        <w:trPr>
          <w:trHeight w:val="315"/>
          <w:jc w:val="center"/>
        </w:trPr>
        <w:tc>
          <w:tcPr>
            <w:tcW w:w="2240" w:type="dxa"/>
            <w:tcBorders>
              <w:right w:val="single" w:sz="4" w:space="0" w:color="auto"/>
            </w:tcBorders>
            <w:shd w:val="clear" w:color="auto" w:fill="A9D5E7" w:themeFill="accent1" w:themeFillTint="66"/>
            <w:noWrap/>
            <w:vAlign w:val="center"/>
            <w:hideMark/>
          </w:tcPr>
          <w:p w14:paraId="4901287A" w14:textId="77777777" w:rsidR="004A51D0" w:rsidRPr="00CB2BC4" w:rsidRDefault="004A51D0" w:rsidP="004A51D0">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Level (CR)</w:t>
            </w:r>
          </w:p>
        </w:tc>
        <w:tc>
          <w:tcPr>
            <w:tcW w:w="980" w:type="dxa"/>
            <w:tcBorders>
              <w:top w:val="single" w:sz="4" w:space="0" w:color="auto"/>
              <w:left w:val="single" w:sz="4" w:space="0" w:color="auto"/>
              <w:bottom w:val="nil"/>
              <w:right w:val="single" w:sz="4" w:space="0" w:color="auto"/>
            </w:tcBorders>
            <w:shd w:val="clear" w:color="auto" w:fill="A9D5E7" w:themeFill="accent1" w:themeFillTint="66"/>
            <w:noWrap/>
            <w:vAlign w:val="center"/>
            <w:hideMark/>
          </w:tcPr>
          <w:p w14:paraId="4C7AB1A7" w14:textId="77777777" w:rsidR="004A51D0" w:rsidRPr="00CB2BC4" w:rsidRDefault="004A51D0" w:rsidP="004A51D0">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Ethiopia</w:t>
            </w:r>
          </w:p>
        </w:tc>
        <w:tc>
          <w:tcPr>
            <w:tcW w:w="980" w:type="dxa"/>
            <w:tcBorders>
              <w:top w:val="single" w:sz="4" w:space="0" w:color="auto"/>
              <w:left w:val="single" w:sz="4" w:space="0" w:color="auto"/>
              <w:bottom w:val="nil"/>
              <w:right w:val="single" w:sz="4" w:space="0" w:color="auto"/>
            </w:tcBorders>
            <w:shd w:val="clear" w:color="auto" w:fill="A9D5E7" w:themeFill="accent1" w:themeFillTint="66"/>
            <w:noWrap/>
            <w:vAlign w:val="center"/>
            <w:hideMark/>
          </w:tcPr>
          <w:p w14:paraId="19FE2BA3" w14:textId="77777777" w:rsidR="004A51D0" w:rsidRPr="00CB2BC4" w:rsidRDefault="004A51D0" w:rsidP="004A51D0">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Tanzania</w:t>
            </w:r>
          </w:p>
        </w:tc>
        <w:tc>
          <w:tcPr>
            <w:tcW w:w="980" w:type="dxa"/>
            <w:tcBorders>
              <w:top w:val="single" w:sz="4" w:space="0" w:color="auto"/>
              <w:left w:val="single" w:sz="4" w:space="0" w:color="auto"/>
              <w:bottom w:val="nil"/>
              <w:right w:val="single" w:sz="4" w:space="0" w:color="auto"/>
            </w:tcBorders>
            <w:shd w:val="clear" w:color="auto" w:fill="A9D5E7" w:themeFill="accent1" w:themeFillTint="66"/>
            <w:noWrap/>
            <w:vAlign w:val="center"/>
            <w:hideMark/>
          </w:tcPr>
          <w:p w14:paraId="46DCC922" w14:textId="77777777" w:rsidR="004A51D0" w:rsidRPr="00CB2BC4" w:rsidRDefault="004A51D0" w:rsidP="004A51D0">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Nigeria</w:t>
            </w:r>
          </w:p>
        </w:tc>
        <w:tc>
          <w:tcPr>
            <w:tcW w:w="980" w:type="dxa"/>
            <w:tcBorders>
              <w:top w:val="single" w:sz="4" w:space="0" w:color="auto"/>
              <w:left w:val="single" w:sz="4" w:space="0" w:color="auto"/>
              <w:bottom w:val="nil"/>
            </w:tcBorders>
            <w:shd w:val="clear" w:color="auto" w:fill="A9D5E7" w:themeFill="accent1" w:themeFillTint="66"/>
            <w:noWrap/>
            <w:vAlign w:val="center"/>
            <w:hideMark/>
          </w:tcPr>
          <w:p w14:paraId="1F1CEAAE" w14:textId="77777777" w:rsidR="004A51D0" w:rsidRPr="00CB2BC4" w:rsidRDefault="004A51D0" w:rsidP="004A51D0">
            <w:pPr>
              <w:spacing w:after="0" w:line="240" w:lineRule="auto"/>
              <w:jc w:val="center"/>
              <w:rPr>
                <w:rFonts w:ascii="Calibri" w:eastAsia="Times New Roman" w:hAnsi="Calibri" w:cs="Times New Roman"/>
                <w:b/>
                <w:color w:val="000000"/>
                <w:sz w:val="20"/>
                <w:szCs w:val="20"/>
              </w:rPr>
            </w:pPr>
            <w:r w:rsidRPr="00CB2BC4">
              <w:rPr>
                <w:rFonts w:ascii="Calibri" w:eastAsia="Times New Roman" w:hAnsi="Calibri" w:cs="Times New Roman"/>
                <w:b/>
                <w:color w:val="000000"/>
                <w:sz w:val="20"/>
                <w:szCs w:val="20"/>
              </w:rPr>
              <w:t>Pooled</w:t>
            </w:r>
          </w:p>
        </w:tc>
      </w:tr>
      <w:tr w:rsidR="004A51D0" w:rsidRPr="00CB2BC4" w14:paraId="51E1A523" w14:textId="77777777" w:rsidTr="005B6EA1">
        <w:trPr>
          <w:trHeight w:val="315"/>
          <w:jc w:val="center"/>
        </w:trPr>
        <w:tc>
          <w:tcPr>
            <w:tcW w:w="2240" w:type="dxa"/>
            <w:tcBorders>
              <w:right w:val="single" w:sz="4" w:space="0" w:color="auto"/>
            </w:tcBorders>
            <w:shd w:val="clear" w:color="auto" w:fill="auto"/>
            <w:noWrap/>
            <w:vAlign w:val="center"/>
            <w:hideMark/>
          </w:tcPr>
          <w:p w14:paraId="18B1BB9C" w14:textId="77777777" w:rsidR="004A51D0" w:rsidRPr="00CB2BC4" w:rsidRDefault="004A51D0" w:rsidP="004A51D0">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    (&lt; 0.05 acres)</w:t>
            </w:r>
          </w:p>
        </w:tc>
        <w:tc>
          <w:tcPr>
            <w:tcW w:w="980" w:type="dxa"/>
            <w:tcBorders>
              <w:top w:val="nil"/>
              <w:left w:val="single" w:sz="4" w:space="0" w:color="auto"/>
              <w:bottom w:val="nil"/>
              <w:right w:val="single" w:sz="4" w:space="0" w:color="auto"/>
            </w:tcBorders>
            <w:shd w:val="clear" w:color="auto" w:fill="auto"/>
            <w:noWrap/>
            <w:vAlign w:val="center"/>
            <w:hideMark/>
          </w:tcPr>
          <w:p w14:paraId="757705B1"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0.95</w:t>
            </w:r>
          </w:p>
        </w:tc>
        <w:tc>
          <w:tcPr>
            <w:tcW w:w="980" w:type="dxa"/>
            <w:tcBorders>
              <w:top w:val="nil"/>
              <w:left w:val="single" w:sz="4" w:space="0" w:color="auto"/>
              <w:bottom w:val="nil"/>
              <w:right w:val="single" w:sz="4" w:space="0" w:color="auto"/>
            </w:tcBorders>
            <w:shd w:val="clear" w:color="auto" w:fill="auto"/>
            <w:noWrap/>
            <w:vAlign w:val="center"/>
            <w:hideMark/>
          </w:tcPr>
          <w:p w14:paraId="72225614"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0.81</w:t>
            </w:r>
          </w:p>
        </w:tc>
        <w:tc>
          <w:tcPr>
            <w:tcW w:w="980" w:type="dxa"/>
            <w:tcBorders>
              <w:top w:val="nil"/>
              <w:left w:val="single" w:sz="4" w:space="0" w:color="auto"/>
              <w:bottom w:val="nil"/>
              <w:right w:val="single" w:sz="4" w:space="0" w:color="auto"/>
            </w:tcBorders>
            <w:shd w:val="clear" w:color="auto" w:fill="auto"/>
            <w:noWrap/>
            <w:vAlign w:val="center"/>
            <w:hideMark/>
          </w:tcPr>
          <w:p w14:paraId="2A4D23FE"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w:t>
            </w:r>
          </w:p>
        </w:tc>
        <w:tc>
          <w:tcPr>
            <w:tcW w:w="980" w:type="dxa"/>
            <w:tcBorders>
              <w:top w:val="nil"/>
              <w:left w:val="single" w:sz="4" w:space="0" w:color="auto"/>
              <w:bottom w:val="nil"/>
            </w:tcBorders>
            <w:shd w:val="clear" w:color="auto" w:fill="auto"/>
            <w:noWrap/>
            <w:vAlign w:val="center"/>
            <w:hideMark/>
          </w:tcPr>
          <w:p w14:paraId="6C6AA24F"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0.95</w:t>
            </w:r>
          </w:p>
        </w:tc>
      </w:tr>
      <w:tr w:rsidR="004A51D0" w:rsidRPr="00CB2BC4" w14:paraId="1BAEAC72" w14:textId="77777777" w:rsidTr="005B6EA1">
        <w:trPr>
          <w:trHeight w:val="315"/>
          <w:jc w:val="center"/>
        </w:trPr>
        <w:tc>
          <w:tcPr>
            <w:tcW w:w="2240" w:type="dxa"/>
            <w:tcBorders>
              <w:right w:val="single" w:sz="4" w:space="0" w:color="auto"/>
            </w:tcBorders>
            <w:shd w:val="clear" w:color="auto" w:fill="auto"/>
            <w:noWrap/>
            <w:vAlign w:val="center"/>
            <w:hideMark/>
          </w:tcPr>
          <w:p w14:paraId="5889140B" w14:textId="77777777" w:rsidR="004A51D0" w:rsidRPr="00CB2BC4" w:rsidRDefault="004A51D0" w:rsidP="004A51D0">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2    (&lt; 0.15 acres)</w:t>
            </w:r>
          </w:p>
        </w:tc>
        <w:tc>
          <w:tcPr>
            <w:tcW w:w="980" w:type="dxa"/>
            <w:tcBorders>
              <w:top w:val="nil"/>
              <w:left w:val="single" w:sz="4" w:space="0" w:color="auto"/>
              <w:bottom w:val="nil"/>
              <w:right w:val="single" w:sz="4" w:space="0" w:color="auto"/>
            </w:tcBorders>
            <w:shd w:val="clear" w:color="auto" w:fill="auto"/>
            <w:noWrap/>
            <w:vAlign w:val="center"/>
            <w:hideMark/>
          </w:tcPr>
          <w:p w14:paraId="1DD2CC28"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0.91</w:t>
            </w:r>
          </w:p>
        </w:tc>
        <w:tc>
          <w:tcPr>
            <w:tcW w:w="980" w:type="dxa"/>
            <w:tcBorders>
              <w:top w:val="nil"/>
              <w:left w:val="single" w:sz="4" w:space="0" w:color="auto"/>
              <w:bottom w:val="nil"/>
              <w:right w:val="single" w:sz="4" w:space="0" w:color="auto"/>
            </w:tcBorders>
            <w:shd w:val="clear" w:color="auto" w:fill="auto"/>
            <w:noWrap/>
            <w:vAlign w:val="center"/>
            <w:hideMark/>
          </w:tcPr>
          <w:p w14:paraId="3AEECC0F"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0.92</w:t>
            </w:r>
          </w:p>
        </w:tc>
        <w:tc>
          <w:tcPr>
            <w:tcW w:w="980" w:type="dxa"/>
            <w:tcBorders>
              <w:top w:val="nil"/>
              <w:left w:val="single" w:sz="4" w:space="0" w:color="auto"/>
              <w:bottom w:val="nil"/>
              <w:right w:val="single" w:sz="4" w:space="0" w:color="auto"/>
            </w:tcBorders>
            <w:shd w:val="clear" w:color="auto" w:fill="auto"/>
            <w:noWrap/>
            <w:vAlign w:val="center"/>
            <w:hideMark/>
          </w:tcPr>
          <w:p w14:paraId="761737C2"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0.91</w:t>
            </w:r>
          </w:p>
        </w:tc>
        <w:tc>
          <w:tcPr>
            <w:tcW w:w="980" w:type="dxa"/>
            <w:tcBorders>
              <w:top w:val="nil"/>
              <w:left w:val="single" w:sz="4" w:space="0" w:color="auto"/>
              <w:bottom w:val="nil"/>
            </w:tcBorders>
            <w:shd w:val="clear" w:color="auto" w:fill="auto"/>
            <w:noWrap/>
            <w:vAlign w:val="center"/>
            <w:hideMark/>
          </w:tcPr>
          <w:p w14:paraId="73C30549"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0.92</w:t>
            </w:r>
          </w:p>
        </w:tc>
      </w:tr>
      <w:tr w:rsidR="004A51D0" w:rsidRPr="00CB2BC4" w14:paraId="2BC85A5B" w14:textId="77777777" w:rsidTr="005B6EA1">
        <w:trPr>
          <w:trHeight w:val="315"/>
          <w:jc w:val="center"/>
        </w:trPr>
        <w:tc>
          <w:tcPr>
            <w:tcW w:w="2240" w:type="dxa"/>
            <w:tcBorders>
              <w:right w:val="single" w:sz="4" w:space="0" w:color="auto"/>
            </w:tcBorders>
            <w:shd w:val="clear" w:color="auto" w:fill="auto"/>
            <w:noWrap/>
            <w:vAlign w:val="center"/>
            <w:hideMark/>
          </w:tcPr>
          <w:p w14:paraId="171A4CAF" w14:textId="77777777" w:rsidR="004A51D0" w:rsidRPr="00CB2BC4" w:rsidRDefault="004A51D0" w:rsidP="004A51D0">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3    (&lt; 0.35 acres)</w:t>
            </w:r>
          </w:p>
        </w:tc>
        <w:tc>
          <w:tcPr>
            <w:tcW w:w="980" w:type="dxa"/>
            <w:tcBorders>
              <w:top w:val="nil"/>
              <w:left w:val="single" w:sz="4" w:space="0" w:color="auto"/>
              <w:bottom w:val="nil"/>
              <w:right w:val="single" w:sz="4" w:space="0" w:color="auto"/>
            </w:tcBorders>
            <w:shd w:val="clear" w:color="auto" w:fill="auto"/>
            <w:noWrap/>
            <w:vAlign w:val="center"/>
            <w:hideMark/>
          </w:tcPr>
          <w:p w14:paraId="66FCA30C"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0.90</w:t>
            </w:r>
          </w:p>
        </w:tc>
        <w:tc>
          <w:tcPr>
            <w:tcW w:w="980" w:type="dxa"/>
            <w:tcBorders>
              <w:top w:val="nil"/>
              <w:left w:val="single" w:sz="4" w:space="0" w:color="auto"/>
              <w:bottom w:val="nil"/>
              <w:right w:val="single" w:sz="4" w:space="0" w:color="auto"/>
            </w:tcBorders>
            <w:shd w:val="clear" w:color="auto" w:fill="auto"/>
            <w:noWrap/>
            <w:vAlign w:val="center"/>
            <w:hideMark/>
          </w:tcPr>
          <w:p w14:paraId="0507FC86"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0.95</w:t>
            </w:r>
          </w:p>
        </w:tc>
        <w:tc>
          <w:tcPr>
            <w:tcW w:w="980" w:type="dxa"/>
            <w:tcBorders>
              <w:top w:val="nil"/>
              <w:left w:val="single" w:sz="4" w:space="0" w:color="auto"/>
              <w:bottom w:val="nil"/>
              <w:right w:val="single" w:sz="4" w:space="0" w:color="auto"/>
            </w:tcBorders>
            <w:shd w:val="clear" w:color="auto" w:fill="auto"/>
            <w:noWrap/>
            <w:vAlign w:val="center"/>
            <w:hideMark/>
          </w:tcPr>
          <w:p w14:paraId="1E6F4925"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0.90</w:t>
            </w:r>
          </w:p>
        </w:tc>
        <w:tc>
          <w:tcPr>
            <w:tcW w:w="980" w:type="dxa"/>
            <w:tcBorders>
              <w:top w:val="nil"/>
              <w:left w:val="single" w:sz="4" w:space="0" w:color="auto"/>
              <w:bottom w:val="nil"/>
            </w:tcBorders>
            <w:shd w:val="clear" w:color="auto" w:fill="auto"/>
            <w:noWrap/>
            <w:vAlign w:val="center"/>
            <w:hideMark/>
          </w:tcPr>
          <w:p w14:paraId="2E55C737"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0.93</w:t>
            </w:r>
          </w:p>
        </w:tc>
      </w:tr>
      <w:tr w:rsidR="004A51D0" w:rsidRPr="00CB2BC4" w14:paraId="1DA07D4D" w14:textId="77777777" w:rsidTr="005B6EA1">
        <w:trPr>
          <w:trHeight w:val="315"/>
          <w:jc w:val="center"/>
        </w:trPr>
        <w:tc>
          <w:tcPr>
            <w:tcW w:w="2240" w:type="dxa"/>
            <w:tcBorders>
              <w:right w:val="single" w:sz="4" w:space="0" w:color="auto"/>
            </w:tcBorders>
            <w:shd w:val="clear" w:color="auto" w:fill="auto"/>
            <w:noWrap/>
            <w:vAlign w:val="center"/>
            <w:hideMark/>
          </w:tcPr>
          <w:p w14:paraId="403F1293" w14:textId="77777777" w:rsidR="004A51D0" w:rsidRPr="00CB2BC4" w:rsidRDefault="004A51D0" w:rsidP="004A51D0">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4    (&lt; 0.75 acres)</w:t>
            </w:r>
          </w:p>
        </w:tc>
        <w:tc>
          <w:tcPr>
            <w:tcW w:w="980" w:type="dxa"/>
            <w:tcBorders>
              <w:top w:val="nil"/>
              <w:left w:val="single" w:sz="4" w:space="0" w:color="auto"/>
              <w:bottom w:val="nil"/>
              <w:right w:val="single" w:sz="4" w:space="0" w:color="auto"/>
            </w:tcBorders>
            <w:shd w:val="clear" w:color="auto" w:fill="auto"/>
            <w:noWrap/>
            <w:vAlign w:val="center"/>
            <w:hideMark/>
          </w:tcPr>
          <w:p w14:paraId="4EB8701C"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0.91</w:t>
            </w:r>
          </w:p>
        </w:tc>
        <w:tc>
          <w:tcPr>
            <w:tcW w:w="980" w:type="dxa"/>
            <w:tcBorders>
              <w:top w:val="nil"/>
              <w:left w:val="single" w:sz="4" w:space="0" w:color="auto"/>
              <w:bottom w:val="nil"/>
              <w:right w:val="single" w:sz="4" w:space="0" w:color="auto"/>
            </w:tcBorders>
            <w:shd w:val="clear" w:color="auto" w:fill="auto"/>
            <w:noWrap/>
            <w:vAlign w:val="center"/>
            <w:hideMark/>
          </w:tcPr>
          <w:p w14:paraId="14B1D2CB"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0.96</w:t>
            </w:r>
          </w:p>
        </w:tc>
        <w:tc>
          <w:tcPr>
            <w:tcW w:w="980" w:type="dxa"/>
            <w:tcBorders>
              <w:top w:val="nil"/>
              <w:left w:val="single" w:sz="4" w:space="0" w:color="auto"/>
              <w:bottom w:val="nil"/>
              <w:right w:val="single" w:sz="4" w:space="0" w:color="auto"/>
            </w:tcBorders>
            <w:shd w:val="clear" w:color="auto" w:fill="auto"/>
            <w:noWrap/>
            <w:vAlign w:val="center"/>
            <w:hideMark/>
          </w:tcPr>
          <w:p w14:paraId="04F06973"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0.87</w:t>
            </w:r>
          </w:p>
        </w:tc>
        <w:tc>
          <w:tcPr>
            <w:tcW w:w="980" w:type="dxa"/>
            <w:tcBorders>
              <w:top w:val="nil"/>
              <w:left w:val="single" w:sz="4" w:space="0" w:color="auto"/>
              <w:bottom w:val="nil"/>
            </w:tcBorders>
            <w:shd w:val="clear" w:color="auto" w:fill="auto"/>
            <w:noWrap/>
            <w:vAlign w:val="center"/>
            <w:hideMark/>
          </w:tcPr>
          <w:p w14:paraId="160A20FE"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0.92</w:t>
            </w:r>
          </w:p>
        </w:tc>
      </w:tr>
      <w:tr w:rsidR="004A51D0" w:rsidRPr="00CB2BC4" w14:paraId="26ECBAAB" w14:textId="77777777" w:rsidTr="005B6EA1">
        <w:trPr>
          <w:trHeight w:val="315"/>
          <w:jc w:val="center"/>
        </w:trPr>
        <w:tc>
          <w:tcPr>
            <w:tcW w:w="2240" w:type="dxa"/>
            <w:tcBorders>
              <w:bottom w:val="nil"/>
              <w:right w:val="single" w:sz="4" w:space="0" w:color="auto"/>
            </w:tcBorders>
            <w:shd w:val="clear" w:color="auto" w:fill="auto"/>
            <w:noWrap/>
            <w:vAlign w:val="center"/>
            <w:hideMark/>
          </w:tcPr>
          <w:p w14:paraId="30F3C253" w14:textId="77777777" w:rsidR="004A51D0" w:rsidRPr="00CB2BC4" w:rsidRDefault="004A51D0" w:rsidP="004A51D0">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5    (&lt; 1.25 acres)</w:t>
            </w:r>
          </w:p>
        </w:tc>
        <w:tc>
          <w:tcPr>
            <w:tcW w:w="980" w:type="dxa"/>
            <w:tcBorders>
              <w:top w:val="nil"/>
              <w:left w:val="single" w:sz="4" w:space="0" w:color="auto"/>
              <w:bottom w:val="nil"/>
              <w:right w:val="single" w:sz="4" w:space="0" w:color="auto"/>
            </w:tcBorders>
            <w:shd w:val="clear" w:color="auto" w:fill="auto"/>
            <w:noWrap/>
            <w:vAlign w:val="center"/>
            <w:hideMark/>
          </w:tcPr>
          <w:p w14:paraId="1272AB58"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0.93</w:t>
            </w:r>
          </w:p>
        </w:tc>
        <w:tc>
          <w:tcPr>
            <w:tcW w:w="980" w:type="dxa"/>
            <w:tcBorders>
              <w:top w:val="nil"/>
              <w:left w:val="single" w:sz="4" w:space="0" w:color="auto"/>
              <w:bottom w:val="nil"/>
              <w:right w:val="single" w:sz="4" w:space="0" w:color="auto"/>
            </w:tcBorders>
            <w:shd w:val="clear" w:color="auto" w:fill="auto"/>
            <w:noWrap/>
            <w:vAlign w:val="center"/>
            <w:hideMark/>
          </w:tcPr>
          <w:p w14:paraId="5424037E"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0.95</w:t>
            </w:r>
          </w:p>
        </w:tc>
        <w:tc>
          <w:tcPr>
            <w:tcW w:w="980" w:type="dxa"/>
            <w:tcBorders>
              <w:top w:val="nil"/>
              <w:left w:val="single" w:sz="4" w:space="0" w:color="auto"/>
              <w:bottom w:val="nil"/>
              <w:right w:val="single" w:sz="4" w:space="0" w:color="auto"/>
            </w:tcBorders>
            <w:shd w:val="clear" w:color="auto" w:fill="auto"/>
            <w:noWrap/>
            <w:vAlign w:val="center"/>
            <w:hideMark/>
          </w:tcPr>
          <w:p w14:paraId="04A6DF47"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0.91</w:t>
            </w:r>
          </w:p>
        </w:tc>
        <w:tc>
          <w:tcPr>
            <w:tcW w:w="980" w:type="dxa"/>
            <w:tcBorders>
              <w:top w:val="nil"/>
              <w:left w:val="single" w:sz="4" w:space="0" w:color="auto"/>
              <w:bottom w:val="nil"/>
            </w:tcBorders>
            <w:shd w:val="clear" w:color="auto" w:fill="auto"/>
            <w:noWrap/>
            <w:vAlign w:val="center"/>
            <w:hideMark/>
          </w:tcPr>
          <w:p w14:paraId="10D06CDB"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0.92</w:t>
            </w:r>
          </w:p>
        </w:tc>
      </w:tr>
      <w:tr w:rsidR="004A51D0" w:rsidRPr="00CB2BC4" w14:paraId="6D9824CF" w14:textId="77777777" w:rsidTr="005B6EA1">
        <w:trPr>
          <w:trHeight w:val="315"/>
          <w:jc w:val="center"/>
        </w:trPr>
        <w:tc>
          <w:tcPr>
            <w:tcW w:w="2240" w:type="dxa"/>
            <w:tcBorders>
              <w:top w:val="nil"/>
              <w:bottom w:val="dotted" w:sz="4" w:space="0" w:color="auto"/>
              <w:right w:val="single" w:sz="4" w:space="0" w:color="auto"/>
            </w:tcBorders>
            <w:shd w:val="clear" w:color="auto" w:fill="auto"/>
            <w:noWrap/>
            <w:vAlign w:val="center"/>
            <w:hideMark/>
          </w:tcPr>
          <w:p w14:paraId="62C1F2EF" w14:textId="77777777" w:rsidR="004A51D0" w:rsidRPr="00CB2BC4" w:rsidRDefault="004A51D0" w:rsidP="004A51D0">
            <w:pPr>
              <w:spacing w:after="0" w:line="240" w:lineRule="auto"/>
              <w:ind w:firstLineChars="100" w:firstLine="200"/>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6   (&gt;= 1.25 acres)</w:t>
            </w:r>
          </w:p>
        </w:tc>
        <w:tc>
          <w:tcPr>
            <w:tcW w:w="980" w:type="dxa"/>
            <w:tcBorders>
              <w:top w:val="nil"/>
              <w:left w:val="single" w:sz="4" w:space="0" w:color="auto"/>
              <w:bottom w:val="dotted" w:sz="4" w:space="0" w:color="auto"/>
              <w:right w:val="single" w:sz="4" w:space="0" w:color="auto"/>
            </w:tcBorders>
            <w:shd w:val="clear" w:color="auto" w:fill="auto"/>
            <w:noWrap/>
            <w:vAlign w:val="center"/>
            <w:hideMark/>
          </w:tcPr>
          <w:p w14:paraId="4591993C"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0.98</w:t>
            </w:r>
          </w:p>
        </w:tc>
        <w:tc>
          <w:tcPr>
            <w:tcW w:w="980" w:type="dxa"/>
            <w:tcBorders>
              <w:top w:val="nil"/>
              <w:left w:val="single" w:sz="4" w:space="0" w:color="auto"/>
              <w:bottom w:val="dotted" w:sz="4" w:space="0" w:color="auto"/>
              <w:right w:val="single" w:sz="4" w:space="0" w:color="auto"/>
            </w:tcBorders>
            <w:shd w:val="clear" w:color="auto" w:fill="auto"/>
            <w:noWrap/>
            <w:vAlign w:val="center"/>
            <w:hideMark/>
          </w:tcPr>
          <w:p w14:paraId="7DB0678A"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0.96</w:t>
            </w:r>
          </w:p>
        </w:tc>
        <w:tc>
          <w:tcPr>
            <w:tcW w:w="980" w:type="dxa"/>
            <w:tcBorders>
              <w:top w:val="nil"/>
              <w:left w:val="single" w:sz="4" w:space="0" w:color="auto"/>
              <w:bottom w:val="dotted" w:sz="4" w:space="0" w:color="auto"/>
              <w:right w:val="single" w:sz="4" w:space="0" w:color="auto"/>
            </w:tcBorders>
            <w:shd w:val="clear" w:color="auto" w:fill="auto"/>
            <w:noWrap/>
            <w:vAlign w:val="center"/>
            <w:hideMark/>
          </w:tcPr>
          <w:p w14:paraId="738103AE"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c>
          <w:tcPr>
            <w:tcW w:w="980" w:type="dxa"/>
            <w:tcBorders>
              <w:top w:val="nil"/>
              <w:left w:val="single" w:sz="4" w:space="0" w:color="auto"/>
              <w:bottom w:val="dotted" w:sz="4" w:space="0" w:color="auto"/>
            </w:tcBorders>
            <w:shd w:val="clear" w:color="auto" w:fill="auto"/>
            <w:noWrap/>
            <w:vAlign w:val="center"/>
            <w:hideMark/>
          </w:tcPr>
          <w:p w14:paraId="37770F71"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1.00</w:t>
            </w:r>
          </w:p>
        </w:tc>
      </w:tr>
      <w:tr w:rsidR="004A51D0" w:rsidRPr="00CB2BC4" w14:paraId="3E33A9B1" w14:textId="77777777" w:rsidTr="005B6EA1">
        <w:trPr>
          <w:trHeight w:val="315"/>
          <w:jc w:val="center"/>
        </w:trPr>
        <w:tc>
          <w:tcPr>
            <w:tcW w:w="2240" w:type="dxa"/>
            <w:tcBorders>
              <w:top w:val="dotted" w:sz="4" w:space="0" w:color="auto"/>
              <w:right w:val="single" w:sz="4" w:space="0" w:color="auto"/>
            </w:tcBorders>
            <w:shd w:val="clear" w:color="auto" w:fill="auto"/>
            <w:noWrap/>
            <w:vAlign w:val="center"/>
            <w:hideMark/>
          </w:tcPr>
          <w:p w14:paraId="00C91356"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Total</w:t>
            </w:r>
          </w:p>
        </w:tc>
        <w:tc>
          <w:tcPr>
            <w:tcW w:w="980" w:type="dxa"/>
            <w:tcBorders>
              <w:top w:val="dotted" w:sz="4" w:space="0" w:color="auto"/>
              <w:left w:val="single" w:sz="4" w:space="0" w:color="auto"/>
              <w:bottom w:val="single" w:sz="4" w:space="0" w:color="auto"/>
              <w:right w:val="single" w:sz="4" w:space="0" w:color="auto"/>
            </w:tcBorders>
            <w:shd w:val="clear" w:color="auto" w:fill="auto"/>
            <w:noWrap/>
            <w:vAlign w:val="center"/>
            <w:hideMark/>
          </w:tcPr>
          <w:p w14:paraId="3CF780B7"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0.996</w:t>
            </w:r>
          </w:p>
        </w:tc>
        <w:tc>
          <w:tcPr>
            <w:tcW w:w="980" w:type="dxa"/>
            <w:tcBorders>
              <w:top w:val="dotted" w:sz="4" w:space="0" w:color="auto"/>
              <w:left w:val="single" w:sz="4" w:space="0" w:color="auto"/>
              <w:bottom w:val="single" w:sz="4" w:space="0" w:color="auto"/>
              <w:right w:val="single" w:sz="4" w:space="0" w:color="auto"/>
            </w:tcBorders>
            <w:shd w:val="clear" w:color="auto" w:fill="auto"/>
            <w:noWrap/>
            <w:vAlign w:val="center"/>
            <w:hideMark/>
          </w:tcPr>
          <w:p w14:paraId="7E11C857"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0.993</w:t>
            </w:r>
          </w:p>
        </w:tc>
        <w:tc>
          <w:tcPr>
            <w:tcW w:w="980" w:type="dxa"/>
            <w:tcBorders>
              <w:top w:val="dotted" w:sz="4" w:space="0" w:color="auto"/>
              <w:left w:val="single" w:sz="4" w:space="0" w:color="auto"/>
              <w:bottom w:val="single" w:sz="4" w:space="0" w:color="auto"/>
              <w:right w:val="single" w:sz="4" w:space="0" w:color="auto"/>
            </w:tcBorders>
            <w:shd w:val="clear" w:color="auto" w:fill="auto"/>
            <w:noWrap/>
            <w:vAlign w:val="center"/>
            <w:hideMark/>
          </w:tcPr>
          <w:p w14:paraId="0B3FB170"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0.997</w:t>
            </w:r>
          </w:p>
        </w:tc>
        <w:tc>
          <w:tcPr>
            <w:tcW w:w="980" w:type="dxa"/>
            <w:tcBorders>
              <w:top w:val="dotted" w:sz="4" w:space="0" w:color="auto"/>
              <w:left w:val="single" w:sz="4" w:space="0" w:color="auto"/>
              <w:bottom w:val="single" w:sz="4" w:space="0" w:color="auto"/>
            </w:tcBorders>
            <w:shd w:val="clear" w:color="auto" w:fill="auto"/>
            <w:noWrap/>
            <w:vAlign w:val="center"/>
            <w:hideMark/>
          </w:tcPr>
          <w:p w14:paraId="2586C4AB" w14:textId="77777777" w:rsidR="004A51D0" w:rsidRPr="00CB2BC4" w:rsidRDefault="004A51D0" w:rsidP="004A51D0">
            <w:pPr>
              <w:spacing w:after="0" w:line="240" w:lineRule="auto"/>
              <w:jc w:val="center"/>
              <w:rPr>
                <w:rFonts w:ascii="Calibri" w:eastAsia="Times New Roman" w:hAnsi="Calibri" w:cs="Times New Roman"/>
                <w:color w:val="000000"/>
                <w:sz w:val="20"/>
                <w:szCs w:val="20"/>
              </w:rPr>
            </w:pPr>
            <w:r w:rsidRPr="00CB2BC4">
              <w:rPr>
                <w:rFonts w:ascii="Calibri" w:eastAsia="Times New Roman" w:hAnsi="Calibri" w:cs="Times New Roman"/>
                <w:color w:val="000000"/>
                <w:sz w:val="20"/>
                <w:szCs w:val="20"/>
              </w:rPr>
              <w:t>0.997</w:t>
            </w:r>
          </w:p>
        </w:tc>
      </w:tr>
    </w:tbl>
    <w:p w14:paraId="54FD11A6" w14:textId="3E4102C8" w:rsidR="008F764A" w:rsidRPr="00106042" w:rsidRDefault="000178BF" w:rsidP="00A54F82">
      <w:pPr>
        <w:ind w:left="1440" w:firstLine="545"/>
      </w:pPr>
      <w:r>
        <w:rPr>
          <w:rFonts w:asciiTheme="minorHAnsi" w:hAnsiTheme="minorHAnsi"/>
          <w:i/>
        </w:rPr>
        <w:t>Source: Authors’ calculations.</w:t>
      </w:r>
    </w:p>
    <w:p w14:paraId="035618DE" w14:textId="6ADB8B32" w:rsidR="00423764" w:rsidRPr="00106042" w:rsidRDefault="00423764" w:rsidP="00106042">
      <w:pPr>
        <w:spacing w:line="360" w:lineRule="auto"/>
        <w:jc w:val="both"/>
      </w:pPr>
      <w:r w:rsidRPr="00106042">
        <w:t>The result</w:t>
      </w:r>
      <w:r w:rsidR="008F764A" w:rsidRPr="00106042">
        <w:t>s</w:t>
      </w:r>
      <w:r w:rsidRPr="00106042">
        <w:t xml:space="preserve"> presented here suggest that average GPS measures are not much different from compass and rope even for very small pots, and even from fairly small </w:t>
      </w:r>
      <w:r w:rsidRPr="0066125A">
        <w:rPr>
          <w:i/>
        </w:rPr>
        <w:t>n</w:t>
      </w:r>
      <w:r w:rsidRPr="00106042">
        <w:t xml:space="preserve">, and that is despite the difference in enumerator skill levels and plot characteristics of the different studies. This is confirmed by an inspection of the scatterplots in the left side of </w:t>
      </w:r>
      <w:del w:id="1364" w:author="Sydney Gourlay" w:date="2016-06-17T13:12:00Z">
        <w:r w:rsidR="00F63185" w:rsidDel="00342979">
          <w:fldChar w:fldCharType="begin"/>
        </w:r>
        <w:r w:rsidR="00F63185" w:rsidDel="00342979">
          <w:delInstrText xml:space="preserve"> HYPERLINK \l "Figure7" </w:delInstrText>
        </w:r>
        <w:r w:rsidR="00F63185" w:rsidDel="00342979">
          <w:fldChar w:fldCharType="separate"/>
        </w:r>
        <w:r w:rsidR="00DC626B" w:rsidRPr="00106042" w:rsidDel="00342979">
          <w:delText>Figure 6</w:delText>
        </w:r>
        <w:r w:rsidR="00F63185" w:rsidDel="00342979">
          <w:fldChar w:fldCharType="end"/>
        </w:r>
      </w:del>
      <w:ins w:id="1365" w:author="Sydney Gourlay" w:date="2016-06-17T13:12:00Z">
        <w:r w:rsidR="00342979">
          <w:fldChar w:fldCharType="begin"/>
        </w:r>
        <w:r w:rsidR="00342979">
          <w:instrText xml:space="preserve"> HYPERLINK \l "Figure7" </w:instrText>
        </w:r>
        <w:r w:rsidR="00342979">
          <w:fldChar w:fldCharType="separate"/>
        </w:r>
        <w:r w:rsidR="00342979" w:rsidRPr="00106042">
          <w:t xml:space="preserve">Figure </w:t>
        </w:r>
        <w:r w:rsidR="00342979">
          <w:t>8</w:t>
        </w:r>
        <w:r w:rsidR="00342979">
          <w:fldChar w:fldCharType="end"/>
        </w:r>
      </w:ins>
      <w:r w:rsidRPr="00106042">
        <w:t xml:space="preserve">, where GPS measures are plotted against compass and rope with measures tightly clustered around the equality line. This lends support to the argument that GPS is an acceptable substitute of compass and rope measures across the </w:t>
      </w:r>
      <w:r w:rsidR="00D2661F" w:rsidRPr="00106042">
        <w:t xml:space="preserve">entire </w:t>
      </w:r>
      <w:r w:rsidRPr="00106042">
        <w:t xml:space="preserve">range of plot sizes in our samples, at least if the goal is that of estimating average plot size for groups with sufficient </w:t>
      </w:r>
      <w:proofErr w:type="spellStart"/>
      <w:r w:rsidRPr="00106042">
        <w:t>numerosity</w:t>
      </w:r>
      <w:proofErr w:type="spellEnd"/>
      <w:r w:rsidRPr="00106042">
        <w:t xml:space="preserve">. </w:t>
      </w:r>
    </w:p>
    <w:p w14:paraId="1904B752" w14:textId="3B5449A0" w:rsidR="00423764" w:rsidRPr="00106042" w:rsidRDefault="00423764" w:rsidP="00106042">
      <w:pPr>
        <w:spacing w:line="360" w:lineRule="auto"/>
        <w:jc w:val="both"/>
      </w:pPr>
      <w:r w:rsidRPr="00106042">
        <w:t xml:space="preserve">From the perspective of survey practitioners and national statistical offices, considerations about accuracy need to be accompanied by considerations related to timing (and hence cost). In survey implementation, time is often the scarcest and most valuable resource, and enumerators’ remuneration an important budget item. The reason why the choice of method should matter for survey practitioners is compellingly conveyed by </w:t>
      </w:r>
      <w:del w:id="1366" w:author="Sydney Gourlay" w:date="2016-06-17T13:12:00Z">
        <w:r w:rsidR="00F63185" w:rsidDel="00342979">
          <w:fldChar w:fldCharType="begin"/>
        </w:r>
        <w:r w:rsidR="00F63185" w:rsidDel="00342979">
          <w:delInstrText xml:space="preserve"> HYPERLINK \l "Figure6" </w:delInstrText>
        </w:r>
        <w:r w:rsidR="00F63185" w:rsidDel="00342979">
          <w:fldChar w:fldCharType="separate"/>
        </w:r>
        <w:r w:rsidR="00DC626B" w:rsidRPr="00106042" w:rsidDel="00342979">
          <w:delText>Figure 7</w:delText>
        </w:r>
        <w:r w:rsidR="00F63185" w:rsidDel="00342979">
          <w:fldChar w:fldCharType="end"/>
        </w:r>
      </w:del>
      <w:ins w:id="1367" w:author="Sydney Gourlay" w:date="2016-06-17T13:12:00Z">
        <w:r w:rsidR="00342979">
          <w:fldChar w:fldCharType="begin"/>
        </w:r>
        <w:r w:rsidR="00342979">
          <w:instrText xml:space="preserve"> HYPERLINK \l "Figure6" </w:instrText>
        </w:r>
        <w:r w:rsidR="00342979">
          <w:fldChar w:fldCharType="separate"/>
        </w:r>
        <w:r w:rsidR="00342979" w:rsidRPr="00106042">
          <w:t xml:space="preserve">Figure </w:t>
        </w:r>
        <w:r w:rsidR="00342979">
          <w:t>9</w:t>
        </w:r>
        <w:r w:rsidR="00342979">
          <w:fldChar w:fldCharType="end"/>
        </w:r>
      </w:ins>
      <w:r w:rsidRPr="00106042">
        <w:t>, which shows the measurement time for GPS and compass and rope measurements by plot size classes, moving from small plots on the left to large plots on the right. Compass and rope requires significantly more time than GPS</w:t>
      </w:r>
      <w:r w:rsidR="00C73503" w:rsidRPr="00106042">
        <w:t>,</w:t>
      </w:r>
      <w:r w:rsidRPr="00106042">
        <w:t xml:space="preserve"> with time increasing exponentially with plot size, while the additional time required for GPS measurement for</w:t>
      </w:r>
      <w:r w:rsidR="00DF1197" w:rsidRPr="00106042">
        <w:t xml:space="preserve"> larger</w:t>
      </w:r>
      <w:r w:rsidRPr="00106042">
        <w:t xml:space="preserve"> plots of the </w:t>
      </w:r>
      <w:r w:rsidR="00DF1197" w:rsidRPr="00106042">
        <w:t>order of magnitude</w:t>
      </w:r>
      <w:r w:rsidRPr="00106042">
        <w:t xml:space="preserve"> included in these studies is negligible. In both the Ethiopia and Tanzania experiments</w:t>
      </w:r>
      <w:r w:rsidRPr="0066125A">
        <w:rPr>
          <w:vertAlign w:val="superscript"/>
        </w:rPr>
        <w:footnoteReference w:id="20"/>
      </w:r>
      <w:r w:rsidR="00BF78D3">
        <w:t xml:space="preserve">, </w:t>
      </w:r>
      <w:r w:rsidRPr="00106042">
        <w:t xml:space="preserve">the compass and rope measurement took approximately four times that required for GPS. GPS required 13.9 minutes on average in Ethiopia, while the compass and rope measurement on the same plots required an average of 57 minutes. In Tanzania, the duration averages were 7.4 minutes and 29.3 minutes for GPS and compass and rope respectively. These findings are consistent with previous studies such as </w:t>
      </w:r>
      <w:proofErr w:type="spellStart"/>
      <w:r w:rsidRPr="00106042">
        <w:t>Schoning</w:t>
      </w:r>
      <w:proofErr w:type="spellEnd"/>
      <w:r w:rsidRPr="00106042">
        <w:t xml:space="preserve"> et al.</w:t>
      </w:r>
      <w:r w:rsidRPr="00106042">
        <w:rPr>
          <w:color w:val="008000"/>
        </w:rPr>
        <w:t xml:space="preserve"> </w:t>
      </w:r>
      <w:r w:rsidRPr="00106042">
        <w:t xml:space="preserve">(2005) and Keita and </w:t>
      </w:r>
      <w:proofErr w:type="spellStart"/>
      <w:r w:rsidRPr="00106042">
        <w:t>Carfagna</w:t>
      </w:r>
      <w:proofErr w:type="spellEnd"/>
      <w:r w:rsidRPr="00106042">
        <w:t xml:space="preserve"> (2009) who find that compass and rope takes approximately 3.5 times as long as GPS on average.  </w:t>
      </w:r>
    </w:p>
    <w:p w14:paraId="34F8DCE9" w14:textId="77777777" w:rsidR="00E71437" w:rsidRDefault="00E71437" w:rsidP="00423764">
      <w:pPr>
        <w:rPr>
          <w:b/>
        </w:rPr>
      </w:pPr>
    </w:p>
    <w:p w14:paraId="325EEDE5" w14:textId="35E0261C" w:rsidR="00C15B18" w:rsidRDefault="00C15B18" w:rsidP="00423764">
      <w:r w:rsidRPr="0066125A">
        <w:rPr>
          <w:b/>
        </w:rPr>
        <w:t xml:space="preserve">Figure </w:t>
      </w:r>
      <w:del w:id="1368" w:author="Sydney Gourlay" w:date="2016-06-17T13:12:00Z">
        <w:r w:rsidRPr="0066125A" w:rsidDel="00342979">
          <w:rPr>
            <w:b/>
          </w:rPr>
          <w:delText xml:space="preserve">7 </w:delText>
        </w:r>
      </w:del>
      <w:ins w:id="1369" w:author="Sydney Gourlay" w:date="2016-06-17T13:12:00Z">
        <w:r w:rsidR="00342979">
          <w:rPr>
            <w:b/>
          </w:rPr>
          <w:t>9</w:t>
        </w:r>
        <w:r w:rsidR="00342979" w:rsidRPr="0066125A">
          <w:rPr>
            <w:b/>
          </w:rPr>
          <w:t xml:space="preserve"> </w:t>
        </w:r>
      </w:ins>
      <w:r w:rsidRPr="0066125A">
        <w:rPr>
          <w:b/>
        </w:rPr>
        <w:t xml:space="preserve">– Time </w:t>
      </w:r>
      <w:r w:rsidR="00850F34" w:rsidRPr="0066125A">
        <w:rPr>
          <w:b/>
        </w:rPr>
        <w:t xml:space="preserve">Taken </w:t>
      </w:r>
      <w:r w:rsidR="00850F34">
        <w:rPr>
          <w:b/>
        </w:rPr>
        <w:t>for</w:t>
      </w:r>
      <w:r w:rsidR="00850F34" w:rsidRPr="0066125A">
        <w:rPr>
          <w:b/>
        </w:rPr>
        <w:t xml:space="preserve"> </w:t>
      </w:r>
      <w:r w:rsidRPr="0066125A">
        <w:rPr>
          <w:b/>
        </w:rPr>
        <w:t xml:space="preserve">GPS </w:t>
      </w:r>
      <w:r w:rsidR="00850F34">
        <w:rPr>
          <w:b/>
        </w:rPr>
        <w:t>and</w:t>
      </w:r>
      <w:r w:rsidR="00850F34" w:rsidRPr="0066125A">
        <w:rPr>
          <w:b/>
        </w:rPr>
        <w:t xml:space="preserve"> </w:t>
      </w:r>
      <w:r w:rsidRPr="0066125A">
        <w:rPr>
          <w:b/>
        </w:rPr>
        <w:t xml:space="preserve">CR </w:t>
      </w:r>
      <w:r w:rsidR="00850F34" w:rsidRPr="0066125A">
        <w:rPr>
          <w:b/>
        </w:rPr>
        <w:t xml:space="preserve">Measurement </w:t>
      </w:r>
      <w:r w:rsidR="00850F34">
        <w:rPr>
          <w:b/>
        </w:rPr>
        <w:t>by</w:t>
      </w:r>
      <w:r w:rsidR="00850F34" w:rsidRPr="0066125A">
        <w:rPr>
          <w:b/>
        </w:rPr>
        <w:t xml:space="preserve"> Plot Size (Minutes)</w:t>
      </w:r>
    </w:p>
    <w:p w14:paraId="14A0DE70" w14:textId="4611714A" w:rsidR="008F764A" w:rsidRPr="00106042" w:rsidRDefault="00C15B18" w:rsidP="00423764">
      <w:pPr>
        <w:rPr>
          <w:color w:val="FF0000"/>
        </w:rPr>
      </w:pPr>
      <w:r>
        <w:rPr>
          <w:noProof/>
        </w:rPr>
        <w:drawing>
          <wp:inline distT="0" distB="0" distL="0" distR="0" wp14:anchorId="770B6DD0" wp14:editId="4964222F">
            <wp:extent cx="6400800" cy="2538730"/>
            <wp:effectExtent l="0" t="0" r="0" b="1270"/>
            <wp:docPr id="51"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2538730"/>
                    </a:xfrm>
                    <a:prstGeom prst="rect">
                      <a:avLst/>
                    </a:prstGeom>
                    <a:noFill/>
                    <a:extLst/>
                  </pic:spPr>
                </pic:pic>
              </a:graphicData>
            </a:graphic>
          </wp:inline>
        </w:drawing>
      </w:r>
    </w:p>
    <w:p w14:paraId="476C27D1" w14:textId="2633EC57" w:rsidR="00B7163D" w:rsidRPr="00106042" w:rsidRDefault="00423764" w:rsidP="0066125A">
      <w:pPr>
        <w:spacing w:line="360" w:lineRule="auto"/>
        <w:jc w:val="both"/>
      </w:pPr>
      <w:r w:rsidRPr="00106042">
        <w:t>To put the time considerations into context, given the sample size and average measurement durations in Ethiopia, the field teams spent a total of 416 hours measuring plots with GPS (1797 plots * 13.89 minutes) and 1,707 hours measuring with compass and rope. Using GPS instead of compass and rope, therefore, saves 1,291 hours of labo</w:t>
      </w:r>
      <w:r w:rsidR="00AC58FB" w:rsidRPr="00106042">
        <w:t>r:</w:t>
      </w:r>
      <w:r w:rsidRPr="00106042">
        <w:t xml:space="preserve"> over 160 </w:t>
      </w:r>
      <w:r w:rsidR="00BF60B2" w:rsidRPr="00106042">
        <w:t>persons</w:t>
      </w:r>
      <w:r w:rsidRPr="00106042">
        <w:t>/days (at 8 hours per day)! This estimate of time savings is for a relatively small-scale methodological experiment</w:t>
      </w:r>
      <w:r w:rsidR="009C0ADD" w:rsidRPr="00106042">
        <w:t>;</w:t>
      </w:r>
      <w:r w:rsidRPr="00106042">
        <w:t xml:space="preserve"> savings in nationally representative household surveys would be proportionally larger. The true value comes in the ability of enumerators to complete the interviews of more households per day. With GPS measurement, enumerators are more likely to complete more than one household interview in a single day, allowing mobile field teams to spend less time in a particular area. Minimizing the amount of time required to collect quality land area data can significantly reduce costs and improve the flow of fieldwork. </w:t>
      </w:r>
    </w:p>
    <w:p w14:paraId="19610E3E" w14:textId="30FE91E2" w:rsidR="003652DC" w:rsidRPr="00106042" w:rsidRDefault="005349DA" w:rsidP="00A54F82">
      <w:pPr>
        <w:pStyle w:val="Heading4"/>
      </w:pPr>
      <w:bookmarkStart w:id="1370" w:name="_Toc409670543"/>
      <w:r>
        <w:t xml:space="preserve">9.2.3 </w:t>
      </w:r>
      <w:r w:rsidR="003652DC" w:rsidRPr="00372827">
        <w:t xml:space="preserve">GPS measures: Exploring </w:t>
      </w:r>
      <w:r w:rsidR="00F02133" w:rsidRPr="00372827">
        <w:t xml:space="preserve">the </w:t>
      </w:r>
      <w:r w:rsidR="003652DC" w:rsidRPr="00372827">
        <w:t>deviations from the gold-standard</w:t>
      </w:r>
      <w:bookmarkEnd w:id="1370"/>
    </w:p>
    <w:p w14:paraId="3B6C295B" w14:textId="4811CB0D" w:rsidR="003652DC" w:rsidRPr="00106042" w:rsidRDefault="00F02133">
      <w:pPr>
        <w:spacing w:line="360" w:lineRule="auto"/>
        <w:jc w:val="both"/>
      </w:pPr>
      <w:r w:rsidRPr="00106042">
        <w:t xml:space="preserve">As </w:t>
      </w:r>
      <w:r w:rsidR="00CE3651" w:rsidRPr="00106042">
        <w:t>stated</w:t>
      </w:r>
      <w:r w:rsidRPr="00106042">
        <w:t xml:space="preserve"> earlier in this paper, p</w:t>
      </w:r>
      <w:r w:rsidR="003652DC" w:rsidRPr="00106042">
        <w:t>revious studies have raised the issue of how factors other than plot size</w:t>
      </w:r>
      <w:r w:rsidRPr="00106042">
        <w:t xml:space="preserve"> (such as number of available satellites, geographic and atmospheric conditions)</w:t>
      </w:r>
      <w:r w:rsidR="003652DC" w:rsidRPr="00106042">
        <w:t xml:space="preserve"> may affect the quality of GPS measures. None of the studies have provided compelling, conclusive evidence on the impact of these factors on measurement quality. Some have explicitly called for further research to systematically investigate this matter. Our data allow us to do that </w:t>
      </w:r>
      <w:r w:rsidRPr="00106042">
        <w:t xml:space="preserve">in a systematic manner </w:t>
      </w:r>
      <w:r w:rsidR="003652DC" w:rsidRPr="00106042">
        <w:t>for a number of factors including plot shape, slope, and tree cover, weather conditions, and number of GPS satellites acquired at the time of measurement</w:t>
      </w:r>
      <w:r w:rsidRPr="00106042">
        <w:t xml:space="preserve">. We do </w:t>
      </w:r>
      <w:r w:rsidR="00CE3651" w:rsidRPr="00106042">
        <w:t xml:space="preserve">this </w:t>
      </w:r>
      <w:r w:rsidR="003652DC" w:rsidRPr="00106042">
        <w:t>via a comparison of the GPS measurement to the ‘gold standard’ of CR measurement</w:t>
      </w:r>
      <w:r w:rsidRPr="00106042">
        <w:t xml:space="preserve"> on the same plots</w:t>
      </w:r>
      <w:r w:rsidR="003652DC" w:rsidRPr="00106042">
        <w:t xml:space="preserve">. </w:t>
      </w:r>
    </w:p>
    <w:p w14:paraId="3F7B50D0" w14:textId="51FA4A46" w:rsidR="003652DC" w:rsidRPr="00106042" w:rsidRDefault="003652DC" w:rsidP="00106042">
      <w:pPr>
        <w:spacing w:line="360" w:lineRule="auto"/>
        <w:jc w:val="both"/>
      </w:pPr>
      <w:r w:rsidRPr="00106042">
        <w:t>The global navigation system requires, at a minimum, the acquisition of four satellites to triangulate the 3D position of the GPS receiver. The acquisition of additional satellites can improve position error.</w:t>
      </w:r>
      <w:r w:rsidRPr="0066125A">
        <w:rPr>
          <w:vertAlign w:val="superscript"/>
        </w:rPr>
        <w:footnoteReference w:id="21"/>
      </w:r>
      <w:r w:rsidRPr="00106042">
        <w:rPr>
          <w:vertAlign w:val="superscript"/>
        </w:rPr>
        <w:t xml:space="preserve"> </w:t>
      </w:r>
      <w:r w:rsidRPr="00106042">
        <w:t xml:space="preserve">Enumerators in both the Tanzania and Ethiopia experiments recorded the number of satellites fixed at the start of the GPS measurement. In training, enumerators were instructed to wait until at least four satellites were acquired, with further instruction that they must wait until the “GPS accuracy” figure on the GPS device stabilized (therefore allowing time for maximum satellite acquisition). </w:t>
      </w:r>
      <w:r w:rsidR="00F02133" w:rsidRPr="00106042">
        <w:t xml:space="preserve">We group observations according to the number of satellites acquired at the time of measurement </w:t>
      </w:r>
      <w:r w:rsidR="00CA2FD5" w:rsidRPr="00106042">
        <w:t xml:space="preserve">(less than or equal to 15 satellites, 15 to 19 satellites, and more than 19 satellites), with the thresholds for these classes being based on the characteristics of the distribution, not on any theoretical argument. </w:t>
      </w:r>
      <w:r w:rsidRPr="00106042">
        <w:t xml:space="preserve">The mean GPS and compass and rope measurements at </w:t>
      </w:r>
      <w:r w:rsidR="00CA2FD5" w:rsidRPr="00106042">
        <w:t xml:space="preserve">the </w:t>
      </w:r>
      <w:r w:rsidRPr="00106042">
        <w:t xml:space="preserve">three levels of satellite acquisition are reported in </w:t>
      </w:r>
      <w:hyperlink w:anchor="Table12" w:history="1">
        <w:r w:rsidR="00645480">
          <w:t>Table</w:t>
        </w:r>
      </w:hyperlink>
      <w:r w:rsidR="00645480">
        <w:t xml:space="preserve"> 1</w:t>
      </w:r>
      <w:ins w:id="1371" w:author="Sydney Gourlay" w:date="2016-06-17T13:32:00Z">
        <w:r w:rsidR="005870A9">
          <w:t>4</w:t>
        </w:r>
      </w:ins>
      <w:ins w:id="1372" w:author="Abhilasha Vaid" w:date="2016-06-17T15:44:00Z">
        <w:del w:id="1373" w:author="Sydney Gourlay" w:date="2016-06-17T13:32:00Z">
          <w:r w:rsidR="00367086" w:rsidDel="005870A9">
            <w:delText>6</w:delText>
          </w:r>
        </w:del>
      </w:ins>
      <w:del w:id="1374" w:author="Abhilasha Vaid" w:date="2016-06-17T15:44:00Z">
        <w:r w:rsidR="00645480" w:rsidDel="00367086">
          <w:delText>5</w:delText>
        </w:r>
      </w:del>
      <w:r w:rsidRPr="00106042">
        <w:t xml:space="preserve">. As expected, the differences in area measurements tend to decline </w:t>
      </w:r>
      <w:r w:rsidR="00CE3651" w:rsidRPr="00106042">
        <w:t>as</w:t>
      </w:r>
      <w:r w:rsidRPr="00106042">
        <w:t xml:space="preserve"> the number of satellites</w:t>
      </w:r>
      <w:r w:rsidR="00CE3651" w:rsidRPr="00106042">
        <w:t xml:space="preserve"> increase</w:t>
      </w:r>
      <w:r w:rsidRPr="00106042">
        <w:t>, even though average differences remain small across all groups. In Ethiopia, the difference between measurements is 1.6</w:t>
      </w:r>
      <w:r w:rsidR="00AA0C8C" w:rsidRPr="00106042">
        <w:t xml:space="preserve"> percent</w:t>
      </w:r>
      <w:r w:rsidRPr="00106042">
        <w:t xml:space="preserve"> </w:t>
      </w:r>
      <w:r w:rsidR="00EC6115" w:rsidRPr="00106042">
        <w:t xml:space="preserve">(but not statistically significant) </w:t>
      </w:r>
      <w:r w:rsidRPr="00106042">
        <w:t>on the plots with fewest satellites and 1.2</w:t>
      </w:r>
      <w:r w:rsidR="00AA0C8C" w:rsidRPr="00106042">
        <w:t xml:space="preserve"> percent</w:t>
      </w:r>
      <w:r w:rsidRPr="00106042">
        <w:t xml:space="preserve"> on plots with the most satellites, although the trend is not linear as the middle category has an average of 1.8</w:t>
      </w:r>
      <w:r w:rsidR="00AA0C8C" w:rsidRPr="00106042">
        <w:t xml:space="preserve"> percent</w:t>
      </w:r>
      <w:r w:rsidRPr="00106042">
        <w:t xml:space="preserve"> bias. In Tanzania, the differences are 2.9 and 2.6</w:t>
      </w:r>
      <w:r w:rsidR="00AA0C8C" w:rsidRPr="00106042">
        <w:t xml:space="preserve"> percent</w:t>
      </w:r>
      <w:r w:rsidRPr="00106042">
        <w:t>, respectively.</w:t>
      </w:r>
    </w:p>
    <w:p w14:paraId="55D04D36" w14:textId="0A004B71" w:rsidR="006C3BF5" w:rsidRPr="0066125A" w:rsidRDefault="004A51D0" w:rsidP="003652DC">
      <w:pPr>
        <w:rPr>
          <w:b/>
        </w:rPr>
      </w:pPr>
      <w:r w:rsidRPr="0066125A">
        <w:rPr>
          <w:b/>
        </w:rPr>
        <w:t xml:space="preserve">Table </w:t>
      </w:r>
      <w:r w:rsidR="00850F34" w:rsidRPr="0066125A">
        <w:rPr>
          <w:b/>
        </w:rPr>
        <w:t>1</w:t>
      </w:r>
      <w:ins w:id="1375" w:author="Sydney Gourlay" w:date="2016-06-17T13:32:00Z">
        <w:r w:rsidR="005870A9">
          <w:rPr>
            <w:b/>
          </w:rPr>
          <w:t>4</w:t>
        </w:r>
      </w:ins>
      <w:ins w:id="1376" w:author="Abhilasha Vaid" w:date="2016-06-17T15:45:00Z">
        <w:del w:id="1377" w:author="Sydney Gourlay" w:date="2016-06-17T13:32:00Z">
          <w:r w:rsidR="00367086" w:rsidDel="005870A9">
            <w:rPr>
              <w:b/>
            </w:rPr>
            <w:delText>6</w:delText>
          </w:r>
        </w:del>
      </w:ins>
      <w:del w:id="1378" w:author="Abhilasha Vaid" w:date="2016-06-17T15:45:00Z">
        <w:r w:rsidR="00850F34" w:rsidDel="00367086">
          <w:rPr>
            <w:b/>
          </w:rPr>
          <w:delText>5</w:delText>
        </w:r>
      </w:del>
      <w:r w:rsidR="00850F34" w:rsidRPr="0066125A">
        <w:rPr>
          <w:b/>
        </w:rPr>
        <w:t xml:space="preserve"> – </w:t>
      </w:r>
      <w:r w:rsidRPr="0066125A">
        <w:rPr>
          <w:b/>
        </w:rPr>
        <w:t xml:space="preserve">Bias </w:t>
      </w:r>
      <w:r w:rsidR="00850F34">
        <w:rPr>
          <w:b/>
        </w:rPr>
        <w:t>and</w:t>
      </w:r>
      <w:r w:rsidR="00850F34" w:rsidRPr="0066125A">
        <w:rPr>
          <w:b/>
        </w:rPr>
        <w:t xml:space="preserve"> Number </w:t>
      </w:r>
      <w:r w:rsidR="00850F34">
        <w:rPr>
          <w:b/>
        </w:rPr>
        <w:t>of</w:t>
      </w:r>
      <w:r w:rsidR="00850F34" w:rsidRPr="0066125A">
        <w:rPr>
          <w:b/>
        </w:rPr>
        <w:t xml:space="preserve"> Satellites</w:t>
      </w:r>
    </w:p>
    <w:tbl>
      <w:tblPr>
        <w:tblW w:w="5000" w:type="pct"/>
        <w:jc w:val="center"/>
        <w:tblLook w:val="04A0" w:firstRow="1" w:lastRow="0" w:firstColumn="1" w:lastColumn="0" w:noHBand="0" w:noVBand="1"/>
      </w:tblPr>
      <w:tblGrid>
        <w:gridCol w:w="1057"/>
        <w:gridCol w:w="632"/>
        <w:gridCol w:w="715"/>
        <w:gridCol w:w="579"/>
        <w:gridCol w:w="579"/>
        <w:gridCol w:w="1011"/>
        <w:gridCol w:w="1102"/>
        <w:gridCol w:w="632"/>
        <w:gridCol w:w="718"/>
        <w:gridCol w:w="580"/>
        <w:gridCol w:w="580"/>
        <w:gridCol w:w="1012"/>
        <w:gridCol w:w="1099"/>
      </w:tblGrid>
      <w:tr w:rsidR="004A51D0" w:rsidRPr="00A66355" w14:paraId="2F6D3B5E" w14:textId="77777777" w:rsidTr="0066125A">
        <w:trPr>
          <w:trHeight w:val="315"/>
          <w:jc w:val="center"/>
        </w:trPr>
        <w:tc>
          <w:tcPr>
            <w:tcW w:w="493" w:type="pct"/>
            <w:vMerge w:val="restart"/>
            <w:tcBorders>
              <w:top w:val="single" w:sz="4" w:space="0" w:color="auto"/>
              <w:left w:val="nil"/>
              <w:bottom w:val="single" w:sz="4" w:space="0" w:color="000000"/>
              <w:right w:val="single" w:sz="4" w:space="0" w:color="auto"/>
            </w:tcBorders>
            <w:shd w:val="clear" w:color="auto" w:fill="A9D5E7" w:themeFill="accent1" w:themeFillTint="66"/>
            <w:vAlign w:val="center"/>
            <w:hideMark/>
          </w:tcPr>
          <w:p w14:paraId="054948E4" w14:textId="27C01954"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 xml:space="preserve">Number                           of  </w:t>
            </w:r>
            <w:ins w:id="1379" w:author="Abhilasha Vaid" w:date="2016-06-17T14:00:00Z">
              <w:r w:rsidR="00012EEF">
                <w:rPr>
                  <w:rFonts w:ascii="Calibri" w:eastAsia="Times New Roman" w:hAnsi="Calibri" w:cs="Times New Roman"/>
                  <w:b/>
                  <w:color w:val="000000"/>
                  <w:sz w:val="20"/>
                  <w:szCs w:val="20"/>
                </w:rPr>
                <w:t>s</w:t>
              </w:r>
            </w:ins>
            <w:del w:id="1380" w:author="Abhilasha Vaid" w:date="2016-06-17T14:00:00Z">
              <w:r w:rsidRPr="00A66355" w:rsidDel="00012EEF">
                <w:rPr>
                  <w:rFonts w:ascii="Calibri" w:eastAsia="Times New Roman" w:hAnsi="Calibri" w:cs="Times New Roman"/>
                  <w:b/>
                  <w:color w:val="000000"/>
                  <w:sz w:val="20"/>
                  <w:szCs w:val="20"/>
                </w:rPr>
                <w:delText>S</w:delText>
              </w:r>
            </w:del>
            <w:r w:rsidRPr="00A66355">
              <w:rPr>
                <w:rFonts w:ascii="Calibri" w:eastAsia="Times New Roman" w:hAnsi="Calibri" w:cs="Times New Roman"/>
                <w:b/>
                <w:color w:val="000000"/>
                <w:sz w:val="20"/>
                <w:szCs w:val="20"/>
              </w:rPr>
              <w:t>atellites</w:t>
            </w:r>
          </w:p>
        </w:tc>
        <w:tc>
          <w:tcPr>
            <w:tcW w:w="2253" w:type="pct"/>
            <w:gridSpan w:val="6"/>
            <w:tcBorders>
              <w:top w:val="single" w:sz="4" w:space="0" w:color="auto"/>
              <w:left w:val="nil"/>
              <w:bottom w:val="nil"/>
              <w:right w:val="single" w:sz="4" w:space="0" w:color="auto"/>
            </w:tcBorders>
            <w:shd w:val="clear" w:color="auto" w:fill="A9D5E7" w:themeFill="accent1" w:themeFillTint="66"/>
            <w:noWrap/>
            <w:vAlign w:val="bottom"/>
            <w:hideMark/>
          </w:tcPr>
          <w:p w14:paraId="677E02B5"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Ethiopia</w:t>
            </w:r>
          </w:p>
        </w:tc>
        <w:tc>
          <w:tcPr>
            <w:tcW w:w="2254" w:type="pct"/>
            <w:gridSpan w:val="6"/>
            <w:tcBorders>
              <w:top w:val="single" w:sz="4" w:space="0" w:color="auto"/>
              <w:left w:val="nil"/>
              <w:bottom w:val="nil"/>
              <w:right w:val="nil"/>
            </w:tcBorders>
            <w:shd w:val="clear" w:color="auto" w:fill="A9D5E7" w:themeFill="accent1" w:themeFillTint="66"/>
            <w:noWrap/>
            <w:vAlign w:val="bottom"/>
            <w:hideMark/>
          </w:tcPr>
          <w:p w14:paraId="683AB637"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Tanzania</w:t>
            </w:r>
          </w:p>
        </w:tc>
      </w:tr>
      <w:tr w:rsidR="00CC5673" w:rsidRPr="00A66355" w14:paraId="7A5FC32F" w14:textId="77777777" w:rsidTr="0038181A">
        <w:trPr>
          <w:trHeight w:val="630"/>
          <w:jc w:val="center"/>
        </w:trPr>
        <w:tc>
          <w:tcPr>
            <w:tcW w:w="493" w:type="pct"/>
            <w:vMerge/>
            <w:tcBorders>
              <w:top w:val="single" w:sz="4" w:space="0" w:color="auto"/>
              <w:left w:val="nil"/>
              <w:bottom w:val="single" w:sz="4" w:space="0" w:color="000000"/>
              <w:right w:val="single" w:sz="4" w:space="0" w:color="auto"/>
            </w:tcBorders>
            <w:shd w:val="clear" w:color="auto" w:fill="A9D5E7" w:themeFill="accent1" w:themeFillTint="66"/>
            <w:vAlign w:val="center"/>
            <w:hideMark/>
          </w:tcPr>
          <w:p w14:paraId="0C8B4165" w14:textId="77777777" w:rsidR="004A51D0" w:rsidRPr="00A66355" w:rsidRDefault="004A51D0" w:rsidP="004A51D0">
            <w:pPr>
              <w:spacing w:after="0" w:line="240" w:lineRule="auto"/>
              <w:rPr>
                <w:rFonts w:ascii="Calibri" w:eastAsia="Times New Roman" w:hAnsi="Calibri" w:cs="Times New Roman"/>
                <w:b/>
                <w:color w:val="000000"/>
                <w:sz w:val="20"/>
                <w:szCs w:val="20"/>
              </w:rPr>
            </w:pPr>
          </w:p>
        </w:tc>
        <w:tc>
          <w:tcPr>
            <w:tcW w:w="309" w:type="pct"/>
            <w:tcBorders>
              <w:top w:val="nil"/>
              <w:left w:val="nil"/>
              <w:bottom w:val="single" w:sz="4" w:space="0" w:color="auto"/>
              <w:right w:val="nil"/>
            </w:tcBorders>
            <w:shd w:val="clear" w:color="auto" w:fill="A9D5E7" w:themeFill="accent1" w:themeFillTint="66"/>
            <w:noWrap/>
            <w:vAlign w:val="bottom"/>
            <w:hideMark/>
          </w:tcPr>
          <w:p w14:paraId="555874AA"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N</w:t>
            </w:r>
          </w:p>
        </w:tc>
        <w:tc>
          <w:tcPr>
            <w:tcW w:w="349" w:type="pct"/>
            <w:tcBorders>
              <w:top w:val="nil"/>
              <w:left w:val="nil"/>
              <w:bottom w:val="single" w:sz="4" w:space="0" w:color="auto"/>
              <w:right w:val="nil"/>
            </w:tcBorders>
            <w:shd w:val="clear" w:color="auto" w:fill="A9D5E7" w:themeFill="accent1" w:themeFillTint="66"/>
            <w:vAlign w:val="bottom"/>
            <w:hideMark/>
          </w:tcPr>
          <w:p w14:paraId="3D8087B5"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GPS</w:t>
            </w:r>
          </w:p>
        </w:tc>
        <w:tc>
          <w:tcPr>
            <w:tcW w:w="283" w:type="pct"/>
            <w:tcBorders>
              <w:top w:val="nil"/>
              <w:left w:val="nil"/>
              <w:bottom w:val="single" w:sz="4" w:space="0" w:color="auto"/>
              <w:right w:val="nil"/>
            </w:tcBorders>
            <w:shd w:val="clear" w:color="auto" w:fill="A9D5E7" w:themeFill="accent1" w:themeFillTint="66"/>
            <w:noWrap/>
            <w:vAlign w:val="bottom"/>
            <w:hideMark/>
          </w:tcPr>
          <w:p w14:paraId="06E2FE74"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CR</w:t>
            </w:r>
          </w:p>
        </w:tc>
        <w:tc>
          <w:tcPr>
            <w:tcW w:w="283" w:type="pct"/>
            <w:tcBorders>
              <w:top w:val="nil"/>
              <w:left w:val="nil"/>
              <w:bottom w:val="single" w:sz="4" w:space="0" w:color="auto"/>
            </w:tcBorders>
            <w:shd w:val="clear" w:color="auto" w:fill="A9D5E7" w:themeFill="accent1" w:themeFillTint="66"/>
            <w:noWrap/>
            <w:vAlign w:val="bottom"/>
            <w:hideMark/>
          </w:tcPr>
          <w:p w14:paraId="4D48577F"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Bias</w:t>
            </w:r>
          </w:p>
        </w:tc>
        <w:tc>
          <w:tcPr>
            <w:tcW w:w="493" w:type="pct"/>
            <w:tcBorders>
              <w:top w:val="nil"/>
              <w:bottom w:val="single" w:sz="4" w:space="0" w:color="auto"/>
            </w:tcBorders>
            <w:shd w:val="clear" w:color="auto" w:fill="A9D5E7" w:themeFill="accent1" w:themeFillTint="66"/>
            <w:vAlign w:val="bottom"/>
            <w:hideMark/>
          </w:tcPr>
          <w:p w14:paraId="6B51752E" w14:textId="6535F449"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 xml:space="preserve">Mean </w:t>
            </w:r>
            <w:ins w:id="1381" w:author="Abhilasha Vaid" w:date="2016-06-17T14:00:00Z">
              <w:r w:rsidR="00012EEF">
                <w:rPr>
                  <w:rFonts w:ascii="Calibri" w:eastAsia="Times New Roman" w:hAnsi="Calibri" w:cs="Times New Roman"/>
                  <w:b/>
                  <w:color w:val="000000"/>
                  <w:sz w:val="20"/>
                  <w:szCs w:val="20"/>
                </w:rPr>
                <w:t>b</w:t>
              </w:r>
            </w:ins>
            <w:del w:id="1382" w:author="Abhilasha Vaid" w:date="2016-06-17T14:00:00Z">
              <w:r w:rsidRPr="00A66355" w:rsidDel="00012EEF">
                <w:rPr>
                  <w:rFonts w:ascii="Calibri" w:eastAsia="Times New Roman" w:hAnsi="Calibri" w:cs="Times New Roman"/>
                  <w:b/>
                  <w:color w:val="000000"/>
                  <w:sz w:val="20"/>
                  <w:szCs w:val="20"/>
                </w:rPr>
                <w:delText>B</w:delText>
              </w:r>
            </w:del>
            <w:r w:rsidRPr="00A66355">
              <w:rPr>
                <w:rFonts w:ascii="Calibri" w:eastAsia="Times New Roman" w:hAnsi="Calibri" w:cs="Times New Roman"/>
                <w:b/>
                <w:color w:val="000000"/>
                <w:sz w:val="20"/>
                <w:szCs w:val="20"/>
              </w:rPr>
              <w:t xml:space="preserve">ias / </w:t>
            </w:r>
            <w:ins w:id="1383" w:author="Abhilasha Vaid" w:date="2016-06-17T14:00:00Z">
              <w:r w:rsidR="00012EEF">
                <w:rPr>
                  <w:rFonts w:ascii="Calibri" w:eastAsia="Times New Roman" w:hAnsi="Calibri" w:cs="Times New Roman"/>
                  <w:b/>
                  <w:color w:val="000000"/>
                  <w:sz w:val="20"/>
                  <w:szCs w:val="20"/>
                </w:rPr>
                <w:t>m</w:t>
              </w:r>
            </w:ins>
            <w:del w:id="1384" w:author="Abhilasha Vaid" w:date="2016-06-17T14:00:00Z">
              <w:r w:rsidRPr="00A66355" w:rsidDel="00012EEF">
                <w:rPr>
                  <w:rFonts w:ascii="Calibri" w:eastAsia="Times New Roman" w:hAnsi="Calibri" w:cs="Times New Roman"/>
                  <w:b/>
                  <w:color w:val="000000"/>
                  <w:sz w:val="20"/>
                  <w:szCs w:val="20"/>
                </w:rPr>
                <w:delText>M</w:delText>
              </w:r>
            </w:del>
            <w:r w:rsidRPr="00A66355">
              <w:rPr>
                <w:rFonts w:ascii="Calibri" w:eastAsia="Times New Roman" w:hAnsi="Calibri" w:cs="Times New Roman"/>
                <w:b/>
                <w:color w:val="000000"/>
                <w:sz w:val="20"/>
                <w:szCs w:val="20"/>
              </w:rPr>
              <w:t>ean CR</w:t>
            </w:r>
          </w:p>
        </w:tc>
        <w:tc>
          <w:tcPr>
            <w:tcW w:w="537" w:type="pct"/>
            <w:tcBorders>
              <w:top w:val="nil"/>
              <w:bottom w:val="single" w:sz="4" w:space="0" w:color="auto"/>
              <w:right w:val="single" w:sz="4" w:space="0" w:color="auto"/>
            </w:tcBorders>
            <w:shd w:val="clear" w:color="auto" w:fill="A9D5E7" w:themeFill="accent1" w:themeFillTint="66"/>
            <w:vAlign w:val="bottom"/>
            <w:hideMark/>
          </w:tcPr>
          <w:p w14:paraId="2F0961F2"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Difference in means</w:t>
            </w:r>
          </w:p>
        </w:tc>
        <w:tc>
          <w:tcPr>
            <w:tcW w:w="309" w:type="pct"/>
            <w:tcBorders>
              <w:top w:val="nil"/>
              <w:left w:val="nil"/>
              <w:bottom w:val="single" w:sz="4" w:space="0" w:color="auto"/>
              <w:right w:val="nil"/>
            </w:tcBorders>
            <w:shd w:val="clear" w:color="auto" w:fill="A9D5E7" w:themeFill="accent1" w:themeFillTint="66"/>
            <w:noWrap/>
            <w:vAlign w:val="bottom"/>
            <w:hideMark/>
          </w:tcPr>
          <w:p w14:paraId="15FF3AB0"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N</w:t>
            </w:r>
          </w:p>
        </w:tc>
        <w:tc>
          <w:tcPr>
            <w:tcW w:w="350" w:type="pct"/>
            <w:tcBorders>
              <w:top w:val="nil"/>
              <w:left w:val="nil"/>
              <w:bottom w:val="single" w:sz="4" w:space="0" w:color="auto"/>
              <w:right w:val="nil"/>
            </w:tcBorders>
            <w:shd w:val="clear" w:color="auto" w:fill="A9D5E7" w:themeFill="accent1" w:themeFillTint="66"/>
            <w:vAlign w:val="bottom"/>
            <w:hideMark/>
          </w:tcPr>
          <w:p w14:paraId="7B7B2722"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GPS</w:t>
            </w:r>
          </w:p>
        </w:tc>
        <w:tc>
          <w:tcPr>
            <w:tcW w:w="283" w:type="pct"/>
            <w:tcBorders>
              <w:top w:val="nil"/>
              <w:left w:val="nil"/>
              <w:bottom w:val="single" w:sz="4" w:space="0" w:color="auto"/>
              <w:right w:val="nil"/>
            </w:tcBorders>
            <w:shd w:val="clear" w:color="auto" w:fill="A9D5E7" w:themeFill="accent1" w:themeFillTint="66"/>
            <w:noWrap/>
            <w:vAlign w:val="bottom"/>
            <w:hideMark/>
          </w:tcPr>
          <w:p w14:paraId="3E994235"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CR</w:t>
            </w:r>
          </w:p>
        </w:tc>
        <w:tc>
          <w:tcPr>
            <w:tcW w:w="283" w:type="pct"/>
            <w:tcBorders>
              <w:top w:val="nil"/>
              <w:left w:val="nil"/>
              <w:bottom w:val="single" w:sz="4" w:space="0" w:color="auto"/>
            </w:tcBorders>
            <w:shd w:val="clear" w:color="auto" w:fill="A9D5E7" w:themeFill="accent1" w:themeFillTint="66"/>
            <w:noWrap/>
            <w:vAlign w:val="bottom"/>
            <w:hideMark/>
          </w:tcPr>
          <w:p w14:paraId="188DB2AA"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Bias</w:t>
            </w:r>
          </w:p>
        </w:tc>
        <w:tc>
          <w:tcPr>
            <w:tcW w:w="493" w:type="pct"/>
            <w:tcBorders>
              <w:top w:val="nil"/>
              <w:bottom w:val="single" w:sz="4" w:space="0" w:color="auto"/>
            </w:tcBorders>
            <w:shd w:val="clear" w:color="auto" w:fill="A9D5E7" w:themeFill="accent1" w:themeFillTint="66"/>
            <w:vAlign w:val="bottom"/>
            <w:hideMark/>
          </w:tcPr>
          <w:p w14:paraId="0F0BDB35" w14:textId="57072561"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 xml:space="preserve">Mean </w:t>
            </w:r>
            <w:ins w:id="1385" w:author="Abhilasha Vaid" w:date="2016-06-17T14:00:00Z">
              <w:r w:rsidR="00012EEF">
                <w:rPr>
                  <w:rFonts w:ascii="Calibri" w:eastAsia="Times New Roman" w:hAnsi="Calibri" w:cs="Times New Roman"/>
                  <w:b/>
                  <w:color w:val="000000"/>
                  <w:sz w:val="20"/>
                  <w:szCs w:val="20"/>
                </w:rPr>
                <w:t>b</w:t>
              </w:r>
            </w:ins>
            <w:del w:id="1386" w:author="Abhilasha Vaid" w:date="2016-06-17T14:00:00Z">
              <w:r w:rsidRPr="00A66355" w:rsidDel="00012EEF">
                <w:rPr>
                  <w:rFonts w:ascii="Calibri" w:eastAsia="Times New Roman" w:hAnsi="Calibri" w:cs="Times New Roman"/>
                  <w:b/>
                  <w:color w:val="000000"/>
                  <w:sz w:val="20"/>
                  <w:szCs w:val="20"/>
                </w:rPr>
                <w:delText>B</w:delText>
              </w:r>
            </w:del>
            <w:r w:rsidRPr="00A66355">
              <w:rPr>
                <w:rFonts w:ascii="Calibri" w:eastAsia="Times New Roman" w:hAnsi="Calibri" w:cs="Times New Roman"/>
                <w:b/>
                <w:color w:val="000000"/>
                <w:sz w:val="20"/>
                <w:szCs w:val="20"/>
              </w:rPr>
              <w:t xml:space="preserve">ias / </w:t>
            </w:r>
            <w:ins w:id="1387" w:author="Abhilasha Vaid" w:date="2016-06-17T14:00:00Z">
              <w:r w:rsidR="00012EEF">
                <w:rPr>
                  <w:rFonts w:ascii="Calibri" w:eastAsia="Times New Roman" w:hAnsi="Calibri" w:cs="Times New Roman"/>
                  <w:b/>
                  <w:color w:val="000000"/>
                  <w:sz w:val="20"/>
                  <w:szCs w:val="20"/>
                </w:rPr>
                <w:t>m</w:t>
              </w:r>
            </w:ins>
            <w:del w:id="1388" w:author="Abhilasha Vaid" w:date="2016-06-17T14:00:00Z">
              <w:r w:rsidRPr="00A66355" w:rsidDel="00012EEF">
                <w:rPr>
                  <w:rFonts w:ascii="Calibri" w:eastAsia="Times New Roman" w:hAnsi="Calibri" w:cs="Times New Roman"/>
                  <w:b/>
                  <w:color w:val="000000"/>
                  <w:sz w:val="20"/>
                  <w:szCs w:val="20"/>
                </w:rPr>
                <w:delText>M</w:delText>
              </w:r>
            </w:del>
            <w:r w:rsidRPr="00A66355">
              <w:rPr>
                <w:rFonts w:ascii="Calibri" w:eastAsia="Times New Roman" w:hAnsi="Calibri" w:cs="Times New Roman"/>
                <w:b/>
                <w:color w:val="000000"/>
                <w:sz w:val="20"/>
                <w:szCs w:val="20"/>
              </w:rPr>
              <w:t>ean CR</w:t>
            </w:r>
          </w:p>
        </w:tc>
        <w:tc>
          <w:tcPr>
            <w:tcW w:w="537" w:type="pct"/>
            <w:tcBorders>
              <w:top w:val="nil"/>
              <w:bottom w:val="single" w:sz="4" w:space="0" w:color="auto"/>
              <w:right w:val="nil"/>
            </w:tcBorders>
            <w:shd w:val="clear" w:color="auto" w:fill="A9D5E7" w:themeFill="accent1" w:themeFillTint="66"/>
            <w:vAlign w:val="bottom"/>
            <w:hideMark/>
          </w:tcPr>
          <w:p w14:paraId="54E5439D"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Difference in means</w:t>
            </w:r>
          </w:p>
        </w:tc>
      </w:tr>
      <w:tr w:rsidR="008C42FA" w:rsidRPr="00A66355" w14:paraId="1B9DB59A" w14:textId="77777777" w:rsidTr="0066125A">
        <w:trPr>
          <w:trHeight w:val="315"/>
          <w:jc w:val="center"/>
        </w:trPr>
        <w:tc>
          <w:tcPr>
            <w:tcW w:w="493" w:type="pct"/>
            <w:tcBorders>
              <w:top w:val="nil"/>
              <w:left w:val="nil"/>
              <w:bottom w:val="nil"/>
              <w:right w:val="nil"/>
            </w:tcBorders>
            <w:shd w:val="clear" w:color="auto" w:fill="auto"/>
            <w:noWrap/>
            <w:vAlign w:val="center"/>
            <w:hideMark/>
          </w:tcPr>
          <w:p w14:paraId="46CFEA85"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&lt;= 15</w:t>
            </w:r>
          </w:p>
        </w:tc>
        <w:tc>
          <w:tcPr>
            <w:tcW w:w="309" w:type="pct"/>
            <w:tcBorders>
              <w:top w:val="nil"/>
              <w:left w:val="single" w:sz="4" w:space="0" w:color="auto"/>
              <w:bottom w:val="nil"/>
              <w:right w:val="nil"/>
            </w:tcBorders>
            <w:shd w:val="clear" w:color="auto" w:fill="auto"/>
            <w:noWrap/>
            <w:vAlign w:val="bottom"/>
            <w:hideMark/>
          </w:tcPr>
          <w:p w14:paraId="3164C151"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305</w:t>
            </w:r>
          </w:p>
        </w:tc>
        <w:tc>
          <w:tcPr>
            <w:tcW w:w="349" w:type="pct"/>
            <w:tcBorders>
              <w:top w:val="nil"/>
              <w:left w:val="nil"/>
              <w:bottom w:val="nil"/>
              <w:right w:val="nil"/>
            </w:tcBorders>
            <w:shd w:val="clear" w:color="auto" w:fill="auto"/>
            <w:noWrap/>
            <w:vAlign w:val="bottom"/>
            <w:hideMark/>
          </w:tcPr>
          <w:p w14:paraId="01590178"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0.23</w:t>
            </w:r>
          </w:p>
        </w:tc>
        <w:tc>
          <w:tcPr>
            <w:tcW w:w="283" w:type="pct"/>
            <w:tcBorders>
              <w:top w:val="nil"/>
              <w:left w:val="nil"/>
              <w:bottom w:val="nil"/>
              <w:right w:val="nil"/>
            </w:tcBorders>
            <w:shd w:val="clear" w:color="auto" w:fill="auto"/>
            <w:noWrap/>
            <w:vAlign w:val="bottom"/>
            <w:hideMark/>
          </w:tcPr>
          <w:p w14:paraId="4E99FF2E"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0.22</w:t>
            </w:r>
          </w:p>
        </w:tc>
        <w:tc>
          <w:tcPr>
            <w:tcW w:w="283" w:type="pct"/>
            <w:tcBorders>
              <w:top w:val="nil"/>
              <w:left w:val="nil"/>
              <w:bottom w:val="nil"/>
            </w:tcBorders>
            <w:shd w:val="clear" w:color="auto" w:fill="auto"/>
            <w:noWrap/>
            <w:vAlign w:val="bottom"/>
            <w:hideMark/>
          </w:tcPr>
          <w:p w14:paraId="04DF7676"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0.00</w:t>
            </w:r>
          </w:p>
        </w:tc>
        <w:tc>
          <w:tcPr>
            <w:tcW w:w="493" w:type="pct"/>
            <w:tcBorders>
              <w:top w:val="nil"/>
              <w:bottom w:val="nil"/>
            </w:tcBorders>
            <w:shd w:val="clear" w:color="auto" w:fill="auto"/>
            <w:noWrap/>
            <w:vAlign w:val="bottom"/>
            <w:hideMark/>
          </w:tcPr>
          <w:p w14:paraId="0BD03748"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1.6%</w:t>
            </w:r>
          </w:p>
        </w:tc>
        <w:tc>
          <w:tcPr>
            <w:tcW w:w="537" w:type="pct"/>
            <w:tcBorders>
              <w:top w:val="nil"/>
              <w:bottom w:val="nil"/>
              <w:right w:val="single" w:sz="4" w:space="0" w:color="auto"/>
            </w:tcBorders>
            <w:shd w:val="clear" w:color="auto" w:fill="auto"/>
            <w:noWrap/>
            <w:vAlign w:val="bottom"/>
            <w:hideMark/>
          </w:tcPr>
          <w:p w14:paraId="4DE5714A"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c>
          <w:tcPr>
            <w:tcW w:w="309" w:type="pct"/>
            <w:tcBorders>
              <w:top w:val="nil"/>
              <w:left w:val="nil"/>
              <w:bottom w:val="nil"/>
              <w:right w:val="nil"/>
            </w:tcBorders>
            <w:shd w:val="clear" w:color="auto" w:fill="auto"/>
            <w:noWrap/>
            <w:vAlign w:val="bottom"/>
            <w:hideMark/>
          </w:tcPr>
          <w:p w14:paraId="7637FD32"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488</w:t>
            </w:r>
          </w:p>
        </w:tc>
        <w:tc>
          <w:tcPr>
            <w:tcW w:w="350" w:type="pct"/>
            <w:tcBorders>
              <w:top w:val="nil"/>
              <w:left w:val="nil"/>
              <w:bottom w:val="nil"/>
              <w:right w:val="nil"/>
            </w:tcBorders>
            <w:shd w:val="clear" w:color="auto" w:fill="auto"/>
            <w:noWrap/>
            <w:vAlign w:val="bottom"/>
            <w:hideMark/>
          </w:tcPr>
          <w:p w14:paraId="5CF954C8"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0.31</w:t>
            </w:r>
          </w:p>
        </w:tc>
        <w:tc>
          <w:tcPr>
            <w:tcW w:w="283" w:type="pct"/>
            <w:tcBorders>
              <w:top w:val="nil"/>
              <w:left w:val="nil"/>
              <w:bottom w:val="nil"/>
              <w:right w:val="nil"/>
            </w:tcBorders>
            <w:shd w:val="clear" w:color="auto" w:fill="auto"/>
            <w:noWrap/>
            <w:vAlign w:val="bottom"/>
            <w:hideMark/>
          </w:tcPr>
          <w:p w14:paraId="643672F7"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0.30</w:t>
            </w:r>
          </w:p>
        </w:tc>
        <w:tc>
          <w:tcPr>
            <w:tcW w:w="283" w:type="pct"/>
            <w:tcBorders>
              <w:top w:val="nil"/>
              <w:left w:val="nil"/>
              <w:bottom w:val="nil"/>
            </w:tcBorders>
            <w:shd w:val="clear" w:color="auto" w:fill="auto"/>
            <w:noWrap/>
            <w:vAlign w:val="bottom"/>
            <w:hideMark/>
          </w:tcPr>
          <w:p w14:paraId="17E566A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93" w:type="pct"/>
            <w:tcBorders>
              <w:top w:val="nil"/>
              <w:bottom w:val="nil"/>
            </w:tcBorders>
            <w:shd w:val="clear" w:color="auto" w:fill="auto"/>
            <w:noWrap/>
            <w:vAlign w:val="bottom"/>
            <w:hideMark/>
          </w:tcPr>
          <w:p w14:paraId="56A0680A"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2.9%</w:t>
            </w:r>
          </w:p>
        </w:tc>
        <w:tc>
          <w:tcPr>
            <w:tcW w:w="537" w:type="pct"/>
            <w:tcBorders>
              <w:top w:val="nil"/>
              <w:bottom w:val="nil"/>
              <w:right w:val="nil"/>
            </w:tcBorders>
            <w:shd w:val="clear" w:color="auto" w:fill="auto"/>
            <w:noWrap/>
            <w:vAlign w:val="bottom"/>
            <w:hideMark/>
          </w:tcPr>
          <w:p w14:paraId="62C43121"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r>
      <w:tr w:rsidR="008C42FA" w:rsidRPr="00A66355" w14:paraId="68E8C867" w14:textId="77777777" w:rsidTr="005B6EA1">
        <w:trPr>
          <w:trHeight w:val="315"/>
          <w:jc w:val="center"/>
        </w:trPr>
        <w:tc>
          <w:tcPr>
            <w:tcW w:w="493" w:type="pct"/>
            <w:tcBorders>
              <w:top w:val="nil"/>
              <w:left w:val="nil"/>
              <w:right w:val="nil"/>
            </w:tcBorders>
            <w:shd w:val="clear" w:color="auto" w:fill="auto"/>
            <w:noWrap/>
            <w:vAlign w:val="center"/>
            <w:hideMark/>
          </w:tcPr>
          <w:p w14:paraId="0C4C9D08"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16 - 19</w:t>
            </w:r>
          </w:p>
        </w:tc>
        <w:tc>
          <w:tcPr>
            <w:tcW w:w="309" w:type="pct"/>
            <w:tcBorders>
              <w:top w:val="nil"/>
              <w:left w:val="single" w:sz="4" w:space="0" w:color="auto"/>
              <w:right w:val="nil"/>
            </w:tcBorders>
            <w:shd w:val="clear" w:color="auto" w:fill="auto"/>
            <w:noWrap/>
            <w:vAlign w:val="bottom"/>
            <w:hideMark/>
          </w:tcPr>
          <w:p w14:paraId="7230E557"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1204</w:t>
            </w:r>
          </w:p>
        </w:tc>
        <w:tc>
          <w:tcPr>
            <w:tcW w:w="349" w:type="pct"/>
            <w:tcBorders>
              <w:top w:val="nil"/>
              <w:left w:val="nil"/>
              <w:right w:val="nil"/>
            </w:tcBorders>
            <w:shd w:val="clear" w:color="auto" w:fill="auto"/>
            <w:noWrap/>
            <w:vAlign w:val="bottom"/>
            <w:hideMark/>
          </w:tcPr>
          <w:p w14:paraId="58DB259A"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0.40</w:t>
            </w:r>
          </w:p>
        </w:tc>
        <w:tc>
          <w:tcPr>
            <w:tcW w:w="283" w:type="pct"/>
            <w:tcBorders>
              <w:top w:val="nil"/>
              <w:left w:val="nil"/>
              <w:right w:val="nil"/>
            </w:tcBorders>
            <w:shd w:val="clear" w:color="auto" w:fill="auto"/>
            <w:noWrap/>
            <w:vAlign w:val="bottom"/>
            <w:hideMark/>
          </w:tcPr>
          <w:p w14:paraId="6A3E6D78"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0.39</w:t>
            </w:r>
          </w:p>
        </w:tc>
        <w:tc>
          <w:tcPr>
            <w:tcW w:w="283" w:type="pct"/>
            <w:tcBorders>
              <w:top w:val="nil"/>
              <w:left w:val="nil"/>
            </w:tcBorders>
            <w:shd w:val="clear" w:color="auto" w:fill="auto"/>
            <w:noWrap/>
            <w:vAlign w:val="bottom"/>
            <w:hideMark/>
          </w:tcPr>
          <w:p w14:paraId="77FA7D57"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93" w:type="pct"/>
            <w:tcBorders>
              <w:top w:val="nil"/>
            </w:tcBorders>
            <w:shd w:val="clear" w:color="auto" w:fill="auto"/>
            <w:noWrap/>
            <w:vAlign w:val="bottom"/>
            <w:hideMark/>
          </w:tcPr>
          <w:p w14:paraId="5FA77042"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1.8%</w:t>
            </w:r>
          </w:p>
        </w:tc>
        <w:tc>
          <w:tcPr>
            <w:tcW w:w="537" w:type="pct"/>
            <w:tcBorders>
              <w:top w:val="nil"/>
              <w:right w:val="single" w:sz="4" w:space="0" w:color="auto"/>
            </w:tcBorders>
            <w:shd w:val="clear" w:color="auto" w:fill="auto"/>
            <w:noWrap/>
            <w:vAlign w:val="bottom"/>
            <w:hideMark/>
          </w:tcPr>
          <w:p w14:paraId="358A8558"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c>
          <w:tcPr>
            <w:tcW w:w="309" w:type="pct"/>
            <w:tcBorders>
              <w:top w:val="nil"/>
              <w:left w:val="nil"/>
              <w:right w:val="nil"/>
            </w:tcBorders>
            <w:shd w:val="clear" w:color="auto" w:fill="auto"/>
            <w:noWrap/>
            <w:vAlign w:val="bottom"/>
            <w:hideMark/>
          </w:tcPr>
          <w:p w14:paraId="1E2A53FE"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1266</w:t>
            </w:r>
          </w:p>
        </w:tc>
        <w:tc>
          <w:tcPr>
            <w:tcW w:w="350" w:type="pct"/>
            <w:tcBorders>
              <w:top w:val="nil"/>
              <w:left w:val="nil"/>
              <w:right w:val="nil"/>
            </w:tcBorders>
            <w:shd w:val="clear" w:color="auto" w:fill="auto"/>
            <w:noWrap/>
            <w:vAlign w:val="bottom"/>
            <w:hideMark/>
          </w:tcPr>
          <w:p w14:paraId="58E4F4A3"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0.27</w:t>
            </w:r>
          </w:p>
        </w:tc>
        <w:tc>
          <w:tcPr>
            <w:tcW w:w="283" w:type="pct"/>
            <w:tcBorders>
              <w:top w:val="nil"/>
              <w:left w:val="nil"/>
              <w:right w:val="nil"/>
            </w:tcBorders>
            <w:shd w:val="clear" w:color="auto" w:fill="auto"/>
            <w:noWrap/>
            <w:vAlign w:val="bottom"/>
            <w:hideMark/>
          </w:tcPr>
          <w:p w14:paraId="628A0859"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0.26</w:t>
            </w:r>
          </w:p>
        </w:tc>
        <w:tc>
          <w:tcPr>
            <w:tcW w:w="283" w:type="pct"/>
            <w:tcBorders>
              <w:top w:val="nil"/>
              <w:left w:val="nil"/>
            </w:tcBorders>
            <w:shd w:val="clear" w:color="auto" w:fill="auto"/>
            <w:noWrap/>
            <w:vAlign w:val="bottom"/>
            <w:hideMark/>
          </w:tcPr>
          <w:p w14:paraId="646F3731"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93" w:type="pct"/>
            <w:tcBorders>
              <w:top w:val="nil"/>
            </w:tcBorders>
            <w:shd w:val="clear" w:color="auto" w:fill="auto"/>
            <w:noWrap/>
            <w:vAlign w:val="bottom"/>
            <w:hideMark/>
          </w:tcPr>
          <w:p w14:paraId="19A52C1E"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2.9%</w:t>
            </w:r>
          </w:p>
        </w:tc>
        <w:tc>
          <w:tcPr>
            <w:tcW w:w="537" w:type="pct"/>
            <w:tcBorders>
              <w:top w:val="nil"/>
              <w:right w:val="nil"/>
            </w:tcBorders>
            <w:shd w:val="clear" w:color="auto" w:fill="auto"/>
            <w:noWrap/>
            <w:vAlign w:val="bottom"/>
            <w:hideMark/>
          </w:tcPr>
          <w:p w14:paraId="709A4227"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r>
      <w:tr w:rsidR="0066125A" w:rsidRPr="00A66355" w14:paraId="7BD9CFC5" w14:textId="77777777" w:rsidTr="005B6EA1">
        <w:trPr>
          <w:trHeight w:val="315"/>
          <w:jc w:val="center"/>
        </w:trPr>
        <w:tc>
          <w:tcPr>
            <w:tcW w:w="493" w:type="pct"/>
            <w:tcBorders>
              <w:top w:val="nil"/>
              <w:left w:val="nil"/>
              <w:bottom w:val="dotted" w:sz="4" w:space="0" w:color="auto"/>
              <w:right w:val="nil"/>
            </w:tcBorders>
            <w:shd w:val="clear" w:color="auto" w:fill="auto"/>
            <w:noWrap/>
            <w:vAlign w:val="center"/>
            <w:hideMark/>
          </w:tcPr>
          <w:p w14:paraId="455D0989"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&gt; = 20</w:t>
            </w:r>
          </w:p>
        </w:tc>
        <w:tc>
          <w:tcPr>
            <w:tcW w:w="309" w:type="pct"/>
            <w:tcBorders>
              <w:top w:val="nil"/>
              <w:left w:val="single" w:sz="4" w:space="0" w:color="auto"/>
              <w:bottom w:val="dotted" w:sz="4" w:space="0" w:color="auto"/>
              <w:right w:val="nil"/>
            </w:tcBorders>
            <w:shd w:val="clear" w:color="auto" w:fill="auto"/>
            <w:noWrap/>
            <w:vAlign w:val="bottom"/>
            <w:hideMark/>
          </w:tcPr>
          <w:p w14:paraId="1D4398C0"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256</w:t>
            </w:r>
          </w:p>
        </w:tc>
        <w:tc>
          <w:tcPr>
            <w:tcW w:w="349" w:type="pct"/>
            <w:tcBorders>
              <w:top w:val="nil"/>
              <w:left w:val="nil"/>
              <w:bottom w:val="dotted" w:sz="4" w:space="0" w:color="auto"/>
              <w:right w:val="nil"/>
            </w:tcBorders>
            <w:shd w:val="clear" w:color="auto" w:fill="auto"/>
            <w:noWrap/>
            <w:vAlign w:val="bottom"/>
            <w:hideMark/>
          </w:tcPr>
          <w:p w14:paraId="4547B845"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0.49</w:t>
            </w:r>
          </w:p>
        </w:tc>
        <w:tc>
          <w:tcPr>
            <w:tcW w:w="283" w:type="pct"/>
            <w:tcBorders>
              <w:top w:val="nil"/>
              <w:left w:val="nil"/>
              <w:bottom w:val="dotted" w:sz="4" w:space="0" w:color="auto"/>
              <w:right w:val="nil"/>
            </w:tcBorders>
            <w:shd w:val="clear" w:color="auto" w:fill="auto"/>
            <w:noWrap/>
            <w:vAlign w:val="bottom"/>
            <w:hideMark/>
          </w:tcPr>
          <w:p w14:paraId="6B750395"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0.48</w:t>
            </w:r>
          </w:p>
        </w:tc>
        <w:tc>
          <w:tcPr>
            <w:tcW w:w="283" w:type="pct"/>
            <w:tcBorders>
              <w:top w:val="nil"/>
              <w:left w:val="nil"/>
              <w:bottom w:val="dotted" w:sz="4" w:space="0" w:color="auto"/>
            </w:tcBorders>
            <w:shd w:val="clear" w:color="auto" w:fill="auto"/>
            <w:noWrap/>
            <w:vAlign w:val="bottom"/>
            <w:hideMark/>
          </w:tcPr>
          <w:p w14:paraId="03176724"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93" w:type="pct"/>
            <w:tcBorders>
              <w:top w:val="nil"/>
              <w:bottom w:val="dotted" w:sz="4" w:space="0" w:color="auto"/>
            </w:tcBorders>
            <w:shd w:val="clear" w:color="auto" w:fill="auto"/>
            <w:noWrap/>
            <w:vAlign w:val="bottom"/>
            <w:hideMark/>
          </w:tcPr>
          <w:p w14:paraId="33DC74DE"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1.2%</w:t>
            </w:r>
          </w:p>
        </w:tc>
        <w:tc>
          <w:tcPr>
            <w:tcW w:w="537" w:type="pct"/>
            <w:tcBorders>
              <w:top w:val="nil"/>
              <w:bottom w:val="dotted" w:sz="4" w:space="0" w:color="auto"/>
              <w:right w:val="single" w:sz="4" w:space="0" w:color="auto"/>
            </w:tcBorders>
            <w:shd w:val="clear" w:color="auto" w:fill="auto"/>
            <w:noWrap/>
            <w:vAlign w:val="bottom"/>
            <w:hideMark/>
          </w:tcPr>
          <w:p w14:paraId="2B7C499C"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c>
          <w:tcPr>
            <w:tcW w:w="309" w:type="pct"/>
            <w:tcBorders>
              <w:top w:val="nil"/>
              <w:left w:val="nil"/>
              <w:bottom w:val="dotted" w:sz="4" w:space="0" w:color="auto"/>
              <w:right w:val="nil"/>
            </w:tcBorders>
            <w:shd w:val="clear" w:color="auto" w:fill="auto"/>
            <w:noWrap/>
            <w:vAlign w:val="bottom"/>
            <w:hideMark/>
          </w:tcPr>
          <w:p w14:paraId="5A20B1CC"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154</w:t>
            </w:r>
          </w:p>
        </w:tc>
        <w:tc>
          <w:tcPr>
            <w:tcW w:w="350" w:type="pct"/>
            <w:tcBorders>
              <w:top w:val="nil"/>
              <w:left w:val="nil"/>
              <w:bottom w:val="dotted" w:sz="4" w:space="0" w:color="auto"/>
              <w:right w:val="nil"/>
            </w:tcBorders>
            <w:shd w:val="clear" w:color="auto" w:fill="auto"/>
            <w:noWrap/>
            <w:vAlign w:val="bottom"/>
            <w:hideMark/>
          </w:tcPr>
          <w:p w14:paraId="3351CDEE"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0.24</w:t>
            </w:r>
          </w:p>
        </w:tc>
        <w:tc>
          <w:tcPr>
            <w:tcW w:w="283" w:type="pct"/>
            <w:tcBorders>
              <w:top w:val="nil"/>
              <w:left w:val="nil"/>
              <w:bottom w:val="dotted" w:sz="4" w:space="0" w:color="auto"/>
              <w:right w:val="nil"/>
            </w:tcBorders>
            <w:shd w:val="clear" w:color="auto" w:fill="auto"/>
            <w:noWrap/>
            <w:vAlign w:val="bottom"/>
            <w:hideMark/>
          </w:tcPr>
          <w:p w14:paraId="6455EFBC"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0.24</w:t>
            </w:r>
          </w:p>
        </w:tc>
        <w:tc>
          <w:tcPr>
            <w:tcW w:w="283" w:type="pct"/>
            <w:tcBorders>
              <w:top w:val="nil"/>
              <w:left w:val="nil"/>
              <w:bottom w:val="dotted" w:sz="4" w:space="0" w:color="auto"/>
            </w:tcBorders>
            <w:shd w:val="clear" w:color="auto" w:fill="auto"/>
            <w:noWrap/>
            <w:vAlign w:val="bottom"/>
            <w:hideMark/>
          </w:tcPr>
          <w:p w14:paraId="4FDAFC0D"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93" w:type="pct"/>
            <w:tcBorders>
              <w:top w:val="nil"/>
              <w:bottom w:val="dotted" w:sz="4" w:space="0" w:color="auto"/>
            </w:tcBorders>
            <w:shd w:val="clear" w:color="auto" w:fill="auto"/>
            <w:noWrap/>
            <w:vAlign w:val="bottom"/>
            <w:hideMark/>
          </w:tcPr>
          <w:p w14:paraId="1F046920"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2.6%</w:t>
            </w:r>
          </w:p>
        </w:tc>
        <w:tc>
          <w:tcPr>
            <w:tcW w:w="537" w:type="pct"/>
            <w:tcBorders>
              <w:top w:val="nil"/>
              <w:bottom w:val="dotted" w:sz="4" w:space="0" w:color="auto"/>
              <w:right w:val="nil"/>
            </w:tcBorders>
            <w:shd w:val="clear" w:color="auto" w:fill="auto"/>
            <w:noWrap/>
            <w:vAlign w:val="bottom"/>
            <w:hideMark/>
          </w:tcPr>
          <w:p w14:paraId="0741A168"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r>
      <w:tr w:rsidR="0066125A" w:rsidRPr="00A66355" w14:paraId="7AF80641" w14:textId="77777777" w:rsidTr="005B6EA1">
        <w:trPr>
          <w:trHeight w:val="315"/>
          <w:jc w:val="center"/>
        </w:trPr>
        <w:tc>
          <w:tcPr>
            <w:tcW w:w="493" w:type="pct"/>
            <w:tcBorders>
              <w:top w:val="dotted" w:sz="4" w:space="0" w:color="auto"/>
              <w:left w:val="nil"/>
              <w:bottom w:val="single" w:sz="4" w:space="0" w:color="auto"/>
              <w:right w:val="nil"/>
            </w:tcBorders>
            <w:shd w:val="clear" w:color="auto" w:fill="auto"/>
            <w:noWrap/>
            <w:vAlign w:val="bottom"/>
            <w:hideMark/>
          </w:tcPr>
          <w:p w14:paraId="6E04B339"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Total</w:t>
            </w:r>
          </w:p>
        </w:tc>
        <w:tc>
          <w:tcPr>
            <w:tcW w:w="309" w:type="pct"/>
            <w:tcBorders>
              <w:top w:val="dotted" w:sz="4" w:space="0" w:color="auto"/>
              <w:left w:val="single" w:sz="4" w:space="0" w:color="auto"/>
              <w:bottom w:val="single" w:sz="4" w:space="0" w:color="auto"/>
              <w:right w:val="nil"/>
            </w:tcBorders>
            <w:shd w:val="clear" w:color="auto" w:fill="auto"/>
            <w:noWrap/>
            <w:vAlign w:val="bottom"/>
            <w:hideMark/>
          </w:tcPr>
          <w:p w14:paraId="455C78E2"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1765</w:t>
            </w:r>
          </w:p>
        </w:tc>
        <w:tc>
          <w:tcPr>
            <w:tcW w:w="349" w:type="pct"/>
            <w:tcBorders>
              <w:top w:val="dotted" w:sz="4" w:space="0" w:color="auto"/>
              <w:left w:val="nil"/>
              <w:bottom w:val="single" w:sz="4" w:space="0" w:color="auto"/>
              <w:right w:val="nil"/>
            </w:tcBorders>
            <w:shd w:val="clear" w:color="auto" w:fill="auto"/>
            <w:noWrap/>
            <w:vAlign w:val="bottom"/>
            <w:hideMark/>
          </w:tcPr>
          <w:p w14:paraId="07965497"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0.38</w:t>
            </w:r>
          </w:p>
        </w:tc>
        <w:tc>
          <w:tcPr>
            <w:tcW w:w="283" w:type="pct"/>
            <w:tcBorders>
              <w:top w:val="dotted" w:sz="4" w:space="0" w:color="auto"/>
              <w:left w:val="nil"/>
              <w:bottom w:val="single" w:sz="4" w:space="0" w:color="auto"/>
              <w:right w:val="nil"/>
            </w:tcBorders>
            <w:shd w:val="clear" w:color="auto" w:fill="auto"/>
            <w:noWrap/>
            <w:vAlign w:val="bottom"/>
            <w:hideMark/>
          </w:tcPr>
          <w:p w14:paraId="2D37DA35"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0.38</w:t>
            </w:r>
          </w:p>
        </w:tc>
        <w:tc>
          <w:tcPr>
            <w:tcW w:w="283" w:type="pct"/>
            <w:tcBorders>
              <w:top w:val="dotted" w:sz="4" w:space="0" w:color="auto"/>
              <w:left w:val="nil"/>
              <w:bottom w:val="single" w:sz="4" w:space="0" w:color="auto"/>
            </w:tcBorders>
            <w:shd w:val="clear" w:color="auto" w:fill="auto"/>
            <w:noWrap/>
            <w:vAlign w:val="bottom"/>
            <w:hideMark/>
          </w:tcPr>
          <w:p w14:paraId="52BAE351"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93" w:type="pct"/>
            <w:tcBorders>
              <w:top w:val="dotted" w:sz="4" w:space="0" w:color="auto"/>
              <w:bottom w:val="single" w:sz="4" w:space="0" w:color="auto"/>
            </w:tcBorders>
            <w:shd w:val="clear" w:color="auto" w:fill="auto"/>
            <w:noWrap/>
            <w:vAlign w:val="bottom"/>
            <w:hideMark/>
          </w:tcPr>
          <w:p w14:paraId="66AF7FE0"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1.7%</w:t>
            </w:r>
          </w:p>
        </w:tc>
        <w:tc>
          <w:tcPr>
            <w:tcW w:w="537" w:type="pct"/>
            <w:tcBorders>
              <w:top w:val="dotted" w:sz="4" w:space="0" w:color="auto"/>
              <w:bottom w:val="single" w:sz="4" w:space="0" w:color="auto"/>
              <w:right w:val="single" w:sz="4" w:space="0" w:color="auto"/>
            </w:tcBorders>
            <w:shd w:val="clear" w:color="auto" w:fill="auto"/>
            <w:noWrap/>
            <w:vAlign w:val="bottom"/>
            <w:hideMark/>
          </w:tcPr>
          <w:p w14:paraId="75C9B254"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c>
          <w:tcPr>
            <w:tcW w:w="309" w:type="pct"/>
            <w:tcBorders>
              <w:top w:val="dotted" w:sz="4" w:space="0" w:color="auto"/>
              <w:left w:val="nil"/>
              <w:bottom w:val="single" w:sz="4" w:space="0" w:color="auto"/>
              <w:right w:val="nil"/>
            </w:tcBorders>
            <w:shd w:val="clear" w:color="auto" w:fill="auto"/>
            <w:noWrap/>
            <w:vAlign w:val="bottom"/>
            <w:hideMark/>
          </w:tcPr>
          <w:p w14:paraId="55CB2751"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1908</w:t>
            </w:r>
          </w:p>
        </w:tc>
        <w:tc>
          <w:tcPr>
            <w:tcW w:w="350" w:type="pct"/>
            <w:tcBorders>
              <w:top w:val="dotted" w:sz="4" w:space="0" w:color="auto"/>
              <w:left w:val="nil"/>
              <w:bottom w:val="single" w:sz="4" w:space="0" w:color="auto"/>
              <w:right w:val="nil"/>
            </w:tcBorders>
            <w:shd w:val="clear" w:color="auto" w:fill="auto"/>
            <w:noWrap/>
            <w:vAlign w:val="bottom"/>
            <w:hideMark/>
          </w:tcPr>
          <w:p w14:paraId="6DB0305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0.28</w:t>
            </w:r>
          </w:p>
        </w:tc>
        <w:tc>
          <w:tcPr>
            <w:tcW w:w="283" w:type="pct"/>
            <w:tcBorders>
              <w:top w:val="dotted" w:sz="4" w:space="0" w:color="auto"/>
              <w:left w:val="nil"/>
              <w:bottom w:val="single" w:sz="4" w:space="0" w:color="auto"/>
              <w:right w:val="nil"/>
            </w:tcBorders>
            <w:shd w:val="clear" w:color="auto" w:fill="auto"/>
            <w:noWrap/>
            <w:vAlign w:val="bottom"/>
            <w:hideMark/>
          </w:tcPr>
          <w:p w14:paraId="1B3BFC69"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0.27</w:t>
            </w:r>
          </w:p>
        </w:tc>
        <w:tc>
          <w:tcPr>
            <w:tcW w:w="283" w:type="pct"/>
            <w:tcBorders>
              <w:top w:val="dotted" w:sz="4" w:space="0" w:color="auto"/>
              <w:left w:val="nil"/>
              <w:bottom w:val="single" w:sz="4" w:space="0" w:color="auto"/>
            </w:tcBorders>
            <w:shd w:val="clear" w:color="auto" w:fill="auto"/>
            <w:noWrap/>
            <w:vAlign w:val="bottom"/>
            <w:hideMark/>
          </w:tcPr>
          <w:p w14:paraId="674F0A9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93" w:type="pct"/>
            <w:tcBorders>
              <w:top w:val="dotted" w:sz="4" w:space="0" w:color="auto"/>
              <w:bottom w:val="single" w:sz="4" w:space="0" w:color="auto"/>
            </w:tcBorders>
            <w:shd w:val="clear" w:color="auto" w:fill="auto"/>
            <w:noWrap/>
            <w:vAlign w:val="bottom"/>
            <w:hideMark/>
          </w:tcPr>
          <w:p w14:paraId="5E56BA91"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2.9%</w:t>
            </w:r>
          </w:p>
        </w:tc>
        <w:tc>
          <w:tcPr>
            <w:tcW w:w="537" w:type="pct"/>
            <w:tcBorders>
              <w:top w:val="dotted" w:sz="4" w:space="0" w:color="auto"/>
              <w:bottom w:val="single" w:sz="4" w:space="0" w:color="auto"/>
              <w:right w:val="nil"/>
            </w:tcBorders>
            <w:shd w:val="clear" w:color="auto" w:fill="auto"/>
            <w:noWrap/>
            <w:vAlign w:val="bottom"/>
            <w:hideMark/>
          </w:tcPr>
          <w:p w14:paraId="404039D9"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r>
    </w:tbl>
    <w:p w14:paraId="7679618A" w14:textId="77777777" w:rsidR="000178BF" w:rsidRDefault="004A51D0" w:rsidP="005B6EA1">
      <w:pPr>
        <w:contextualSpacing/>
        <w:rPr>
          <w:rFonts w:asciiTheme="minorHAnsi" w:hAnsiTheme="minorHAnsi" w:cs="Times New Roman"/>
          <w:sz w:val="20"/>
          <w:szCs w:val="20"/>
        </w:rPr>
      </w:pPr>
      <w:r w:rsidRPr="0066125A">
        <w:rPr>
          <w:rFonts w:asciiTheme="minorHAnsi" w:hAnsiTheme="minorHAnsi" w:cs="Times New Roman"/>
          <w:sz w:val="20"/>
          <w:szCs w:val="20"/>
        </w:rPr>
        <w:t>*p&lt;0.1; **p&lt;0.05; ***p&lt;0.01</w:t>
      </w:r>
    </w:p>
    <w:p w14:paraId="332EE73C" w14:textId="25B8B421" w:rsidR="006C3BF5" w:rsidRDefault="000178BF" w:rsidP="005B6EA1">
      <w:pPr>
        <w:contextualSpacing/>
        <w:rPr>
          <w:rFonts w:asciiTheme="minorHAnsi" w:hAnsiTheme="minorHAnsi"/>
          <w:i/>
        </w:rPr>
      </w:pPr>
      <w:r>
        <w:rPr>
          <w:rFonts w:asciiTheme="minorHAnsi" w:hAnsiTheme="minorHAnsi"/>
          <w:i/>
        </w:rPr>
        <w:t>Source: Authors’ calculations.</w:t>
      </w:r>
    </w:p>
    <w:p w14:paraId="48E48F73" w14:textId="77777777" w:rsidR="002D53DE" w:rsidRPr="00106042" w:rsidRDefault="002D53DE" w:rsidP="005B6EA1">
      <w:pPr>
        <w:contextualSpacing/>
      </w:pPr>
    </w:p>
    <w:p w14:paraId="1F1E184E" w14:textId="485AEE57" w:rsidR="002D53DE" w:rsidRDefault="003652DC" w:rsidP="005B6EA1">
      <w:pPr>
        <w:spacing w:line="360" w:lineRule="auto"/>
        <w:jc w:val="both"/>
        <w:rPr>
          <w:b/>
        </w:rPr>
      </w:pPr>
      <w:r w:rsidRPr="00106042">
        <w:t xml:space="preserve">Various geographic and atmospheric conditions can impact the satellite </w:t>
      </w:r>
      <w:r w:rsidR="000A269E" w:rsidRPr="00106042">
        <w:t xml:space="preserve">signal </w:t>
      </w:r>
      <w:r w:rsidRPr="00106042">
        <w:t xml:space="preserve">acquisition. Dense canopy cover and weather conditions at the time of measurement have been found or argued to impair the </w:t>
      </w:r>
      <w:r w:rsidR="00DF1197" w:rsidRPr="00106042">
        <w:t xml:space="preserve">accuracy </w:t>
      </w:r>
      <w:r w:rsidRPr="00106042">
        <w:t xml:space="preserve">of the GPS measurement. To address the concern over canopy density and the impact on GPS area measurement accuracy, the methodological validation studies included a subjective measure of canopy density. </w:t>
      </w:r>
      <w:hyperlink w:anchor="Table13" w:history="1">
        <w:r w:rsidR="00645480">
          <w:t>Table</w:t>
        </w:r>
      </w:hyperlink>
      <w:r w:rsidR="00645480">
        <w:t xml:space="preserve"> 1</w:t>
      </w:r>
      <w:ins w:id="1389" w:author="Sydney Gourlay" w:date="2016-06-17T13:32:00Z">
        <w:r w:rsidR="005870A9">
          <w:t>5</w:t>
        </w:r>
      </w:ins>
      <w:ins w:id="1390" w:author="Abhilasha Vaid" w:date="2016-06-17T15:45:00Z">
        <w:del w:id="1391" w:author="Sydney Gourlay" w:date="2016-06-17T13:32:00Z">
          <w:r w:rsidR="00367086" w:rsidDel="005870A9">
            <w:delText>7</w:delText>
          </w:r>
        </w:del>
      </w:ins>
      <w:del w:id="1392" w:author="Abhilasha Vaid" w:date="2016-06-17T15:45:00Z">
        <w:r w:rsidR="00645480" w:rsidDel="00367086">
          <w:delText>6</w:delText>
        </w:r>
      </w:del>
      <w:r w:rsidR="009C5BEF" w:rsidRPr="00106042">
        <w:t xml:space="preserve"> </w:t>
      </w:r>
      <w:r w:rsidRPr="00106042">
        <w:t>presents the average GPS and compass and rope measurements disaggregated by level of tree cover. Contrary to expectations, the relative difference between the two measurements was slightly higher on plots with no tree cover, with the level of bias decreasing with increasing canopy density. This could be attributable to plot size, enumerator characteristics or other factors, which are not controlled for in these simple descriptive statistics. The sections below will further explore the influence of tree cover on measurement.</w:t>
      </w:r>
    </w:p>
    <w:p w14:paraId="29E0BF2B" w14:textId="63765399" w:rsidR="006C3BF5" w:rsidRPr="0066125A" w:rsidRDefault="004A51D0" w:rsidP="003652DC">
      <w:pPr>
        <w:rPr>
          <w:b/>
        </w:rPr>
      </w:pPr>
      <w:r w:rsidRPr="0066125A">
        <w:rPr>
          <w:b/>
        </w:rPr>
        <w:t>Table 1</w:t>
      </w:r>
      <w:ins w:id="1393" w:author="Sydney Gourlay" w:date="2016-06-17T13:32:00Z">
        <w:r w:rsidR="005870A9">
          <w:rPr>
            <w:b/>
          </w:rPr>
          <w:t>5</w:t>
        </w:r>
      </w:ins>
      <w:ins w:id="1394" w:author="Abhilasha Vaid" w:date="2016-06-17T15:45:00Z">
        <w:del w:id="1395" w:author="Sydney Gourlay" w:date="2016-06-17T13:32:00Z">
          <w:r w:rsidR="00367086" w:rsidDel="005870A9">
            <w:rPr>
              <w:b/>
            </w:rPr>
            <w:delText>7</w:delText>
          </w:r>
        </w:del>
      </w:ins>
      <w:del w:id="1396" w:author="Abhilasha Vaid" w:date="2016-06-17T15:45:00Z">
        <w:r w:rsidR="00645480" w:rsidDel="00367086">
          <w:rPr>
            <w:b/>
          </w:rPr>
          <w:delText>6</w:delText>
        </w:r>
      </w:del>
      <w:r w:rsidRPr="0066125A">
        <w:rPr>
          <w:b/>
        </w:rPr>
        <w:t xml:space="preserve"> </w:t>
      </w:r>
      <w:r w:rsidRPr="0066125A">
        <w:rPr>
          <w:rFonts w:ascii="Calibri" w:hAnsi="Calibri"/>
          <w:b/>
        </w:rPr>
        <w:t>–</w:t>
      </w:r>
      <w:r w:rsidRPr="0066125A">
        <w:rPr>
          <w:b/>
        </w:rPr>
        <w:t xml:space="preserve"> Bias and </w:t>
      </w:r>
      <w:r w:rsidR="00850F34">
        <w:rPr>
          <w:b/>
        </w:rPr>
        <w:t>T</w:t>
      </w:r>
      <w:r w:rsidRPr="0066125A">
        <w:rPr>
          <w:b/>
        </w:rPr>
        <w:t xml:space="preserve">ree </w:t>
      </w:r>
      <w:r w:rsidR="00850F34">
        <w:rPr>
          <w:b/>
        </w:rPr>
        <w:t>C</w:t>
      </w:r>
      <w:r w:rsidRPr="0066125A">
        <w:rPr>
          <w:b/>
        </w:rPr>
        <w:t>over</w:t>
      </w:r>
    </w:p>
    <w:tbl>
      <w:tblPr>
        <w:tblW w:w="5000" w:type="pct"/>
        <w:tblLook w:val="04A0" w:firstRow="1" w:lastRow="0" w:firstColumn="1" w:lastColumn="0" w:noHBand="0" w:noVBand="1"/>
      </w:tblPr>
      <w:tblGrid>
        <w:gridCol w:w="1197"/>
        <w:gridCol w:w="630"/>
        <w:gridCol w:w="652"/>
        <w:gridCol w:w="578"/>
        <w:gridCol w:w="640"/>
        <w:gridCol w:w="979"/>
        <w:gridCol w:w="1101"/>
        <w:gridCol w:w="631"/>
        <w:gridCol w:w="652"/>
        <w:gridCol w:w="578"/>
        <w:gridCol w:w="578"/>
        <w:gridCol w:w="979"/>
        <w:gridCol w:w="1101"/>
      </w:tblGrid>
      <w:tr w:rsidR="004A51D0" w:rsidRPr="00A66355" w14:paraId="61A44645" w14:textId="77777777" w:rsidTr="0066125A">
        <w:trPr>
          <w:trHeight w:val="315"/>
        </w:trPr>
        <w:tc>
          <w:tcPr>
            <w:tcW w:w="552" w:type="pct"/>
            <w:vMerge w:val="restart"/>
            <w:tcBorders>
              <w:top w:val="single" w:sz="4" w:space="0" w:color="auto"/>
              <w:left w:val="nil"/>
              <w:bottom w:val="single" w:sz="4" w:space="0" w:color="000000"/>
              <w:right w:val="nil"/>
            </w:tcBorders>
            <w:shd w:val="clear" w:color="auto" w:fill="A9D5E7" w:themeFill="accent1" w:themeFillTint="66"/>
            <w:noWrap/>
            <w:vAlign w:val="center"/>
            <w:hideMark/>
          </w:tcPr>
          <w:p w14:paraId="164897DC" w14:textId="4831EE2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 xml:space="preserve">Tree </w:t>
            </w:r>
            <w:ins w:id="1397" w:author="Abhilasha Vaid" w:date="2016-06-17T14:00:00Z">
              <w:r w:rsidR="00012EEF">
                <w:rPr>
                  <w:rFonts w:ascii="Calibri" w:eastAsia="Times New Roman" w:hAnsi="Calibri" w:cs="Times New Roman"/>
                  <w:b/>
                  <w:color w:val="000000"/>
                  <w:sz w:val="20"/>
                  <w:szCs w:val="20"/>
                </w:rPr>
                <w:t>c</w:t>
              </w:r>
            </w:ins>
            <w:del w:id="1398" w:author="Abhilasha Vaid" w:date="2016-06-17T14:00:00Z">
              <w:r w:rsidRPr="00A66355" w:rsidDel="00012EEF">
                <w:rPr>
                  <w:rFonts w:ascii="Calibri" w:eastAsia="Times New Roman" w:hAnsi="Calibri" w:cs="Times New Roman"/>
                  <w:b/>
                  <w:color w:val="000000"/>
                  <w:sz w:val="20"/>
                  <w:szCs w:val="20"/>
                </w:rPr>
                <w:delText>C</w:delText>
              </w:r>
            </w:del>
            <w:r w:rsidRPr="00A66355">
              <w:rPr>
                <w:rFonts w:ascii="Calibri" w:eastAsia="Times New Roman" w:hAnsi="Calibri" w:cs="Times New Roman"/>
                <w:b/>
                <w:color w:val="000000"/>
                <w:sz w:val="20"/>
                <w:szCs w:val="20"/>
              </w:rPr>
              <w:t>over</w:t>
            </w:r>
          </w:p>
        </w:tc>
        <w:tc>
          <w:tcPr>
            <w:tcW w:w="2239" w:type="pct"/>
            <w:gridSpan w:val="6"/>
            <w:tcBorders>
              <w:top w:val="single" w:sz="4" w:space="0" w:color="auto"/>
              <w:left w:val="single" w:sz="4" w:space="0" w:color="auto"/>
              <w:bottom w:val="nil"/>
              <w:right w:val="single" w:sz="4" w:space="0" w:color="000000"/>
            </w:tcBorders>
            <w:shd w:val="clear" w:color="auto" w:fill="A9D5E7" w:themeFill="accent1" w:themeFillTint="66"/>
            <w:noWrap/>
            <w:vAlign w:val="bottom"/>
            <w:hideMark/>
          </w:tcPr>
          <w:p w14:paraId="79F686EB"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Ethiopia</w:t>
            </w:r>
          </w:p>
        </w:tc>
        <w:tc>
          <w:tcPr>
            <w:tcW w:w="2209" w:type="pct"/>
            <w:gridSpan w:val="6"/>
            <w:tcBorders>
              <w:top w:val="single" w:sz="4" w:space="0" w:color="auto"/>
              <w:left w:val="nil"/>
              <w:bottom w:val="nil"/>
              <w:right w:val="nil"/>
            </w:tcBorders>
            <w:shd w:val="clear" w:color="auto" w:fill="A9D5E7" w:themeFill="accent1" w:themeFillTint="66"/>
            <w:noWrap/>
            <w:vAlign w:val="bottom"/>
            <w:hideMark/>
          </w:tcPr>
          <w:p w14:paraId="01A2E7D3"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Tanzania</w:t>
            </w:r>
          </w:p>
        </w:tc>
      </w:tr>
      <w:tr w:rsidR="004A51D0" w:rsidRPr="00A66355" w14:paraId="12734EF2" w14:textId="77777777" w:rsidTr="004A51D0">
        <w:trPr>
          <w:trHeight w:val="630"/>
        </w:trPr>
        <w:tc>
          <w:tcPr>
            <w:tcW w:w="552" w:type="pct"/>
            <w:vMerge/>
            <w:tcBorders>
              <w:top w:val="single" w:sz="4" w:space="0" w:color="auto"/>
              <w:left w:val="nil"/>
              <w:bottom w:val="single" w:sz="4" w:space="0" w:color="000000"/>
              <w:right w:val="nil"/>
            </w:tcBorders>
            <w:shd w:val="clear" w:color="auto" w:fill="A9D5E7" w:themeFill="accent1" w:themeFillTint="66"/>
            <w:vAlign w:val="center"/>
            <w:hideMark/>
          </w:tcPr>
          <w:p w14:paraId="76289CE1" w14:textId="77777777" w:rsidR="004A51D0" w:rsidRPr="00A66355" w:rsidRDefault="004A51D0" w:rsidP="004A51D0">
            <w:pPr>
              <w:spacing w:after="0" w:line="240" w:lineRule="auto"/>
              <w:rPr>
                <w:rFonts w:ascii="Calibri" w:eastAsia="Times New Roman" w:hAnsi="Calibri" w:cs="Times New Roman"/>
                <w:b/>
                <w:color w:val="000000"/>
                <w:sz w:val="20"/>
                <w:szCs w:val="20"/>
              </w:rPr>
            </w:pPr>
          </w:p>
        </w:tc>
        <w:tc>
          <w:tcPr>
            <w:tcW w:w="309" w:type="pct"/>
            <w:tcBorders>
              <w:top w:val="nil"/>
              <w:left w:val="single" w:sz="4" w:space="0" w:color="auto"/>
              <w:bottom w:val="single" w:sz="4" w:space="0" w:color="auto"/>
              <w:right w:val="nil"/>
            </w:tcBorders>
            <w:shd w:val="clear" w:color="auto" w:fill="A9D5E7" w:themeFill="accent1" w:themeFillTint="66"/>
            <w:noWrap/>
            <w:vAlign w:val="bottom"/>
            <w:hideMark/>
          </w:tcPr>
          <w:p w14:paraId="0F176AEA"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N</w:t>
            </w:r>
          </w:p>
        </w:tc>
        <w:tc>
          <w:tcPr>
            <w:tcW w:w="319" w:type="pct"/>
            <w:tcBorders>
              <w:top w:val="nil"/>
              <w:left w:val="nil"/>
              <w:bottom w:val="single" w:sz="4" w:space="0" w:color="auto"/>
              <w:right w:val="nil"/>
            </w:tcBorders>
            <w:shd w:val="clear" w:color="auto" w:fill="A9D5E7" w:themeFill="accent1" w:themeFillTint="66"/>
            <w:vAlign w:val="bottom"/>
            <w:hideMark/>
          </w:tcPr>
          <w:p w14:paraId="106D3A33"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GPS</w:t>
            </w:r>
          </w:p>
        </w:tc>
        <w:tc>
          <w:tcPr>
            <w:tcW w:w="283" w:type="pct"/>
            <w:tcBorders>
              <w:top w:val="nil"/>
              <w:left w:val="nil"/>
              <w:bottom w:val="single" w:sz="4" w:space="0" w:color="auto"/>
              <w:right w:val="nil"/>
            </w:tcBorders>
            <w:shd w:val="clear" w:color="auto" w:fill="A9D5E7" w:themeFill="accent1" w:themeFillTint="66"/>
            <w:noWrap/>
            <w:vAlign w:val="bottom"/>
            <w:hideMark/>
          </w:tcPr>
          <w:p w14:paraId="495E69EE"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CR</w:t>
            </w:r>
          </w:p>
        </w:tc>
        <w:tc>
          <w:tcPr>
            <w:tcW w:w="313" w:type="pct"/>
            <w:tcBorders>
              <w:top w:val="nil"/>
              <w:left w:val="nil"/>
              <w:bottom w:val="single" w:sz="4" w:space="0" w:color="auto"/>
            </w:tcBorders>
            <w:shd w:val="clear" w:color="auto" w:fill="A9D5E7" w:themeFill="accent1" w:themeFillTint="66"/>
            <w:noWrap/>
            <w:vAlign w:val="bottom"/>
            <w:hideMark/>
          </w:tcPr>
          <w:p w14:paraId="46129A2A"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Bias</w:t>
            </w:r>
          </w:p>
        </w:tc>
        <w:tc>
          <w:tcPr>
            <w:tcW w:w="478" w:type="pct"/>
            <w:tcBorders>
              <w:top w:val="nil"/>
              <w:bottom w:val="single" w:sz="4" w:space="0" w:color="auto"/>
            </w:tcBorders>
            <w:shd w:val="clear" w:color="auto" w:fill="A9D5E7" w:themeFill="accent1" w:themeFillTint="66"/>
            <w:vAlign w:val="bottom"/>
            <w:hideMark/>
          </w:tcPr>
          <w:p w14:paraId="52B11AC4" w14:textId="31F1C74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 xml:space="preserve">Mean </w:t>
            </w:r>
            <w:ins w:id="1399" w:author="Abhilasha Vaid" w:date="2016-06-17T14:00:00Z">
              <w:r w:rsidR="00012EEF">
                <w:rPr>
                  <w:rFonts w:ascii="Calibri" w:eastAsia="Times New Roman" w:hAnsi="Calibri" w:cs="Times New Roman"/>
                  <w:b/>
                  <w:color w:val="000000"/>
                  <w:sz w:val="20"/>
                  <w:szCs w:val="20"/>
                </w:rPr>
                <w:t>b</w:t>
              </w:r>
            </w:ins>
            <w:del w:id="1400" w:author="Abhilasha Vaid" w:date="2016-06-17T14:00:00Z">
              <w:r w:rsidRPr="00A66355" w:rsidDel="00012EEF">
                <w:rPr>
                  <w:rFonts w:ascii="Calibri" w:eastAsia="Times New Roman" w:hAnsi="Calibri" w:cs="Times New Roman"/>
                  <w:b/>
                  <w:color w:val="000000"/>
                  <w:sz w:val="20"/>
                  <w:szCs w:val="20"/>
                </w:rPr>
                <w:delText>B</w:delText>
              </w:r>
            </w:del>
            <w:r w:rsidRPr="00A66355">
              <w:rPr>
                <w:rFonts w:ascii="Calibri" w:eastAsia="Times New Roman" w:hAnsi="Calibri" w:cs="Times New Roman"/>
                <w:b/>
                <w:color w:val="000000"/>
                <w:sz w:val="20"/>
                <w:szCs w:val="20"/>
              </w:rPr>
              <w:t xml:space="preserve">ias / </w:t>
            </w:r>
            <w:ins w:id="1401" w:author="Abhilasha Vaid" w:date="2016-06-17T14:00:00Z">
              <w:r w:rsidR="00A77C48">
                <w:rPr>
                  <w:rFonts w:ascii="Calibri" w:eastAsia="Times New Roman" w:hAnsi="Calibri" w:cs="Times New Roman"/>
                  <w:b/>
                  <w:color w:val="000000"/>
                  <w:sz w:val="20"/>
                  <w:szCs w:val="20"/>
                </w:rPr>
                <w:t>m</w:t>
              </w:r>
            </w:ins>
            <w:del w:id="1402" w:author="Abhilasha Vaid" w:date="2016-06-17T14:00:00Z">
              <w:r w:rsidRPr="00A66355" w:rsidDel="00012EEF">
                <w:rPr>
                  <w:rFonts w:ascii="Calibri" w:eastAsia="Times New Roman" w:hAnsi="Calibri" w:cs="Times New Roman"/>
                  <w:b/>
                  <w:color w:val="000000"/>
                  <w:sz w:val="20"/>
                  <w:szCs w:val="20"/>
                </w:rPr>
                <w:delText>M</w:delText>
              </w:r>
            </w:del>
            <w:r w:rsidRPr="00A66355">
              <w:rPr>
                <w:rFonts w:ascii="Calibri" w:eastAsia="Times New Roman" w:hAnsi="Calibri" w:cs="Times New Roman"/>
                <w:b/>
                <w:color w:val="000000"/>
                <w:sz w:val="20"/>
                <w:szCs w:val="20"/>
              </w:rPr>
              <w:t>ean CR</w:t>
            </w:r>
          </w:p>
        </w:tc>
        <w:tc>
          <w:tcPr>
            <w:tcW w:w="537" w:type="pct"/>
            <w:tcBorders>
              <w:top w:val="nil"/>
              <w:bottom w:val="single" w:sz="4" w:space="0" w:color="auto"/>
              <w:right w:val="single" w:sz="4" w:space="0" w:color="auto"/>
            </w:tcBorders>
            <w:shd w:val="clear" w:color="auto" w:fill="A9D5E7" w:themeFill="accent1" w:themeFillTint="66"/>
            <w:vAlign w:val="bottom"/>
            <w:hideMark/>
          </w:tcPr>
          <w:p w14:paraId="6F5CC56A"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Difference in means</w:t>
            </w:r>
          </w:p>
        </w:tc>
        <w:tc>
          <w:tcPr>
            <w:tcW w:w="309" w:type="pct"/>
            <w:tcBorders>
              <w:top w:val="nil"/>
              <w:left w:val="nil"/>
              <w:bottom w:val="single" w:sz="4" w:space="0" w:color="auto"/>
              <w:right w:val="nil"/>
            </w:tcBorders>
            <w:shd w:val="clear" w:color="auto" w:fill="A9D5E7" w:themeFill="accent1" w:themeFillTint="66"/>
            <w:noWrap/>
            <w:vAlign w:val="bottom"/>
            <w:hideMark/>
          </w:tcPr>
          <w:p w14:paraId="550E6925"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N</w:t>
            </w:r>
          </w:p>
        </w:tc>
        <w:tc>
          <w:tcPr>
            <w:tcW w:w="319" w:type="pct"/>
            <w:tcBorders>
              <w:top w:val="nil"/>
              <w:left w:val="nil"/>
              <w:bottom w:val="single" w:sz="4" w:space="0" w:color="auto"/>
              <w:right w:val="nil"/>
            </w:tcBorders>
            <w:shd w:val="clear" w:color="auto" w:fill="A9D5E7" w:themeFill="accent1" w:themeFillTint="66"/>
            <w:vAlign w:val="bottom"/>
            <w:hideMark/>
          </w:tcPr>
          <w:p w14:paraId="24E4912D"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GPS</w:t>
            </w:r>
          </w:p>
        </w:tc>
        <w:tc>
          <w:tcPr>
            <w:tcW w:w="283" w:type="pct"/>
            <w:tcBorders>
              <w:top w:val="nil"/>
              <w:left w:val="nil"/>
              <w:bottom w:val="single" w:sz="4" w:space="0" w:color="auto"/>
            </w:tcBorders>
            <w:shd w:val="clear" w:color="auto" w:fill="A9D5E7" w:themeFill="accent1" w:themeFillTint="66"/>
            <w:noWrap/>
            <w:vAlign w:val="bottom"/>
            <w:hideMark/>
          </w:tcPr>
          <w:p w14:paraId="6FA231ED"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CR</w:t>
            </w:r>
          </w:p>
        </w:tc>
        <w:tc>
          <w:tcPr>
            <w:tcW w:w="283" w:type="pct"/>
            <w:tcBorders>
              <w:top w:val="nil"/>
              <w:bottom w:val="single" w:sz="4" w:space="0" w:color="auto"/>
            </w:tcBorders>
            <w:shd w:val="clear" w:color="auto" w:fill="A9D5E7" w:themeFill="accent1" w:themeFillTint="66"/>
            <w:noWrap/>
            <w:vAlign w:val="bottom"/>
            <w:hideMark/>
          </w:tcPr>
          <w:p w14:paraId="3C625559"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Bias</w:t>
            </w:r>
          </w:p>
        </w:tc>
        <w:tc>
          <w:tcPr>
            <w:tcW w:w="478" w:type="pct"/>
            <w:tcBorders>
              <w:top w:val="nil"/>
              <w:bottom w:val="single" w:sz="4" w:space="0" w:color="auto"/>
            </w:tcBorders>
            <w:shd w:val="clear" w:color="auto" w:fill="A9D5E7" w:themeFill="accent1" w:themeFillTint="66"/>
            <w:vAlign w:val="bottom"/>
            <w:hideMark/>
          </w:tcPr>
          <w:p w14:paraId="237101BD" w14:textId="2A0BA5B1"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 xml:space="preserve">Mean </w:t>
            </w:r>
            <w:ins w:id="1403" w:author="Abhilasha Vaid" w:date="2016-06-17T14:01:00Z">
              <w:r w:rsidR="00A77C48">
                <w:rPr>
                  <w:rFonts w:ascii="Calibri" w:eastAsia="Times New Roman" w:hAnsi="Calibri" w:cs="Times New Roman"/>
                  <w:b/>
                  <w:color w:val="000000"/>
                  <w:sz w:val="20"/>
                  <w:szCs w:val="20"/>
                </w:rPr>
                <w:t>b</w:t>
              </w:r>
            </w:ins>
            <w:del w:id="1404" w:author="Abhilasha Vaid" w:date="2016-06-17T14:01:00Z">
              <w:r w:rsidRPr="00A66355" w:rsidDel="00A77C48">
                <w:rPr>
                  <w:rFonts w:ascii="Calibri" w:eastAsia="Times New Roman" w:hAnsi="Calibri" w:cs="Times New Roman"/>
                  <w:b/>
                  <w:color w:val="000000"/>
                  <w:sz w:val="20"/>
                  <w:szCs w:val="20"/>
                </w:rPr>
                <w:delText>B</w:delText>
              </w:r>
            </w:del>
            <w:r w:rsidRPr="00A66355">
              <w:rPr>
                <w:rFonts w:ascii="Calibri" w:eastAsia="Times New Roman" w:hAnsi="Calibri" w:cs="Times New Roman"/>
                <w:b/>
                <w:color w:val="000000"/>
                <w:sz w:val="20"/>
                <w:szCs w:val="20"/>
              </w:rPr>
              <w:t xml:space="preserve">ias / </w:t>
            </w:r>
            <w:ins w:id="1405" w:author="Abhilasha Vaid" w:date="2016-06-17T14:01:00Z">
              <w:r w:rsidR="00A77C48">
                <w:rPr>
                  <w:rFonts w:ascii="Calibri" w:eastAsia="Times New Roman" w:hAnsi="Calibri" w:cs="Times New Roman"/>
                  <w:b/>
                  <w:color w:val="000000"/>
                  <w:sz w:val="20"/>
                  <w:szCs w:val="20"/>
                </w:rPr>
                <w:t>m</w:t>
              </w:r>
            </w:ins>
            <w:del w:id="1406" w:author="Abhilasha Vaid" w:date="2016-06-17T14:01:00Z">
              <w:r w:rsidRPr="00A66355" w:rsidDel="00A77C48">
                <w:rPr>
                  <w:rFonts w:ascii="Calibri" w:eastAsia="Times New Roman" w:hAnsi="Calibri" w:cs="Times New Roman"/>
                  <w:b/>
                  <w:color w:val="000000"/>
                  <w:sz w:val="20"/>
                  <w:szCs w:val="20"/>
                </w:rPr>
                <w:delText>M</w:delText>
              </w:r>
            </w:del>
            <w:r w:rsidRPr="00A66355">
              <w:rPr>
                <w:rFonts w:ascii="Calibri" w:eastAsia="Times New Roman" w:hAnsi="Calibri" w:cs="Times New Roman"/>
                <w:b/>
                <w:color w:val="000000"/>
                <w:sz w:val="20"/>
                <w:szCs w:val="20"/>
              </w:rPr>
              <w:t>ean CR</w:t>
            </w:r>
          </w:p>
        </w:tc>
        <w:tc>
          <w:tcPr>
            <w:tcW w:w="537" w:type="pct"/>
            <w:tcBorders>
              <w:top w:val="nil"/>
              <w:bottom w:val="single" w:sz="4" w:space="0" w:color="auto"/>
              <w:right w:val="nil"/>
            </w:tcBorders>
            <w:shd w:val="clear" w:color="auto" w:fill="A9D5E7" w:themeFill="accent1" w:themeFillTint="66"/>
            <w:vAlign w:val="bottom"/>
            <w:hideMark/>
          </w:tcPr>
          <w:p w14:paraId="415C714C"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Difference in means</w:t>
            </w:r>
          </w:p>
        </w:tc>
      </w:tr>
      <w:tr w:rsidR="004A51D0" w:rsidRPr="00A66355" w14:paraId="39359DF6" w14:textId="77777777" w:rsidTr="005B6EA1">
        <w:trPr>
          <w:trHeight w:val="353"/>
        </w:trPr>
        <w:tc>
          <w:tcPr>
            <w:tcW w:w="552" w:type="pct"/>
            <w:tcBorders>
              <w:top w:val="nil"/>
              <w:left w:val="nil"/>
              <w:bottom w:val="nil"/>
              <w:right w:val="nil"/>
            </w:tcBorders>
            <w:shd w:val="clear" w:color="auto" w:fill="auto"/>
            <w:noWrap/>
            <w:vAlign w:val="center"/>
            <w:hideMark/>
          </w:tcPr>
          <w:p w14:paraId="6CA867B0"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None</w:t>
            </w:r>
          </w:p>
        </w:tc>
        <w:tc>
          <w:tcPr>
            <w:tcW w:w="309" w:type="pct"/>
            <w:tcBorders>
              <w:top w:val="nil"/>
              <w:left w:val="single" w:sz="4" w:space="0" w:color="auto"/>
              <w:bottom w:val="nil"/>
              <w:right w:val="nil"/>
            </w:tcBorders>
            <w:shd w:val="clear" w:color="auto" w:fill="auto"/>
            <w:noWrap/>
            <w:vAlign w:val="bottom"/>
            <w:hideMark/>
          </w:tcPr>
          <w:p w14:paraId="139EB99C"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1245</w:t>
            </w:r>
          </w:p>
        </w:tc>
        <w:tc>
          <w:tcPr>
            <w:tcW w:w="319" w:type="pct"/>
            <w:tcBorders>
              <w:top w:val="nil"/>
              <w:left w:val="nil"/>
              <w:bottom w:val="nil"/>
              <w:right w:val="nil"/>
            </w:tcBorders>
            <w:shd w:val="clear" w:color="auto" w:fill="auto"/>
            <w:noWrap/>
            <w:vAlign w:val="bottom"/>
            <w:hideMark/>
          </w:tcPr>
          <w:p w14:paraId="4B435416"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0.40</w:t>
            </w:r>
          </w:p>
        </w:tc>
        <w:tc>
          <w:tcPr>
            <w:tcW w:w="283" w:type="pct"/>
            <w:tcBorders>
              <w:top w:val="nil"/>
              <w:left w:val="nil"/>
              <w:bottom w:val="nil"/>
              <w:right w:val="nil"/>
            </w:tcBorders>
            <w:shd w:val="clear" w:color="auto" w:fill="auto"/>
            <w:noWrap/>
            <w:vAlign w:val="bottom"/>
            <w:hideMark/>
          </w:tcPr>
          <w:p w14:paraId="70FDB598"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0.39</w:t>
            </w:r>
          </w:p>
        </w:tc>
        <w:tc>
          <w:tcPr>
            <w:tcW w:w="313" w:type="pct"/>
            <w:tcBorders>
              <w:top w:val="nil"/>
              <w:left w:val="nil"/>
              <w:bottom w:val="nil"/>
            </w:tcBorders>
            <w:shd w:val="clear" w:color="auto" w:fill="auto"/>
            <w:noWrap/>
            <w:vAlign w:val="bottom"/>
            <w:hideMark/>
          </w:tcPr>
          <w:p w14:paraId="502C6DBF"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78" w:type="pct"/>
            <w:tcBorders>
              <w:top w:val="nil"/>
              <w:bottom w:val="nil"/>
            </w:tcBorders>
            <w:shd w:val="clear" w:color="auto" w:fill="auto"/>
            <w:noWrap/>
            <w:vAlign w:val="bottom"/>
            <w:hideMark/>
          </w:tcPr>
          <w:p w14:paraId="537B1705"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2.0%</w:t>
            </w:r>
          </w:p>
        </w:tc>
        <w:tc>
          <w:tcPr>
            <w:tcW w:w="537" w:type="pct"/>
            <w:tcBorders>
              <w:top w:val="nil"/>
              <w:bottom w:val="nil"/>
              <w:right w:val="single" w:sz="4" w:space="0" w:color="auto"/>
            </w:tcBorders>
            <w:shd w:val="clear" w:color="auto" w:fill="auto"/>
            <w:noWrap/>
            <w:vAlign w:val="bottom"/>
            <w:hideMark/>
          </w:tcPr>
          <w:p w14:paraId="342F0477"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c>
          <w:tcPr>
            <w:tcW w:w="309" w:type="pct"/>
            <w:tcBorders>
              <w:top w:val="nil"/>
              <w:left w:val="nil"/>
              <w:bottom w:val="nil"/>
              <w:right w:val="nil"/>
            </w:tcBorders>
            <w:shd w:val="clear" w:color="auto" w:fill="auto"/>
            <w:noWrap/>
            <w:vAlign w:val="bottom"/>
            <w:hideMark/>
          </w:tcPr>
          <w:p w14:paraId="0ACB276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858</w:t>
            </w:r>
          </w:p>
        </w:tc>
        <w:tc>
          <w:tcPr>
            <w:tcW w:w="319" w:type="pct"/>
            <w:tcBorders>
              <w:top w:val="nil"/>
              <w:left w:val="nil"/>
              <w:bottom w:val="nil"/>
              <w:right w:val="nil"/>
            </w:tcBorders>
            <w:shd w:val="clear" w:color="auto" w:fill="auto"/>
            <w:noWrap/>
            <w:vAlign w:val="bottom"/>
            <w:hideMark/>
          </w:tcPr>
          <w:p w14:paraId="2EB3F3B6"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0.27</w:t>
            </w:r>
          </w:p>
        </w:tc>
        <w:tc>
          <w:tcPr>
            <w:tcW w:w="283" w:type="pct"/>
            <w:tcBorders>
              <w:top w:val="nil"/>
              <w:left w:val="nil"/>
              <w:bottom w:val="nil"/>
            </w:tcBorders>
            <w:shd w:val="clear" w:color="auto" w:fill="auto"/>
            <w:noWrap/>
            <w:vAlign w:val="bottom"/>
            <w:hideMark/>
          </w:tcPr>
          <w:p w14:paraId="48995DAA"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0.26</w:t>
            </w:r>
          </w:p>
        </w:tc>
        <w:tc>
          <w:tcPr>
            <w:tcW w:w="283" w:type="pct"/>
            <w:tcBorders>
              <w:top w:val="nil"/>
              <w:bottom w:val="nil"/>
            </w:tcBorders>
            <w:shd w:val="clear" w:color="auto" w:fill="auto"/>
            <w:noWrap/>
            <w:vAlign w:val="bottom"/>
            <w:hideMark/>
          </w:tcPr>
          <w:p w14:paraId="3EAB26B6"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78" w:type="pct"/>
            <w:tcBorders>
              <w:top w:val="nil"/>
              <w:bottom w:val="nil"/>
            </w:tcBorders>
            <w:shd w:val="clear" w:color="auto" w:fill="auto"/>
            <w:noWrap/>
            <w:vAlign w:val="bottom"/>
            <w:hideMark/>
          </w:tcPr>
          <w:p w14:paraId="46F8F9C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3.2%</w:t>
            </w:r>
          </w:p>
        </w:tc>
        <w:tc>
          <w:tcPr>
            <w:tcW w:w="537" w:type="pct"/>
            <w:tcBorders>
              <w:top w:val="nil"/>
              <w:bottom w:val="nil"/>
              <w:right w:val="nil"/>
            </w:tcBorders>
            <w:shd w:val="clear" w:color="auto" w:fill="auto"/>
            <w:noWrap/>
            <w:vAlign w:val="bottom"/>
            <w:hideMark/>
          </w:tcPr>
          <w:p w14:paraId="5893CD3E"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r>
      <w:tr w:rsidR="004A51D0" w:rsidRPr="00A66355" w14:paraId="0DFC81B8" w14:textId="77777777" w:rsidTr="005B6EA1">
        <w:trPr>
          <w:trHeight w:val="315"/>
        </w:trPr>
        <w:tc>
          <w:tcPr>
            <w:tcW w:w="552" w:type="pct"/>
            <w:tcBorders>
              <w:top w:val="nil"/>
              <w:left w:val="nil"/>
              <w:right w:val="nil"/>
            </w:tcBorders>
            <w:shd w:val="clear" w:color="auto" w:fill="auto"/>
            <w:noWrap/>
            <w:vAlign w:val="center"/>
            <w:hideMark/>
          </w:tcPr>
          <w:p w14:paraId="58F9C96C"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Partial</w:t>
            </w:r>
          </w:p>
        </w:tc>
        <w:tc>
          <w:tcPr>
            <w:tcW w:w="309" w:type="pct"/>
            <w:tcBorders>
              <w:top w:val="nil"/>
              <w:left w:val="single" w:sz="4" w:space="0" w:color="auto"/>
              <w:right w:val="nil"/>
            </w:tcBorders>
            <w:shd w:val="clear" w:color="auto" w:fill="auto"/>
            <w:noWrap/>
            <w:vAlign w:val="bottom"/>
            <w:hideMark/>
          </w:tcPr>
          <w:p w14:paraId="01B11306"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431</w:t>
            </w:r>
          </w:p>
        </w:tc>
        <w:tc>
          <w:tcPr>
            <w:tcW w:w="319" w:type="pct"/>
            <w:tcBorders>
              <w:top w:val="nil"/>
              <w:left w:val="nil"/>
              <w:right w:val="nil"/>
            </w:tcBorders>
            <w:shd w:val="clear" w:color="auto" w:fill="auto"/>
            <w:noWrap/>
            <w:vAlign w:val="bottom"/>
            <w:hideMark/>
          </w:tcPr>
          <w:p w14:paraId="0133780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0.35</w:t>
            </w:r>
          </w:p>
        </w:tc>
        <w:tc>
          <w:tcPr>
            <w:tcW w:w="283" w:type="pct"/>
            <w:tcBorders>
              <w:top w:val="nil"/>
              <w:left w:val="nil"/>
              <w:right w:val="nil"/>
            </w:tcBorders>
            <w:shd w:val="clear" w:color="auto" w:fill="auto"/>
            <w:noWrap/>
            <w:vAlign w:val="bottom"/>
            <w:hideMark/>
          </w:tcPr>
          <w:p w14:paraId="2E90ED94"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0.35</w:t>
            </w:r>
          </w:p>
        </w:tc>
        <w:tc>
          <w:tcPr>
            <w:tcW w:w="313" w:type="pct"/>
            <w:tcBorders>
              <w:top w:val="nil"/>
              <w:left w:val="nil"/>
            </w:tcBorders>
            <w:shd w:val="clear" w:color="auto" w:fill="auto"/>
            <w:noWrap/>
            <w:vAlign w:val="bottom"/>
            <w:hideMark/>
          </w:tcPr>
          <w:p w14:paraId="08F71E5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0.00</w:t>
            </w:r>
          </w:p>
        </w:tc>
        <w:tc>
          <w:tcPr>
            <w:tcW w:w="478" w:type="pct"/>
            <w:tcBorders>
              <w:top w:val="nil"/>
            </w:tcBorders>
            <w:shd w:val="clear" w:color="auto" w:fill="auto"/>
            <w:noWrap/>
            <w:vAlign w:val="bottom"/>
            <w:hideMark/>
          </w:tcPr>
          <w:p w14:paraId="0B54365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0.7%</w:t>
            </w:r>
          </w:p>
        </w:tc>
        <w:tc>
          <w:tcPr>
            <w:tcW w:w="537" w:type="pct"/>
            <w:tcBorders>
              <w:top w:val="nil"/>
              <w:right w:val="single" w:sz="4" w:space="0" w:color="auto"/>
            </w:tcBorders>
            <w:shd w:val="clear" w:color="auto" w:fill="auto"/>
            <w:noWrap/>
            <w:vAlign w:val="bottom"/>
            <w:hideMark/>
          </w:tcPr>
          <w:p w14:paraId="38B6001D"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c>
          <w:tcPr>
            <w:tcW w:w="309" w:type="pct"/>
            <w:tcBorders>
              <w:top w:val="nil"/>
              <w:left w:val="nil"/>
              <w:right w:val="nil"/>
            </w:tcBorders>
            <w:shd w:val="clear" w:color="auto" w:fill="auto"/>
            <w:noWrap/>
            <w:vAlign w:val="bottom"/>
            <w:hideMark/>
          </w:tcPr>
          <w:p w14:paraId="392F1976"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946</w:t>
            </w:r>
          </w:p>
        </w:tc>
        <w:tc>
          <w:tcPr>
            <w:tcW w:w="319" w:type="pct"/>
            <w:tcBorders>
              <w:top w:val="nil"/>
              <w:left w:val="nil"/>
              <w:right w:val="nil"/>
            </w:tcBorders>
            <w:shd w:val="clear" w:color="auto" w:fill="auto"/>
            <w:noWrap/>
            <w:vAlign w:val="bottom"/>
            <w:hideMark/>
          </w:tcPr>
          <w:p w14:paraId="5EF09995"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0.28</w:t>
            </w:r>
          </w:p>
        </w:tc>
        <w:tc>
          <w:tcPr>
            <w:tcW w:w="283" w:type="pct"/>
            <w:tcBorders>
              <w:top w:val="nil"/>
              <w:left w:val="nil"/>
            </w:tcBorders>
            <w:shd w:val="clear" w:color="auto" w:fill="auto"/>
            <w:noWrap/>
            <w:vAlign w:val="bottom"/>
            <w:hideMark/>
          </w:tcPr>
          <w:p w14:paraId="4F40E18A"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0.27</w:t>
            </w:r>
          </w:p>
        </w:tc>
        <w:tc>
          <w:tcPr>
            <w:tcW w:w="283" w:type="pct"/>
            <w:tcBorders>
              <w:top w:val="nil"/>
            </w:tcBorders>
            <w:shd w:val="clear" w:color="auto" w:fill="auto"/>
            <w:noWrap/>
            <w:vAlign w:val="bottom"/>
            <w:hideMark/>
          </w:tcPr>
          <w:p w14:paraId="07194101"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78" w:type="pct"/>
            <w:tcBorders>
              <w:top w:val="nil"/>
            </w:tcBorders>
            <w:shd w:val="clear" w:color="auto" w:fill="auto"/>
            <w:noWrap/>
            <w:vAlign w:val="bottom"/>
            <w:hideMark/>
          </w:tcPr>
          <w:p w14:paraId="6EDF7CF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2.8%</w:t>
            </w:r>
          </w:p>
        </w:tc>
        <w:tc>
          <w:tcPr>
            <w:tcW w:w="537" w:type="pct"/>
            <w:tcBorders>
              <w:top w:val="nil"/>
              <w:right w:val="nil"/>
            </w:tcBorders>
            <w:shd w:val="clear" w:color="auto" w:fill="auto"/>
            <w:noWrap/>
            <w:vAlign w:val="bottom"/>
            <w:hideMark/>
          </w:tcPr>
          <w:p w14:paraId="0ECA9D2D"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r>
      <w:tr w:rsidR="004A51D0" w:rsidRPr="00A66355" w14:paraId="3707437C" w14:textId="77777777" w:rsidTr="005B6EA1">
        <w:trPr>
          <w:trHeight w:val="315"/>
        </w:trPr>
        <w:tc>
          <w:tcPr>
            <w:tcW w:w="552" w:type="pct"/>
            <w:tcBorders>
              <w:top w:val="nil"/>
              <w:left w:val="nil"/>
              <w:bottom w:val="dotted" w:sz="4" w:space="0" w:color="auto"/>
              <w:right w:val="nil"/>
            </w:tcBorders>
            <w:shd w:val="clear" w:color="auto" w:fill="auto"/>
            <w:noWrap/>
            <w:vAlign w:val="center"/>
            <w:hideMark/>
          </w:tcPr>
          <w:p w14:paraId="2B09366E"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Heavy</w:t>
            </w:r>
          </w:p>
        </w:tc>
        <w:tc>
          <w:tcPr>
            <w:tcW w:w="309" w:type="pct"/>
            <w:tcBorders>
              <w:top w:val="nil"/>
              <w:left w:val="single" w:sz="4" w:space="0" w:color="auto"/>
              <w:bottom w:val="dotted" w:sz="4" w:space="0" w:color="auto"/>
              <w:right w:val="nil"/>
            </w:tcBorders>
            <w:shd w:val="clear" w:color="auto" w:fill="auto"/>
            <w:noWrap/>
            <w:vAlign w:val="bottom"/>
            <w:hideMark/>
          </w:tcPr>
          <w:p w14:paraId="1B79D17C"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89</w:t>
            </w:r>
          </w:p>
        </w:tc>
        <w:tc>
          <w:tcPr>
            <w:tcW w:w="319" w:type="pct"/>
            <w:tcBorders>
              <w:top w:val="nil"/>
              <w:left w:val="nil"/>
              <w:bottom w:val="dotted" w:sz="4" w:space="0" w:color="auto"/>
              <w:right w:val="nil"/>
            </w:tcBorders>
            <w:shd w:val="clear" w:color="auto" w:fill="auto"/>
            <w:noWrap/>
            <w:vAlign w:val="bottom"/>
            <w:hideMark/>
          </w:tcPr>
          <w:p w14:paraId="2B664C61"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0.28</w:t>
            </w:r>
          </w:p>
        </w:tc>
        <w:tc>
          <w:tcPr>
            <w:tcW w:w="283" w:type="pct"/>
            <w:tcBorders>
              <w:top w:val="nil"/>
              <w:left w:val="nil"/>
              <w:bottom w:val="dotted" w:sz="4" w:space="0" w:color="auto"/>
              <w:right w:val="nil"/>
            </w:tcBorders>
            <w:shd w:val="clear" w:color="auto" w:fill="auto"/>
            <w:noWrap/>
            <w:vAlign w:val="bottom"/>
            <w:hideMark/>
          </w:tcPr>
          <w:p w14:paraId="0E8CDFE9"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0.28</w:t>
            </w:r>
          </w:p>
        </w:tc>
        <w:tc>
          <w:tcPr>
            <w:tcW w:w="313" w:type="pct"/>
            <w:tcBorders>
              <w:top w:val="nil"/>
              <w:left w:val="nil"/>
              <w:bottom w:val="dotted" w:sz="4" w:space="0" w:color="auto"/>
            </w:tcBorders>
            <w:shd w:val="clear" w:color="auto" w:fill="auto"/>
            <w:noWrap/>
            <w:vAlign w:val="bottom"/>
            <w:hideMark/>
          </w:tcPr>
          <w:p w14:paraId="4D76A9BD"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0.00</w:t>
            </w:r>
          </w:p>
        </w:tc>
        <w:tc>
          <w:tcPr>
            <w:tcW w:w="478" w:type="pct"/>
            <w:tcBorders>
              <w:top w:val="nil"/>
              <w:bottom w:val="dotted" w:sz="4" w:space="0" w:color="auto"/>
            </w:tcBorders>
            <w:shd w:val="clear" w:color="auto" w:fill="auto"/>
            <w:noWrap/>
            <w:vAlign w:val="bottom"/>
            <w:hideMark/>
          </w:tcPr>
          <w:p w14:paraId="5C5A850F"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1.0%</w:t>
            </w:r>
          </w:p>
        </w:tc>
        <w:tc>
          <w:tcPr>
            <w:tcW w:w="537" w:type="pct"/>
            <w:tcBorders>
              <w:top w:val="nil"/>
              <w:bottom w:val="dotted" w:sz="4" w:space="0" w:color="auto"/>
              <w:right w:val="single" w:sz="4" w:space="0" w:color="auto"/>
            </w:tcBorders>
            <w:shd w:val="clear" w:color="auto" w:fill="auto"/>
            <w:noWrap/>
            <w:vAlign w:val="bottom"/>
            <w:hideMark/>
          </w:tcPr>
          <w:p w14:paraId="17AF82A5"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c>
          <w:tcPr>
            <w:tcW w:w="309" w:type="pct"/>
            <w:tcBorders>
              <w:top w:val="nil"/>
              <w:left w:val="nil"/>
              <w:bottom w:val="dotted" w:sz="4" w:space="0" w:color="auto"/>
              <w:right w:val="nil"/>
            </w:tcBorders>
            <w:shd w:val="clear" w:color="auto" w:fill="auto"/>
            <w:noWrap/>
            <w:vAlign w:val="bottom"/>
            <w:hideMark/>
          </w:tcPr>
          <w:p w14:paraId="4333A086"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104</w:t>
            </w:r>
          </w:p>
        </w:tc>
        <w:tc>
          <w:tcPr>
            <w:tcW w:w="319" w:type="pct"/>
            <w:tcBorders>
              <w:top w:val="nil"/>
              <w:left w:val="nil"/>
              <w:bottom w:val="dotted" w:sz="4" w:space="0" w:color="auto"/>
              <w:right w:val="nil"/>
            </w:tcBorders>
            <w:shd w:val="clear" w:color="auto" w:fill="auto"/>
            <w:noWrap/>
            <w:vAlign w:val="bottom"/>
            <w:hideMark/>
          </w:tcPr>
          <w:p w14:paraId="2EA21171"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0.34</w:t>
            </w:r>
          </w:p>
        </w:tc>
        <w:tc>
          <w:tcPr>
            <w:tcW w:w="283" w:type="pct"/>
            <w:tcBorders>
              <w:top w:val="nil"/>
              <w:left w:val="nil"/>
              <w:bottom w:val="dotted" w:sz="4" w:space="0" w:color="auto"/>
            </w:tcBorders>
            <w:shd w:val="clear" w:color="auto" w:fill="auto"/>
            <w:noWrap/>
            <w:vAlign w:val="bottom"/>
            <w:hideMark/>
          </w:tcPr>
          <w:p w14:paraId="1A83F0F2"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0.33</w:t>
            </w:r>
          </w:p>
        </w:tc>
        <w:tc>
          <w:tcPr>
            <w:tcW w:w="283" w:type="pct"/>
            <w:tcBorders>
              <w:top w:val="nil"/>
              <w:bottom w:val="dotted" w:sz="4" w:space="0" w:color="auto"/>
            </w:tcBorders>
            <w:shd w:val="clear" w:color="auto" w:fill="auto"/>
            <w:noWrap/>
            <w:vAlign w:val="bottom"/>
            <w:hideMark/>
          </w:tcPr>
          <w:p w14:paraId="52BF4609"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78" w:type="pct"/>
            <w:tcBorders>
              <w:top w:val="nil"/>
              <w:bottom w:val="dotted" w:sz="4" w:space="0" w:color="auto"/>
            </w:tcBorders>
            <w:shd w:val="clear" w:color="auto" w:fill="auto"/>
            <w:noWrap/>
            <w:vAlign w:val="bottom"/>
            <w:hideMark/>
          </w:tcPr>
          <w:p w14:paraId="0EEEA41C"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1.6%</w:t>
            </w:r>
          </w:p>
        </w:tc>
        <w:tc>
          <w:tcPr>
            <w:tcW w:w="537" w:type="pct"/>
            <w:tcBorders>
              <w:top w:val="nil"/>
              <w:bottom w:val="dotted" w:sz="4" w:space="0" w:color="auto"/>
              <w:right w:val="nil"/>
            </w:tcBorders>
            <w:shd w:val="clear" w:color="auto" w:fill="auto"/>
            <w:noWrap/>
            <w:vAlign w:val="bottom"/>
            <w:hideMark/>
          </w:tcPr>
          <w:p w14:paraId="741A7BA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r>
      <w:tr w:rsidR="004A51D0" w:rsidRPr="00A66355" w14:paraId="051A3D6E" w14:textId="77777777" w:rsidTr="005B6EA1">
        <w:trPr>
          <w:trHeight w:val="315"/>
        </w:trPr>
        <w:tc>
          <w:tcPr>
            <w:tcW w:w="552" w:type="pct"/>
            <w:tcBorders>
              <w:top w:val="dotted" w:sz="4" w:space="0" w:color="auto"/>
              <w:left w:val="nil"/>
              <w:bottom w:val="single" w:sz="4" w:space="0" w:color="auto"/>
              <w:right w:val="nil"/>
            </w:tcBorders>
            <w:shd w:val="clear" w:color="auto" w:fill="auto"/>
            <w:noWrap/>
            <w:vAlign w:val="bottom"/>
            <w:hideMark/>
          </w:tcPr>
          <w:p w14:paraId="2CB4C956"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Total</w:t>
            </w:r>
          </w:p>
        </w:tc>
        <w:tc>
          <w:tcPr>
            <w:tcW w:w="309" w:type="pct"/>
            <w:tcBorders>
              <w:top w:val="dotted" w:sz="4" w:space="0" w:color="auto"/>
              <w:left w:val="single" w:sz="4" w:space="0" w:color="auto"/>
              <w:bottom w:val="single" w:sz="4" w:space="0" w:color="auto"/>
              <w:right w:val="nil"/>
            </w:tcBorders>
            <w:shd w:val="clear" w:color="auto" w:fill="auto"/>
            <w:noWrap/>
            <w:vAlign w:val="bottom"/>
            <w:hideMark/>
          </w:tcPr>
          <w:p w14:paraId="2E9CA130"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1765</w:t>
            </w:r>
          </w:p>
        </w:tc>
        <w:tc>
          <w:tcPr>
            <w:tcW w:w="319" w:type="pct"/>
            <w:tcBorders>
              <w:top w:val="dotted" w:sz="4" w:space="0" w:color="auto"/>
              <w:left w:val="nil"/>
              <w:bottom w:val="single" w:sz="4" w:space="0" w:color="auto"/>
              <w:right w:val="nil"/>
            </w:tcBorders>
            <w:shd w:val="clear" w:color="auto" w:fill="auto"/>
            <w:noWrap/>
            <w:vAlign w:val="bottom"/>
            <w:hideMark/>
          </w:tcPr>
          <w:p w14:paraId="49E08A13"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0.38</w:t>
            </w:r>
          </w:p>
        </w:tc>
        <w:tc>
          <w:tcPr>
            <w:tcW w:w="283" w:type="pct"/>
            <w:tcBorders>
              <w:top w:val="dotted" w:sz="4" w:space="0" w:color="auto"/>
              <w:left w:val="nil"/>
              <w:bottom w:val="single" w:sz="4" w:space="0" w:color="auto"/>
              <w:right w:val="nil"/>
            </w:tcBorders>
            <w:shd w:val="clear" w:color="auto" w:fill="auto"/>
            <w:noWrap/>
            <w:vAlign w:val="bottom"/>
            <w:hideMark/>
          </w:tcPr>
          <w:p w14:paraId="461DDA5C"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0.38</w:t>
            </w:r>
          </w:p>
        </w:tc>
        <w:tc>
          <w:tcPr>
            <w:tcW w:w="313" w:type="pct"/>
            <w:tcBorders>
              <w:top w:val="dotted" w:sz="4" w:space="0" w:color="auto"/>
              <w:left w:val="nil"/>
              <w:bottom w:val="single" w:sz="4" w:space="0" w:color="auto"/>
            </w:tcBorders>
            <w:shd w:val="clear" w:color="auto" w:fill="auto"/>
            <w:noWrap/>
            <w:vAlign w:val="bottom"/>
            <w:hideMark/>
          </w:tcPr>
          <w:p w14:paraId="024EE500"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78" w:type="pct"/>
            <w:tcBorders>
              <w:top w:val="dotted" w:sz="4" w:space="0" w:color="auto"/>
              <w:bottom w:val="single" w:sz="4" w:space="0" w:color="auto"/>
            </w:tcBorders>
            <w:shd w:val="clear" w:color="auto" w:fill="auto"/>
            <w:noWrap/>
            <w:vAlign w:val="bottom"/>
            <w:hideMark/>
          </w:tcPr>
          <w:p w14:paraId="27B3E1D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1.7%</w:t>
            </w:r>
          </w:p>
        </w:tc>
        <w:tc>
          <w:tcPr>
            <w:tcW w:w="537" w:type="pct"/>
            <w:tcBorders>
              <w:top w:val="dotted" w:sz="4" w:space="0" w:color="auto"/>
              <w:bottom w:val="single" w:sz="4" w:space="0" w:color="auto"/>
              <w:right w:val="single" w:sz="4" w:space="0" w:color="auto"/>
            </w:tcBorders>
            <w:shd w:val="clear" w:color="auto" w:fill="auto"/>
            <w:noWrap/>
            <w:vAlign w:val="bottom"/>
            <w:hideMark/>
          </w:tcPr>
          <w:p w14:paraId="3AEC5286"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c>
          <w:tcPr>
            <w:tcW w:w="309" w:type="pct"/>
            <w:tcBorders>
              <w:top w:val="dotted" w:sz="4" w:space="0" w:color="auto"/>
              <w:left w:val="nil"/>
              <w:bottom w:val="single" w:sz="4" w:space="0" w:color="auto"/>
              <w:right w:val="nil"/>
            </w:tcBorders>
            <w:shd w:val="clear" w:color="auto" w:fill="auto"/>
            <w:noWrap/>
            <w:vAlign w:val="bottom"/>
            <w:hideMark/>
          </w:tcPr>
          <w:p w14:paraId="17269F7F"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1908</w:t>
            </w:r>
          </w:p>
        </w:tc>
        <w:tc>
          <w:tcPr>
            <w:tcW w:w="319" w:type="pct"/>
            <w:tcBorders>
              <w:top w:val="dotted" w:sz="4" w:space="0" w:color="auto"/>
              <w:left w:val="nil"/>
              <w:bottom w:val="single" w:sz="4" w:space="0" w:color="auto"/>
              <w:right w:val="nil"/>
            </w:tcBorders>
            <w:shd w:val="clear" w:color="auto" w:fill="auto"/>
            <w:noWrap/>
            <w:vAlign w:val="bottom"/>
            <w:hideMark/>
          </w:tcPr>
          <w:p w14:paraId="3FC1832F"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0.28</w:t>
            </w:r>
          </w:p>
        </w:tc>
        <w:tc>
          <w:tcPr>
            <w:tcW w:w="283" w:type="pct"/>
            <w:tcBorders>
              <w:top w:val="dotted" w:sz="4" w:space="0" w:color="auto"/>
              <w:left w:val="nil"/>
              <w:bottom w:val="single" w:sz="4" w:space="0" w:color="auto"/>
            </w:tcBorders>
            <w:shd w:val="clear" w:color="auto" w:fill="auto"/>
            <w:noWrap/>
            <w:vAlign w:val="bottom"/>
            <w:hideMark/>
          </w:tcPr>
          <w:p w14:paraId="7DD276D1"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0.27</w:t>
            </w:r>
          </w:p>
        </w:tc>
        <w:tc>
          <w:tcPr>
            <w:tcW w:w="283" w:type="pct"/>
            <w:tcBorders>
              <w:top w:val="dotted" w:sz="4" w:space="0" w:color="auto"/>
              <w:bottom w:val="single" w:sz="4" w:space="0" w:color="auto"/>
            </w:tcBorders>
            <w:shd w:val="clear" w:color="auto" w:fill="auto"/>
            <w:noWrap/>
            <w:vAlign w:val="bottom"/>
            <w:hideMark/>
          </w:tcPr>
          <w:p w14:paraId="0E251A7A"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78" w:type="pct"/>
            <w:tcBorders>
              <w:top w:val="dotted" w:sz="4" w:space="0" w:color="auto"/>
              <w:bottom w:val="single" w:sz="4" w:space="0" w:color="auto"/>
            </w:tcBorders>
            <w:shd w:val="clear" w:color="auto" w:fill="auto"/>
            <w:noWrap/>
            <w:vAlign w:val="bottom"/>
            <w:hideMark/>
          </w:tcPr>
          <w:p w14:paraId="4075792F"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2.9%</w:t>
            </w:r>
          </w:p>
        </w:tc>
        <w:tc>
          <w:tcPr>
            <w:tcW w:w="537" w:type="pct"/>
            <w:tcBorders>
              <w:top w:val="dotted" w:sz="4" w:space="0" w:color="auto"/>
              <w:bottom w:val="single" w:sz="4" w:space="0" w:color="auto"/>
              <w:right w:val="nil"/>
            </w:tcBorders>
            <w:shd w:val="clear" w:color="auto" w:fill="auto"/>
            <w:noWrap/>
            <w:vAlign w:val="bottom"/>
            <w:hideMark/>
          </w:tcPr>
          <w:p w14:paraId="75B6E91F"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r>
      <w:tr w:rsidR="004A51D0" w:rsidRPr="00A66355" w14:paraId="131AE8DA" w14:textId="77777777" w:rsidTr="0066125A">
        <w:trPr>
          <w:trHeight w:val="315"/>
        </w:trPr>
        <w:tc>
          <w:tcPr>
            <w:tcW w:w="552" w:type="pct"/>
            <w:vMerge w:val="restart"/>
            <w:tcBorders>
              <w:top w:val="single" w:sz="4" w:space="0" w:color="auto"/>
              <w:left w:val="nil"/>
              <w:bottom w:val="single" w:sz="4" w:space="0" w:color="000000"/>
              <w:right w:val="nil"/>
            </w:tcBorders>
            <w:shd w:val="clear" w:color="auto" w:fill="A9D5E7" w:themeFill="accent1" w:themeFillTint="66"/>
            <w:noWrap/>
            <w:vAlign w:val="center"/>
            <w:hideMark/>
          </w:tcPr>
          <w:p w14:paraId="5AB35F7B" w14:textId="3E8A27EF"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 xml:space="preserve">Tree </w:t>
            </w:r>
            <w:ins w:id="1407" w:author="Abhilasha Vaid" w:date="2016-06-17T14:00:00Z">
              <w:r w:rsidR="00012EEF">
                <w:rPr>
                  <w:rFonts w:ascii="Calibri" w:eastAsia="Times New Roman" w:hAnsi="Calibri" w:cs="Times New Roman"/>
                  <w:b/>
                  <w:color w:val="000000"/>
                  <w:sz w:val="20"/>
                  <w:szCs w:val="20"/>
                </w:rPr>
                <w:t>c</w:t>
              </w:r>
            </w:ins>
            <w:del w:id="1408" w:author="Abhilasha Vaid" w:date="2016-06-17T14:00:00Z">
              <w:r w:rsidRPr="00A66355" w:rsidDel="00012EEF">
                <w:rPr>
                  <w:rFonts w:ascii="Calibri" w:eastAsia="Times New Roman" w:hAnsi="Calibri" w:cs="Times New Roman"/>
                  <w:b/>
                  <w:color w:val="000000"/>
                  <w:sz w:val="20"/>
                  <w:szCs w:val="20"/>
                </w:rPr>
                <w:delText>C</w:delText>
              </w:r>
            </w:del>
            <w:r w:rsidRPr="00A66355">
              <w:rPr>
                <w:rFonts w:ascii="Calibri" w:eastAsia="Times New Roman" w:hAnsi="Calibri" w:cs="Times New Roman"/>
                <w:b/>
                <w:color w:val="000000"/>
                <w:sz w:val="20"/>
                <w:szCs w:val="20"/>
              </w:rPr>
              <w:t>over</w:t>
            </w:r>
          </w:p>
        </w:tc>
        <w:tc>
          <w:tcPr>
            <w:tcW w:w="2239" w:type="pct"/>
            <w:gridSpan w:val="6"/>
            <w:tcBorders>
              <w:top w:val="single" w:sz="4" w:space="0" w:color="auto"/>
              <w:left w:val="single" w:sz="4" w:space="0" w:color="auto"/>
              <w:bottom w:val="nil"/>
              <w:right w:val="single" w:sz="4" w:space="0" w:color="000000"/>
            </w:tcBorders>
            <w:shd w:val="clear" w:color="auto" w:fill="A9D5E7" w:themeFill="accent1" w:themeFillTint="66"/>
            <w:noWrap/>
            <w:vAlign w:val="bottom"/>
            <w:hideMark/>
          </w:tcPr>
          <w:p w14:paraId="2E62C634"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Nigeria</w:t>
            </w:r>
          </w:p>
        </w:tc>
        <w:tc>
          <w:tcPr>
            <w:tcW w:w="2209" w:type="pct"/>
            <w:gridSpan w:val="6"/>
            <w:tcBorders>
              <w:top w:val="single" w:sz="4" w:space="0" w:color="auto"/>
              <w:left w:val="nil"/>
              <w:bottom w:val="nil"/>
              <w:right w:val="nil"/>
            </w:tcBorders>
            <w:shd w:val="clear" w:color="auto" w:fill="A9D5E7" w:themeFill="accent1" w:themeFillTint="66"/>
            <w:noWrap/>
            <w:vAlign w:val="bottom"/>
            <w:hideMark/>
          </w:tcPr>
          <w:p w14:paraId="1E5A8E89"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Pooled</w:t>
            </w:r>
          </w:p>
        </w:tc>
      </w:tr>
      <w:tr w:rsidR="004A51D0" w:rsidRPr="00A66355" w14:paraId="283755B1" w14:textId="77777777" w:rsidTr="004A51D0">
        <w:trPr>
          <w:trHeight w:val="630"/>
        </w:trPr>
        <w:tc>
          <w:tcPr>
            <w:tcW w:w="552" w:type="pct"/>
            <w:vMerge/>
            <w:tcBorders>
              <w:top w:val="single" w:sz="4" w:space="0" w:color="auto"/>
              <w:left w:val="nil"/>
              <w:bottom w:val="single" w:sz="4" w:space="0" w:color="000000"/>
              <w:right w:val="nil"/>
            </w:tcBorders>
            <w:shd w:val="clear" w:color="auto" w:fill="A9D5E7" w:themeFill="accent1" w:themeFillTint="66"/>
            <w:vAlign w:val="center"/>
            <w:hideMark/>
          </w:tcPr>
          <w:p w14:paraId="0A63A6D3" w14:textId="77777777" w:rsidR="004A51D0" w:rsidRPr="00A66355" w:rsidRDefault="004A51D0" w:rsidP="004A51D0">
            <w:pPr>
              <w:spacing w:after="0" w:line="240" w:lineRule="auto"/>
              <w:rPr>
                <w:rFonts w:ascii="Calibri" w:eastAsia="Times New Roman" w:hAnsi="Calibri" w:cs="Times New Roman"/>
                <w:b/>
                <w:color w:val="000000"/>
                <w:sz w:val="20"/>
                <w:szCs w:val="20"/>
              </w:rPr>
            </w:pPr>
          </w:p>
        </w:tc>
        <w:tc>
          <w:tcPr>
            <w:tcW w:w="309" w:type="pct"/>
            <w:tcBorders>
              <w:top w:val="nil"/>
              <w:left w:val="single" w:sz="4" w:space="0" w:color="auto"/>
              <w:bottom w:val="single" w:sz="4" w:space="0" w:color="auto"/>
              <w:right w:val="nil"/>
            </w:tcBorders>
            <w:shd w:val="clear" w:color="auto" w:fill="A9D5E7" w:themeFill="accent1" w:themeFillTint="66"/>
            <w:noWrap/>
            <w:vAlign w:val="bottom"/>
            <w:hideMark/>
          </w:tcPr>
          <w:p w14:paraId="2C03A5E6"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N</w:t>
            </w:r>
          </w:p>
        </w:tc>
        <w:tc>
          <w:tcPr>
            <w:tcW w:w="319" w:type="pct"/>
            <w:tcBorders>
              <w:top w:val="nil"/>
              <w:left w:val="nil"/>
              <w:bottom w:val="single" w:sz="4" w:space="0" w:color="auto"/>
              <w:right w:val="nil"/>
            </w:tcBorders>
            <w:shd w:val="clear" w:color="auto" w:fill="A9D5E7" w:themeFill="accent1" w:themeFillTint="66"/>
            <w:vAlign w:val="bottom"/>
            <w:hideMark/>
          </w:tcPr>
          <w:p w14:paraId="230039B4"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GPS</w:t>
            </w:r>
          </w:p>
        </w:tc>
        <w:tc>
          <w:tcPr>
            <w:tcW w:w="283" w:type="pct"/>
            <w:tcBorders>
              <w:top w:val="nil"/>
              <w:left w:val="nil"/>
              <w:bottom w:val="single" w:sz="4" w:space="0" w:color="auto"/>
              <w:right w:val="nil"/>
            </w:tcBorders>
            <w:shd w:val="clear" w:color="auto" w:fill="A9D5E7" w:themeFill="accent1" w:themeFillTint="66"/>
            <w:noWrap/>
            <w:vAlign w:val="bottom"/>
            <w:hideMark/>
          </w:tcPr>
          <w:p w14:paraId="5AB27D5D"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CR</w:t>
            </w:r>
          </w:p>
        </w:tc>
        <w:tc>
          <w:tcPr>
            <w:tcW w:w="313" w:type="pct"/>
            <w:tcBorders>
              <w:top w:val="nil"/>
              <w:left w:val="nil"/>
              <w:bottom w:val="single" w:sz="4" w:space="0" w:color="auto"/>
            </w:tcBorders>
            <w:shd w:val="clear" w:color="auto" w:fill="A9D5E7" w:themeFill="accent1" w:themeFillTint="66"/>
            <w:noWrap/>
            <w:vAlign w:val="bottom"/>
            <w:hideMark/>
          </w:tcPr>
          <w:p w14:paraId="0C8043DC"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Bias</w:t>
            </w:r>
          </w:p>
        </w:tc>
        <w:tc>
          <w:tcPr>
            <w:tcW w:w="478" w:type="pct"/>
            <w:tcBorders>
              <w:top w:val="nil"/>
              <w:bottom w:val="single" w:sz="4" w:space="0" w:color="auto"/>
            </w:tcBorders>
            <w:shd w:val="clear" w:color="auto" w:fill="A9D5E7" w:themeFill="accent1" w:themeFillTint="66"/>
            <w:vAlign w:val="bottom"/>
            <w:hideMark/>
          </w:tcPr>
          <w:p w14:paraId="2FB8180E" w14:textId="1CE7F873"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 xml:space="preserve">Mean </w:t>
            </w:r>
            <w:ins w:id="1409" w:author="Abhilasha Vaid" w:date="2016-06-17T14:01:00Z">
              <w:r w:rsidR="00A77C48">
                <w:rPr>
                  <w:rFonts w:ascii="Calibri" w:eastAsia="Times New Roman" w:hAnsi="Calibri" w:cs="Times New Roman"/>
                  <w:b/>
                  <w:color w:val="000000"/>
                  <w:sz w:val="20"/>
                  <w:szCs w:val="20"/>
                </w:rPr>
                <w:t>b</w:t>
              </w:r>
            </w:ins>
            <w:del w:id="1410" w:author="Abhilasha Vaid" w:date="2016-06-17T14:01:00Z">
              <w:r w:rsidRPr="00A66355" w:rsidDel="00A77C48">
                <w:rPr>
                  <w:rFonts w:ascii="Calibri" w:eastAsia="Times New Roman" w:hAnsi="Calibri" w:cs="Times New Roman"/>
                  <w:b/>
                  <w:color w:val="000000"/>
                  <w:sz w:val="20"/>
                  <w:szCs w:val="20"/>
                </w:rPr>
                <w:delText>B</w:delText>
              </w:r>
            </w:del>
            <w:r w:rsidRPr="00A66355">
              <w:rPr>
                <w:rFonts w:ascii="Calibri" w:eastAsia="Times New Roman" w:hAnsi="Calibri" w:cs="Times New Roman"/>
                <w:b/>
                <w:color w:val="000000"/>
                <w:sz w:val="20"/>
                <w:szCs w:val="20"/>
              </w:rPr>
              <w:t xml:space="preserve">ias / </w:t>
            </w:r>
            <w:ins w:id="1411" w:author="Abhilasha Vaid" w:date="2016-06-17T14:01:00Z">
              <w:r w:rsidR="00A77C48">
                <w:rPr>
                  <w:rFonts w:ascii="Calibri" w:eastAsia="Times New Roman" w:hAnsi="Calibri" w:cs="Times New Roman"/>
                  <w:b/>
                  <w:color w:val="000000"/>
                  <w:sz w:val="20"/>
                  <w:szCs w:val="20"/>
                </w:rPr>
                <w:t>m</w:t>
              </w:r>
            </w:ins>
            <w:del w:id="1412" w:author="Abhilasha Vaid" w:date="2016-06-17T14:01:00Z">
              <w:r w:rsidRPr="00A66355" w:rsidDel="00A77C48">
                <w:rPr>
                  <w:rFonts w:ascii="Calibri" w:eastAsia="Times New Roman" w:hAnsi="Calibri" w:cs="Times New Roman"/>
                  <w:b/>
                  <w:color w:val="000000"/>
                  <w:sz w:val="20"/>
                  <w:szCs w:val="20"/>
                </w:rPr>
                <w:delText>M</w:delText>
              </w:r>
            </w:del>
            <w:r w:rsidRPr="00A66355">
              <w:rPr>
                <w:rFonts w:ascii="Calibri" w:eastAsia="Times New Roman" w:hAnsi="Calibri" w:cs="Times New Roman"/>
                <w:b/>
                <w:color w:val="000000"/>
                <w:sz w:val="20"/>
                <w:szCs w:val="20"/>
              </w:rPr>
              <w:t>ean CR</w:t>
            </w:r>
          </w:p>
        </w:tc>
        <w:tc>
          <w:tcPr>
            <w:tcW w:w="537" w:type="pct"/>
            <w:tcBorders>
              <w:top w:val="nil"/>
              <w:bottom w:val="single" w:sz="4" w:space="0" w:color="auto"/>
              <w:right w:val="nil"/>
            </w:tcBorders>
            <w:shd w:val="clear" w:color="auto" w:fill="A9D5E7" w:themeFill="accent1" w:themeFillTint="66"/>
            <w:vAlign w:val="bottom"/>
            <w:hideMark/>
          </w:tcPr>
          <w:p w14:paraId="447F8F5A"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Difference in means</w:t>
            </w:r>
          </w:p>
        </w:tc>
        <w:tc>
          <w:tcPr>
            <w:tcW w:w="309" w:type="pct"/>
            <w:tcBorders>
              <w:top w:val="nil"/>
              <w:left w:val="single" w:sz="4" w:space="0" w:color="auto"/>
              <w:bottom w:val="single" w:sz="4" w:space="0" w:color="auto"/>
              <w:right w:val="nil"/>
            </w:tcBorders>
            <w:shd w:val="clear" w:color="auto" w:fill="A9D5E7" w:themeFill="accent1" w:themeFillTint="66"/>
            <w:noWrap/>
            <w:vAlign w:val="bottom"/>
            <w:hideMark/>
          </w:tcPr>
          <w:p w14:paraId="6CAB475C"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N</w:t>
            </w:r>
          </w:p>
        </w:tc>
        <w:tc>
          <w:tcPr>
            <w:tcW w:w="319" w:type="pct"/>
            <w:tcBorders>
              <w:top w:val="nil"/>
              <w:left w:val="nil"/>
              <w:bottom w:val="single" w:sz="4" w:space="0" w:color="auto"/>
              <w:right w:val="nil"/>
            </w:tcBorders>
            <w:shd w:val="clear" w:color="auto" w:fill="A9D5E7" w:themeFill="accent1" w:themeFillTint="66"/>
            <w:vAlign w:val="bottom"/>
            <w:hideMark/>
          </w:tcPr>
          <w:p w14:paraId="01DD8232"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GPS</w:t>
            </w:r>
          </w:p>
        </w:tc>
        <w:tc>
          <w:tcPr>
            <w:tcW w:w="283" w:type="pct"/>
            <w:tcBorders>
              <w:top w:val="nil"/>
              <w:left w:val="nil"/>
              <w:bottom w:val="single" w:sz="4" w:space="0" w:color="auto"/>
            </w:tcBorders>
            <w:shd w:val="clear" w:color="auto" w:fill="A9D5E7" w:themeFill="accent1" w:themeFillTint="66"/>
            <w:noWrap/>
            <w:vAlign w:val="bottom"/>
            <w:hideMark/>
          </w:tcPr>
          <w:p w14:paraId="29D86FB0"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CR</w:t>
            </w:r>
          </w:p>
        </w:tc>
        <w:tc>
          <w:tcPr>
            <w:tcW w:w="283" w:type="pct"/>
            <w:tcBorders>
              <w:top w:val="nil"/>
              <w:bottom w:val="single" w:sz="4" w:space="0" w:color="auto"/>
            </w:tcBorders>
            <w:shd w:val="clear" w:color="auto" w:fill="A9D5E7" w:themeFill="accent1" w:themeFillTint="66"/>
            <w:noWrap/>
            <w:vAlign w:val="bottom"/>
            <w:hideMark/>
          </w:tcPr>
          <w:p w14:paraId="6F417D44"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Bias</w:t>
            </w:r>
          </w:p>
        </w:tc>
        <w:tc>
          <w:tcPr>
            <w:tcW w:w="478" w:type="pct"/>
            <w:tcBorders>
              <w:top w:val="nil"/>
              <w:bottom w:val="single" w:sz="4" w:space="0" w:color="auto"/>
            </w:tcBorders>
            <w:shd w:val="clear" w:color="auto" w:fill="A9D5E7" w:themeFill="accent1" w:themeFillTint="66"/>
            <w:vAlign w:val="bottom"/>
            <w:hideMark/>
          </w:tcPr>
          <w:p w14:paraId="3E6F91BD" w14:textId="1BE0514B"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 xml:space="preserve">Mean </w:t>
            </w:r>
            <w:ins w:id="1413" w:author="Abhilasha Vaid" w:date="2016-06-17T14:01:00Z">
              <w:r w:rsidR="00A77C48">
                <w:rPr>
                  <w:rFonts w:ascii="Calibri" w:eastAsia="Times New Roman" w:hAnsi="Calibri" w:cs="Times New Roman"/>
                  <w:b/>
                  <w:color w:val="000000"/>
                  <w:sz w:val="20"/>
                  <w:szCs w:val="20"/>
                </w:rPr>
                <w:t>b</w:t>
              </w:r>
            </w:ins>
            <w:del w:id="1414" w:author="Abhilasha Vaid" w:date="2016-06-17T14:01:00Z">
              <w:r w:rsidRPr="00A66355" w:rsidDel="00A77C48">
                <w:rPr>
                  <w:rFonts w:ascii="Calibri" w:eastAsia="Times New Roman" w:hAnsi="Calibri" w:cs="Times New Roman"/>
                  <w:b/>
                  <w:color w:val="000000"/>
                  <w:sz w:val="20"/>
                  <w:szCs w:val="20"/>
                </w:rPr>
                <w:delText>B</w:delText>
              </w:r>
            </w:del>
            <w:r w:rsidRPr="00A66355">
              <w:rPr>
                <w:rFonts w:ascii="Calibri" w:eastAsia="Times New Roman" w:hAnsi="Calibri" w:cs="Times New Roman"/>
                <w:b/>
                <w:color w:val="000000"/>
                <w:sz w:val="20"/>
                <w:szCs w:val="20"/>
              </w:rPr>
              <w:t xml:space="preserve">ias / </w:t>
            </w:r>
            <w:ins w:id="1415" w:author="Abhilasha Vaid" w:date="2016-06-17T14:01:00Z">
              <w:r w:rsidR="00A77C48">
                <w:rPr>
                  <w:rFonts w:ascii="Calibri" w:eastAsia="Times New Roman" w:hAnsi="Calibri" w:cs="Times New Roman"/>
                  <w:b/>
                  <w:color w:val="000000"/>
                  <w:sz w:val="20"/>
                  <w:szCs w:val="20"/>
                </w:rPr>
                <w:t>m</w:t>
              </w:r>
            </w:ins>
            <w:del w:id="1416" w:author="Abhilasha Vaid" w:date="2016-06-17T14:01:00Z">
              <w:r w:rsidRPr="00A66355" w:rsidDel="00A77C48">
                <w:rPr>
                  <w:rFonts w:ascii="Calibri" w:eastAsia="Times New Roman" w:hAnsi="Calibri" w:cs="Times New Roman"/>
                  <w:b/>
                  <w:color w:val="000000"/>
                  <w:sz w:val="20"/>
                  <w:szCs w:val="20"/>
                </w:rPr>
                <w:delText>M</w:delText>
              </w:r>
            </w:del>
            <w:r w:rsidRPr="00A66355">
              <w:rPr>
                <w:rFonts w:ascii="Calibri" w:eastAsia="Times New Roman" w:hAnsi="Calibri" w:cs="Times New Roman"/>
                <w:b/>
                <w:color w:val="000000"/>
                <w:sz w:val="20"/>
                <w:szCs w:val="20"/>
              </w:rPr>
              <w:t>ean CR</w:t>
            </w:r>
          </w:p>
        </w:tc>
        <w:tc>
          <w:tcPr>
            <w:tcW w:w="537" w:type="pct"/>
            <w:tcBorders>
              <w:top w:val="nil"/>
              <w:bottom w:val="single" w:sz="4" w:space="0" w:color="auto"/>
              <w:right w:val="nil"/>
            </w:tcBorders>
            <w:shd w:val="clear" w:color="auto" w:fill="A9D5E7" w:themeFill="accent1" w:themeFillTint="66"/>
            <w:vAlign w:val="bottom"/>
            <w:hideMark/>
          </w:tcPr>
          <w:p w14:paraId="5936D933" w14:textId="77777777" w:rsidR="004A51D0" w:rsidRPr="00A66355" w:rsidRDefault="004A51D0" w:rsidP="004A51D0">
            <w:pPr>
              <w:spacing w:after="0" w:line="240" w:lineRule="auto"/>
              <w:jc w:val="center"/>
              <w:rPr>
                <w:rFonts w:ascii="Calibri" w:eastAsia="Times New Roman" w:hAnsi="Calibri" w:cs="Times New Roman"/>
                <w:b/>
                <w:color w:val="000000"/>
                <w:sz w:val="20"/>
                <w:szCs w:val="20"/>
              </w:rPr>
            </w:pPr>
            <w:r w:rsidRPr="00A66355">
              <w:rPr>
                <w:rFonts w:ascii="Calibri" w:eastAsia="Times New Roman" w:hAnsi="Calibri" w:cs="Times New Roman"/>
                <w:b/>
                <w:color w:val="000000"/>
                <w:sz w:val="20"/>
                <w:szCs w:val="20"/>
              </w:rPr>
              <w:t>Difference in means</w:t>
            </w:r>
          </w:p>
        </w:tc>
      </w:tr>
      <w:tr w:rsidR="004A51D0" w:rsidRPr="00A66355" w14:paraId="786948E3" w14:textId="77777777" w:rsidTr="004A51D0">
        <w:trPr>
          <w:trHeight w:val="315"/>
        </w:trPr>
        <w:tc>
          <w:tcPr>
            <w:tcW w:w="552" w:type="pct"/>
            <w:tcBorders>
              <w:top w:val="nil"/>
              <w:left w:val="nil"/>
              <w:bottom w:val="nil"/>
              <w:right w:val="nil"/>
            </w:tcBorders>
            <w:shd w:val="clear" w:color="auto" w:fill="auto"/>
            <w:noWrap/>
            <w:vAlign w:val="center"/>
            <w:hideMark/>
          </w:tcPr>
          <w:p w14:paraId="6DDF2ACF"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None</w:t>
            </w:r>
          </w:p>
        </w:tc>
        <w:tc>
          <w:tcPr>
            <w:tcW w:w="309" w:type="pct"/>
            <w:tcBorders>
              <w:top w:val="nil"/>
              <w:left w:val="single" w:sz="4" w:space="0" w:color="auto"/>
              <w:bottom w:val="nil"/>
              <w:right w:val="nil"/>
            </w:tcBorders>
            <w:shd w:val="clear" w:color="auto" w:fill="auto"/>
            <w:noWrap/>
            <w:vAlign w:val="bottom"/>
            <w:hideMark/>
          </w:tcPr>
          <w:p w14:paraId="257A3A4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150</w:t>
            </w:r>
          </w:p>
        </w:tc>
        <w:tc>
          <w:tcPr>
            <w:tcW w:w="319" w:type="pct"/>
            <w:tcBorders>
              <w:top w:val="nil"/>
              <w:left w:val="nil"/>
              <w:bottom w:val="nil"/>
              <w:right w:val="nil"/>
            </w:tcBorders>
            <w:shd w:val="clear" w:color="auto" w:fill="auto"/>
            <w:noWrap/>
            <w:vAlign w:val="bottom"/>
            <w:hideMark/>
          </w:tcPr>
          <w:p w14:paraId="5D1B02B8"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0.92</w:t>
            </w:r>
          </w:p>
        </w:tc>
        <w:tc>
          <w:tcPr>
            <w:tcW w:w="283" w:type="pct"/>
            <w:tcBorders>
              <w:top w:val="nil"/>
              <w:left w:val="nil"/>
              <w:bottom w:val="nil"/>
              <w:right w:val="nil"/>
            </w:tcBorders>
            <w:shd w:val="clear" w:color="auto" w:fill="auto"/>
            <w:noWrap/>
            <w:vAlign w:val="bottom"/>
            <w:hideMark/>
          </w:tcPr>
          <w:p w14:paraId="704444E0"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0.94</w:t>
            </w:r>
          </w:p>
        </w:tc>
        <w:tc>
          <w:tcPr>
            <w:tcW w:w="313" w:type="pct"/>
            <w:tcBorders>
              <w:top w:val="nil"/>
              <w:left w:val="nil"/>
              <w:bottom w:val="nil"/>
            </w:tcBorders>
            <w:shd w:val="clear" w:color="auto" w:fill="auto"/>
            <w:noWrap/>
            <w:vAlign w:val="bottom"/>
            <w:hideMark/>
          </w:tcPr>
          <w:p w14:paraId="06134522"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-0.02</w:t>
            </w:r>
          </w:p>
        </w:tc>
        <w:tc>
          <w:tcPr>
            <w:tcW w:w="478" w:type="pct"/>
            <w:tcBorders>
              <w:top w:val="nil"/>
              <w:bottom w:val="nil"/>
            </w:tcBorders>
            <w:shd w:val="clear" w:color="auto" w:fill="auto"/>
            <w:noWrap/>
            <w:vAlign w:val="bottom"/>
            <w:hideMark/>
          </w:tcPr>
          <w:p w14:paraId="2C4FD14A"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-2.1%</w:t>
            </w:r>
          </w:p>
        </w:tc>
        <w:tc>
          <w:tcPr>
            <w:tcW w:w="537" w:type="pct"/>
            <w:tcBorders>
              <w:top w:val="nil"/>
              <w:bottom w:val="nil"/>
              <w:right w:val="nil"/>
            </w:tcBorders>
            <w:shd w:val="clear" w:color="auto" w:fill="auto"/>
            <w:noWrap/>
            <w:vAlign w:val="bottom"/>
            <w:hideMark/>
          </w:tcPr>
          <w:p w14:paraId="0D1CD69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c>
          <w:tcPr>
            <w:tcW w:w="309" w:type="pct"/>
            <w:tcBorders>
              <w:top w:val="nil"/>
              <w:left w:val="single" w:sz="4" w:space="0" w:color="auto"/>
              <w:bottom w:val="nil"/>
              <w:right w:val="nil"/>
            </w:tcBorders>
            <w:shd w:val="clear" w:color="auto" w:fill="auto"/>
            <w:noWrap/>
            <w:vAlign w:val="bottom"/>
            <w:hideMark/>
          </w:tcPr>
          <w:p w14:paraId="2661C02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2253</w:t>
            </w:r>
          </w:p>
        </w:tc>
        <w:tc>
          <w:tcPr>
            <w:tcW w:w="319" w:type="pct"/>
            <w:tcBorders>
              <w:top w:val="nil"/>
              <w:left w:val="nil"/>
              <w:bottom w:val="nil"/>
              <w:right w:val="nil"/>
            </w:tcBorders>
            <w:shd w:val="clear" w:color="auto" w:fill="auto"/>
            <w:noWrap/>
            <w:vAlign w:val="bottom"/>
            <w:hideMark/>
          </w:tcPr>
          <w:p w14:paraId="0F15EC85"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0.38</w:t>
            </w:r>
          </w:p>
        </w:tc>
        <w:tc>
          <w:tcPr>
            <w:tcW w:w="283" w:type="pct"/>
            <w:tcBorders>
              <w:top w:val="nil"/>
              <w:left w:val="nil"/>
              <w:bottom w:val="nil"/>
            </w:tcBorders>
            <w:shd w:val="clear" w:color="auto" w:fill="auto"/>
            <w:noWrap/>
            <w:vAlign w:val="bottom"/>
            <w:hideMark/>
          </w:tcPr>
          <w:p w14:paraId="571F54F3"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0.38</w:t>
            </w:r>
          </w:p>
        </w:tc>
        <w:tc>
          <w:tcPr>
            <w:tcW w:w="283" w:type="pct"/>
            <w:tcBorders>
              <w:top w:val="nil"/>
              <w:bottom w:val="nil"/>
            </w:tcBorders>
            <w:shd w:val="clear" w:color="auto" w:fill="auto"/>
            <w:noWrap/>
            <w:vAlign w:val="bottom"/>
            <w:hideMark/>
          </w:tcPr>
          <w:p w14:paraId="680AD5AD"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78" w:type="pct"/>
            <w:tcBorders>
              <w:top w:val="nil"/>
              <w:bottom w:val="nil"/>
            </w:tcBorders>
            <w:shd w:val="clear" w:color="auto" w:fill="auto"/>
            <w:noWrap/>
            <w:vAlign w:val="bottom"/>
            <w:hideMark/>
          </w:tcPr>
          <w:p w14:paraId="02B4412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1.6%</w:t>
            </w:r>
          </w:p>
        </w:tc>
        <w:tc>
          <w:tcPr>
            <w:tcW w:w="537" w:type="pct"/>
            <w:tcBorders>
              <w:top w:val="nil"/>
              <w:bottom w:val="nil"/>
              <w:right w:val="nil"/>
            </w:tcBorders>
            <w:shd w:val="clear" w:color="auto" w:fill="auto"/>
            <w:noWrap/>
            <w:vAlign w:val="bottom"/>
            <w:hideMark/>
          </w:tcPr>
          <w:p w14:paraId="5834B0A3"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r>
      <w:tr w:rsidR="004A51D0" w:rsidRPr="00A66355" w14:paraId="36BE03AA" w14:textId="77777777" w:rsidTr="005B6EA1">
        <w:trPr>
          <w:trHeight w:val="315"/>
        </w:trPr>
        <w:tc>
          <w:tcPr>
            <w:tcW w:w="552" w:type="pct"/>
            <w:tcBorders>
              <w:top w:val="nil"/>
              <w:left w:val="nil"/>
              <w:right w:val="nil"/>
            </w:tcBorders>
            <w:shd w:val="clear" w:color="auto" w:fill="auto"/>
            <w:noWrap/>
            <w:vAlign w:val="center"/>
            <w:hideMark/>
          </w:tcPr>
          <w:p w14:paraId="7A1E1DFA"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Partial</w:t>
            </w:r>
          </w:p>
        </w:tc>
        <w:tc>
          <w:tcPr>
            <w:tcW w:w="309" w:type="pct"/>
            <w:tcBorders>
              <w:top w:val="nil"/>
              <w:left w:val="single" w:sz="4" w:space="0" w:color="auto"/>
              <w:right w:val="nil"/>
            </w:tcBorders>
            <w:shd w:val="clear" w:color="auto" w:fill="auto"/>
            <w:noWrap/>
            <w:vAlign w:val="bottom"/>
            <w:hideMark/>
          </w:tcPr>
          <w:p w14:paraId="70710737"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278</w:t>
            </w:r>
          </w:p>
        </w:tc>
        <w:tc>
          <w:tcPr>
            <w:tcW w:w="319" w:type="pct"/>
            <w:tcBorders>
              <w:top w:val="nil"/>
              <w:left w:val="nil"/>
              <w:right w:val="nil"/>
            </w:tcBorders>
            <w:shd w:val="clear" w:color="auto" w:fill="auto"/>
            <w:noWrap/>
            <w:vAlign w:val="bottom"/>
            <w:hideMark/>
          </w:tcPr>
          <w:p w14:paraId="3B2EAB83"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1.42</w:t>
            </w:r>
          </w:p>
        </w:tc>
        <w:tc>
          <w:tcPr>
            <w:tcW w:w="283" w:type="pct"/>
            <w:tcBorders>
              <w:top w:val="nil"/>
              <w:left w:val="nil"/>
              <w:right w:val="nil"/>
            </w:tcBorders>
            <w:shd w:val="clear" w:color="auto" w:fill="auto"/>
            <w:noWrap/>
            <w:vAlign w:val="bottom"/>
            <w:hideMark/>
          </w:tcPr>
          <w:p w14:paraId="0876950A"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1.43</w:t>
            </w:r>
          </w:p>
        </w:tc>
        <w:tc>
          <w:tcPr>
            <w:tcW w:w="313" w:type="pct"/>
            <w:tcBorders>
              <w:top w:val="nil"/>
              <w:left w:val="nil"/>
            </w:tcBorders>
            <w:shd w:val="clear" w:color="auto" w:fill="auto"/>
            <w:noWrap/>
            <w:vAlign w:val="bottom"/>
            <w:hideMark/>
          </w:tcPr>
          <w:p w14:paraId="484048F2"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78" w:type="pct"/>
            <w:tcBorders>
              <w:top w:val="nil"/>
            </w:tcBorders>
            <w:shd w:val="clear" w:color="auto" w:fill="auto"/>
            <w:noWrap/>
            <w:vAlign w:val="bottom"/>
            <w:hideMark/>
          </w:tcPr>
          <w:p w14:paraId="653B3B1C"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-0.6%</w:t>
            </w:r>
          </w:p>
        </w:tc>
        <w:tc>
          <w:tcPr>
            <w:tcW w:w="537" w:type="pct"/>
            <w:tcBorders>
              <w:top w:val="nil"/>
              <w:right w:val="nil"/>
            </w:tcBorders>
            <w:shd w:val="clear" w:color="auto" w:fill="auto"/>
            <w:noWrap/>
            <w:vAlign w:val="bottom"/>
            <w:hideMark/>
          </w:tcPr>
          <w:p w14:paraId="2C57A127"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c>
          <w:tcPr>
            <w:tcW w:w="309" w:type="pct"/>
            <w:tcBorders>
              <w:top w:val="nil"/>
              <w:left w:val="single" w:sz="4" w:space="0" w:color="auto"/>
              <w:right w:val="nil"/>
            </w:tcBorders>
            <w:shd w:val="clear" w:color="auto" w:fill="auto"/>
            <w:noWrap/>
            <w:vAlign w:val="bottom"/>
            <w:hideMark/>
          </w:tcPr>
          <w:p w14:paraId="38CE11F0"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1655</w:t>
            </w:r>
          </w:p>
        </w:tc>
        <w:tc>
          <w:tcPr>
            <w:tcW w:w="319" w:type="pct"/>
            <w:tcBorders>
              <w:top w:val="nil"/>
              <w:left w:val="nil"/>
              <w:right w:val="nil"/>
            </w:tcBorders>
            <w:shd w:val="clear" w:color="auto" w:fill="auto"/>
            <w:noWrap/>
            <w:vAlign w:val="bottom"/>
            <w:hideMark/>
          </w:tcPr>
          <w:p w14:paraId="5492E393"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0.49</w:t>
            </w:r>
          </w:p>
        </w:tc>
        <w:tc>
          <w:tcPr>
            <w:tcW w:w="283" w:type="pct"/>
            <w:tcBorders>
              <w:top w:val="nil"/>
              <w:left w:val="nil"/>
            </w:tcBorders>
            <w:shd w:val="clear" w:color="auto" w:fill="auto"/>
            <w:noWrap/>
            <w:vAlign w:val="bottom"/>
            <w:hideMark/>
          </w:tcPr>
          <w:p w14:paraId="223171DE"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0.48</w:t>
            </w:r>
          </w:p>
        </w:tc>
        <w:tc>
          <w:tcPr>
            <w:tcW w:w="283" w:type="pct"/>
            <w:tcBorders>
              <w:top w:val="nil"/>
            </w:tcBorders>
            <w:shd w:val="clear" w:color="auto" w:fill="auto"/>
            <w:noWrap/>
            <w:vAlign w:val="bottom"/>
            <w:hideMark/>
          </w:tcPr>
          <w:p w14:paraId="5DEA27F7"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0.00</w:t>
            </w:r>
          </w:p>
        </w:tc>
        <w:tc>
          <w:tcPr>
            <w:tcW w:w="478" w:type="pct"/>
            <w:tcBorders>
              <w:top w:val="nil"/>
            </w:tcBorders>
            <w:shd w:val="clear" w:color="auto" w:fill="auto"/>
            <w:noWrap/>
            <w:vAlign w:val="bottom"/>
            <w:hideMark/>
          </w:tcPr>
          <w:p w14:paraId="7B0C1228"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0.7%</w:t>
            </w:r>
          </w:p>
        </w:tc>
        <w:tc>
          <w:tcPr>
            <w:tcW w:w="537" w:type="pct"/>
            <w:tcBorders>
              <w:top w:val="nil"/>
              <w:right w:val="nil"/>
            </w:tcBorders>
            <w:shd w:val="clear" w:color="auto" w:fill="auto"/>
            <w:noWrap/>
            <w:vAlign w:val="bottom"/>
            <w:hideMark/>
          </w:tcPr>
          <w:p w14:paraId="19218A29"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r>
      <w:tr w:rsidR="004A51D0" w:rsidRPr="00A66355" w14:paraId="67948F36" w14:textId="77777777" w:rsidTr="005B6EA1">
        <w:trPr>
          <w:trHeight w:val="315"/>
        </w:trPr>
        <w:tc>
          <w:tcPr>
            <w:tcW w:w="552" w:type="pct"/>
            <w:tcBorders>
              <w:top w:val="nil"/>
              <w:left w:val="nil"/>
              <w:bottom w:val="dotted" w:sz="4" w:space="0" w:color="auto"/>
              <w:right w:val="nil"/>
            </w:tcBorders>
            <w:shd w:val="clear" w:color="auto" w:fill="auto"/>
            <w:noWrap/>
            <w:vAlign w:val="center"/>
            <w:hideMark/>
          </w:tcPr>
          <w:p w14:paraId="329F5026"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Heavy</w:t>
            </w:r>
          </w:p>
        </w:tc>
        <w:tc>
          <w:tcPr>
            <w:tcW w:w="309" w:type="pct"/>
            <w:tcBorders>
              <w:top w:val="nil"/>
              <w:left w:val="single" w:sz="4" w:space="0" w:color="auto"/>
              <w:bottom w:val="dotted" w:sz="4" w:space="0" w:color="auto"/>
              <w:right w:val="nil"/>
            </w:tcBorders>
            <w:shd w:val="clear" w:color="auto" w:fill="auto"/>
            <w:noWrap/>
            <w:vAlign w:val="bottom"/>
            <w:hideMark/>
          </w:tcPr>
          <w:p w14:paraId="24D28EE8"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57</w:t>
            </w:r>
          </w:p>
        </w:tc>
        <w:tc>
          <w:tcPr>
            <w:tcW w:w="319" w:type="pct"/>
            <w:tcBorders>
              <w:top w:val="nil"/>
              <w:left w:val="nil"/>
              <w:bottom w:val="dotted" w:sz="4" w:space="0" w:color="auto"/>
              <w:right w:val="nil"/>
            </w:tcBorders>
            <w:shd w:val="clear" w:color="auto" w:fill="auto"/>
            <w:noWrap/>
            <w:vAlign w:val="bottom"/>
            <w:hideMark/>
          </w:tcPr>
          <w:p w14:paraId="3CC13099"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1.66</w:t>
            </w:r>
          </w:p>
        </w:tc>
        <w:tc>
          <w:tcPr>
            <w:tcW w:w="283" w:type="pct"/>
            <w:tcBorders>
              <w:top w:val="nil"/>
              <w:left w:val="nil"/>
              <w:bottom w:val="dotted" w:sz="4" w:space="0" w:color="auto"/>
              <w:right w:val="nil"/>
            </w:tcBorders>
            <w:shd w:val="clear" w:color="auto" w:fill="auto"/>
            <w:noWrap/>
            <w:vAlign w:val="bottom"/>
            <w:hideMark/>
          </w:tcPr>
          <w:p w14:paraId="5A724103"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1.66</w:t>
            </w:r>
          </w:p>
        </w:tc>
        <w:tc>
          <w:tcPr>
            <w:tcW w:w="313" w:type="pct"/>
            <w:tcBorders>
              <w:top w:val="nil"/>
              <w:left w:val="nil"/>
              <w:bottom w:val="dotted" w:sz="4" w:space="0" w:color="auto"/>
            </w:tcBorders>
            <w:shd w:val="clear" w:color="auto" w:fill="auto"/>
            <w:noWrap/>
            <w:vAlign w:val="bottom"/>
            <w:hideMark/>
          </w:tcPr>
          <w:p w14:paraId="6C34EB5A"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0.00</w:t>
            </w:r>
          </w:p>
        </w:tc>
        <w:tc>
          <w:tcPr>
            <w:tcW w:w="478" w:type="pct"/>
            <w:tcBorders>
              <w:top w:val="nil"/>
              <w:bottom w:val="dotted" w:sz="4" w:space="0" w:color="auto"/>
            </w:tcBorders>
            <w:shd w:val="clear" w:color="auto" w:fill="auto"/>
            <w:noWrap/>
            <w:vAlign w:val="bottom"/>
            <w:hideMark/>
          </w:tcPr>
          <w:p w14:paraId="4535BEAD"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-0.1%</w:t>
            </w:r>
          </w:p>
        </w:tc>
        <w:tc>
          <w:tcPr>
            <w:tcW w:w="537" w:type="pct"/>
            <w:tcBorders>
              <w:top w:val="nil"/>
              <w:bottom w:val="dotted" w:sz="4" w:space="0" w:color="auto"/>
              <w:right w:val="nil"/>
            </w:tcBorders>
            <w:shd w:val="clear" w:color="auto" w:fill="auto"/>
            <w:noWrap/>
            <w:vAlign w:val="bottom"/>
            <w:hideMark/>
          </w:tcPr>
          <w:p w14:paraId="39E0CABD"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c>
          <w:tcPr>
            <w:tcW w:w="309" w:type="pct"/>
            <w:tcBorders>
              <w:top w:val="nil"/>
              <w:left w:val="single" w:sz="4" w:space="0" w:color="auto"/>
              <w:bottom w:val="dotted" w:sz="4" w:space="0" w:color="auto"/>
              <w:right w:val="nil"/>
            </w:tcBorders>
            <w:shd w:val="clear" w:color="auto" w:fill="auto"/>
            <w:noWrap/>
            <w:vAlign w:val="bottom"/>
            <w:hideMark/>
          </w:tcPr>
          <w:p w14:paraId="7FCE90F8"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250</w:t>
            </w:r>
          </w:p>
        </w:tc>
        <w:tc>
          <w:tcPr>
            <w:tcW w:w="319" w:type="pct"/>
            <w:tcBorders>
              <w:top w:val="nil"/>
              <w:left w:val="nil"/>
              <w:bottom w:val="dotted" w:sz="4" w:space="0" w:color="auto"/>
              <w:right w:val="nil"/>
            </w:tcBorders>
            <w:shd w:val="clear" w:color="auto" w:fill="auto"/>
            <w:noWrap/>
            <w:vAlign w:val="bottom"/>
            <w:hideMark/>
          </w:tcPr>
          <w:p w14:paraId="329C71E8"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0.62</w:t>
            </w:r>
          </w:p>
        </w:tc>
        <w:tc>
          <w:tcPr>
            <w:tcW w:w="283" w:type="pct"/>
            <w:tcBorders>
              <w:top w:val="nil"/>
              <w:left w:val="nil"/>
              <w:bottom w:val="dotted" w:sz="4" w:space="0" w:color="auto"/>
            </w:tcBorders>
            <w:shd w:val="clear" w:color="auto" w:fill="auto"/>
            <w:noWrap/>
            <w:vAlign w:val="bottom"/>
            <w:hideMark/>
          </w:tcPr>
          <w:p w14:paraId="36CA95D7"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0.62</w:t>
            </w:r>
          </w:p>
        </w:tc>
        <w:tc>
          <w:tcPr>
            <w:tcW w:w="283" w:type="pct"/>
            <w:tcBorders>
              <w:top w:val="nil"/>
              <w:bottom w:val="dotted" w:sz="4" w:space="0" w:color="auto"/>
            </w:tcBorders>
            <w:shd w:val="clear" w:color="auto" w:fill="auto"/>
            <w:noWrap/>
            <w:vAlign w:val="bottom"/>
            <w:hideMark/>
          </w:tcPr>
          <w:p w14:paraId="14E33AAA"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0.00</w:t>
            </w:r>
          </w:p>
        </w:tc>
        <w:tc>
          <w:tcPr>
            <w:tcW w:w="478" w:type="pct"/>
            <w:tcBorders>
              <w:top w:val="nil"/>
              <w:bottom w:val="dotted" w:sz="4" w:space="0" w:color="auto"/>
            </w:tcBorders>
            <w:shd w:val="clear" w:color="auto" w:fill="auto"/>
            <w:noWrap/>
            <w:vAlign w:val="bottom"/>
            <w:hideMark/>
          </w:tcPr>
          <w:p w14:paraId="6C4E5243"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0.4%</w:t>
            </w:r>
          </w:p>
        </w:tc>
        <w:tc>
          <w:tcPr>
            <w:tcW w:w="537" w:type="pct"/>
            <w:tcBorders>
              <w:top w:val="nil"/>
              <w:bottom w:val="dotted" w:sz="4" w:space="0" w:color="auto"/>
              <w:right w:val="nil"/>
            </w:tcBorders>
            <w:shd w:val="clear" w:color="auto" w:fill="auto"/>
            <w:noWrap/>
            <w:vAlign w:val="bottom"/>
            <w:hideMark/>
          </w:tcPr>
          <w:p w14:paraId="13B6D19F"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r>
      <w:tr w:rsidR="004A51D0" w:rsidRPr="00A66355" w14:paraId="0E52CC37" w14:textId="77777777" w:rsidTr="005B6EA1">
        <w:trPr>
          <w:trHeight w:val="315"/>
        </w:trPr>
        <w:tc>
          <w:tcPr>
            <w:tcW w:w="552" w:type="pct"/>
            <w:tcBorders>
              <w:top w:val="dotted" w:sz="4" w:space="0" w:color="auto"/>
              <w:left w:val="nil"/>
              <w:bottom w:val="single" w:sz="4" w:space="0" w:color="auto"/>
              <w:right w:val="nil"/>
            </w:tcBorders>
            <w:shd w:val="clear" w:color="auto" w:fill="auto"/>
            <w:noWrap/>
            <w:vAlign w:val="bottom"/>
            <w:hideMark/>
          </w:tcPr>
          <w:p w14:paraId="4946EB46"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Total</w:t>
            </w:r>
          </w:p>
        </w:tc>
        <w:tc>
          <w:tcPr>
            <w:tcW w:w="309" w:type="pct"/>
            <w:tcBorders>
              <w:top w:val="dotted" w:sz="4" w:space="0" w:color="auto"/>
              <w:left w:val="single" w:sz="4" w:space="0" w:color="auto"/>
              <w:bottom w:val="single" w:sz="4" w:space="0" w:color="auto"/>
              <w:right w:val="nil"/>
            </w:tcBorders>
            <w:shd w:val="clear" w:color="auto" w:fill="auto"/>
            <w:noWrap/>
            <w:vAlign w:val="bottom"/>
            <w:hideMark/>
          </w:tcPr>
          <w:p w14:paraId="40BCC268"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485</w:t>
            </w:r>
          </w:p>
        </w:tc>
        <w:tc>
          <w:tcPr>
            <w:tcW w:w="319" w:type="pct"/>
            <w:tcBorders>
              <w:top w:val="dotted" w:sz="4" w:space="0" w:color="auto"/>
              <w:left w:val="nil"/>
              <w:bottom w:val="single" w:sz="4" w:space="0" w:color="auto"/>
              <w:right w:val="nil"/>
            </w:tcBorders>
            <w:shd w:val="clear" w:color="auto" w:fill="auto"/>
            <w:noWrap/>
            <w:vAlign w:val="bottom"/>
            <w:hideMark/>
          </w:tcPr>
          <w:p w14:paraId="247AF1CA"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1.30</w:t>
            </w:r>
          </w:p>
        </w:tc>
        <w:tc>
          <w:tcPr>
            <w:tcW w:w="283" w:type="pct"/>
            <w:tcBorders>
              <w:top w:val="dotted" w:sz="4" w:space="0" w:color="auto"/>
              <w:left w:val="nil"/>
              <w:bottom w:val="single" w:sz="4" w:space="0" w:color="auto"/>
              <w:right w:val="nil"/>
            </w:tcBorders>
            <w:shd w:val="clear" w:color="auto" w:fill="auto"/>
            <w:noWrap/>
            <w:vAlign w:val="bottom"/>
            <w:hideMark/>
          </w:tcPr>
          <w:p w14:paraId="1B9A9C57"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1.31</w:t>
            </w:r>
          </w:p>
        </w:tc>
        <w:tc>
          <w:tcPr>
            <w:tcW w:w="313" w:type="pct"/>
            <w:tcBorders>
              <w:top w:val="dotted" w:sz="4" w:space="0" w:color="auto"/>
              <w:left w:val="nil"/>
              <w:bottom w:val="single" w:sz="4" w:space="0" w:color="auto"/>
            </w:tcBorders>
            <w:shd w:val="clear" w:color="auto" w:fill="auto"/>
            <w:noWrap/>
            <w:vAlign w:val="bottom"/>
            <w:hideMark/>
          </w:tcPr>
          <w:p w14:paraId="156C73CD"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-0.01</w:t>
            </w:r>
          </w:p>
        </w:tc>
        <w:tc>
          <w:tcPr>
            <w:tcW w:w="478" w:type="pct"/>
            <w:tcBorders>
              <w:top w:val="dotted" w:sz="4" w:space="0" w:color="auto"/>
              <w:bottom w:val="single" w:sz="4" w:space="0" w:color="auto"/>
            </w:tcBorders>
            <w:shd w:val="clear" w:color="auto" w:fill="auto"/>
            <w:noWrap/>
            <w:vAlign w:val="bottom"/>
            <w:hideMark/>
          </w:tcPr>
          <w:p w14:paraId="7CA329CE"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-0.9%</w:t>
            </w:r>
          </w:p>
        </w:tc>
        <w:tc>
          <w:tcPr>
            <w:tcW w:w="537" w:type="pct"/>
            <w:tcBorders>
              <w:top w:val="dotted" w:sz="4" w:space="0" w:color="auto"/>
              <w:bottom w:val="single" w:sz="4" w:space="0" w:color="auto"/>
              <w:right w:val="nil"/>
            </w:tcBorders>
            <w:shd w:val="clear" w:color="auto" w:fill="auto"/>
            <w:noWrap/>
            <w:vAlign w:val="bottom"/>
            <w:hideMark/>
          </w:tcPr>
          <w:p w14:paraId="1A87B5BB"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c>
          <w:tcPr>
            <w:tcW w:w="309" w:type="pct"/>
            <w:tcBorders>
              <w:top w:val="dotted" w:sz="4" w:space="0" w:color="auto"/>
              <w:left w:val="single" w:sz="4" w:space="0" w:color="auto"/>
              <w:bottom w:val="single" w:sz="4" w:space="0" w:color="auto"/>
              <w:right w:val="nil"/>
            </w:tcBorders>
            <w:shd w:val="clear" w:color="auto" w:fill="auto"/>
            <w:noWrap/>
            <w:vAlign w:val="bottom"/>
            <w:hideMark/>
          </w:tcPr>
          <w:p w14:paraId="63537E01"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4158</w:t>
            </w:r>
          </w:p>
        </w:tc>
        <w:tc>
          <w:tcPr>
            <w:tcW w:w="319" w:type="pct"/>
            <w:tcBorders>
              <w:top w:val="dotted" w:sz="4" w:space="0" w:color="auto"/>
              <w:left w:val="nil"/>
              <w:bottom w:val="single" w:sz="4" w:space="0" w:color="auto"/>
              <w:right w:val="nil"/>
            </w:tcBorders>
            <w:shd w:val="clear" w:color="auto" w:fill="auto"/>
            <w:noWrap/>
            <w:vAlign w:val="bottom"/>
            <w:hideMark/>
          </w:tcPr>
          <w:p w14:paraId="1515D99D"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0.44</w:t>
            </w:r>
          </w:p>
        </w:tc>
        <w:tc>
          <w:tcPr>
            <w:tcW w:w="283" w:type="pct"/>
            <w:tcBorders>
              <w:top w:val="dotted" w:sz="4" w:space="0" w:color="auto"/>
              <w:left w:val="nil"/>
              <w:bottom w:val="single" w:sz="4" w:space="0" w:color="auto"/>
            </w:tcBorders>
            <w:shd w:val="clear" w:color="auto" w:fill="auto"/>
            <w:noWrap/>
            <w:vAlign w:val="bottom"/>
            <w:hideMark/>
          </w:tcPr>
          <w:p w14:paraId="024A0912"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0.44</w:t>
            </w:r>
          </w:p>
        </w:tc>
        <w:tc>
          <w:tcPr>
            <w:tcW w:w="283" w:type="pct"/>
            <w:tcBorders>
              <w:top w:val="dotted" w:sz="4" w:space="0" w:color="auto"/>
              <w:bottom w:val="single" w:sz="4" w:space="0" w:color="auto"/>
            </w:tcBorders>
            <w:shd w:val="clear" w:color="auto" w:fill="auto"/>
            <w:noWrap/>
            <w:vAlign w:val="bottom"/>
            <w:hideMark/>
          </w:tcPr>
          <w:p w14:paraId="6D4AB162"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0.00</w:t>
            </w:r>
          </w:p>
        </w:tc>
        <w:tc>
          <w:tcPr>
            <w:tcW w:w="478" w:type="pct"/>
            <w:tcBorders>
              <w:top w:val="dotted" w:sz="4" w:space="0" w:color="auto"/>
              <w:bottom w:val="single" w:sz="4" w:space="0" w:color="auto"/>
            </w:tcBorders>
            <w:shd w:val="clear" w:color="auto" w:fill="auto"/>
            <w:noWrap/>
            <w:vAlign w:val="bottom"/>
            <w:hideMark/>
          </w:tcPr>
          <w:p w14:paraId="6583DF22"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1.1%</w:t>
            </w:r>
          </w:p>
        </w:tc>
        <w:tc>
          <w:tcPr>
            <w:tcW w:w="537" w:type="pct"/>
            <w:tcBorders>
              <w:top w:val="dotted" w:sz="4" w:space="0" w:color="auto"/>
              <w:bottom w:val="single" w:sz="4" w:space="0" w:color="auto"/>
              <w:right w:val="nil"/>
            </w:tcBorders>
            <w:shd w:val="clear" w:color="auto" w:fill="auto"/>
            <w:noWrap/>
            <w:vAlign w:val="bottom"/>
            <w:hideMark/>
          </w:tcPr>
          <w:p w14:paraId="0F1406BA" w14:textId="77777777" w:rsidR="004A51D0" w:rsidRPr="00A66355" w:rsidRDefault="004A51D0" w:rsidP="004A51D0">
            <w:pPr>
              <w:spacing w:after="0" w:line="240" w:lineRule="auto"/>
              <w:jc w:val="center"/>
              <w:rPr>
                <w:rFonts w:ascii="Calibri" w:eastAsia="Times New Roman" w:hAnsi="Calibri" w:cs="Times New Roman"/>
                <w:color w:val="000000"/>
                <w:sz w:val="20"/>
                <w:szCs w:val="20"/>
              </w:rPr>
            </w:pPr>
            <w:r w:rsidRPr="00A66355">
              <w:rPr>
                <w:rFonts w:ascii="Calibri" w:eastAsia="Times New Roman" w:hAnsi="Calibri" w:cs="Times New Roman"/>
                <w:color w:val="000000"/>
                <w:sz w:val="20"/>
                <w:szCs w:val="20"/>
              </w:rPr>
              <w:t>***</w:t>
            </w:r>
          </w:p>
        </w:tc>
      </w:tr>
    </w:tbl>
    <w:p w14:paraId="02360CDA" w14:textId="77777777" w:rsidR="004A51D0" w:rsidRDefault="004A51D0" w:rsidP="005B6EA1">
      <w:pPr>
        <w:contextualSpacing/>
        <w:rPr>
          <w:rFonts w:asciiTheme="minorHAnsi" w:hAnsiTheme="minorHAnsi" w:cs="Times New Roman"/>
          <w:sz w:val="20"/>
          <w:szCs w:val="20"/>
        </w:rPr>
      </w:pPr>
      <w:r w:rsidRPr="0066125A">
        <w:rPr>
          <w:rFonts w:asciiTheme="minorHAnsi" w:hAnsiTheme="minorHAnsi" w:cs="Times New Roman"/>
          <w:sz w:val="20"/>
          <w:szCs w:val="20"/>
        </w:rPr>
        <w:t>*p&lt;0.1; **p&lt;0.05; ***p&lt;0.01</w:t>
      </w:r>
    </w:p>
    <w:p w14:paraId="66CE1F30" w14:textId="023DD6B9" w:rsidR="000178BF" w:rsidRDefault="000178BF" w:rsidP="005B6EA1">
      <w:pPr>
        <w:contextualSpacing/>
        <w:rPr>
          <w:rFonts w:asciiTheme="minorHAnsi" w:hAnsiTheme="minorHAnsi"/>
          <w:i/>
        </w:rPr>
      </w:pPr>
      <w:r>
        <w:rPr>
          <w:rFonts w:asciiTheme="minorHAnsi" w:hAnsiTheme="minorHAnsi"/>
          <w:i/>
        </w:rPr>
        <w:t>Source: Authors’ calculations.</w:t>
      </w:r>
    </w:p>
    <w:p w14:paraId="0E63C3BA" w14:textId="77777777" w:rsidR="002D53DE" w:rsidRPr="0066125A" w:rsidRDefault="002D53DE" w:rsidP="005B6EA1">
      <w:pPr>
        <w:contextualSpacing/>
        <w:rPr>
          <w:rFonts w:asciiTheme="minorHAnsi" w:hAnsiTheme="minorHAnsi" w:cs="Times New Roman"/>
          <w:sz w:val="20"/>
          <w:szCs w:val="20"/>
        </w:rPr>
      </w:pPr>
    </w:p>
    <w:p w14:paraId="4CEC58B6" w14:textId="4D72062C" w:rsidR="0038181A" w:rsidRDefault="003652DC" w:rsidP="00106042">
      <w:pPr>
        <w:spacing w:line="360" w:lineRule="auto"/>
        <w:jc w:val="both"/>
      </w:pPr>
      <w:r w:rsidRPr="00106042">
        <w:t xml:space="preserve">It was argued above that weather conditions should not influence the precision of GPS point estimates, rather it is higher level atmospheric conditions which can impact the satellite signals and influence the precision of GPS point estimates. However, the literature on GPS measurements points to weather conditions as a potential source of error. In order to address this discrepancy, all three methodological studies included a subjective measure of weather at the time of measurement, ranging from all clear to rainy. </w:t>
      </w:r>
      <w:hyperlink w:anchor="Table14" w:history="1">
        <w:r w:rsidR="00645480">
          <w:t>Table</w:t>
        </w:r>
      </w:hyperlink>
      <w:r w:rsidR="00645480">
        <w:t xml:space="preserve"> 1</w:t>
      </w:r>
      <w:ins w:id="1417" w:author="Sydney Gourlay" w:date="2016-06-17T13:32:00Z">
        <w:r w:rsidR="005870A9">
          <w:t>6</w:t>
        </w:r>
      </w:ins>
      <w:ins w:id="1418" w:author="Abhilasha Vaid" w:date="2016-06-17T15:45:00Z">
        <w:del w:id="1419" w:author="Sydney Gourlay" w:date="2016-06-17T13:32:00Z">
          <w:r w:rsidR="00367086" w:rsidDel="005870A9">
            <w:delText>8</w:delText>
          </w:r>
        </w:del>
      </w:ins>
      <w:del w:id="1420" w:author="Abhilasha Vaid" w:date="2016-06-17T15:45:00Z">
        <w:r w:rsidR="00645480" w:rsidDel="00367086">
          <w:delText>7</w:delText>
        </w:r>
      </w:del>
      <w:r w:rsidR="009C5BEF" w:rsidRPr="00106042">
        <w:t xml:space="preserve"> </w:t>
      </w:r>
      <w:r w:rsidRPr="00106042">
        <w:t>presents the mean area measurements and the associated discrepancy by weather condition.  In this case, no clear trend emerges in terms of systematic association of the differences between the two measures and weather conditions. In Ethiopia, the relative bias in measurements hovers around 2</w:t>
      </w:r>
      <w:r w:rsidR="00AA0C8C" w:rsidRPr="00106042">
        <w:t xml:space="preserve"> percent</w:t>
      </w:r>
      <w:r w:rsidRPr="00106042">
        <w:t xml:space="preserve"> for plots measured in conditions “mostly clear” or better. The descriptive statistics from Nigeria and Tanzania provide little evidence that weather conditions have an adverse effect on GPS area measurement. It should be noted that the majority of plots were measured in conditions “partly cloudy” or clearer.  </w:t>
      </w:r>
    </w:p>
    <w:p w14:paraId="4A3F9403" w14:textId="77777777" w:rsidR="00E71437" w:rsidRDefault="00E71437" w:rsidP="00106042">
      <w:pPr>
        <w:spacing w:line="360" w:lineRule="auto"/>
        <w:jc w:val="both"/>
      </w:pPr>
    </w:p>
    <w:p w14:paraId="0264C30C" w14:textId="77777777" w:rsidR="009A44BB" w:rsidRPr="00106042" w:rsidRDefault="009A44BB" w:rsidP="00106042">
      <w:pPr>
        <w:spacing w:line="360" w:lineRule="auto"/>
        <w:jc w:val="both"/>
      </w:pPr>
    </w:p>
    <w:p w14:paraId="377D06BA" w14:textId="2A63ADE9" w:rsidR="004A51D0" w:rsidRPr="0066125A" w:rsidRDefault="004A51D0" w:rsidP="004A51D0">
      <w:pPr>
        <w:rPr>
          <w:b/>
        </w:rPr>
      </w:pPr>
      <w:r w:rsidRPr="0066125A">
        <w:rPr>
          <w:b/>
        </w:rPr>
        <w:t>Table 1</w:t>
      </w:r>
      <w:ins w:id="1421" w:author="Sydney Gourlay" w:date="2016-06-17T13:33:00Z">
        <w:r w:rsidR="005870A9">
          <w:rPr>
            <w:b/>
          </w:rPr>
          <w:t>6</w:t>
        </w:r>
      </w:ins>
      <w:ins w:id="1422" w:author="Abhilasha Vaid" w:date="2016-06-17T15:45:00Z">
        <w:del w:id="1423" w:author="Sydney Gourlay" w:date="2016-06-17T13:33:00Z">
          <w:r w:rsidR="00367086" w:rsidDel="005870A9">
            <w:rPr>
              <w:b/>
            </w:rPr>
            <w:delText>8</w:delText>
          </w:r>
        </w:del>
      </w:ins>
      <w:del w:id="1424" w:author="Abhilasha Vaid" w:date="2016-06-17T15:45:00Z">
        <w:r w:rsidR="00645480" w:rsidDel="00367086">
          <w:rPr>
            <w:b/>
          </w:rPr>
          <w:delText>7</w:delText>
        </w:r>
      </w:del>
      <w:r w:rsidRPr="0066125A">
        <w:rPr>
          <w:b/>
        </w:rPr>
        <w:t xml:space="preserve"> – Bias and </w:t>
      </w:r>
      <w:r w:rsidR="00850F34">
        <w:rPr>
          <w:b/>
        </w:rPr>
        <w:t>W</w:t>
      </w:r>
      <w:r w:rsidRPr="0066125A">
        <w:rPr>
          <w:b/>
        </w:rPr>
        <w:t xml:space="preserve">eather </w:t>
      </w:r>
      <w:r w:rsidR="00850F34">
        <w:rPr>
          <w:b/>
        </w:rPr>
        <w:t>C</w:t>
      </w:r>
      <w:r w:rsidRPr="0066125A">
        <w:rPr>
          <w:b/>
        </w:rPr>
        <w:t>onditions</w:t>
      </w:r>
    </w:p>
    <w:tbl>
      <w:tblPr>
        <w:tblW w:w="5000" w:type="pct"/>
        <w:jc w:val="center"/>
        <w:tblLook w:val="04A0" w:firstRow="1" w:lastRow="0" w:firstColumn="1" w:lastColumn="0" w:noHBand="0" w:noVBand="1"/>
      </w:tblPr>
      <w:tblGrid>
        <w:gridCol w:w="1830"/>
        <w:gridCol w:w="622"/>
        <w:gridCol w:w="571"/>
        <w:gridCol w:w="571"/>
        <w:gridCol w:w="632"/>
        <w:gridCol w:w="861"/>
        <w:gridCol w:w="1082"/>
        <w:gridCol w:w="622"/>
        <w:gridCol w:w="571"/>
        <w:gridCol w:w="571"/>
        <w:gridCol w:w="571"/>
        <w:gridCol w:w="710"/>
        <w:gridCol w:w="1082"/>
      </w:tblGrid>
      <w:tr w:rsidR="004A51D0" w:rsidRPr="005B7851" w14:paraId="42ED408A" w14:textId="77777777" w:rsidTr="0066125A">
        <w:trPr>
          <w:trHeight w:val="315"/>
          <w:jc w:val="center"/>
        </w:trPr>
        <w:tc>
          <w:tcPr>
            <w:tcW w:w="699" w:type="pct"/>
            <w:vMerge w:val="restart"/>
            <w:tcBorders>
              <w:top w:val="single" w:sz="4" w:space="0" w:color="auto"/>
              <w:left w:val="nil"/>
              <w:bottom w:val="single" w:sz="4" w:space="0" w:color="000000"/>
              <w:right w:val="nil"/>
            </w:tcBorders>
            <w:shd w:val="clear" w:color="auto" w:fill="A9D5E7" w:themeFill="accent1" w:themeFillTint="66"/>
            <w:noWrap/>
            <w:vAlign w:val="center"/>
            <w:hideMark/>
          </w:tcPr>
          <w:p w14:paraId="5277E469"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Weather</w:t>
            </w:r>
          </w:p>
        </w:tc>
        <w:tc>
          <w:tcPr>
            <w:tcW w:w="2170" w:type="pct"/>
            <w:gridSpan w:val="6"/>
            <w:tcBorders>
              <w:top w:val="single" w:sz="4" w:space="0" w:color="auto"/>
              <w:left w:val="single" w:sz="4" w:space="0" w:color="auto"/>
              <w:bottom w:val="nil"/>
              <w:right w:val="single" w:sz="4" w:space="0" w:color="000000"/>
            </w:tcBorders>
            <w:shd w:val="clear" w:color="auto" w:fill="A9D5E7" w:themeFill="accent1" w:themeFillTint="66"/>
            <w:noWrap/>
            <w:vAlign w:val="bottom"/>
            <w:hideMark/>
          </w:tcPr>
          <w:p w14:paraId="5C827DFD"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Ethiopia</w:t>
            </w:r>
          </w:p>
        </w:tc>
        <w:tc>
          <w:tcPr>
            <w:tcW w:w="2131" w:type="pct"/>
            <w:gridSpan w:val="6"/>
            <w:tcBorders>
              <w:top w:val="single" w:sz="4" w:space="0" w:color="auto"/>
              <w:left w:val="nil"/>
              <w:bottom w:val="nil"/>
              <w:right w:val="nil"/>
            </w:tcBorders>
            <w:shd w:val="clear" w:color="auto" w:fill="A9D5E7" w:themeFill="accent1" w:themeFillTint="66"/>
            <w:noWrap/>
            <w:vAlign w:val="bottom"/>
            <w:hideMark/>
          </w:tcPr>
          <w:p w14:paraId="152837B1"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Tanzania</w:t>
            </w:r>
          </w:p>
        </w:tc>
      </w:tr>
      <w:tr w:rsidR="00CC5673" w:rsidRPr="005B7851" w14:paraId="65CABBB8" w14:textId="77777777" w:rsidTr="0038181A">
        <w:trPr>
          <w:trHeight w:val="630"/>
          <w:jc w:val="center"/>
        </w:trPr>
        <w:tc>
          <w:tcPr>
            <w:tcW w:w="699" w:type="pct"/>
            <w:vMerge/>
            <w:tcBorders>
              <w:top w:val="single" w:sz="4" w:space="0" w:color="auto"/>
              <w:left w:val="nil"/>
              <w:bottom w:val="single" w:sz="4" w:space="0" w:color="000000"/>
              <w:right w:val="nil"/>
            </w:tcBorders>
            <w:shd w:val="clear" w:color="auto" w:fill="A9D5E7" w:themeFill="accent1" w:themeFillTint="66"/>
            <w:vAlign w:val="center"/>
            <w:hideMark/>
          </w:tcPr>
          <w:p w14:paraId="22D1D3AA" w14:textId="77777777" w:rsidR="004A51D0" w:rsidRPr="005B7851" w:rsidRDefault="004A51D0" w:rsidP="004A51D0">
            <w:pPr>
              <w:spacing w:after="0" w:line="240" w:lineRule="auto"/>
              <w:rPr>
                <w:rFonts w:ascii="Calibri" w:eastAsia="Times New Roman" w:hAnsi="Calibri" w:cs="Times New Roman"/>
                <w:b/>
                <w:color w:val="000000"/>
                <w:sz w:val="20"/>
                <w:szCs w:val="20"/>
              </w:rPr>
            </w:pPr>
          </w:p>
        </w:tc>
        <w:tc>
          <w:tcPr>
            <w:tcW w:w="312" w:type="pct"/>
            <w:tcBorders>
              <w:top w:val="nil"/>
              <w:left w:val="single" w:sz="4" w:space="0" w:color="auto"/>
              <w:bottom w:val="single" w:sz="4" w:space="0" w:color="auto"/>
              <w:right w:val="nil"/>
            </w:tcBorders>
            <w:shd w:val="clear" w:color="auto" w:fill="A9D5E7" w:themeFill="accent1" w:themeFillTint="66"/>
            <w:noWrap/>
            <w:vAlign w:val="bottom"/>
            <w:hideMark/>
          </w:tcPr>
          <w:p w14:paraId="66B1D8F4"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N</w:t>
            </w:r>
          </w:p>
        </w:tc>
        <w:tc>
          <w:tcPr>
            <w:tcW w:w="371" w:type="pct"/>
            <w:tcBorders>
              <w:top w:val="nil"/>
              <w:left w:val="nil"/>
              <w:bottom w:val="single" w:sz="4" w:space="0" w:color="auto"/>
              <w:right w:val="nil"/>
            </w:tcBorders>
            <w:shd w:val="clear" w:color="auto" w:fill="A9D5E7" w:themeFill="accent1" w:themeFillTint="66"/>
            <w:vAlign w:val="bottom"/>
            <w:hideMark/>
          </w:tcPr>
          <w:p w14:paraId="4FDCEB52"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GPS</w:t>
            </w:r>
          </w:p>
        </w:tc>
        <w:tc>
          <w:tcPr>
            <w:tcW w:w="243" w:type="pct"/>
            <w:tcBorders>
              <w:top w:val="nil"/>
              <w:left w:val="nil"/>
              <w:bottom w:val="single" w:sz="4" w:space="0" w:color="auto"/>
              <w:right w:val="nil"/>
            </w:tcBorders>
            <w:shd w:val="clear" w:color="auto" w:fill="A9D5E7" w:themeFill="accent1" w:themeFillTint="66"/>
            <w:noWrap/>
            <w:vAlign w:val="bottom"/>
            <w:hideMark/>
          </w:tcPr>
          <w:p w14:paraId="693C8B18"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CR</w:t>
            </w:r>
          </w:p>
        </w:tc>
        <w:tc>
          <w:tcPr>
            <w:tcW w:w="243" w:type="pct"/>
            <w:tcBorders>
              <w:top w:val="nil"/>
              <w:left w:val="nil"/>
              <w:bottom w:val="single" w:sz="4" w:space="0" w:color="auto"/>
            </w:tcBorders>
            <w:shd w:val="clear" w:color="auto" w:fill="A9D5E7" w:themeFill="accent1" w:themeFillTint="66"/>
            <w:noWrap/>
            <w:vAlign w:val="bottom"/>
            <w:hideMark/>
          </w:tcPr>
          <w:p w14:paraId="52B0FD8C"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Bias</w:t>
            </w:r>
          </w:p>
        </w:tc>
        <w:tc>
          <w:tcPr>
            <w:tcW w:w="500" w:type="pct"/>
            <w:tcBorders>
              <w:top w:val="nil"/>
              <w:bottom w:val="single" w:sz="4" w:space="0" w:color="auto"/>
            </w:tcBorders>
            <w:shd w:val="clear" w:color="auto" w:fill="A9D5E7" w:themeFill="accent1" w:themeFillTint="66"/>
            <w:vAlign w:val="bottom"/>
            <w:hideMark/>
          </w:tcPr>
          <w:p w14:paraId="6AFBB7ED" w14:textId="6F44A9EB"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 xml:space="preserve">Mean </w:t>
            </w:r>
            <w:ins w:id="1425" w:author="Abhilasha Vaid" w:date="2016-06-17T14:01:00Z">
              <w:r w:rsidR="00A77C48">
                <w:rPr>
                  <w:rFonts w:ascii="Calibri" w:eastAsia="Times New Roman" w:hAnsi="Calibri" w:cs="Times New Roman"/>
                  <w:b/>
                  <w:color w:val="000000"/>
                  <w:sz w:val="20"/>
                  <w:szCs w:val="20"/>
                </w:rPr>
                <w:t>b</w:t>
              </w:r>
            </w:ins>
            <w:del w:id="1426" w:author="Abhilasha Vaid" w:date="2016-06-17T14:01:00Z">
              <w:r w:rsidRPr="005B7851" w:rsidDel="00A77C48">
                <w:rPr>
                  <w:rFonts w:ascii="Calibri" w:eastAsia="Times New Roman" w:hAnsi="Calibri" w:cs="Times New Roman"/>
                  <w:b/>
                  <w:color w:val="000000"/>
                  <w:sz w:val="20"/>
                  <w:szCs w:val="20"/>
                </w:rPr>
                <w:delText>B</w:delText>
              </w:r>
            </w:del>
            <w:r w:rsidRPr="005B7851">
              <w:rPr>
                <w:rFonts w:ascii="Calibri" w:eastAsia="Times New Roman" w:hAnsi="Calibri" w:cs="Times New Roman"/>
                <w:b/>
                <w:color w:val="000000"/>
                <w:sz w:val="20"/>
                <w:szCs w:val="20"/>
              </w:rPr>
              <w:t xml:space="preserve">ias / </w:t>
            </w:r>
            <w:ins w:id="1427" w:author="Abhilasha Vaid" w:date="2016-06-17T14:01:00Z">
              <w:r w:rsidR="00A77C48">
                <w:rPr>
                  <w:rFonts w:ascii="Calibri" w:eastAsia="Times New Roman" w:hAnsi="Calibri" w:cs="Times New Roman"/>
                  <w:b/>
                  <w:color w:val="000000"/>
                  <w:sz w:val="20"/>
                  <w:szCs w:val="20"/>
                </w:rPr>
                <w:t>m</w:t>
              </w:r>
            </w:ins>
            <w:del w:id="1428" w:author="Abhilasha Vaid" w:date="2016-06-17T14:01:00Z">
              <w:r w:rsidRPr="005B7851" w:rsidDel="00A77C48">
                <w:rPr>
                  <w:rFonts w:ascii="Calibri" w:eastAsia="Times New Roman" w:hAnsi="Calibri" w:cs="Times New Roman"/>
                  <w:b/>
                  <w:color w:val="000000"/>
                  <w:sz w:val="20"/>
                  <w:szCs w:val="20"/>
                </w:rPr>
                <w:delText>M</w:delText>
              </w:r>
            </w:del>
            <w:r w:rsidRPr="005B7851">
              <w:rPr>
                <w:rFonts w:ascii="Calibri" w:eastAsia="Times New Roman" w:hAnsi="Calibri" w:cs="Times New Roman"/>
                <w:b/>
                <w:color w:val="000000"/>
                <w:sz w:val="20"/>
                <w:szCs w:val="20"/>
              </w:rPr>
              <w:t>ean CR</w:t>
            </w:r>
          </w:p>
        </w:tc>
        <w:tc>
          <w:tcPr>
            <w:tcW w:w="500" w:type="pct"/>
            <w:tcBorders>
              <w:top w:val="nil"/>
              <w:bottom w:val="single" w:sz="4" w:space="0" w:color="auto"/>
              <w:right w:val="nil"/>
            </w:tcBorders>
            <w:shd w:val="clear" w:color="auto" w:fill="A9D5E7" w:themeFill="accent1" w:themeFillTint="66"/>
            <w:vAlign w:val="bottom"/>
            <w:hideMark/>
          </w:tcPr>
          <w:p w14:paraId="55CBF7A8"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Difference in means</w:t>
            </w:r>
          </w:p>
        </w:tc>
        <w:tc>
          <w:tcPr>
            <w:tcW w:w="274" w:type="pct"/>
            <w:tcBorders>
              <w:top w:val="nil"/>
              <w:left w:val="single" w:sz="4" w:space="0" w:color="auto"/>
              <w:bottom w:val="single" w:sz="4" w:space="0" w:color="auto"/>
              <w:right w:val="nil"/>
            </w:tcBorders>
            <w:shd w:val="clear" w:color="auto" w:fill="A9D5E7" w:themeFill="accent1" w:themeFillTint="66"/>
            <w:noWrap/>
            <w:vAlign w:val="bottom"/>
            <w:hideMark/>
          </w:tcPr>
          <w:p w14:paraId="0CE8CBEA"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N</w:t>
            </w:r>
          </w:p>
        </w:tc>
        <w:tc>
          <w:tcPr>
            <w:tcW w:w="371" w:type="pct"/>
            <w:tcBorders>
              <w:top w:val="nil"/>
              <w:left w:val="nil"/>
              <w:bottom w:val="single" w:sz="4" w:space="0" w:color="auto"/>
            </w:tcBorders>
            <w:shd w:val="clear" w:color="auto" w:fill="A9D5E7" w:themeFill="accent1" w:themeFillTint="66"/>
            <w:vAlign w:val="bottom"/>
            <w:hideMark/>
          </w:tcPr>
          <w:p w14:paraId="59E3885A"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GPS</w:t>
            </w:r>
          </w:p>
        </w:tc>
        <w:tc>
          <w:tcPr>
            <w:tcW w:w="243" w:type="pct"/>
            <w:tcBorders>
              <w:top w:val="nil"/>
              <w:bottom w:val="single" w:sz="4" w:space="0" w:color="auto"/>
            </w:tcBorders>
            <w:shd w:val="clear" w:color="auto" w:fill="A9D5E7" w:themeFill="accent1" w:themeFillTint="66"/>
            <w:noWrap/>
            <w:vAlign w:val="bottom"/>
            <w:hideMark/>
          </w:tcPr>
          <w:p w14:paraId="08F2D551"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CR</w:t>
            </w:r>
          </w:p>
        </w:tc>
        <w:tc>
          <w:tcPr>
            <w:tcW w:w="243" w:type="pct"/>
            <w:tcBorders>
              <w:top w:val="nil"/>
              <w:bottom w:val="single" w:sz="4" w:space="0" w:color="auto"/>
            </w:tcBorders>
            <w:shd w:val="clear" w:color="auto" w:fill="A9D5E7" w:themeFill="accent1" w:themeFillTint="66"/>
            <w:noWrap/>
            <w:vAlign w:val="bottom"/>
            <w:hideMark/>
          </w:tcPr>
          <w:p w14:paraId="66EE3820"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Bias</w:t>
            </w:r>
          </w:p>
        </w:tc>
        <w:tc>
          <w:tcPr>
            <w:tcW w:w="500" w:type="pct"/>
            <w:tcBorders>
              <w:top w:val="nil"/>
              <w:bottom w:val="single" w:sz="4" w:space="0" w:color="auto"/>
            </w:tcBorders>
            <w:shd w:val="clear" w:color="auto" w:fill="A9D5E7" w:themeFill="accent1" w:themeFillTint="66"/>
            <w:vAlign w:val="bottom"/>
            <w:hideMark/>
          </w:tcPr>
          <w:p w14:paraId="5BEC0A33" w14:textId="7AD2FADB" w:rsidR="004A51D0" w:rsidRPr="005B7851" w:rsidRDefault="004A51D0" w:rsidP="00FC0C54">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 xml:space="preserve">Mean </w:t>
            </w:r>
            <w:ins w:id="1429" w:author="Abhilasha Vaid" w:date="2016-06-17T14:01:00Z">
              <w:r w:rsidR="00A77C48">
                <w:rPr>
                  <w:rFonts w:ascii="Calibri" w:eastAsia="Times New Roman" w:hAnsi="Calibri" w:cs="Times New Roman"/>
                  <w:b/>
                  <w:color w:val="000000"/>
                  <w:sz w:val="20"/>
                  <w:szCs w:val="20"/>
                </w:rPr>
                <w:t>b</w:t>
              </w:r>
            </w:ins>
            <w:del w:id="1430" w:author="Abhilasha Vaid" w:date="2016-06-17T14:01:00Z">
              <w:r w:rsidRPr="005B7851" w:rsidDel="00A77C48">
                <w:rPr>
                  <w:rFonts w:ascii="Calibri" w:eastAsia="Times New Roman" w:hAnsi="Calibri" w:cs="Times New Roman"/>
                  <w:b/>
                  <w:color w:val="000000"/>
                  <w:sz w:val="20"/>
                  <w:szCs w:val="20"/>
                </w:rPr>
                <w:delText>B</w:delText>
              </w:r>
            </w:del>
            <w:r w:rsidRPr="005B7851">
              <w:rPr>
                <w:rFonts w:ascii="Calibri" w:eastAsia="Times New Roman" w:hAnsi="Calibri" w:cs="Times New Roman"/>
                <w:b/>
                <w:color w:val="000000"/>
                <w:sz w:val="20"/>
                <w:szCs w:val="20"/>
              </w:rPr>
              <w:t>ias /</w:t>
            </w:r>
            <w:ins w:id="1431" w:author="Abhilasha Vaid" w:date="2016-06-17T14:02:00Z">
              <w:r w:rsidR="00A77C48">
                <w:rPr>
                  <w:rFonts w:ascii="Calibri" w:eastAsia="Times New Roman" w:hAnsi="Calibri" w:cs="Times New Roman"/>
                  <w:b/>
                  <w:color w:val="000000"/>
                  <w:sz w:val="20"/>
                  <w:szCs w:val="20"/>
                </w:rPr>
                <w:t xml:space="preserve"> </w:t>
              </w:r>
            </w:ins>
            <w:del w:id="1432" w:author="Abhilasha Vaid" w:date="2016-06-17T14:02:00Z">
              <w:r w:rsidRPr="005B7851" w:rsidDel="00A77C48">
                <w:rPr>
                  <w:rFonts w:ascii="Calibri" w:eastAsia="Times New Roman" w:hAnsi="Calibri" w:cs="Times New Roman"/>
                  <w:b/>
                  <w:color w:val="000000"/>
                  <w:sz w:val="20"/>
                  <w:szCs w:val="20"/>
                </w:rPr>
                <w:delText xml:space="preserve"> Mean </w:delText>
              </w:r>
            </w:del>
            <w:ins w:id="1433" w:author="Abhilasha Vaid" w:date="2016-06-17T14:02:00Z">
              <w:r w:rsidR="00A77C48">
                <w:rPr>
                  <w:rFonts w:ascii="Calibri" w:eastAsia="Times New Roman" w:hAnsi="Calibri" w:cs="Times New Roman"/>
                  <w:b/>
                  <w:color w:val="000000"/>
                  <w:sz w:val="20"/>
                  <w:szCs w:val="20"/>
                </w:rPr>
                <w:t>m</w:t>
              </w:r>
              <w:r w:rsidR="00A77C48" w:rsidRPr="005B7851">
                <w:rPr>
                  <w:rFonts w:ascii="Calibri" w:eastAsia="Times New Roman" w:hAnsi="Calibri" w:cs="Times New Roman"/>
                  <w:b/>
                  <w:color w:val="000000"/>
                  <w:sz w:val="20"/>
                  <w:szCs w:val="20"/>
                </w:rPr>
                <w:t xml:space="preserve">ean </w:t>
              </w:r>
            </w:ins>
            <w:r w:rsidRPr="005B7851">
              <w:rPr>
                <w:rFonts w:ascii="Calibri" w:eastAsia="Times New Roman" w:hAnsi="Calibri" w:cs="Times New Roman"/>
                <w:b/>
                <w:color w:val="000000"/>
                <w:sz w:val="20"/>
                <w:szCs w:val="20"/>
              </w:rPr>
              <w:t>CR</w:t>
            </w:r>
          </w:p>
        </w:tc>
        <w:tc>
          <w:tcPr>
            <w:tcW w:w="500" w:type="pct"/>
            <w:tcBorders>
              <w:top w:val="nil"/>
              <w:bottom w:val="single" w:sz="4" w:space="0" w:color="auto"/>
              <w:right w:val="nil"/>
            </w:tcBorders>
            <w:shd w:val="clear" w:color="auto" w:fill="A9D5E7" w:themeFill="accent1" w:themeFillTint="66"/>
            <w:vAlign w:val="bottom"/>
            <w:hideMark/>
          </w:tcPr>
          <w:p w14:paraId="095039EC"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Difference in means</w:t>
            </w:r>
          </w:p>
        </w:tc>
      </w:tr>
      <w:tr w:rsidR="0066125A" w:rsidRPr="005B7851" w14:paraId="78945B2A" w14:textId="77777777" w:rsidTr="0066125A">
        <w:trPr>
          <w:trHeight w:val="315"/>
          <w:jc w:val="center"/>
        </w:trPr>
        <w:tc>
          <w:tcPr>
            <w:tcW w:w="699" w:type="pct"/>
            <w:tcBorders>
              <w:top w:val="nil"/>
              <w:left w:val="nil"/>
              <w:bottom w:val="nil"/>
              <w:right w:val="nil"/>
            </w:tcBorders>
            <w:shd w:val="clear" w:color="auto" w:fill="auto"/>
            <w:noWrap/>
            <w:vAlign w:val="center"/>
            <w:hideMark/>
          </w:tcPr>
          <w:p w14:paraId="2D906965" w14:textId="1E7E41E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Clear/</w:t>
            </w:r>
            <w:ins w:id="1434" w:author="Abhilasha Vaid" w:date="2016-06-17T13:07:00Z">
              <w:r w:rsidR="00D160FC">
                <w:rPr>
                  <w:rFonts w:ascii="Calibri" w:eastAsia="Times New Roman" w:hAnsi="Calibri" w:cs="Times New Roman"/>
                  <w:color w:val="000000"/>
                  <w:sz w:val="20"/>
                  <w:szCs w:val="20"/>
                </w:rPr>
                <w:t>s</w:t>
              </w:r>
            </w:ins>
            <w:del w:id="1435" w:author="Abhilasha Vaid" w:date="2016-06-17T13:07:00Z">
              <w:r w:rsidRPr="005B7851" w:rsidDel="00D160FC">
                <w:rPr>
                  <w:rFonts w:ascii="Calibri" w:eastAsia="Times New Roman" w:hAnsi="Calibri" w:cs="Times New Roman"/>
                  <w:color w:val="000000"/>
                  <w:sz w:val="20"/>
                  <w:szCs w:val="20"/>
                </w:rPr>
                <w:delText>S</w:delText>
              </w:r>
            </w:del>
            <w:r w:rsidRPr="005B7851">
              <w:rPr>
                <w:rFonts w:ascii="Calibri" w:eastAsia="Times New Roman" w:hAnsi="Calibri" w:cs="Times New Roman"/>
                <w:color w:val="000000"/>
                <w:sz w:val="20"/>
                <w:szCs w:val="20"/>
              </w:rPr>
              <w:t>unny</w:t>
            </w:r>
          </w:p>
        </w:tc>
        <w:tc>
          <w:tcPr>
            <w:tcW w:w="312" w:type="pct"/>
            <w:tcBorders>
              <w:top w:val="nil"/>
              <w:left w:val="single" w:sz="4" w:space="0" w:color="auto"/>
              <w:bottom w:val="nil"/>
              <w:right w:val="nil"/>
            </w:tcBorders>
            <w:shd w:val="clear" w:color="auto" w:fill="auto"/>
            <w:noWrap/>
            <w:vAlign w:val="bottom"/>
            <w:hideMark/>
          </w:tcPr>
          <w:p w14:paraId="18282295"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576</w:t>
            </w:r>
          </w:p>
        </w:tc>
        <w:tc>
          <w:tcPr>
            <w:tcW w:w="371" w:type="pct"/>
            <w:tcBorders>
              <w:top w:val="nil"/>
              <w:left w:val="nil"/>
              <w:bottom w:val="nil"/>
              <w:right w:val="nil"/>
            </w:tcBorders>
            <w:shd w:val="clear" w:color="auto" w:fill="auto"/>
            <w:noWrap/>
            <w:vAlign w:val="bottom"/>
            <w:hideMark/>
          </w:tcPr>
          <w:p w14:paraId="56C36E44"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0.50</w:t>
            </w:r>
          </w:p>
        </w:tc>
        <w:tc>
          <w:tcPr>
            <w:tcW w:w="243" w:type="pct"/>
            <w:tcBorders>
              <w:top w:val="nil"/>
              <w:left w:val="nil"/>
              <w:bottom w:val="nil"/>
              <w:right w:val="nil"/>
            </w:tcBorders>
            <w:shd w:val="clear" w:color="auto" w:fill="auto"/>
            <w:noWrap/>
            <w:vAlign w:val="bottom"/>
            <w:hideMark/>
          </w:tcPr>
          <w:p w14:paraId="226A1320"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0.49</w:t>
            </w:r>
          </w:p>
        </w:tc>
        <w:tc>
          <w:tcPr>
            <w:tcW w:w="243" w:type="pct"/>
            <w:tcBorders>
              <w:top w:val="nil"/>
              <w:left w:val="nil"/>
              <w:bottom w:val="nil"/>
            </w:tcBorders>
            <w:shd w:val="clear" w:color="auto" w:fill="auto"/>
            <w:noWrap/>
            <w:vAlign w:val="bottom"/>
            <w:hideMark/>
          </w:tcPr>
          <w:p w14:paraId="5A6C8618"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0.01</w:t>
            </w:r>
          </w:p>
        </w:tc>
        <w:tc>
          <w:tcPr>
            <w:tcW w:w="500" w:type="pct"/>
            <w:tcBorders>
              <w:top w:val="nil"/>
              <w:bottom w:val="nil"/>
            </w:tcBorders>
            <w:shd w:val="clear" w:color="auto" w:fill="auto"/>
            <w:noWrap/>
            <w:vAlign w:val="bottom"/>
            <w:hideMark/>
          </w:tcPr>
          <w:p w14:paraId="10612DE6"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1.9%</w:t>
            </w:r>
          </w:p>
        </w:tc>
        <w:tc>
          <w:tcPr>
            <w:tcW w:w="500" w:type="pct"/>
            <w:tcBorders>
              <w:top w:val="nil"/>
              <w:bottom w:val="nil"/>
              <w:right w:val="nil"/>
            </w:tcBorders>
            <w:shd w:val="clear" w:color="auto" w:fill="auto"/>
            <w:noWrap/>
            <w:vAlign w:val="bottom"/>
            <w:hideMark/>
          </w:tcPr>
          <w:p w14:paraId="7B2A8899"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74" w:type="pct"/>
            <w:tcBorders>
              <w:top w:val="nil"/>
              <w:left w:val="single" w:sz="4" w:space="0" w:color="auto"/>
              <w:bottom w:val="nil"/>
              <w:right w:val="nil"/>
            </w:tcBorders>
            <w:shd w:val="clear" w:color="auto" w:fill="auto"/>
            <w:noWrap/>
            <w:vAlign w:val="bottom"/>
            <w:hideMark/>
          </w:tcPr>
          <w:p w14:paraId="29C750B1"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800</w:t>
            </w:r>
          </w:p>
        </w:tc>
        <w:tc>
          <w:tcPr>
            <w:tcW w:w="371" w:type="pct"/>
            <w:tcBorders>
              <w:top w:val="nil"/>
              <w:left w:val="nil"/>
              <w:bottom w:val="nil"/>
            </w:tcBorders>
            <w:shd w:val="clear" w:color="auto" w:fill="auto"/>
            <w:noWrap/>
            <w:vAlign w:val="bottom"/>
            <w:hideMark/>
          </w:tcPr>
          <w:p w14:paraId="5E6F5A8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0.30</w:t>
            </w:r>
          </w:p>
        </w:tc>
        <w:tc>
          <w:tcPr>
            <w:tcW w:w="243" w:type="pct"/>
            <w:tcBorders>
              <w:top w:val="nil"/>
              <w:bottom w:val="nil"/>
            </w:tcBorders>
            <w:shd w:val="clear" w:color="auto" w:fill="auto"/>
            <w:noWrap/>
            <w:vAlign w:val="bottom"/>
            <w:hideMark/>
          </w:tcPr>
          <w:p w14:paraId="70F20BF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0.29</w:t>
            </w:r>
          </w:p>
        </w:tc>
        <w:tc>
          <w:tcPr>
            <w:tcW w:w="243" w:type="pct"/>
            <w:tcBorders>
              <w:top w:val="nil"/>
              <w:bottom w:val="nil"/>
            </w:tcBorders>
            <w:shd w:val="clear" w:color="auto" w:fill="auto"/>
            <w:noWrap/>
            <w:vAlign w:val="bottom"/>
            <w:hideMark/>
          </w:tcPr>
          <w:p w14:paraId="10C30CA2"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0.01</w:t>
            </w:r>
          </w:p>
        </w:tc>
        <w:tc>
          <w:tcPr>
            <w:tcW w:w="500" w:type="pct"/>
            <w:tcBorders>
              <w:top w:val="nil"/>
              <w:bottom w:val="nil"/>
            </w:tcBorders>
            <w:shd w:val="clear" w:color="auto" w:fill="auto"/>
            <w:noWrap/>
            <w:vAlign w:val="bottom"/>
            <w:hideMark/>
          </w:tcPr>
          <w:p w14:paraId="25C851FC"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3.3%</w:t>
            </w:r>
          </w:p>
        </w:tc>
        <w:tc>
          <w:tcPr>
            <w:tcW w:w="500" w:type="pct"/>
            <w:tcBorders>
              <w:top w:val="nil"/>
              <w:bottom w:val="nil"/>
              <w:right w:val="nil"/>
            </w:tcBorders>
            <w:shd w:val="clear" w:color="auto" w:fill="auto"/>
            <w:noWrap/>
            <w:vAlign w:val="bottom"/>
            <w:hideMark/>
          </w:tcPr>
          <w:p w14:paraId="10FDEDB1"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r>
      <w:tr w:rsidR="0066125A" w:rsidRPr="005B7851" w14:paraId="250DF69C" w14:textId="77777777" w:rsidTr="0066125A">
        <w:trPr>
          <w:trHeight w:val="315"/>
          <w:jc w:val="center"/>
        </w:trPr>
        <w:tc>
          <w:tcPr>
            <w:tcW w:w="699" w:type="pct"/>
            <w:tcBorders>
              <w:top w:val="nil"/>
              <w:left w:val="nil"/>
              <w:bottom w:val="nil"/>
              <w:right w:val="nil"/>
            </w:tcBorders>
            <w:shd w:val="clear" w:color="auto" w:fill="auto"/>
            <w:noWrap/>
            <w:vAlign w:val="center"/>
            <w:hideMark/>
          </w:tcPr>
          <w:p w14:paraId="6E7A5F7A" w14:textId="6CB2F3F0"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 xml:space="preserve">Mostly </w:t>
            </w:r>
            <w:ins w:id="1436" w:author="Abhilasha Vaid" w:date="2016-06-17T13:07:00Z">
              <w:r w:rsidR="00D160FC">
                <w:rPr>
                  <w:rFonts w:ascii="Calibri" w:eastAsia="Times New Roman" w:hAnsi="Calibri" w:cs="Times New Roman"/>
                  <w:color w:val="000000"/>
                  <w:sz w:val="20"/>
                  <w:szCs w:val="20"/>
                </w:rPr>
                <w:t>c</w:t>
              </w:r>
            </w:ins>
            <w:del w:id="1437" w:author="Abhilasha Vaid" w:date="2016-06-17T13:07:00Z">
              <w:r w:rsidRPr="005B7851" w:rsidDel="00D160FC">
                <w:rPr>
                  <w:rFonts w:ascii="Calibri" w:eastAsia="Times New Roman" w:hAnsi="Calibri" w:cs="Times New Roman"/>
                  <w:color w:val="000000"/>
                  <w:sz w:val="20"/>
                  <w:szCs w:val="20"/>
                </w:rPr>
                <w:delText>C</w:delText>
              </w:r>
            </w:del>
            <w:r w:rsidRPr="005B7851">
              <w:rPr>
                <w:rFonts w:ascii="Calibri" w:eastAsia="Times New Roman" w:hAnsi="Calibri" w:cs="Times New Roman"/>
                <w:color w:val="000000"/>
                <w:sz w:val="20"/>
                <w:szCs w:val="20"/>
              </w:rPr>
              <w:t>lear</w:t>
            </w:r>
          </w:p>
        </w:tc>
        <w:tc>
          <w:tcPr>
            <w:tcW w:w="312" w:type="pct"/>
            <w:tcBorders>
              <w:top w:val="nil"/>
              <w:left w:val="single" w:sz="4" w:space="0" w:color="auto"/>
              <w:bottom w:val="nil"/>
              <w:right w:val="nil"/>
            </w:tcBorders>
            <w:shd w:val="clear" w:color="auto" w:fill="auto"/>
            <w:noWrap/>
            <w:vAlign w:val="bottom"/>
            <w:hideMark/>
          </w:tcPr>
          <w:p w14:paraId="67ADCA06"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733</w:t>
            </w:r>
          </w:p>
        </w:tc>
        <w:tc>
          <w:tcPr>
            <w:tcW w:w="371" w:type="pct"/>
            <w:tcBorders>
              <w:top w:val="nil"/>
              <w:left w:val="nil"/>
              <w:bottom w:val="nil"/>
              <w:right w:val="nil"/>
            </w:tcBorders>
            <w:shd w:val="clear" w:color="auto" w:fill="auto"/>
            <w:noWrap/>
            <w:vAlign w:val="bottom"/>
            <w:hideMark/>
          </w:tcPr>
          <w:p w14:paraId="112C2804"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0.33</w:t>
            </w:r>
          </w:p>
        </w:tc>
        <w:tc>
          <w:tcPr>
            <w:tcW w:w="243" w:type="pct"/>
            <w:tcBorders>
              <w:top w:val="nil"/>
              <w:left w:val="nil"/>
              <w:bottom w:val="nil"/>
              <w:right w:val="nil"/>
            </w:tcBorders>
            <w:shd w:val="clear" w:color="auto" w:fill="auto"/>
            <w:noWrap/>
            <w:vAlign w:val="bottom"/>
            <w:hideMark/>
          </w:tcPr>
          <w:p w14:paraId="6607E124"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0.33</w:t>
            </w:r>
          </w:p>
        </w:tc>
        <w:tc>
          <w:tcPr>
            <w:tcW w:w="243" w:type="pct"/>
            <w:tcBorders>
              <w:top w:val="nil"/>
              <w:left w:val="nil"/>
              <w:bottom w:val="nil"/>
            </w:tcBorders>
            <w:shd w:val="clear" w:color="auto" w:fill="auto"/>
            <w:noWrap/>
            <w:vAlign w:val="bottom"/>
            <w:hideMark/>
          </w:tcPr>
          <w:p w14:paraId="57550B0D"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0.01</w:t>
            </w:r>
          </w:p>
        </w:tc>
        <w:tc>
          <w:tcPr>
            <w:tcW w:w="500" w:type="pct"/>
            <w:tcBorders>
              <w:top w:val="nil"/>
              <w:bottom w:val="nil"/>
            </w:tcBorders>
            <w:shd w:val="clear" w:color="auto" w:fill="auto"/>
            <w:noWrap/>
            <w:vAlign w:val="bottom"/>
            <w:hideMark/>
          </w:tcPr>
          <w:p w14:paraId="7495DDEB"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2.0%</w:t>
            </w:r>
          </w:p>
        </w:tc>
        <w:tc>
          <w:tcPr>
            <w:tcW w:w="500" w:type="pct"/>
            <w:tcBorders>
              <w:top w:val="nil"/>
              <w:bottom w:val="nil"/>
              <w:right w:val="nil"/>
            </w:tcBorders>
            <w:shd w:val="clear" w:color="auto" w:fill="auto"/>
            <w:noWrap/>
            <w:vAlign w:val="bottom"/>
            <w:hideMark/>
          </w:tcPr>
          <w:p w14:paraId="346F654D"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74" w:type="pct"/>
            <w:tcBorders>
              <w:top w:val="nil"/>
              <w:left w:val="single" w:sz="4" w:space="0" w:color="auto"/>
              <w:bottom w:val="nil"/>
              <w:right w:val="nil"/>
            </w:tcBorders>
            <w:shd w:val="clear" w:color="auto" w:fill="auto"/>
            <w:noWrap/>
            <w:vAlign w:val="bottom"/>
            <w:hideMark/>
          </w:tcPr>
          <w:p w14:paraId="308E083A"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217</w:t>
            </w:r>
          </w:p>
        </w:tc>
        <w:tc>
          <w:tcPr>
            <w:tcW w:w="371" w:type="pct"/>
            <w:tcBorders>
              <w:top w:val="nil"/>
              <w:left w:val="nil"/>
              <w:bottom w:val="nil"/>
            </w:tcBorders>
            <w:shd w:val="clear" w:color="auto" w:fill="auto"/>
            <w:noWrap/>
            <w:vAlign w:val="bottom"/>
            <w:hideMark/>
          </w:tcPr>
          <w:p w14:paraId="53DE56F6"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0.28</w:t>
            </w:r>
          </w:p>
        </w:tc>
        <w:tc>
          <w:tcPr>
            <w:tcW w:w="243" w:type="pct"/>
            <w:tcBorders>
              <w:top w:val="nil"/>
              <w:bottom w:val="nil"/>
            </w:tcBorders>
            <w:shd w:val="clear" w:color="auto" w:fill="auto"/>
            <w:noWrap/>
            <w:vAlign w:val="bottom"/>
            <w:hideMark/>
          </w:tcPr>
          <w:p w14:paraId="13BAF68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0.27</w:t>
            </w:r>
          </w:p>
        </w:tc>
        <w:tc>
          <w:tcPr>
            <w:tcW w:w="243" w:type="pct"/>
            <w:tcBorders>
              <w:top w:val="nil"/>
              <w:bottom w:val="nil"/>
            </w:tcBorders>
            <w:shd w:val="clear" w:color="auto" w:fill="auto"/>
            <w:noWrap/>
            <w:vAlign w:val="bottom"/>
            <w:hideMark/>
          </w:tcPr>
          <w:p w14:paraId="0691819A"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0.00</w:t>
            </w:r>
          </w:p>
        </w:tc>
        <w:tc>
          <w:tcPr>
            <w:tcW w:w="500" w:type="pct"/>
            <w:tcBorders>
              <w:top w:val="nil"/>
              <w:bottom w:val="nil"/>
            </w:tcBorders>
            <w:shd w:val="clear" w:color="auto" w:fill="auto"/>
            <w:noWrap/>
            <w:vAlign w:val="bottom"/>
            <w:hideMark/>
          </w:tcPr>
          <w:p w14:paraId="1725A686"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1.3%</w:t>
            </w:r>
          </w:p>
        </w:tc>
        <w:tc>
          <w:tcPr>
            <w:tcW w:w="500" w:type="pct"/>
            <w:tcBorders>
              <w:top w:val="nil"/>
              <w:bottom w:val="nil"/>
              <w:right w:val="nil"/>
            </w:tcBorders>
            <w:shd w:val="clear" w:color="auto" w:fill="auto"/>
            <w:noWrap/>
            <w:vAlign w:val="bottom"/>
            <w:hideMark/>
          </w:tcPr>
          <w:p w14:paraId="1A72114A"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r>
      <w:tr w:rsidR="0066125A" w:rsidRPr="005B7851" w14:paraId="0C70861F" w14:textId="77777777" w:rsidTr="0066125A">
        <w:trPr>
          <w:trHeight w:val="315"/>
          <w:jc w:val="center"/>
        </w:trPr>
        <w:tc>
          <w:tcPr>
            <w:tcW w:w="699" w:type="pct"/>
            <w:tcBorders>
              <w:top w:val="nil"/>
              <w:left w:val="nil"/>
              <w:bottom w:val="nil"/>
              <w:right w:val="nil"/>
            </w:tcBorders>
            <w:shd w:val="clear" w:color="auto" w:fill="auto"/>
            <w:noWrap/>
            <w:vAlign w:val="center"/>
            <w:hideMark/>
          </w:tcPr>
          <w:p w14:paraId="23BA9764" w14:textId="284520CB"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 xml:space="preserve">Partly </w:t>
            </w:r>
            <w:ins w:id="1438" w:author="Abhilasha Vaid" w:date="2016-06-17T13:07:00Z">
              <w:r w:rsidR="00D160FC">
                <w:rPr>
                  <w:rFonts w:ascii="Calibri" w:eastAsia="Times New Roman" w:hAnsi="Calibri" w:cs="Times New Roman"/>
                  <w:color w:val="000000"/>
                  <w:sz w:val="20"/>
                  <w:szCs w:val="20"/>
                </w:rPr>
                <w:t>c</w:t>
              </w:r>
            </w:ins>
            <w:del w:id="1439" w:author="Abhilasha Vaid" w:date="2016-06-17T13:07:00Z">
              <w:r w:rsidRPr="005B7851" w:rsidDel="00D160FC">
                <w:rPr>
                  <w:rFonts w:ascii="Calibri" w:eastAsia="Times New Roman" w:hAnsi="Calibri" w:cs="Times New Roman"/>
                  <w:color w:val="000000"/>
                  <w:sz w:val="20"/>
                  <w:szCs w:val="20"/>
                </w:rPr>
                <w:delText>C</w:delText>
              </w:r>
            </w:del>
            <w:r w:rsidRPr="005B7851">
              <w:rPr>
                <w:rFonts w:ascii="Calibri" w:eastAsia="Times New Roman" w:hAnsi="Calibri" w:cs="Times New Roman"/>
                <w:color w:val="000000"/>
                <w:sz w:val="20"/>
                <w:szCs w:val="20"/>
              </w:rPr>
              <w:t>loudy</w:t>
            </w:r>
          </w:p>
        </w:tc>
        <w:tc>
          <w:tcPr>
            <w:tcW w:w="312" w:type="pct"/>
            <w:tcBorders>
              <w:top w:val="nil"/>
              <w:left w:val="single" w:sz="4" w:space="0" w:color="auto"/>
              <w:bottom w:val="nil"/>
              <w:right w:val="nil"/>
            </w:tcBorders>
            <w:shd w:val="clear" w:color="auto" w:fill="auto"/>
            <w:noWrap/>
            <w:vAlign w:val="bottom"/>
            <w:hideMark/>
          </w:tcPr>
          <w:p w14:paraId="484E8D34"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334</w:t>
            </w:r>
          </w:p>
        </w:tc>
        <w:tc>
          <w:tcPr>
            <w:tcW w:w="371" w:type="pct"/>
            <w:tcBorders>
              <w:top w:val="nil"/>
              <w:left w:val="nil"/>
              <w:bottom w:val="nil"/>
              <w:right w:val="nil"/>
            </w:tcBorders>
            <w:shd w:val="clear" w:color="auto" w:fill="auto"/>
            <w:noWrap/>
            <w:vAlign w:val="bottom"/>
            <w:hideMark/>
          </w:tcPr>
          <w:p w14:paraId="088BCE60"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0.32</w:t>
            </w:r>
          </w:p>
        </w:tc>
        <w:tc>
          <w:tcPr>
            <w:tcW w:w="243" w:type="pct"/>
            <w:tcBorders>
              <w:top w:val="nil"/>
              <w:left w:val="nil"/>
              <w:bottom w:val="nil"/>
              <w:right w:val="nil"/>
            </w:tcBorders>
            <w:shd w:val="clear" w:color="auto" w:fill="auto"/>
            <w:noWrap/>
            <w:vAlign w:val="bottom"/>
            <w:hideMark/>
          </w:tcPr>
          <w:p w14:paraId="7678DB1D"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0.31</w:t>
            </w:r>
          </w:p>
        </w:tc>
        <w:tc>
          <w:tcPr>
            <w:tcW w:w="243" w:type="pct"/>
            <w:tcBorders>
              <w:top w:val="nil"/>
              <w:left w:val="nil"/>
              <w:bottom w:val="nil"/>
            </w:tcBorders>
            <w:shd w:val="clear" w:color="auto" w:fill="auto"/>
            <w:noWrap/>
            <w:vAlign w:val="bottom"/>
            <w:hideMark/>
          </w:tcPr>
          <w:p w14:paraId="157AE81D"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0.00</w:t>
            </w:r>
          </w:p>
        </w:tc>
        <w:tc>
          <w:tcPr>
            <w:tcW w:w="500" w:type="pct"/>
            <w:tcBorders>
              <w:top w:val="nil"/>
              <w:bottom w:val="nil"/>
            </w:tcBorders>
            <w:shd w:val="clear" w:color="auto" w:fill="auto"/>
            <w:noWrap/>
            <w:vAlign w:val="bottom"/>
            <w:hideMark/>
          </w:tcPr>
          <w:p w14:paraId="27276EB0"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0.6%</w:t>
            </w:r>
          </w:p>
        </w:tc>
        <w:tc>
          <w:tcPr>
            <w:tcW w:w="500" w:type="pct"/>
            <w:tcBorders>
              <w:top w:val="nil"/>
              <w:bottom w:val="nil"/>
              <w:right w:val="nil"/>
            </w:tcBorders>
            <w:shd w:val="clear" w:color="auto" w:fill="auto"/>
            <w:noWrap/>
            <w:vAlign w:val="bottom"/>
            <w:hideMark/>
          </w:tcPr>
          <w:p w14:paraId="2ECE1AB9"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74" w:type="pct"/>
            <w:tcBorders>
              <w:top w:val="nil"/>
              <w:left w:val="single" w:sz="4" w:space="0" w:color="auto"/>
              <w:bottom w:val="nil"/>
              <w:right w:val="nil"/>
            </w:tcBorders>
            <w:shd w:val="clear" w:color="auto" w:fill="auto"/>
            <w:noWrap/>
            <w:vAlign w:val="bottom"/>
            <w:hideMark/>
          </w:tcPr>
          <w:p w14:paraId="33E3FB4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705</w:t>
            </w:r>
          </w:p>
        </w:tc>
        <w:tc>
          <w:tcPr>
            <w:tcW w:w="371" w:type="pct"/>
            <w:tcBorders>
              <w:top w:val="nil"/>
              <w:left w:val="nil"/>
              <w:bottom w:val="nil"/>
            </w:tcBorders>
            <w:shd w:val="clear" w:color="auto" w:fill="auto"/>
            <w:noWrap/>
            <w:vAlign w:val="bottom"/>
            <w:hideMark/>
          </w:tcPr>
          <w:p w14:paraId="4C2CBFD8"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0.25</w:t>
            </w:r>
          </w:p>
        </w:tc>
        <w:tc>
          <w:tcPr>
            <w:tcW w:w="243" w:type="pct"/>
            <w:tcBorders>
              <w:top w:val="nil"/>
              <w:bottom w:val="nil"/>
            </w:tcBorders>
            <w:shd w:val="clear" w:color="auto" w:fill="auto"/>
            <w:noWrap/>
            <w:vAlign w:val="bottom"/>
            <w:hideMark/>
          </w:tcPr>
          <w:p w14:paraId="6BC89982"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0.24</w:t>
            </w:r>
          </w:p>
        </w:tc>
        <w:tc>
          <w:tcPr>
            <w:tcW w:w="243" w:type="pct"/>
            <w:tcBorders>
              <w:top w:val="nil"/>
              <w:bottom w:val="nil"/>
            </w:tcBorders>
            <w:shd w:val="clear" w:color="auto" w:fill="auto"/>
            <w:noWrap/>
            <w:vAlign w:val="bottom"/>
            <w:hideMark/>
          </w:tcPr>
          <w:p w14:paraId="09B5FA7B"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0.01</w:t>
            </w:r>
          </w:p>
        </w:tc>
        <w:tc>
          <w:tcPr>
            <w:tcW w:w="500" w:type="pct"/>
            <w:tcBorders>
              <w:top w:val="nil"/>
              <w:bottom w:val="nil"/>
            </w:tcBorders>
            <w:shd w:val="clear" w:color="auto" w:fill="auto"/>
            <w:noWrap/>
            <w:vAlign w:val="bottom"/>
            <w:hideMark/>
          </w:tcPr>
          <w:p w14:paraId="2556E3AD"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2.8%</w:t>
            </w:r>
          </w:p>
        </w:tc>
        <w:tc>
          <w:tcPr>
            <w:tcW w:w="500" w:type="pct"/>
            <w:tcBorders>
              <w:top w:val="nil"/>
              <w:bottom w:val="nil"/>
              <w:right w:val="nil"/>
            </w:tcBorders>
            <w:shd w:val="clear" w:color="auto" w:fill="auto"/>
            <w:noWrap/>
            <w:vAlign w:val="bottom"/>
            <w:hideMark/>
          </w:tcPr>
          <w:p w14:paraId="11693705"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r>
      <w:tr w:rsidR="0066125A" w:rsidRPr="005B7851" w14:paraId="7C9534F8" w14:textId="77777777" w:rsidTr="0066125A">
        <w:trPr>
          <w:trHeight w:val="315"/>
          <w:jc w:val="center"/>
        </w:trPr>
        <w:tc>
          <w:tcPr>
            <w:tcW w:w="699" w:type="pct"/>
            <w:tcBorders>
              <w:top w:val="nil"/>
              <w:left w:val="nil"/>
              <w:bottom w:val="nil"/>
              <w:right w:val="nil"/>
            </w:tcBorders>
            <w:shd w:val="clear" w:color="auto" w:fill="auto"/>
            <w:noWrap/>
            <w:vAlign w:val="center"/>
            <w:hideMark/>
          </w:tcPr>
          <w:p w14:paraId="53D61BCB" w14:textId="7F07E715"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 xml:space="preserve">Mostly </w:t>
            </w:r>
            <w:ins w:id="1440" w:author="Abhilasha Vaid" w:date="2016-06-17T13:07:00Z">
              <w:r w:rsidR="00D160FC">
                <w:rPr>
                  <w:rFonts w:ascii="Calibri" w:eastAsia="Times New Roman" w:hAnsi="Calibri" w:cs="Times New Roman"/>
                  <w:color w:val="000000"/>
                  <w:sz w:val="20"/>
                  <w:szCs w:val="20"/>
                </w:rPr>
                <w:t>c</w:t>
              </w:r>
            </w:ins>
            <w:del w:id="1441" w:author="Abhilasha Vaid" w:date="2016-06-17T13:07:00Z">
              <w:r w:rsidRPr="005B7851" w:rsidDel="00D160FC">
                <w:rPr>
                  <w:rFonts w:ascii="Calibri" w:eastAsia="Times New Roman" w:hAnsi="Calibri" w:cs="Times New Roman"/>
                  <w:color w:val="000000"/>
                  <w:sz w:val="20"/>
                  <w:szCs w:val="20"/>
                </w:rPr>
                <w:delText>C</w:delText>
              </w:r>
            </w:del>
            <w:r w:rsidRPr="005B7851">
              <w:rPr>
                <w:rFonts w:ascii="Calibri" w:eastAsia="Times New Roman" w:hAnsi="Calibri" w:cs="Times New Roman"/>
                <w:color w:val="000000"/>
                <w:sz w:val="20"/>
                <w:szCs w:val="20"/>
              </w:rPr>
              <w:t>loudy</w:t>
            </w:r>
          </w:p>
        </w:tc>
        <w:tc>
          <w:tcPr>
            <w:tcW w:w="312" w:type="pct"/>
            <w:tcBorders>
              <w:top w:val="nil"/>
              <w:left w:val="single" w:sz="4" w:space="0" w:color="auto"/>
              <w:bottom w:val="nil"/>
              <w:right w:val="nil"/>
            </w:tcBorders>
            <w:shd w:val="clear" w:color="auto" w:fill="auto"/>
            <w:noWrap/>
            <w:vAlign w:val="bottom"/>
            <w:hideMark/>
          </w:tcPr>
          <w:p w14:paraId="57F50DF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94</w:t>
            </w:r>
          </w:p>
        </w:tc>
        <w:tc>
          <w:tcPr>
            <w:tcW w:w="371" w:type="pct"/>
            <w:tcBorders>
              <w:top w:val="nil"/>
              <w:left w:val="nil"/>
              <w:bottom w:val="nil"/>
              <w:right w:val="nil"/>
            </w:tcBorders>
            <w:shd w:val="clear" w:color="auto" w:fill="auto"/>
            <w:noWrap/>
            <w:vAlign w:val="bottom"/>
            <w:hideMark/>
          </w:tcPr>
          <w:p w14:paraId="6F269B8B"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0.34</w:t>
            </w:r>
          </w:p>
        </w:tc>
        <w:tc>
          <w:tcPr>
            <w:tcW w:w="243" w:type="pct"/>
            <w:tcBorders>
              <w:top w:val="nil"/>
              <w:left w:val="nil"/>
              <w:bottom w:val="nil"/>
              <w:right w:val="nil"/>
            </w:tcBorders>
            <w:shd w:val="clear" w:color="auto" w:fill="auto"/>
            <w:noWrap/>
            <w:vAlign w:val="bottom"/>
            <w:hideMark/>
          </w:tcPr>
          <w:p w14:paraId="372A0E45"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0.34</w:t>
            </w:r>
          </w:p>
        </w:tc>
        <w:tc>
          <w:tcPr>
            <w:tcW w:w="243" w:type="pct"/>
            <w:tcBorders>
              <w:top w:val="nil"/>
              <w:left w:val="nil"/>
              <w:bottom w:val="nil"/>
            </w:tcBorders>
            <w:shd w:val="clear" w:color="auto" w:fill="auto"/>
            <w:noWrap/>
            <w:vAlign w:val="bottom"/>
            <w:hideMark/>
          </w:tcPr>
          <w:p w14:paraId="637240C2"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0.00</w:t>
            </w:r>
          </w:p>
        </w:tc>
        <w:tc>
          <w:tcPr>
            <w:tcW w:w="500" w:type="pct"/>
            <w:tcBorders>
              <w:top w:val="nil"/>
              <w:bottom w:val="nil"/>
            </w:tcBorders>
            <w:shd w:val="clear" w:color="auto" w:fill="auto"/>
            <w:noWrap/>
            <w:vAlign w:val="bottom"/>
            <w:hideMark/>
          </w:tcPr>
          <w:p w14:paraId="312B4E8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-0.1%</w:t>
            </w:r>
          </w:p>
        </w:tc>
        <w:tc>
          <w:tcPr>
            <w:tcW w:w="500" w:type="pct"/>
            <w:tcBorders>
              <w:top w:val="nil"/>
              <w:bottom w:val="nil"/>
              <w:right w:val="nil"/>
            </w:tcBorders>
            <w:shd w:val="clear" w:color="auto" w:fill="auto"/>
            <w:noWrap/>
            <w:vAlign w:val="bottom"/>
            <w:hideMark/>
          </w:tcPr>
          <w:p w14:paraId="657195F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74" w:type="pct"/>
            <w:tcBorders>
              <w:top w:val="nil"/>
              <w:left w:val="single" w:sz="4" w:space="0" w:color="auto"/>
              <w:bottom w:val="nil"/>
              <w:right w:val="nil"/>
            </w:tcBorders>
            <w:shd w:val="clear" w:color="auto" w:fill="auto"/>
            <w:noWrap/>
            <w:vAlign w:val="bottom"/>
            <w:hideMark/>
          </w:tcPr>
          <w:p w14:paraId="51942D81"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76</w:t>
            </w:r>
          </w:p>
        </w:tc>
        <w:tc>
          <w:tcPr>
            <w:tcW w:w="371" w:type="pct"/>
            <w:tcBorders>
              <w:top w:val="nil"/>
              <w:left w:val="nil"/>
              <w:bottom w:val="nil"/>
            </w:tcBorders>
            <w:shd w:val="clear" w:color="auto" w:fill="auto"/>
            <w:noWrap/>
            <w:vAlign w:val="bottom"/>
            <w:hideMark/>
          </w:tcPr>
          <w:p w14:paraId="3CA28DD9"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0.22</w:t>
            </w:r>
          </w:p>
        </w:tc>
        <w:tc>
          <w:tcPr>
            <w:tcW w:w="243" w:type="pct"/>
            <w:tcBorders>
              <w:top w:val="nil"/>
              <w:bottom w:val="nil"/>
            </w:tcBorders>
            <w:shd w:val="clear" w:color="auto" w:fill="auto"/>
            <w:noWrap/>
            <w:vAlign w:val="bottom"/>
            <w:hideMark/>
          </w:tcPr>
          <w:p w14:paraId="43288B75"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0.21</w:t>
            </w:r>
          </w:p>
        </w:tc>
        <w:tc>
          <w:tcPr>
            <w:tcW w:w="243" w:type="pct"/>
            <w:tcBorders>
              <w:top w:val="nil"/>
              <w:bottom w:val="nil"/>
            </w:tcBorders>
            <w:shd w:val="clear" w:color="auto" w:fill="auto"/>
            <w:noWrap/>
            <w:vAlign w:val="bottom"/>
            <w:hideMark/>
          </w:tcPr>
          <w:p w14:paraId="057AE83D"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0.01</w:t>
            </w:r>
          </w:p>
        </w:tc>
        <w:tc>
          <w:tcPr>
            <w:tcW w:w="500" w:type="pct"/>
            <w:tcBorders>
              <w:top w:val="nil"/>
              <w:bottom w:val="nil"/>
            </w:tcBorders>
            <w:shd w:val="clear" w:color="auto" w:fill="auto"/>
            <w:noWrap/>
            <w:vAlign w:val="bottom"/>
            <w:hideMark/>
          </w:tcPr>
          <w:p w14:paraId="572C32B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3.1%</w:t>
            </w:r>
          </w:p>
        </w:tc>
        <w:tc>
          <w:tcPr>
            <w:tcW w:w="500" w:type="pct"/>
            <w:tcBorders>
              <w:top w:val="nil"/>
              <w:bottom w:val="nil"/>
              <w:right w:val="nil"/>
            </w:tcBorders>
            <w:shd w:val="clear" w:color="auto" w:fill="auto"/>
            <w:noWrap/>
            <w:vAlign w:val="bottom"/>
            <w:hideMark/>
          </w:tcPr>
          <w:p w14:paraId="55A380E8"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r>
      <w:tr w:rsidR="004A51D0" w:rsidRPr="005B7851" w14:paraId="71FAD56B" w14:textId="77777777" w:rsidTr="005B6EA1">
        <w:trPr>
          <w:trHeight w:val="315"/>
          <w:jc w:val="center"/>
        </w:trPr>
        <w:tc>
          <w:tcPr>
            <w:tcW w:w="699" w:type="pct"/>
            <w:tcBorders>
              <w:top w:val="nil"/>
              <w:left w:val="nil"/>
              <w:right w:val="nil"/>
            </w:tcBorders>
            <w:shd w:val="clear" w:color="auto" w:fill="auto"/>
            <w:noWrap/>
            <w:vAlign w:val="center"/>
            <w:hideMark/>
          </w:tcPr>
          <w:p w14:paraId="031E157E" w14:textId="6D38FA93"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 xml:space="preserve">Completely </w:t>
            </w:r>
            <w:ins w:id="1442" w:author="Abhilasha Vaid" w:date="2016-06-17T13:07:00Z">
              <w:r w:rsidR="00D160FC">
                <w:rPr>
                  <w:rFonts w:ascii="Calibri" w:eastAsia="Times New Roman" w:hAnsi="Calibri" w:cs="Times New Roman"/>
                  <w:color w:val="000000"/>
                  <w:sz w:val="20"/>
                  <w:szCs w:val="20"/>
                </w:rPr>
                <w:t>c</w:t>
              </w:r>
            </w:ins>
            <w:del w:id="1443" w:author="Abhilasha Vaid" w:date="2016-06-17T13:07:00Z">
              <w:r w:rsidRPr="005B7851" w:rsidDel="00D160FC">
                <w:rPr>
                  <w:rFonts w:ascii="Calibri" w:eastAsia="Times New Roman" w:hAnsi="Calibri" w:cs="Times New Roman"/>
                  <w:color w:val="000000"/>
                  <w:sz w:val="20"/>
                  <w:szCs w:val="20"/>
                </w:rPr>
                <w:delText>C</w:delText>
              </w:r>
            </w:del>
            <w:r w:rsidRPr="005B7851">
              <w:rPr>
                <w:rFonts w:ascii="Calibri" w:eastAsia="Times New Roman" w:hAnsi="Calibri" w:cs="Times New Roman"/>
                <w:color w:val="000000"/>
                <w:sz w:val="20"/>
                <w:szCs w:val="20"/>
              </w:rPr>
              <w:t>loudy</w:t>
            </w:r>
          </w:p>
        </w:tc>
        <w:tc>
          <w:tcPr>
            <w:tcW w:w="312" w:type="pct"/>
            <w:tcBorders>
              <w:top w:val="nil"/>
              <w:left w:val="single" w:sz="4" w:space="0" w:color="auto"/>
              <w:right w:val="nil"/>
            </w:tcBorders>
            <w:shd w:val="clear" w:color="auto" w:fill="auto"/>
            <w:noWrap/>
            <w:vAlign w:val="bottom"/>
            <w:hideMark/>
          </w:tcPr>
          <w:p w14:paraId="342B3EF1"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371" w:type="pct"/>
            <w:tcBorders>
              <w:top w:val="nil"/>
              <w:left w:val="nil"/>
              <w:right w:val="nil"/>
            </w:tcBorders>
            <w:shd w:val="clear" w:color="auto" w:fill="auto"/>
            <w:noWrap/>
            <w:vAlign w:val="bottom"/>
            <w:hideMark/>
          </w:tcPr>
          <w:p w14:paraId="7A1A77EB"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43" w:type="pct"/>
            <w:tcBorders>
              <w:top w:val="nil"/>
              <w:left w:val="nil"/>
              <w:right w:val="nil"/>
            </w:tcBorders>
            <w:shd w:val="clear" w:color="auto" w:fill="auto"/>
            <w:noWrap/>
            <w:vAlign w:val="bottom"/>
            <w:hideMark/>
          </w:tcPr>
          <w:p w14:paraId="64777771"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43" w:type="pct"/>
            <w:tcBorders>
              <w:top w:val="nil"/>
              <w:left w:val="nil"/>
            </w:tcBorders>
            <w:shd w:val="clear" w:color="auto" w:fill="auto"/>
            <w:noWrap/>
            <w:vAlign w:val="bottom"/>
            <w:hideMark/>
          </w:tcPr>
          <w:p w14:paraId="562E1AAB"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500" w:type="pct"/>
            <w:tcBorders>
              <w:top w:val="nil"/>
            </w:tcBorders>
            <w:shd w:val="clear" w:color="auto" w:fill="auto"/>
            <w:noWrap/>
            <w:vAlign w:val="bottom"/>
            <w:hideMark/>
          </w:tcPr>
          <w:p w14:paraId="41C1EC2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500" w:type="pct"/>
            <w:tcBorders>
              <w:top w:val="nil"/>
              <w:right w:val="nil"/>
            </w:tcBorders>
            <w:shd w:val="clear" w:color="auto" w:fill="auto"/>
            <w:noWrap/>
            <w:vAlign w:val="bottom"/>
            <w:hideMark/>
          </w:tcPr>
          <w:p w14:paraId="478EADA7"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74" w:type="pct"/>
            <w:tcBorders>
              <w:top w:val="nil"/>
              <w:left w:val="single" w:sz="4" w:space="0" w:color="auto"/>
              <w:right w:val="nil"/>
            </w:tcBorders>
            <w:shd w:val="clear" w:color="auto" w:fill="auto"/>
            <w:noWrap/>
            <w:vAlign w:val="bottom"/>
            <w:hideMark/>
          </w:tcPr>
          <w:p w14:paraId="47A8ACB2"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41</w:t>
            </w:r>
          </w:p>
        </w:tc>
        <w:tc>
          <w:tcPr>
            <w:tcW w:w="371" w:type="pct"/>
            <w:tcBorders>
              <w:top w:val="nil"/>
              <w:left w:val="nil"/>
            </w:tcBorders>
            <w:shd w:val="clear" w:color="auto" w:fill="auto"/>
            <w:noWrap/>
            <w:vAlign w:val="bottom"/>
            <w:hideMark/>
          </w:tcPr>
          <w:p w14:paraId="2CF5F804"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0.26</w:t>
            </w:r>
          </w:p>
        </w:tc>
        <w:tc>
          <w:tcPr>
            <w:tcW w:w="243" w:type="pct"/>
            <w:tcBorders>
              <w:top w:val="nil"/>
            </w:tcBorders>
            <w:shd w:val="clear" w:color="auto" w:fill="auto"/>
            <w:noWrap/>
            <w:vAlign w:val="bottom"/>
            <w:hideMark/>
          </w:tcPr>
          <w:p w14:paraId="733872A3"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0.25</w:t>
            </w:r>
          </w:p>
        </w:tc>
        <w:tc>
          <w:tcPr>
            <w:tcW w:w="243" w:type="pct"/>
            <w:tcBorders>
              <w:top w:val="nil"/>
            </w:tcBorders>
            <w:shd w:val="clear" w:color="auto" w:fill="auto"/>
            <w:noWrap/>
            <w:vAlign w:val="bottom"/>
            <w:hideMark/>
          </w:tcPr>
          <w:p w14:paraId="5792D877"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0.00</w:t>
            </w:r>
          </w:p>
        </w:tc>
        <w:tc>
          <w:tcPr>
            <w:tcW w:w="500" w:type="pct"/>
            <w:tcBorders>
              <w:top w:val="nil"/>
            </w:tcBorders>
            <w:shd w:val="clear" w:color="auto" w:fill="auto"/>
            <w:noWrap/>
            <w:vAlign w:val="bottom"/>
            <w:hideMark/>
          </w:tcPr>
          <w:p w14:paraId="378733C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2.0%</w:t>
            </w:r>
          </w:p>
        </w:tc>
        <w:tc>
          <w:tcPr>
            <w:tcW w:w="500" w:type="pct"/>
            <w:tcBorders>
              <w:top w:val="nil"/>
              <w:right w:val="nil"/>
            </w:tcBorders>
            <w:shd w:val="clear" w:color="auto" w:fill="auto"/>
            <w:noWrap/>
            <w:vAlign w:val="bottom"/>
            <w:hideMark/>
          </w:tcPr>
          <w:p w14:paraId="58DB5939"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r>
      <w:tr w:rsidR="004A51D0" w:rsidRPr="005B7851" w14:paraId="318A338B" w14:textId="77777777" w:rsidTr="005B6EA1">
        <w:trPr>
          <w:trHeight w:val="315"/>
          <w:jc w:val="center"/>
        </w:trPr>
        <w:tc>
          <w:tcPr>
            <w:tcW w:w="699" w:type="pct"/>
            <w:tcBorders>
              <w:top w:val="nil"/>
              <w:left w:val="nil"/>
              <w:bottom w:val="dotted" w:sz="4" w:space="0" w:color="auto"/>
              <w:right w:val="nil"/>
            </w:tcBorders>
            <w:shd w:val="clear" w:color="auto" w:fill="auto"/>
            <w:noWrap/>
            <w:vAlign w:val="center"/>
            <w:hideMark/>
          </w:tcPr>
          <w:p w14:paraId="3EDA516C"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Rainy</w:t>
            </w:r>
          </w:p>
        </w:tc>
        <w:tc>
          <w:tcPr>
            <w:tcW w:w="312" w:type="pct"/>
            <w:tcBorders>
              <w:top w:val="nil"/>
              <w:left w:val="single" w:sz="4" w:space="0" w:color="auto"/>
              <w:bottom w:val="dotted" w:sz="4" w:space="0" w:color="auto"/>
              <w:right w:val="nil"/>
            </w:tcBorders>
            <w:shd w:val="clear" w:color="auto" w:fill="auto"/>
            <w:noWrap/>
            <w:vAlign w:val="bottom"/>
            <w:hideMark/>
          </w:tcPr>
          <w:p w14:paraId="58727745"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371" w:type="pct"/>
            <w:tcBorders>
              <w:top w:val="nil"/>
              <w:left w:val="nil"/>
              <w:bottom w:val="dotted" w:sz="4" w:space="0" w:color="auto"/>
              <w:right w:val="nil"/>
            </w:tcBorders>
            <w:shd w:val="clear" w:color="auto" w:fill="auto"/>
            <w:noWrap/>
            <w:vAlign w:val="bottom"/>
            <w:hideMark/>
          </w:tcPr>
          <w:p w14:paraId="3A568681"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43" w:type="pct"/>
            <w:tcBorders>
              <w:top w:val="nil"/>
              <w:left w:val="nil"/>
              <w:bottom w:val="dotted" w:sz="4" w:space="0" w:color="auto"/>
              <w:right w:val="nil"/>
            </w:tcBorders>
            <w:shd w:val="clear" w:color="auto" w:fill="auto"/>
            <w:noWrap/>
            <w:vAlign w:val="bottom"/>
            <w:hideMark/>
          </w:tcPr>
          <w:p w14:paraId="2472E70B"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43" w:type="pct"/>
            <w:tcBorders>
              <w:top w:val="nil"/>
              <w:left w:val="nil"/>
              <w:bottom w:val="dotted" w:sz="4" w:space="0" w:color="auto"/>
            </w:tcBorders>
            <w:shd w:val="clear" w:color="auto" w:fill="auto"/>
            <w:noWrap/>
            <w:vAlign w:val="bottom"/>
            <w:hideMark/>
          </w:tcPr>
          <w:p w14:paraId="67166537"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500" w:type="pct"/>
            <w:tcBorders>
              <w:top w:val="nil"/>
              <w:bottom w:val="dotted" w:sz="4" w:space="0" w:color="auto"/>
            </w:tcBorders>
            <w:shd w:val="clear" w:color="auto" w:fill="auto"/>
            <w:noWrap/>
            <w:vAlign w:val="bottom"/>
            <w:hideMark/>
          </w:tcPr>
          <w:p w14:paraId="6135CF1D"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500" w:type="pct"/>
            <w:tcBorders>
              <w:top w:val="nil"/>
              <w:bottom w:val="dotted" w:sz="4" w:space="0" w:color="auto"/>
              <w:right w:val="nil"/>
            </w:tcBorders>
            <w:shd w:val="clear" w:color="auto" w:fill="auto"/>
            <w:noWrap/>
            <w:vAlign w:val="bottom"/>
            <w:hideMark/>
          </w:tcPr>
          <w:p w14:paraId="68576718"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74" w:type="pct"/>
            <w:tcBorders>
              <w:top w:val="nil"/>
              <w:left w:val="single" w:sz="4" w:space="0" w:color="auto"/>
              <w:bottom w:val="dotted" w:sz="4" w:space="0" w:color="auto"/>
              <w:right w:val="nil"/>
            </w:tcBorders>
            <w:shd w:val="clear" w:color="auto" w:fill="auto"/>
            <w:noWrap/>
            <w:vAlign w:val="bottom"/>
            <w:hideMark/>
          </w:tcPr>
          <w:p w14:paraId="7C1B0292"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69</w:t>
            </w:r>
          </w:p>
        </w:tc>
        <w:tc>
          <w:tcPr>
            <w:tcW w:w="371" w:type="pct"/>
            <w:tcBorders>
              <w:top w:val="nil"/>
              <w:left w:val="nil"/>
              <w:bottom w:val="dotted" w:sz="4" w:space="0" w:color="auto"/>
            </w:tcBorders>
            <w:shd w:val="clear" w:color="auto" w:fill="auto"/>
            <w:noWrap/>
            <w:vAlign w:val="bottom"/>
            <w:hideMark/>
          </w:tcPr>
          <w:p w14:paraId="333E88BC"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0.29</w:t>
            </w:r>
          </w:p>
        </w:tc>
        <w:tc>
          <w:tcPr>
            <w:tcW w:w="243" w:type="pct"/>
            <w:tcBorders>
              <w:top w:val="nil"/>
              <w:bottom w:val="dotted" w:sz="4" w:space="0" w:color="auto"/>
            </w:tcBorders>
            <w:shd w:val="clear" w:color="auto" w:fill="auto"/>
            <w:noWrap/>
            <w:vAlign w:val="bottom"/>
            <w:hideMark/>
          </w:tcPr>
          <w:p w14:paraId="01106B25"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0.28</w:t>
            </w:r>
          </w:p>
        </w:tc>
        <w:tc>
          <w:tcPr>
            <w:tcW w:w="243" w:type="pct"/>
            <w:tcBorders>
              <w:top w:val="nil"/>
              <w:bottom w:val="dotted" w:sz="4" w:space="0" w:color="auto"/>
            </w:tcBorders>
            <w:shd w:val="clear" w:color="auto" w:fill="auto"/>
            <w:noWrap/>
            <w:vAlign w:val="bottom"/>
            <w:hideMark/>
          </w:tcPr>
          <w:p w14:paraId="6DEB0B8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0.01</w:t>
            </w:r>
          </w:p>
        </w:tc>
        <w:tc>
          <w:tcPr>
            <w:tcW w:w="500" w:type="pct"/>
            <w:tcBorders>
              <w:top w:val="nil"/>
              <w:bottom w:val="dotted" w:sz="4" w:space="0" w:color="auto"/>
            </w:tcBorders>
            <w:shd w:val="clear" w:color="auto" w:fill="auto"/>
            <w:noWrap/>
            <w:vAlign w:val="bottom"/>
            <w:hideMark/>
          </w:tcPr>
          <w:p w14:paraId="6D2751BA"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2.7%</w:t>
            </w:r>
          </w:p>
        </w:tc>
        <w:tc>
          <w:tcPr>
            <w:tcW w:w="500" w:type="pct"/>
            <w:tcBorders>
              <w:top w:val="nil"/>
              <w:bottom w:val="dotted" w:sz="4" w:space="0" w:color="auto"/>
              <w:right w:val="nil"/>
            </w:tcBorders>
            <w:shd w:val="clear" w:color="auto" w:fill="auto"/>
            <w:noWrap/>
            <w:vAlign w:val="bottom"/>
            <w:hideMark/>
          </w:tcPr>
          <w:p w14:paraId="18773DCA"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r>
      <w:tr w:rsidR="004A51D0" w:rsidRPr="005B7851" w14:paraId="5ADB5539" w14:textId="77777777" w:rsidTr="005B6EA1">
        <w:trPr>
          <w:trHeight w:val="315"/>
          <w:jc w:val="center"/>
        </w:trPr>
        <w:tc>
          <w:tcPr>
            <w:tcW w:w="699" w:type="pct"/>
            <w:tcBorders>
              <w:top w:val="dotted" w:sz="4" w:space="0" w:color="auto"/>
              <w:left w:val="nil"/>
              <w:bottom w:val="single" w:sz="4" w:space="0" w:color="auto"/>
              <w:right w:val="nil"/>
            </w:tcBorders>
            <w:shd w:val="clear" w:color="auto" w:fill="auto"/>
            <w:noWrap/>
            <w:vAlign w:val="bottom"/>
            <w:hideMark/>
          </w:tcPr>
          <w:p w14:paraId="1DE82813"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Total</w:t>
            </w:r>
          </w:p>
        </w:tc>
        <w:tc>
          <w:tcPr>
            <w:tcW w:w="312" w:type="pct"/>
            <w:tcBorders>
              <w:top w:val="dotted" w:sz="4" w:space="0" w:color="auto"/>
              <w:left w:val="single" w:sz="4" w:space="0" w:color="auto"/>
              <w:bottom w:val="single" w:sz="4" w:space="0" w:color="auto"/>
              <w:right w:val="nil"/>
            </w:tcBorders>
            <w:shd w:val="clear" w:color="auto" w:fill="auto"/>
            <w:noWrap/>
            <w:vAlign w:val="bottom"/>
            <w:hideMark/>
          </w:tcPr>
          <w:p w14:paraId="6E562CCD"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1765</w:t>
            </w:r>
          </w:p>
        </w:tc>
        <w:tc>
          <w:tcPr>
            <w:tcW w:w="371" w:type="pct"/>
            <w:tcBorders>
              <w:top w:val="dotted" w:sz="4" w:space="0" w:color="auto"/>
              <w:left w:val="nil"/>
              <w:bottom w:val="single" w:sz="4" w:space="0" w:color="auto"/>
              <w:right w:val="nil"/>
            </w:tcBorders>
            <w:shd w:val="clear" w:color="auto" w:fill="auto"/>
            <w:noWrap/>
            <w:vAlign w:val="bottom"/>
            <w:hideMark/>
          </w:tcPr>
          <w:p w14:paraId="7B01B4B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0.38</w:t>
            </w:r>
          </w:p>
        </w:tc>
        <w:tc>
          <w:tcPr>
            <w:tcW w:w="243" w:type="pct"/>
            <w:tcBorders>
              <w:top w:val="dotted" w:sz="4" w:space="0" w:color="auto"/>
              <w:left w:val="nil"/>
              <w:bottom w:val="single" w:sz="4" w:space="0" w:color="auto"/>
              <w:right w:val="nil"/>
            </w:tcBorders>
            <w:shd w:val="clear" w:color="auto" w:fill="auto"/>
            <w:noWrap/>
            <w:vAlign w:val="bottom"/>
            <w:hideMark/>
          </w:tcPr>
          <w:p w14:paraId="0B800265"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0.38</w:t>
            </w:r>
          </w:p>
        </w:tc>
        <w:tc>
          <w:tcPr>
            <w:tcW w:w="243" w:type="pct"/>
            <w:tcBorders>
              <w:top w:val="dotted" w:sz="4" w:space="0" w:color="auto"/>
              <w:left w:val="nil"/>
              <w:bottom w:val="single" w:sz="4" w:space="0" w:color="auto"/>
            </w:tcBorders>
            <w:shd w:val="clear" w:color="auto" w:fill="auto"/>
            <w:noWrap/>
            <w:vAlign w:val="bottom"/>
            <w:hideMark/>
          </w:tcPr>
          <w:p w14:paraId="48E88BAC"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0.01</w:t>
            </w:r>
          </w:p>
        </w:tc>
        <w:tc>
          <w:tcPr>
            <w:tcW w:w="500" w:type="pct"/>
            <w:tcBorders>
              <w:top w:val="dotted" w:sz="4" w:space="0" w:color="auto"/>
              <w:bottom w:val="single" w:sz="4" w:space="0" w:color="auto"/>
            </w:tcBorders>
            <w:shd w:val="clear" w:color="auto" w:fill="auto"/>
            <w:noWrap/>
            <w:vAlign w:val="bottom"/>
            <w:hideMark/>
          </w:tcPr>
          <w:p w14:paraId="1C431B0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1.7%</w:t>
            </w:r>
          </w:p>
        </w:tc>
        <w:tc>
          <w:tcPr>
            <w:tcW w:w="500" w:type="pct"/>
            <w:tcBorders>
              <w:top w:val="dotted" w:sz="4" w:space="0" w:color="auto"/>
              <w:bottom w:val="single" w:sz="4" w:space="0" w:color="auto"/>
              <w:right w:val="nil"/>
            </w:tcBorders>
            <w:shd w:val="clear" w:color="auto" w:fill="auto"/>
            <w:noWrap/>
            <w:vAlign w:val="bottom"/>
            <w:hideMark/>
          </w:tcPr>
          <w:p w14:paraId="5571AC32"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74" w:type="pct"/>
            <w:tcBorders>
              <w:top w:val="dotted" w:sz="4" w:space="0" w:color="auto"/>
              <w:left w:val="single" w:sz="4" w:space="0" w:color="auto"/>
              <w:bottom w:val="single" w:sz="4" w:space="0" w:color="auto"/>
              <w:right w:val="nil"/>
            </w:tcBorders>
            <w:shd w:val="clear" w:color="auto" w:fill="auto"/>
            <w:noWrap/>
            <w:vAlign w:val="bottom"/>
            <w:hideMark/>
          </w:tcPr>
          <w:p w14:paraId="04E7D847"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1908</w:t>
            </w:r>
          </w:p>
        </w:tc>
        <w:tc>
          <w:tcPr>
            <w:tcW w:w="371" w:type="pct"/>
            <w:tcBorders>
              <w:top w:val="dotted" w:sz="4" w:space="0" w:color="auto"/>
              <w:left w:val="nil"/>
              <w:bottom w:val="single" w:sz="4" w:space="0" w:color="auto"/>
            </w:tcBorders>
            <w:shd w:val="clear" w:color="auto" w:fill="auto"/>
            <w:noWrap/>
            <w:vAlign w:val="bottom"/>
            <w:hideMark/>
          </w:tcPr>
          <w:p w14:paraId="4D60D4AA"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0.28</w:t>
            </w:r>
          </w:p>
        </w:tc>
        <w:tc>
          <w:tcPr>
            <w:tcW w:w="243" w:type="pct"/>
            <w:tcBorders>
              <w:top w:val="dotted" w:sz="4" w:space="0" w:color="auto"/>
              <w:bottom w:val="single" w:sz="4" w:space="0" w:color="auto"/>
            </w:tcBorders>
            <w:shd w:val="clear" w:color="auto" w:fill="auto"/>
            <w:noWrap/>
            <w:vAlign w:val="bottom"/>
            <w:hideMark/>
          </w:tcPr>
          <w:p w14:paraId="16CB526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0.27</w:t>
            </w:r>
          </w:p>
        </w:tc>
        <w:tc>
          <w:tcPr>
            <w:tcW w:w="243" w:type="pct"/>
            <w:tcBorders>
              <w:top w:val="dotted" w:sz="4" w:space="0" w:color="auto"/>
              <w:bottom w:val="single" w:sz="4" w:space="0" w:color="auto"/>
            </w:tcBorders>
            <w:shd w:val="clear" w:color="auto" w:fill="auto"/>
            <w:noWrap/>
            <w:vAlign w:val="bottom"/>
            <w:hideMark/>
          </w:tcPr>
          <w:p w14:paraId="1126032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0.01</w:t>
            </w:r>
          </w:p>
        </w:tc>
        <w:tc>
          <w:tcPr>
            <w:tcW w:w="500" w:type="pct"/>
            <w:tcBorders>
              <w:top w:val="dotted" w:sz="4" w:space="0" w:color="auto"/>
              <w:bottom w:val="single" w:sz="4" w:space="0" w:color="auto"/>
            </w:tcBorders>
            <w:shd w:val="clear" w:color="auto" w:fill="auto"/>
            <w:noWrap/>
            <w:vAlign w:val="bottom"/>
            <w:hideMark/>
          </w:tcPr>
          <w:p w14:paraId="7A54BE8B"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2.9%</w:t>
            </w:r>
          </w:p>
        </w:tc>
        <w:tc>
          <w:tcPr>
            <w:tcW w:w="500" w:type="pct"/>
            <w:tcBorders>
              <w:top w:val="dotted" w:sz="4" w:space="0" w:color="auto"/>
              <w:bottom w:val="single" w:sz="4" w:space="0" w:color="auto"/>
              <w:right w:val="nil"/>
            </w:tcBorders>
            <w:shd w:val="clear" w:color="auto" w:fill="auto"/>
            <w:noWrap/>
            <w:vAlign w:val="bottom"/>
            <w:hideMark/>
          </w:tcPr>
          <w:p w14:paraId="201EDB9A"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r>
      <w:tr w:rsidR="004A51D0" w:rsidRPr="005B7851" w14:paraId="469DDAF7" w14:textId="77777777" w:rsidTr="0066125A">
        <w:trPr>
          <w:trHeight w:val="315"/>
          <w:jc w:val="center"/>
        </w:trPr>
        <w:tc>
          <w:tcPr>
            <w:tcW w:w="699" w:type="pct"/>
            <w:vMerge w:val="restart"/>
            <w:tcBorders>
              <w:top w:val="single" w:sz="4" w:space="0" w:color="auto"/>
              <w:left w:val="nil"/>
              <w:bottom w:val="single" w:sz="4" w:space="0" w:color="000000"/>
              <w:right w:val="nil"/>
            </w:tcBorders>
            <w:shd w:val="clear" w:color="auto" w:fill="A9D5E7" w:themeFill="accent1" w:themeFillTint="66"/>
            <w:noWrap/>
            <w:vAlign w:val="center"/>
            <w:hideMark/>
          </w:tcPr>
          <w:p w14:paraId="2B6140FA"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Weather</w:t>
            </w:r>
          </w:p>
        </w:tc>
        <w:tc>
          <w:tcPr>
            <w:tcW w:w="2170" w:type="pct"/>
            <w:gridSpan w:val="6"/>
            <w:tcBorders>
              <w:top w:val="single" w:sz="4" w:space="0" w:color="auto"/>
              <w:left w:val="single" w:sz="4" w:space="0" w:color="auto"/>
              <w:bottom w:val="nil"/>
              <w:right w:val="single" w:sz="4" w:space="0" w:color="000000"/>
            </w:tcBorders>
            <w:shd w:val="clear" w:color="auto" w:fill="A9D5E7" w:themeFill="accent1" w:themeFillTint="66"/>
            <w:noWrap/>
            <w:vAlign w:val="bottom"/>
            <w:hideMark/>
          </w:tcPr>
          <w:p w14:paraId="4D06856B"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Nigeria</w:t>
            </w:r>
          </w:p>
        </w:tc>
        <w:tc>
          <w:tcPr>
            <w:tcW w:w="2131" w:type="pct"/>
            <w:gridSpan w:val="6"/>
            <w:tcBorders>
              <w:top w:val="single" w:sz="4" w:space="0" w:color="auto"/>
              <w:left w:val="nil"/>
              <w:bottom w:val="nil"/>
              <w:right w:val="nil"/>
            </w:tcBorders>
            <w:shd w:val="clear" w:color="auto" w:fill="A9D5E7" w:themeFill="accent1" w:themeFillTint="66"/>
            <w:noWrap/>
            <w:vAlign w:val="bottom"/>
            <w:hideMark/>
          </w:tcPr>
          <w:p w14:paraId="0E394878"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Pooled</w:t>
            </w:r>
          </w:p>
        </w:tc>
      </w:tr>
      <w:tr w:rsidR="00CC5673" w:rsidRPr="005B7851" w14:paraId="24C5FBAC" w14:textId="77777777" w:rsidTr="0038181A">
        <w:trPr>
          <w:trHeight w:val="630"/>
          <w:jc w:val="center"/>
        </w:trPr>
        <w:tc>
          <w:tcPr>
            <w:tcW w:w="699" w:type="pct"/>
            <w:vMerge/>
            <w:tcBorders>
              <w:top w:val="single" w:sz="4" w:space="0" w:color="auto"/>
              <w:left w:val="nil"/>
              <w:bottom w:val="single" w:sz="4" w:space="0" w:color="000000"/>
              <w:right w:val="nil"/>
            </w:tcBorders>
            <w:shd w:val="clear" w:color="auto" w:fill="A9D5E7" w:themeFill="accent1" w:themeFillTint="66"/>
            <w:vAlign w:val="center"/>
            <w:hideMark/>
          </w:tcPr>
          <w:p w14:paraId="30E6187D" w14:textId="77777777" w:rsidR="004A51D0" w:rsidRPr="005B7851" w:rsidRDefault="004A51D0" w:rsidP="004A51D0">
            <w:pPr>
              <w:spacing w:after="0" w:line="240" w:lineRule="auto"/>
              <w:rPr>
                <w:rFonts w:ascii="Calibri" w:eastAsia="Times New Roman" w:hAnsi="Calibri" w:cs="Times New Roman"/>
                <w:b/>
                <w:color w:val="000000"/>
                <w:sz w:val="20"/>
                <w:szCs w:val="20"/>
              </w:rPr>
            </w:pPr>
          </w:p>
        </w:tc>
        <w:tc>
          <w:tcPr>
            <w:tcW w:w="312" w:type="pct"/>
            <w:tcBorders>
              <w:top w:val="nil"/>
              <w:left w:val="single" w:sz="4" w:space="0" w:color="auto"/>
              <w:bottom w:val="single" w:sz="4" w:space="0" w:color="auto"/>
              <w:right w:val="nil"/>
            </w:tcBorders>
            <w:shd w:val="clear" w:color="auto" w:fill="A9D5E7" w:themeFill="accent1" w:themeFillTint="66"/>
            <w:noWrap/>
            <w:vAlign w:val="bottom"/>
            <w:hideMark/>
          </w:tcPr>
          <w:p w14:paraId="06463653"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N</w:t>
            </w:r>
          </w:p>
        </w:tc>
        <w:tc>
          <w:tcPr>
            <w:tcW w:w="371" w:type="pct"/>
            <w:tcBorders>
              <w:top w:val="nil"/>
              <w:left w:val="nil"/>
              <w:bottom w:val="single" w:sz="4" w:space="0" w:color="auto"/>
              <w:right w:val="nil"/>
            </w:tcBorders>
            <w:shd w:val="clear" w:color="auto" w:fill="A9D5E7" w:themeFill="accent1" w:themeFillTint="66"/>
            <w:vAlign w:val="bottom"/>
            <w:hideMark/>
          </w:tcPr>
          <w:p w14:paraId="4E9EC97F"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GPS</w:t>
            </w:r>
          </w:p>
        </w:tc>
        <w:tc>
          <w:tcPr>
            <w:tcW w:w="243" w:type="pct"/>
            <w:tcBorders>
              <w:top w:val="nil"/>
              <w:left w:val="nil"/>
              <w:bottom w:val="single" w:sz="4" w:space="0" w:color="auto"/>
              <w:right w:val="nil"/>
            </w:tcBorders>
            <w:shd w:val="clear" w:color="auto" w:fill="A9D5E7" w:themeFill="accent1" w:themeFillTint="66"/>
            <w:noWrap/>
            <w:vAlign w:val="bottom"/>
            <w:hideMark/>
          </w:tcPr>
          <w:p w14:paraId="3CA4E195"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CR</w:t>
            </w:r>
          </w:p>
        </w:tc>
        <w:tc>
          <w:tcPr>
            <w:tcW w:w="243" w:type="pct"/>
            <w:tcBorders>
              <w:top w:val="nil"/>
              <w:left w:val="nil"/>
              <w:bottom w:val="single" w:sz="4" w:space="0" w:color="auto"/>
            </w:tcBorders>
            <w:shd w:val="clear" w:color="auto" w:fill="A9D5E7" w:themeFill="accent1" w:themeFillTint="66"/>
            <w:noWrap/>
            <w:vAlign w:val="bottom"/>
            <w:hideMark/>
          </w:tcPr>
          <w:p w14:paraId="1C6EDFCE"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Bias</w:t>
            </w:r>
          </w:p>
        </w:tc>
        <w:tc>
          <w:tcPr>
            <w:tcW w:w="500" w:type="pct"/>
            <w:tcBorders>
              <w:top w:val="nil"/>
              <w:bottom w:val="single" w:sz="4" w:space="0" w:color="auto"/>
            </w:tcBorders>
            <w:shd w:val="clear" w:color="auto" w:fill="A9D5E7" w:themeFill="accent1" w:themeFillTint="66"/>
            <w:vAlign w:val="bottom"/>
            <w:hideMark/>
          </w:tcPr>
          <w:p w14:paraId="648CB109" w14:textId="26EEB31B" w:rsidR="004A51D0" w:rsidRPr="005B7851" w:rsidRDefault="004A51D0" w:rsidP="00FC0C54">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 xml:space="preserve">Mean </w:t>
            </w:r>
            <w:del w:id="1444" w:author="Abhilasha Vaid" w:date="2016-06-17T14:02:00Z">
              <w:r w:rsidRPr="005B7851" w:rsidDel="00A77C48">
                <w:rPr>
                  <w:rFonts w:ascii="Calibri" w:eastAsia="Times New Roman" w:hAnsi="Calibri" w:cs="Times New Roman"/>
                  <w:b/>
                  <w:color w:val="000000"/>
                  <w:sz w:val="20"/>
                  <w:szCs w:val="20"/>
                </w:rPr>
                <w:delText xml:space="preserve">Bias </w:delText>
              </w:r>
            </w:del>
            <w:ins w:id="1445" w:author="Abhilasha Vaid" w:date="2016-06-17T14:02:00Z">
              <w:r w:rsidR="00A77C48">
                <w:rPr>
                  <w:rFonts w:ascii="Calibri" w:eastAsia="Times New Roman" w:hAnsi="Calibri" w:cs="Times New Roman"/>
                  <w:b/>
                  <w:color w:val="000000"/>
                  <w:sz w:val="20"/>
                  <w:szCs w:val="20"/>
                </w:rPr>
                <w:t>b</w:t>
              </w:r>
              <w:r w:rsidR="00A77C48" w:rsidRPr="005B7851">
                <w:rPr>
                  <w:rFonts w:ascii="Calibri" w:eastAsia="Times New Roman" w:hAnsi="Calibri" w:cs="Times New Roman"/>
                  <w:b/>
                  <w:color w:val="000000"/>
                  <w:sz w:val="20"/>
                  <w:szCs w:val="20"/>
                </w:rPr>
                <w:t xml:space="preserve">ias </w:t>
              </w:r>
            </w:ins>
            <w:r w:rsidRPr="005B7851">
              <w:rPr>
                <w:rFonts w:ascii="Calibri" w:eastAsia="Times New Roman" w:hAnsi="Calibri" w:cs="Times New Roman"/>
                <w:b/>
                <w:color w:val="000000"/>
                <w:sz w:val="20"/>
                <w:szCs w:val="20"/>
              </w:rPr>
              <w:t xml:space="preserve">/ </w:t>
            </w:r>
            <w:del w:id="1446" w:author="Abhilasha Vaid" w:date="2016-06-17T14:02:00Z">
              <w:r w:rsidRPr="005B7851" w:rsidDel="00A77C48">
                <w:rPr>
                  <w:rFonts w:ascii="Calibri" w:eastAsia="Times New Roman" w:hAnsi="Calibri" w:cs="Times New Roman"/>
                  <w:b/>
                  <w:color w:val="000000"/>
                  <w:sz w:val="20"/>
                  <w:szCs w:val="20"/>
                </w:rPr>
                <w:delText xml:space="preserve">Mean </w:delText>
              </w:r>
            </w:del>
            <w:ins w:id="1447" w:author="Abhilasha Vaid" w:date="2016-06-17T14:02:00Z">
              <w:r w:rsidR="00A77C48">
                <w:rPr>
                  <w:rFonts w:ascii="Calibri" w:eastAsia="Times New Roman" w:hAnsi="Calibri" w:cs="Times New Roman"/>
                  <w:b/>
                  <w:color w:val="000000"/>
                  <w:sz w:val="20"/>
                  <w:szCs w:val="20"/>
                </w:rPr>
                <w:t>m</w:t>
              </w:r>
              <w:r w:rsidR="00A77C48" w:rsidRPr="005B7851">
                <w:rPr>
                  <w:rFonts w:ascii="Calibri" w:eastAsia="Times New Roman" w:hAnsi="Calibri" w:cs="Times New Roman"/>
                  <w:b/>
                  <w:color w:val="000000"/>
                  <w:sz w:val="20"/>
                  <w:szCs w:val="20"/>
                </w:rPr>
                <w:t xml:space="preserve">ean </w:t>
              </w:r>
            </w:ins>
            <w:r w:rsidRPr="005B7851">
              <w:rPr>
                <w:rFonts w:ascii="Calibri" w:eastAsia="Times New Roman" w:hAnsi="Calibri" w:cs="Times New Roman"/>
                <w:b/>
                <w:color w:val="000000"/>
                <w:sz w:val="20"/>
                <w:szCs w:val="20"/>
              </w:rPr>
              <w:t>CR</w:t>
            </w:r>
          </w:p>
        </w:tc>
        <w:tc>
          <w:tcPr>
            <w:tcW w:w="500" w:type="pct"/>
            <w:tcBorders>
              <w:top w:val="nil"/>
              <w:bottom w:val="single" w:sz="4" w:space="0" w:color="auto"/>
              <w:right w:val="nil"/>
            </w:tcBorders>
            <w:shd w:val="clear" w:color="auto" w:fill="A9D5E7" w:themeFill="accent1" w:themeFillTint="66"/>
            <w:vAlign w:val="bottom"/>
            <w:hideMark/>
          </w:tcPr>
          <w:p w14:paraId="04707FE3"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 xml:space="preserve"> Difference in means</w:t>
            </w:r>
          </w:p>
        </w:tc>
        <w:tc>
          <w:tcPr>
            <w:tcW w:w="274" w:type="pct"/>
            <w:tcBorders>
              <w:top w:val="nil"/>
              <w:left w:val="single" w:sz="4" w:space="0" w:color="auto"/>
              <w:bottom w:val="single" w:sz="4" w:space="0" w:color="auto"/>
              <w:right w:val="nil"/>
            </w:tcBorders>
            <w:shd w:val="clear" w:color="auto" w:fill="A9D5E7" w:themeFill="accent1" w:themeFillTint="66"/>
            <w:noWrap/>
            <w:vAlign w:val="bottom"/>
            <w:hideMark/>
          </w:tcPr>
          <w:p w14:paraId="6AE6E43B"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N</w:t>
            </w:r>
          </w:p>
        </w:tc>
        <w:tc>
          <w:tcPr>
            <w:tcW w:w="371" w:type="pct"/>
            <w:tcBorders>
              <w:top w:val="nil"/>
              <w:left w:val="nil"/>
              <w:bottom w:val="single" w:sz="4" w:space="0" w:color="auto"/>
            </w:tcBorders>
            <w:shd w:val="clear" w:color="auto" w:fill="A9D5E7" w:themeFill="accent1" w:themeFillTint="66"/>
            <w:vAlign w:val="bottom"/>
            <w:hideMark/>
          </w:tcPr>
          <w:p w14:paraId="36CE9130"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GPS</w:t>
            </w:r>
          </w:p>
        </w:tc>
        <w:tc>
          <w:tcPr>
            <w:tcW w:w="243" w:type="pct"/>
            <w:tcBorders>
              <w:top w:val="nil"/>
              <w:bottom w:val="single" w:sz="4" w:space="0" w:color="auto"/>
            </w:tcBorders>
            <w:shd w:val="clear" w:color="auto" w:fill="A9D5E7" w:themeFill="accent1" w:themeFillTint="66"/>
            <w:noWrap/>
            <w:vAlign w:val="bottom"/>
            <w:hideMark/>
          </w:tcPr>
          <w:p w14:paraId="2DA4ABB1"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CR</w:t>
            </w:r>
          </w:p>
        </w:tc>
        <w:tc>
          <w:tcPr>
            <w:tcW w:w="243" w:type="pct"/>
            <w:tcBorders>
              <w:top w:val="nil"/>
              <w:bottom w:val="single" w:sz="4" w:space="0" w:color="auto"/>
            </w:tcBorders>
            <w:shd w:val="clear" w:color="auto" w:fill="A9D5E7" w:themeFill="accent1" w:themeFillTint="66"/>
            <w:noWrap/>
            <w:vAlign w:val="bottom"/>
            <w:hideMark/>
          </w:tcPr>
          <w:p w14:paraId="215B6332"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Bias</w:t>
            </w:r>
          </w:p>
        </w:tc>
        <w:tc>
          <w:tcPr>
            <w:tcW w:w="500" w:type="pct"/>
            <w:tcBorders>
              <w:top w:val="nil"/>
              <w:bottom w:val="single" w:sz="4" w:space="0" w:color="auto"/>
            </w:tcBorders>
            <w:shd w:val="clear" w:color="auto" w:fill="A9D5E7" w:themeFill="accent1" w:themeFillTint="66"/>
            <w:vAlign w:val="bottom"/>
            <w:hideMark/>
          </w:tcPr>
          <w:p w14:paraId="49F929FD" w14:textId="74D5866C" w:rsidR="004A51D0" w:rsidRPr="005B7851" w:rsidRDefault="004A51D0" w:rsidP="00FC0C54">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 xml:space="preserve">Mean </w:t>
            </w:r>
            <w:del w:id="1448" w:author="Abhilasha Vaid" w:date="2016-06-17T14:02:00Z">
              <w:r w:rsidRPr="005B7851" w:rsidDel="00A77C48">
                <w:rPr>
                  <w:rFonts w:ascii="Calibri" w:eastAsia="Times New Roman" w:hAnsi="Calibri" w:cs="Times New Roman"/>
                  <w:b/>
                  <w:color w:val="000000"/>
                  <w:sz w:val="20"/>
                  <w:szCs w:val="20"/>
                </w:rPr>
                <w:delText xml:space="preserve">Bias </w:delText>
              </w:r>
            </w:del>
            <w:ins w:id="1449" w:author="Abhilasha Vaid" w:date="2016-06-17T14:02:00Z">
              <w:r w:rsidR="00A77C48">
                <w:rPr>
                  <w:rFonts w:ascii="Calibri" w:eastAsia="Times New Roman" w:hAnsi="Calibri" w:cs="Times New Roman"/>
                  <w:b/>
                  <w:color w:val="000000"/>
                  <w:sz w:val="20"/>
                  <w:szCs w:val="20"/>
                </w:rPr>
                <w:t>b</w:t>
              </w:r>
              <w:r w:rsidR="00A77C48" w:rsidRPr="005B7851">
                <w:rPr>
                  <w:rFonts w:ascii="Calibri" w:eastAsia="Times New Roman" w:hAnsi="Calibri" w:cs="Times New Roman"/>
                  <w:b/>
                  <w:color w:val="000000"/>
                  <w:sz w:val="20"/>
                  <w:szCs w:val="20"/>
                </w:rPr>
                <w:t xml:space="preserve">ias </w:t>
              </w:r>
            </w:ins>
            <w:r w:rsidRPr="005B7851">
              <w:rPr>
                <w:rFonts w:ascii="Calibri" w:eastAsia="Times New Roman" w:hAnsi="Calibri" w:cs="Times New Roman"/>
                <w:b/>
                <w:color w:val="000000"/>
                <w:sz w:val="20"/>
                <w:szCs w:val="20"/>
              </w:rPr>
              <w:t xml:space="preserve">/ </w:t>
            </w:r>
            <w:del w:id="1450" w:author="Abhilasha Vaid" w:date="2016-06-17T14:02:00Z">
              <w:r w:rsidRPr="005B7851" w:rsidDel="00A77C48">
                <w:rPr>
                  <w:rFonts w:ascii="Calibri" w:eastAsia="Times New Roman" w:hAnsi="Calibri" w:cs="Times New Roman"/>
                  <w:b/>
                  <w:color w:val="000000"/>
                  <w:sz w:val="20"/>
                  <w:szCs w:val="20"/>
                </w:rPr>
                <w:delText xml:space="preserve">Mean </w:delText>
              </w:r>
            </w:del>
            <w:ins w:id="1451" w:author="Abhilasha Vaid" w:date="2016-06-17T14:02:00Z">
              <w:r w:rsidR="00A77C48">
                <w:rPr>
                  <w:rFonts w:ascii="Calibri" w:eastAsia="Times New Roman" w:hAnsi="Calibri" w:cs="Times New Roman"/>
                  <w:b/>
                  <w:color w:val="000000"/>
                  <w:sz w:val="20"/>
                  <w:szCs w:val="20"/>
                </w:rPr>
                <w:t>m</w:t>
              </w:r>
              <w:r w:rsidR="00A77C48" w:rsidRPr="005B7851">
                <w:rPr>
                  <w:rFonts w:ascii="Calibri" w:eastAsia="Times New Roman" w:hAnsi="Calibri" w:cs="Times New Roman"/>
                  <w:b/>
                  <w:color w:val="000000"/>
                  <w:sz w:val="20"/>
                  <w:szCs w:val="20"/>
                </w:rPr>
                <w:t xml:space="preserve">ean </w:t>
              </w:r>
            </w:ins>
            <w:r w:rsidRPr="005B7851">
              <w:rPr>
                <w:rFonts w:ascii="Calibri" w:eastAsia="Times New Roman" w:hAnsi="Calibri" w:cs="Times New Roman"/>
                <w:b/>
                <w:color w:val="000000"/>
                <w:sz w:val="20"/>
                <w:szCs w:val="20"/>
              </w:rPr>
              <w:t>CR</w:t>
            </w:r>
          </w:p>
        </w:tc>
        <w:tc>
          <w:tcPr>
            <w:tcW w:w="500" w:type="pct"/>
            <w:tcBorders>
              <w:top w:val="nil"/>
              <w:bottom w:val="single" w:sz="4" w:space="0" w:color="auto"/>
              <w:right w:val="nil"/>
            </w:tcBorders>
            <w:shd w:val="clear" w:color="auto" w:fill="A9D5E7" w:themeFill="accent1" w:themeFillTint="66"/>
            <w:vAlign w:val="bottom"/>
            <w:hideMark/>
          </w:tcPr>
          <w:p w14:paraId="76CCAAEB" w14:textId="77777777" w:rsidR="004A51D0" w:rsidRPr="005B7851" w:rsidRDefault="004A51D0" w:rsidP="004A51D0">
            <w:pPr>
              <w:spacing w:after="0" w:line="240" w:lineRule="auto"/>
              <w:jc w:val="center"/>
              <w:rPr>
                <w:rFonts w:ascii="Calibri" w:eastAsia="Times New Roman" w:hAnsi="Calibri" w:cs="Times New Roman"/>
                <w:b/>
                <w:color w:val="000000"/>
                <w:sz w:val="20"/>
                <w:szCs w:val="20"/>
              </w:rPr>
            </w:pPr>
            <w:r w:rsidRPr="005B7851">
              <w:rPr>
                <w:rFonts w:ascii="Calibri" w:eastAsia="Times New Roman" w:hAnsi="Calibri" w:cs="Times New Roman"/>
                <w:b/>
                <w:color w:val="000000"/>
                <w:sz w:val="20"/>
                <w:szCs w:val="20"/>
              </w:rPr>
              <w:t>Difference in means</w:t>
            </w:r>
          </w:p>
        </w:tc>
      </w:tr>
      <w:tr w:rsidR="0066125A" w:rsidRPr="005B7851" w14:paraId="2381FAA5" w14:textId="77777777" w:rsidTr="0066125A">
        <w:trPr>
          <w:trHeight w:val="315"/>
          <w:jc w:val="center"/>
        </w:trPr>
        <w:tc>
          <w:tcPr>
            <w:tcW w:w="699" w:type="pct"/>
            <w:tcBorders>
              <w:top w:val="nil"/>
              <w:left w:val="nil"/>
              <w:bottom w:val="nil"/>
              <w:right w:val="nil"/>
            </w:tcBorders>
            <w:shd w:val="clear" w:color="auto" w:fill="auto"/>
            <w:noWrap/>
            <w:vAlign w:val="center"/>
            <w:hideMark/>
          </w:tcPr>
          <w:p w14:paraId="5A54CA87" w14:textId="3DF1D39C"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Clear/</w:t>
            </w:r>
            <w:ins w:id="1452" w:author="Abhilasha Vaid" w:date="2016-06-17T13:07:00Z">
              <w:r w:rsidR="00D160FC">
                <w:rPr>
                  <w:rFonts w:ascii="Calibri" w:eastAsia="Times New Roman" w:hAnsi="Calibri" w:cs="Times New Roman"/>
                  <w:color w:val="000000"/>
                  <w:sz w:val="20"/>
                  <w:szCs w:val="20"/>
                </w:rPr>
                <w:t>s</w:t>
              </w:r>
            </w:ins>
            <w:del w:id="1453" w:author="Abhilasha Vaid" w:date="2016-06-17T13:07:00Z">
              <w:r w:rsidRPr="005B7851" w:rsidDel="00D160FC">
                <w:rPr>
                  <w:rFonts w:ascii="Calibri" w:eastAsia="Times New Roman" w:hAnsi="Calibri" w:cs="Times New Roman"/>
                  <w:color w:val="000000"/>
                  <w:sz w:val="20"/>
                  <w:szCs w:val="20"/>
                </w:rPr>
                <w:delText>S</w:delText>
              </w:r>
            </w:del>
            <w:r w:rsidRPr="005B7851">
              <w:rPr>
                <w:rFonts w:ascii="Calibri" w:eastAsia="Times New Roman" w:hAnsi="Calibri" w:cs="Times New Roman"/>
                <w:color w:val="000000"/>
                <w:sz w:val="20"/>
                <w:szCs w:val="20"/>
              </w:rPr>
              <w:t>unny</w:t>
            </w:r>
          </w:p>
        </w:tc>
        <w:tc>
          <w:tcPr>
            <w:tcW w:w="312" w:type="pct"/>
            <w:tcBorders>
              <w:top w:val="nil"/>
              <w:left w:val="single" w:sz="4" w:space="0" w:color="auto"/>
              <w:bottom w:val="nil"/>
              <w:right w:val="nil"/>
            </w:tcBorders>
            <w:shd w:val="clear" w:color="auto" w:fill="auto"/>
            <w:noWrap/>
            <w:vAlign w:val="bottom"/>
            <w:hideMark/>
          </w:tcPr>
          <w:p w14:paraId="01EA7D1B"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317</w:t>
            </w:r>
          </w:p>
        </w:tc>
        <w:tc>
          <w:tcPr>
            <w:tcW w:w="371" w:type="pct"/>
            <w:tcBorders>
              <w:top w:val="nil"/>
              <w:left w:val="nil"/>
              <w:bottom w:val="nil"/>
              <w:right w:val="nil"/>
            </w:tcBorders>
            <w:shd w:val="clear" w:color="auto" w:fill="auto"/>
            <w:noWrap/>
            <w:vAlign w:val="bottom"/>
            <w:hideMark/>
          </w:tcPr>
          <w:p w14:paraId="1BCE230B"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1.31</w:t>
            </w:r>
          </w:p>
        </w:tc>
        <w:tc>
          <w:tcPr>
            <w:tcW w:w="243" w:type="pct"/>
            <w:tcBorders>
              <w:top w:val="nil"/>
              <w:left w:val="nil"/>
              <w:bottom w:val="nil"/>
              <w:right w:val="nil"/>
            </w:tcBorders>
            <w:shd w:val="clear" w:color="auto" w:fill="auto"/>
            <w:noWrap/>
            <w:vAlign w:val="bottom"/>
            <w:hideMark/>
          </w:tcPr>
          <w:p w14:paraId="4E23133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1.32</w:t>
            </w:r>
          </w:p>
        </w:tc>
        <w:tc>
          <w:tcPr>
            <w:tcW w:w="243" w:type="pct"/>
            <w:tcBorders>
              <w:top w:val="nil"/>
              <w:left w:val="nil"/>
              <w:bottom w:val="nil"/>
            </w:tcBorders>
            <w:shd w:val="clear" w:color="auto" w:fill="auto"/>
            <w:noWrap/>
            <w:vAlign w:val="bottom"/>
            <w:hideMark/>
          </w:tcPr>
          <w:p w14:paraId="32A635D9"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-0.01</w:t>
            </w:r>
          </w:p>
        </w:tc>
        <w:tc>
          <w:tcPr>
            <w:tcW w:w="500" w:type="pct"/>
            <w:tcBorders>
              <w:top w:val="nil"/>
              <w:bottom w:val="nil"/>
            </w:tcBorders>
            <w:shd w:val="clear" w:color="auto" w:fill="auto"/>
            <w:noWrap/>
            <w:vAlign w:val="bottom"/>
            <w:hideMark/>
          </w:tcPr>
          <w:p w14:paraId="2D6C9721"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-0.9%</w:t>
            </w:r>
          </w:p>
        </w:tc>
        <w:tc>
          <w:tcPr>
            <w:tcW w:w="500" w:type="pct"/>
            <w:tcBorders>
              <w:top w:val="nil"/>
              <w:bottom w:val="nil"/>
              <w:right w:val="nil"/>
            </w:tcBorders>
            <w:shd w:val="clear" w:color="auto" w:fill="auto"/>
            <w:noWrap/>
            <w:vAlign w:val="bottom"/>
            <w:hideMark/>
          </w:tcPr>
          <w:p w14:paraId="39EEA9E6"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74" w:type="pct"/>
            <w:tcBorders>
              <w:top w:val="nil"/>
              <w:left w:val="single" w:sz="4" w:space="0" w:color="auto"/>
              <w:bottom w:val="nil"/>
              <w:right w:val="nil"/>
            </w:tcBorders>
            <w:shd w:val="clear" w:color="auto" w:fill="auto"/>
            <w:noWrap/>
            <w:vAlign w:val="bottom"/>
            <w:hideMark/>
          </w:tcPr>
          <w:p w14:paraId="13F8BF63"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1693</w:t>
            </w:r>
          </w:p>
        </w:tc>
        <w:tc>
          <w:tcPr>
            <w:tcW w:w="371" w:type="pct"/>
            <w:tcBorders>
              <w:top w:val="nil"/>
              <w:left w:val="nil"/>
              <w:bottom w:val="nil"/>
            </w:tcBorders>
            <w:shd w:val="clear" w:color="auto" w:fill="auto"/>
            <w:noWrap/>
            <w:vAlign w:val="bottom"/>
            <w:hideMark/>
          </w:tcPr>
          <w:p w14:paraId="48D302D8"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0.56</w:t>
            </w:r>
          </w:p>
        </w:tc>
        <w:tc>
          <w:tcPr>
            <w:tcW w:w="243" w:type="pct"/>
            <w:tcBorders>
              <w:top w:val="nil"/>
              <w:bottom w:val="nil"/>
            </w:tcBorders>
            <w:shd w:val="clear" w:color="auto" w:fill="auto"/>
            <w:noWrap/>
            <w:vAlign w:val="bottom"/>
            <w:hideMark/>
          </w:tcPr>
          <w:p w14:paraId="6220F60D"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0.55</w:t>
            </w:r>
          </w:p>
        </w:tc>
        <w:tc>
          <w:tcPr>
            <w:tcW w:w="243" w:type="pct"/>
            <w:tcBorders>
              <w:top w:val="nil"/>
              <w:bottom w:val="nil"/>
            </w:tcBorders>
            <w:shd w:val="clear" w:color="auto" w:fill="auto"/>
            <w:noWrap/>
            <w:vAlign w:val="bottom"/>
            <w:hideMark/>
          </w:tcPr>
          <w:p w14:paraId="258C4BE8"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0.01</w:t>
            </w:r>
          </w:p>
        </w:tc>
        <w:tc>
          <w:tcPr>
            <w:tcW w:w="500" w:type="pct"/>
            <w:tcBorders>
              <w:top w:val="nil"/>
              <w:bottom w:val="nil"/>
            </w:tcBorders>
            <w:shd w:val="clear" w:color="auto" w:fill="auto"/>
            <w:noWrap/>
            <w:vAlign w:val="bottom"/>
            <w:hideMark/>
          </w:tcPr>
          <w:p w14:paraId="1248CE70"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1.0%</w:t>
            </w:r>
          </w:p>
        </w:tc>
        <w:tc>
          <w:tcPr>
            <w:tcW w:w="500" w:type="pct"/>
            <w:tcBorders>
              <w:top w:val="nil"/>
              <w:bottom w:val="nil"/>
              <w:right w:val="nil"/>
            </w:tcBorders>
            <w:shd w:val="clear" w:color="auto" w:fill="auto"/>
            <w:noWrap/>
            <w:vAlign w:val="bottom"/>
            <w:hideMark/>
          </w:tcPr>
          <w:p w14:paraId="0E245949"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r>
      <w:tr w:rsidR="0066125A" w:rsidRPr="005B7851" w14:paraId="677CE427" w14:textId="77777777" w:rsidTr="0066125A">
        <w:trPr>
          <w:trHeight w:val="315"/>
          <w:jc w:val="center"/>
        </w:trPr>
        <w:tc>
          <w:tcPr>
            <w:tcW w:w="699" w:type="pct"/>
            <w:tcBorders>
              <w:top w:val="nil"/>
              <w:left w:val="nil"/>
              <w:bottom w:val="nil"/>
              <w:right w:val="nil"/>
            </w:tcBorders>
            <w:shd w:val="clear" w:color="auto" w:fill="auto"/>
            <w:noWrap/>
            <w:vAlign w:val="center"/>
            <w:hideMark/>
          </w:tcPr>
          <w:p w14:paraId="4C795D77" w14:textId="014FEB68"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 xml:space="preserve">Mostly </w:t>
            </w:r>
            <w:ins w:id="1454" w:author="Abhilasha Vaid" w:date="2016-06-17T13:07:00Z">
              <w:r w:rsidR="00D160FC">
                <w:rPr>
                  <w:rFonts w:ascii="Calibri" w:eastAsia="Times New Roman" w:hAnsi="Calibri" w:cs="Times New Roman"/>
                  <w:color w:val="000000"/>
                  <w:sz w:val="20"/>
                  <w:szCs w:val="20"/>
                </w:rPr>
                <w:t>c</w:t>
              </w:r>
            </w:ins>
            <w:del w:id="1455" w:author="Abhilasha Vaid" w:date="2016-06-17T13:07:00Z">
              <w:r w:rsidRPr="005B7851" w:rsidDel="00D160FC">
                <w:rPr>
                  <w:rFonts w:ascii="Calibri" w:eastAsia="Times New Roman" w:hAnsi="Calibri" w:cs="Times New Roman"/>
                  <w:color w:val="000000"/>
                  <w:sz w:val="20"/>
                  <w:szCs w:val="20"/>
                </w:rPr>
                <w:delText>C</w:delText>
              </w:r>
            </w:del>
            <w:r w:rsidRPr="005B7851">
              <w:rPr>
                <w:rFonts w:ascii="Calibri" w:eastAsia="Times New Roman" w:hAnsi="Calibri" w:cs="Times New Roman"/>
                <w:color w:val="000000"/>
                <w:sz w:val="20"/>
                <w:szCs w:val="20"/>
              </w:rPr>
              <w:t>lear</w:t>
            </w:r>
          </w:p>
        </w:tc>
        <w:tc>
          <w:tcPr>
            <w:tcW w:w="312" w:type="pct"/>
            <w:tcBorders>
              <w:top w:val="nil"/>
              <w:left w:val="single" w:sz="4" w:space="0" w:color="auto"/>
              <w:bottom w:val="nil"/>
              <w:right w:val="nil"/>
            </w:tcBorders>
            <w:shd w:val="clear" w:color="auto" w:fill="auto"/>
            <w:noWrap/>
            <w:vAlign w:val="bottom"/>
            <w:hideMark/>
          </w:tcPr>
          <w:p w14:paraId="670369A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101</w:t>
            </w:r>
          </w:p>
        </w:tc>
        <w:tc>
          <w:tcPr>
            <w:tcW w:w="371" w:type="pct"/>
            <w:tcBorders>
              <w:top w:val="nil"/>
              <w:left w:val="nil"/>
              <w:bottom w:val="nil"/>
              <w:right w:val="nil"/>
            </w:tcBorders>
            <w:shd w:val="clear" w:color="auto" w:fill="auto"/>
            <w:noWrap/>
            <w:vAlign w:val="bottom"/>
            <w:hideMark/>
          </w:tcPr>
          <w:p w14:paraId="08FA350C"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1.35</w:t>
            </w:r>
          </w:p>
        </w:tc>
        <w:tc>
          <w:tcPr>
            <w:tcW w:w="243" w:type="pct"/>
            <w:tcBorders>
              <w:top w:val="nil"/>
              <w:left w:val="nil"/>
              <w:bottom w:val="nil"/>
              <w:right w:val="nil"/>
            </w:tcBorders>
            <w:shd w:val="clear" w:color="auto" w:fill="auto"/>
            <w:noWrap/>
            <w:vAlign w:val="bottom"/>
            <w:hideMark/>
          </w:tcPr>
          <w:p w14:paraId="01D1B201"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1.34</w:t>
            </w:r>
          </w:p>
        </w:tc>
        <w:tc>
          <w:tcPr>
            <w:tcW w:w="243" w:type="pct"/>
            <w:tcBorders>
              <w:top w:val="nil"/>
              <w:left w:val="nil"/>
              <w:bottom w:val="nil"/>
            </w:tcBorders>
            <w:shd w:val="clear" w:color="auto" w:fill="auto"/>
            <w:noWrap/>
            <w:vAlign w:val="bottom"/>
            <w:hideMark/>
          </w:tcPr>
          <w:p w14:paraId="64A67D05"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0.01</w:t>
            </w:r>
          </w:p>
        </w:tc>
        <w:tc>
          <w:tcPr>
            <w:tcW w:w="500" w:type="pct"/>
            <w:tcBorders>
              <w:top w:val="nil"/>
              <w:bottom w:val="nil"/>
            </w:tcBorders>
            <w:shd w:val="clear" w:color="auto" w:fill="auto"/>
            <w:noWrap/>
            <w:vAlign w:val="bottom"/>
            <w:hideMark/>
          </w:tcPr>
          <w:p w14:paraId="62170C8C"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0.5%</w:t>
            </w:r>
          </w:p>
        </w:tc>
        <w:tc>
          <w:tcPr>
            <w:tcW w:w="500" w:type="pct"/>
            <w:tcBorders>
              <w:top w:val="nil"/>
              <w:bottom w:val="nil"/>
              <w:right w:val="nil"/>
            </w:tcBorders>
            <w:shd w:val="clear" w:color="auto" w:fill="auto"/>
            <w:noWrap/>
            <w:vAlign w:val="bottom"/>
            <w:hideMark/>
          </w:tcPr>
          <w:p w14:paraId="29493EA3"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74" w:type="pct"/>
            <w:tcBorders>
              <w:top w:val="nil"/>
              <w:left w:val="single" w:sz="4" w:space="0" w:color="auto"/>
              <w:bottom w:val="nil"/>
              <w:right w:val="nil"/>
            </w:tcBorders>
            <w:shd w:val="clear" w:color="auto" w:fill="auto"/>
            <w:noWrap/>
            <w:vAlign w:val="bottom"/>
            <w:hideMark/>
          </w:tcPr>
          <w:p w14:paraId="79F4BCA4"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1051</w:t>
            </w:r>
          </w:p>
        </w:tc>
        <w:tc>
          <w:tcPr>
            <w:tcW w:w="371" w:type="pct"/>
            <w:tcBorders>
              <w:top w:val="nil"/>
              <w:left w:val="nil"/>
              <w:bottom w:val="nil"/>
            </w:tcBorders>
            <w:shd w:val="clear" w:color="auto" w:fill="auto"/>
            <w:noWrap/>
            <w:vAlign w:val="bottom"/>
            <w:hideMark/>
          </w:tcPr>
          <w:p w14:paraId="3CF5E015"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0.42</w:t>
            </w:r>
          </w:p>
        </w:tc>
        <w:tc>
          <w:tcPr>
            <w:tcW w:w="243" w:type="pct"/>
            <w:tcBorders>
              <w:top w:val="nil"/>
              <w:bottom w:val="nil"/>
            </w:tcBorders>
            <w:shd w:val="clear" w:color="auto" w:fill="auto"/>
            <w:noWrap/>
            <w:vAlign w:val="bottom"/>
            <w:hideMark/>
          </w:tcPr>
          <w:p w14:paraId="3FA24CE3"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0.41</w:t>
            </w:r>
          </w:p>
        </w:tc>
        <w:tc>
          <w:tcPr>
            <w:tcW w:w="243" w:type="pct"/>
            <w:tcBorders>
              <w:top w:val="nil"/>
              <w:bottom w:val="nil"/>
            </w:tcBorders>
            <w:shd w:val="clear" w:color="auto" w:fill="auto"/>
            <w:noWrap/>
            <w:vAlign w:val="bottom"/>
            <w:hideMark/>
          </w:tcPr>
          <w:p w14:paraId="506C7056"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0.01</w:t>
            </w:r>
          </w:p>
        </w:tc>
        <w:tc>
          <w:tcPr>
            <w:tcW w:w="500" w:type="pct"/>
            <w:tcBorders>
              <w:top w:val="nil"/>
              <w:bottom w:val="nil"/>
            </w:tcBorders>
            <w:shd w:val="clear" w:color="auto" w:fill="auto"/>
            <w:noWrap/>
            <w:vAlign w:val="bottom"/>
            <w:hideMark/>
          </w:tcPr>
          <w:p w14:paraId="6B1E8535"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1.5%</w:t>
            </w:r>
          </w:p>
        </w:tc>
        <w:tc>
          <w:tcPr>
            <w:tcW w:w="500" w:type="pct"/>
            <w:tcBorders>
              <w:top w:val="nil"/>
              <w:bottom w:val="nil"/>
              <w:right w:val="nil"/>
            </w:tcBorders>
            <w:shd w:val="clear" w:color="auto" w:fill="auto"/>
            <w:noWrap/>
            <w:vAlign w:val="bottom"/>
            <w:hideMark/>
          </w:tcPr>
          <w:p w14:paraId="0CE926A9"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r>
      <w:tr w:rsidR="0066125A" w:rsidRPr="005B7851" w14:paraId="35064394" w14:textId="77777777" w:rsidTr="0066125A">
        <w:trPr>
          <w:trHeight w:val="315"/>
          <w:jc w:val="center"/>
        </w:trPr>
        <w:tc>
          <w:tcPr>
            <w:tcW w:w="699" w:type="pct"/>
            <w:tcBorders>
              <w:top w:val="nil"/>
              <w:left w:val="nil"/>
              <w:bottom w:val="nil"/>
              <w:right w:val="nil"/>
            </w:tcBorders>
            <w:shd w:val="clear" w:color="auto" w:fill="auto"/>
            <w:noWrap/>
            <w:vAlign w:val="center"/>
            <w:hideMark/>
          </w:tcPr>
          <w:p w14:paraId="3D49A64D" w14:textId="72069F30"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 xml:space="preserve">Partly </w:t>
            </w:r>
            <w:ins w:id="1456" w:author="Abhilasha Vaid" w:date="2016-06-17T13:07:00Z">
              <w:r w:rsidR="00D160FC">
                <w:rPr>
                  <w:rFonts w:ascii="Calibri" w:eastAsia="Times New Roman" w:hAnsi="Calibri" w:cs="Times New Roman"/>
                  <w:color w:val="000000"/>
                  <w:sz w:val="20"/>
                  <w:szCs w:val="20"/>
                </w:rPr>
                <w:t>c</w:t>
              </w:r>
            </w:ins>
            <w:del w:id="1457" w:author="Abhilasha Vaid" w:date="2016-06-17T13:07:00Z">
              <w:r w:rsidRPr="005B7851" w:rsidDel="00D160FC">
                <w:rPr>
                  <w:rFonts w:ascii="Calibri" w:eastAsia="Times New Roman" w:hAnsi="Calibri" w:cs="Times New Roman"/>
                  <w:color w:val="000000"/>
                  <w:sz w:val="20"/>
                  <w:szCs w:val="20"/>
                </w:rPr>
                <w:delText>C</w:delText>
              </w:r>
            </w:del>
            <w:r w:rsidRPr="005B7851">
              <w:rPr>
                <w:rFonts w:ascii="Calibri" w:eastAsia="Times New Roman" w:hAnsi="Calibri" w:cs="Times New Roman"/>
                <w:color w:val="000000"/>
                <w:sz w:val="20"/>
                <w:szCs w:val="20"/>
              </w:rPr>
              <w:t>loudy</w:t>
            </w:r>
          </w:p>
        </w:tc>
        <w:tc>
          <w:tcPr>
            <w:tcW w:w="312" w:type="pct"/>
            <w:tcBorders>
              <w:top w:val="nil"/>
              <w:left w:val="single" w:sz="4" w:space="0" w:color="auto"/>
              <w:bottom w:val="nil"/>
              <w:right w:val="nil"/>
            </w:tcBorders>
            <w:shd w:val="clear" w:color="auto" w:fill="auto"/>
            <w:noWrap/>
            <w:vAlign w:val="bottom"/>
            <w:hideMark/>
          </w:tcPr>
          <w:p w14:paraId="4D7DB4A9"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62</w:t>
            </w:r>
          </w:p>
        </w:tc>
        <w:tc>
          <w:tcPr>
            <w:tcW w:w="371" w:type="pct"/>
            <w:tcBorders>
              <w:top w:val="nil"/>
              <w:left w:val="nil"/>
              <w:bottom w:val="nil"/>
              <w:right w:val="nil"/>
            </w:tcBorders>
            <w:shd w:val="clear" w:color="auto" w:fill="auto"/>
            <w:noWrap/>
            <w:vAlign w:val="bottom"/>
            <w:hideMark/>
          </w:tcPr>
          <w:p w14:paraId="6A888551"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1.13</w:t>
            </w:r>
          </w:p>
        </w:tc>
        <w:tc>
          <w:tcPr>
            <w:tcW w:w="243" w:type="pct"/>
            <w:tcBorders>
              <w:top w:val="nil"/>
              <w:left w:val="nil"/>
              <w:bottom w:val="nil"/>
              <w:right w:val="nil"/>
            </w:tcBorders>
            <w:shd w:val="clear" w:color="auto" w:fill="auto"/>
            <w:noWrap/>
            <w:vAlign w:val="bottom"/>
            <w:hideMark/>
          </w:tcPr>
          <w:p w14:paraId="126F7109"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1.16</w:t>
            </w:r>
          </w:p>
        </w:tc>
        <w:tc>
          <w:tcPr>
            <w:tcW w:w="243" w:type="pct"/>
            <w:tcBorders>
              <w:top w:val="nil"/>
              <w:left w:val="nil"/>
              <w:bottom w:val="nil"/>
            </w:tcBorders>
            <w:shd w:val="clear" w:color="auto" w:fill="auto"/>
            <w:noWrap/>
            <w:vAlign w:val="bottom"/>
            <w:hideMark/>
          </w:tcPr>
          <w:p w14:paraId="58501C5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-0.03</w:t>
            </w:r>
          </w:p>
        </w:tc>
        <w:tc>
          <w:tcPr>
            <w:tcW w:w="500" w:type="pct"/>
            <w:tcBorders>
              <w:top w:val="nil"/>
              <w:bottom w:val="nil"/>
            </w:tcBorders>
            <w:shd w:val="clear" w:color="auto" w:fill="auto"/>
            <w:noWrap/>
            <w:vAlign w:val="bottom"/>
            <w:hideMark/>
          </w:tcPr>
          <w:p w14:paraId="145D2189"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-2.6%</w:t>
            </w:r>
          </w:p>
        </w:tc>
        <w:tc>
          <w:tcPr>
            <w:tcW w:w="500" w:type="pct"/>
            <w:tcBorders>
              <w:top w:val="nil"/>
              <w:bottom w:val="nil"/>
              <w:right w:val="nil"/>
            </w:tcBorders>
            <w:shd w:val="clear" w:color="auto" w:fill="auto"/>
            <w:noWrap/>
            <w:vAlign w:val="bottom"/>
            <w:hideMark/>
          </w:tcPr>
          <w:p w14:paraId="53DC4103"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74" w:type="pct"/>
            <w:tcBorders>
              <w:top w:val="nil"/>
              <w:left w:val="single" w:sz="4" w:space="0" w:color="auto"/>
              <w:bottom w:val="nil"/>
              <w:right w:val="nil"/>
            </w:tcBorders>
            <w:shd w:val="clear" w:color="auto" w:fill="auto"/>
            <w:noWrap/>
            <w:vAlign w:val="bottom"/>
            <w:hideMark/>
          </w:tcPr>
          <w:p w14:paraId="43B6EB6D"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1101</w:t>
            </w:r>
          </w:p>
        </w:tc>
        <w:tc>
          <w:tcPr>
            <w:tcW w:w="371" w:type="pct"/>
            <w:tcBorders>
              <w:top w:val="nil"/>
              <w:left w:val="nil"/>
              <w:bottom w:val="nil"/>
            </w:tcBorders>
            <w:shd w:val="clear" w:color="auto" w:fill="auto"/>
            <w:noWrap/>
            <w:vAlign w:val="bottom"/>
            <w:hideMark/>
          </w:tcPr>
          <w:p w14:paraId="5B729E8B"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0.32</w:t>
            </w:r>
          </w:p>
        </w:tc>
        <w:tc>
          <w:tcPr>
            <w:tcW w:w="243" w:type="pct"/>
            <w:tcBorders>
              <w:top w:val="nil"/>
              <w:bottom w:val="nil"/>
            </w:tcBorders>
            <w:shd w:val="clear" w:color="auto" w:fill="auto"/>
            <w:noWrap/>
            <w:vAlign w:val="bottom"/>
            <w:hideMark/>
          </w:tcPr>
          <w:p w14:paraId="5739348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0.32</w:t>
            </w:r>
          </w:p>
        </w:tc>
        <w:tc>
          <w:tcPr>
            <w:tcW w:w="243" w:type="pct"/>
            <w:tcBorders>
              <w:top w:val="nil"/>
              <w:bottom w:val="nil"/>
            </w:tcBorders>
            <w:shd w:val="clear" w:color="auto" w:fill="auto"/>
            <w:noWrap/>
            <w:vAlign w:val="bottom"/>
            <w:hideMark/>
          </w:tcPr>
          <w:p w14:paraId="48A2014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0.00</w:t>
            </w:r>
          </w:p>
        </w:tc>
        <w:tc>
          <w:tcPr>
            <w:tcW w:w="500" w:type="pct"/>
            <w:tcBorders>
              <w:top w:val="nil"/>
              <w:bottom w:val="nil"/>
            </w:tcBorders>
            <w:shd w:val="clear" w:color="auto" w:fill="auto"/>
            <w:noWrap/>
            <w:vAlign w:val="bottom"/>
            <w:hideMark/>
          </w:tcPr>
          <w:p w14:paraId="0A18DF63"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1.0%</w:t>
            </w:r>
          </w:p>
        </w:tc>
        <w:tc>
          <w:tcPr>
            <w:tcW w:w="500" w:type="pct"/>
            <w:tcBorders>
              <w:top w:val="nil"/>
              <w:bottom w:val="nil"/>
              <w:right w:val="nil"/>
            </w:tcBorders>
            <w:shd w:val="clear" w:color="auto" w:fill="auto"/>
            <w:noWrap/>
            <w:vAlign w:val="bottom"/>
            <w:hideMark/>
          </w:tcPr>
          <w:p w14:paraId="773E8877"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r>
      <w:tr w:rsidR="0066125A" w:rsidRPr="005B7851" w14:paraId="461FC99B" w14:textId="77777777" w:rsidTr="0066125A">
        <w:trPr>
          <w:trHeight w:val="315"/>
          <w:jc w:val="center"/>
        </w:trPr>
        <w:tc>
          <w:tcPr>
            <w:tcW w:w="699" w:type="pct"/>
            <w:tcBorders>
              <w:top w:val="nil"/>
              <w:left w:val="nil"/>
              <w:bottom w:val="nil"/>
              <w:right w:val="nil"/>
            </w:tcBorders>
            <w:shd w:val="clear" w:color="auto" w:fill="auto"/>
            <w:noWrap/>
            <w:vAlign w:val="center"/>
            <w:hideMark/>
          </w:tcPr>
          <w:p w14:paraId="4C5B5277" w14:textId="0315ED4D"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 xml:space="preserve">Mostly </w:t>
            </w:r>
            <w:ins w:id="1458" w:author="Abhilasha Vaid" w:date="2016-06-17T13:07:00Z">
              <w:r w:rsidR="00D160FC">
                <w:rPr>
                  <w:rFonts w:ascii="Calibri" w:eastAsia="Times New Roman" w:hAnsi="Calibri" w:cs="Times New Roman"/>
                  <w:color w:val="000000"/>
                  <w:sz w:val="20"/>
                  <w:szCs w:val="20"/>
                </w:rPr>
                <w:t>c</w:t>
              </w:r>
            </w:ins>
            <w:del w:id="1459" w:author="Abhilasha Vaid" w:date="2016-06-17T13:07:00Z">
              <w:r w:rsidRPr="005B7851" w:rsidDel="00D160FC">
                <w:rPr>
                  <w:rFonts w:ascii="Calibri" w:eastAsia="Times New Roman" w:hAnsi="Calibri" w:cs="Times New Roman"/>
                  <w:color w:val="000000"/>
                  <w:sz w:val="20"/>
                  <w:szCs w:val="20"/>
                </w:rPr>
                <w:delText>C</w:delText>
              </w:r>
            </w:del>
            <w:r w:rsidRPr="005B7851">
              <w:rPr>
                <w:rFonts w:ascii="Calibri" w:eastAsia="Times New Roman" w:hAnsi="Calibri" w:cs="Times New Roman"/>
                <w:color w:val="000000"/>
                <w:sz w:val="20"/>
                <w:szCs w:val="20"/>
              </w:rPr>
              <w:t>loudy</w:t>
            </w:r>
          </w:p>
        </w:tc>
        <w:tc>
          <w:tcPr>
            <w:tcW w:w="312" w:type="pct"/>
            <w:tcBorders>
              <w:top w:val="nil"/>
              <w:left w:val="single" w:sz="4" w:space="0" w:color="auto"/>
              <w:bottom w:val="nil"/>
              <w:right w:val="nil"/>
            </w:tcBorders>
            <w:shd w:val="clear" w:color="auto" w:fill="auto"/>
            <w:noWrap/>
            <w:vAlign w:val="bottom"/>
            <w:hideMark/>
          </w:tcPr>
          <w:p w14:paraId="667786E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371" w:type="pct"/>
            <w:tcBorders>
              <w:top w:val="nil"/>
              <w:left w:val="nil"/>
              <w:bottom w:val="nil"/>
              <w:right w:val="nil"/>
            </w:tcBorders>
            <w:shd w:val="clear" w:color="auto" w:fill="auto"/>
            <w:noWrap/>
            <w:vAlign w:val="bottom"/>
            <w:hideMark/>
          </w:tcPr>
          <w:p w14:paraId="1280414A"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43" w:type="pct"/>
            <w:tcBorders>
              <w:top w:val="nil"/>
              <w:left w:val="nil"/>
              <w:bottom w:val="nil"/>
              <w:right w:val="nil"/>
            </w:tcBorders>
            <w:shd w:val="clear" w:color="auto" w:fill="auto"/>
            <w:noWrap/>
            <w:vAlign w:val="bottom"/>
            <w:hideMark/>
          </w:tcPr>
          <w:p w14:paraId="5D556BC7"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43" w:type="pct"/>
            <w:tcBorders>
              <w:top w:val="nil"/>
              <w:left w:val="nil"/>
              <w:bottom w:val="nil"/>
            </w:tcBorders>
            <w:shd w:val="clear" w:color="auto" w:fill="auto"/>
            <w:noWrap/>
            <w:vAlign w:val="bottom"/>
            <w:hideMark/>
          </w:tcPr>
          <w:p w14:paraId="31149E77"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500" w:type="pct"/>
            <w:tcBorders>
              <w:top w:val="nil"/>
              <w:bottom w:val="nil"/>
            </w:tcBorders>
            <w:shd w:val="clear" w:color="auto" w:fill="auto"/>
            <w:noWrap/>
            <w:vAlign w:val="bottom"/>
            <w:hideMark/>
          </w:tcPr>
          <w:p w14:paraId="7F1007A7"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500" w:type="pct"/>
            <w:tcBorders>
              <w:top w:val="nil"/>
              <w:bottom w:val="nil"/>
              <w:right w:val="nil"/>
            </w:tcBorders>
            <w:shd w:val="clear" w:color="auto" w:fill="auto"/>
            <w:noWrap/>
            <w:vAlign w:val="bottom"/>
            <w:hideMark/>
          </w:tcPr>
          <w:p w14:paraId="25029C5D"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74" w:type="pct"/>
            <w:tcBorders>
              <w:top w:val="nil"/>
              <w:left w:val="single" w:sz="4" w:space="0" w:color="auto"/>
              <w:bottom w:val="nil"/>
              <w:right w:val="nil"/>
            </w:tcBorders>
            <w:shd w:val="clear" w:color="auto" w:fill="auto"/>
            <w:noWrap/>
            <w:vAlign w:val="bottom"/>
            <w:hideMark/>
          </w:tcPr>
          <w:p w14:paraId="703557A6"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174</w:t>
            </w:r>
          </w:p>
        </w:tc>
        <w:tc>
          <w:tcPr>
            <w:tcW w:w="371" w:type="pct"/>
            <w:tcBorders>
              <w:top w:val="nil"/>
              <w:left w:val="nil"/>
              <w:bottom w:val="nil"/>
            </w:tcBorders>
            <w:shd w:val="clear" w:color="auto" w:fill="auto"/>
            <w:noWrap/>
            <w:vAlign w:val="bottom"/>
            <w:hideMark/>
          </w:tcPr>
          <w:p w14:paraId="49708087"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0.30</w:t>
            </w:r>
          </w:p>
        </w:tc>
        <w:tc>
          <w:tcPr>
            <w:tcW w:w="243" w:type="pct"/>
            <w:tcBorders>
              <w:top w:val="nil"/>
              <w:bottom w:val="nil"/>
            </w:tcBorders>
            <w:shd w:val="clear" w:color="auto" w:fill="auto"/>
            <w:noWrap/>
            <w:vAlign w:val="bottom"/>
            <w:hideMark/>
          </w:tcPr>
          <w:p w14:paraId="7BFF9361"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0.30</w:t>
            </w:r>
          </w:p>
        </w:tc>
        <w:tc>
          <w:tcPr>
            <w:tcW w:w="243" w:type="pct"/>
            <w:tcBorders>
              <w:top w:val="nil"/>
              <w:bottom w:val="nil"/>
            </w:tcBorders>
            <w:shd w:val="clear" w:color="auto" w:fill="auto"/>
            <w:noWrap/>
            <w:vAlign w:val="bottom"/>
            <w:hideMark/>
          </w:tcPr>
          <w:p w14:paraId="16C5F65D"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0.00</w:t>
            </w:r>
          </w:p>
        </w:tc>
        <w:tc>
          <w:tcPr>
            <w:tcW w:w="500" w:type="pct"/>
            <w:tcBorders>
              <w:top w:val="nil"/>
              <w:bottom w:val="nil"/>
            </w:tcBorders>
            <w:shd w:val="clear" w:color="auto" w:fill="auto"/>
            <w:noWrap/>
            <w:vAlign w:val="bottom"/>
            <w:hideMark/>
          </w:tcPr>
          <w:p w14:paraId="438906A8"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0.5%</w:t>
            </w:r>
          </w:p>
        </w:tc>
        <w:tc>
          <w:tcPr>
            <w:tcW w:w="500" w:type="pct"/>
            <w:tcBorders>
              <w:top w:val="nil"/>
              <w:bottom w:val="nil"/>
              <w:right w:val="nil"/>
            </w:tcBorders>
            <w:shd w:val="clear" w:color="auto" w:fill="auto"/>
            <w:noWrap/>
            <w:vAlign w:val="bottom"/>
            <w:hideMark/>
          </w:tcPr>
          <w:p w14:paraId="7AD12FB2"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r>
      <w:tr w:rsidR="004A51D0" w:rsidRPr="005B7851" w14:paraId="2C641CC0" w14:textId="77777777" w:rsidTr="005B6EA1">
        <w:trPr>
          <w:trHeight w:val="315"/>
          <w:jc w:val="center"/>
        </w:trPr>
        <w:tc>
          <w:tcPr>
            <w:tcW w:w="699" w:type="pct"/>
            <w:tcBorders>
              <w:top w:val="nil"/>
              <w:left w:val="nil"/>
              <w:right w:val="nil"/>
            </w:tcBorders>
            <w:shd w:val="clear" w:color="auto" w:fill="auto"/>
            <w:noWrap/>
            <w:vAlign w:val="center"/>
            <w:hideMark/>
          </w:tcPr>
          <w:p w14:paraId="4C862895" w14:textId="7B3D6189"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 xml:space="preserve">Completely </w:t>
            </w:r>
            <w:ins w:id="1460" w:author="Abhilasha Vaid" w:date="2016-06-17T13:07:00Z">
              <w:r w:rsidR="00D160FC">
                <w:rPr>
                  <w:rFonts w:ascii="Calibri" w:eastAsia="Times New Roman" w:hAnsi="Calibri" w:cs="Times New Roman"/>
                  <w:color w:val="000000"/>
                  <w:sz w:val="20"/>
                  <w:szCs w:val="20"/>
                </w:rPr>
                <w:t>c</w:t>
              </w:r>
            </w:ins>
            <w:del w:id="1461" w:author="Abhilasha Vaid" w:date="2016-06-17T13:07:00Z">
              <w:r w:rsidRPr="005B7851" w:rsidDel="00D160FC">
                <w:rPr>
                  <w:rFonts w:ascii="Calibri" w:eastAsia="Times New Roman" w:hAnsi="Calibri" w:cs="Times New Roman"/>
                  <w:color w:val="000000"/>
                  <w:sz w:val="20"/>
                  <w:szCs w:val="20"/>
                </w:rPr>
                <w:delText>C</w:delText>
              </w:r>
            </w:del>
            <w:r w:rsidRPr="005B7851">
              <w:rPr>
                <w:rFonts w:ascii="Calibri" w:eastAsia="Times New Roman" w:hAnsi="Calibri" w:cs="Times New Roman"/>
                <w:color w:val="000000"/>
                <w:sz w:val="20"/>
                <w:szCs w:val="20"/>
              </w:rPr>
              <w:t>loudy</w:t>
            </w:r>
          </w:p>
        </w:tc>
        <w:tc>
          <w:tcPr>
            <w:tcW w:w="312" w:type="pct"/>
            <w:tcBorders>
              <w:top w:val="nil"/>
              <w:left w:val="single" w:sz="4" w:space="0" w:color="auto"/>
              <w:right w:val="nil"/>
            </w:tcBorders>
            <w:shd w:val="clear" w:color="auto" w:fill="auto"/>
            <w:noWrap/>
            <w:vAlign w:val="bottom"/>
            <w:hideMark/>
          </w:tcPr>
          <w:p w14:paraId="51CFBDD6"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371" w:type="pct"/>
            <w:tcBorders>
              <w:top w:val="nil"/>
              <w:left w:val="nil"/>
              <w:right w:val="nil"/>
            </w:tcBorders>
            <w:shd w:val="clear" w:color="auto" w:fill="auto"/>
            <w:noWrap/>
            <w:vAlign w:val="bottom"/>
            <w:hideMark/>
          </w:tcPr>
          <w:p w14:paraId="29B28F30"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43" w:type="pct"/>
            <w:tcBorders>
              <w:top w:val="nil"/>
              <w:left w:val="nil"/>
              <w:right w:val="nil"/>
            </w:tcBorders>
            <w:shd w:val="clear" w:color="auto" w:fill="auto"/>
            <w:noWrap/>
            <w:vAlign w:val="bottom"/>
            <w:hideMark/>
          </w:tcPr>
          <w:p w14:paraId="422BF31D"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43" w:type="pct"/>
            <w:tcBorders>
              <w:top w:val="nil"/>
              <w:left w:val="nil"/>
            </w:tcBorders>
            <w:shd w:val="clear" w:color="auto" w:fill="auto"/>
            <w:noWrap/>
            <w:vAlign w:val="bottom"/>
            <w:hideMark/>
          </w:tcPr>
          <w:p w14:paraId="2B1A6EBC"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500" w:type="pct"/>
            <w:tcBorders>
              <w:top w:val="nil"/>
            </w:tcBorders>
            <w:shd w:val="clear" w:color="auto" w:fill="auto"/>
            <w:noWrap/>
            <w:vAlign w:val="bottom"/>
            <w:hideMark/>
          </w:tcPr>
          <w:p w14:paraId="3016FBEA"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500" w:type="pct"/>
            <w:tcBorders>
              <w:top w:val="nil"/>
              <w:right w:val="nil"/>
            </w:tcBorders>
            <w:shd w:val="clear" w:color="auto" w:fill="auto"/>
            <w:noWrap/>
            <w:vAlign w:val="bottom"/>
            <w:hideMark/>
          </w:tcPr>
          <w:p w14:paraId="7CCAFCC5"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74" w:type="pct"/>
            <w:tcBorders>
              <w:top w:val="nil"/>
              <w:left w:val="single" w:sz="4" w:space="0" w:color="auto"/>
              <w:right w:val="nil"/>
            </w:tcBorders>
            <w:shd w:val="clear" w:color="auto" w:fill="auto"/>
            <w:noWrap/>
            <w:vAlign w:val="bottom"/>
            <w:hideMark/>
          </w:tcPr>
          <w:p w14:paraId="12501DA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54</w:t>
            </w:r>
          </w:p>
        </w:tc>
        <w:tc>
          <w:tcPr>
            <w:tcW w:w="371" w:type="pct"/>
            <w:tcBorders>
              <w:top w:val="nil"/>
              <w:left w:val="nil"/>
            </w:tcBorders>
            <w:shd w:val="clear" w:color="auto" w:fill="auto"/>
            <w:noWrap/>
            <w:vAlign w:val="bottom"/>
            <w:hideMark/>
          </w:tcPr>
          <w:p w14:paraId="268F8FD4"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0.25</w:t>
            </w:r>
          </w:p>
        </w:tc>
        <w:tc>
          <w:tcPr>
            <w:tcW w:w="243" w:type="pct"/>
            <w:tcBorders>
              <w:top w:val="nil"/>
            </w:tcBorders>
            <w:shd w:val="clear" w:color="auto" w:fill="auto"/>
            <w:noWrap/>
            <w:vAlign w:val="bottom"/>
            <w:hideMark/>
          </w:tcPr>
          <w:p w14:paraId="6C8D75E7"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0.25</w:t>
            </w:r>
          </w:p>
        </w:tc>
        <w:tc>
          <w:tcPr>
            <w:tcW w:w="243" w:type="pct"/>
            <w:tcBorders>
              <w:top w:val="nil"/>
            </w:tcBorders>
            <w:shd w:val="clear" w:color="auto" w:fill="auto"/>
            <w:noWrap/>
            <w:vAlign w:val="bottom"/>
            <w:hideMark/>
          </w:tcPr>
          <w:p w14:paraId="09F12079"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0.00</w:t>
            </w:r>
          </w:p>
        </w:tc>
        <w:tc>
          <w:tcPr>
            <w:tcW w:w="500" w:type="pct"/>
            <w:tcBorders>
              <w:top w:val="nil"/>
            </w:tcBorders>
            <w:shd w:val="clear" w:color="auto" w:fill="auto"/>
            <w:noWrap/>
            <w:vAlign w:val="bottom"/>
            <w:hideMark/>
          </w:tcPr>
          <w:p w14:paraId="027777A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1.3%</w:t>
            </w:r>
          </w:p>
        </w:tc>
        <w:tc>
          <w:tcPr>
            <w:tcW w:w="500" w:type="pct"/>
            <w:tcBorders>
              <w:top w:val="nil"/>
              <w:right w:val="nil"/>
            </w:tcBorders>
            <w:shd w:val="clear" w:color="auto" w:fill="auto"/>
            <w:noWrap/>
            <w:vAlign w:val="bottom"/>
            <w:hideMark/>
          </w:tcPr>
          <w:p w14:paraId="3C37311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r>
      <w:tr w:rsidR="004A51D0" w:rsidRPr="005B7851" w14:paraId="7611D9A1" w14:textId="77777777" w:rsidTr="005B6EA1">
        <w:trPr>
          <w:trHeight w:val="315"/>
          <w:jc w:val="center"/>
        </w:trPr>
        <w:tc>
          <w:tcPr>
            <w:tcW w:w="699" w:type="pct"/>
            <w:tcBorders>
              <w:top w:val="nil"/>
              <w:left w:val="nil"/>
              <w:bottom w:val="dotted" w:sz="4" w:space="0" w:color="auto"/>
              <w:right w:val="nil"/>
            </w:tcBorders>
            <w:shd w:val="clear" w:color="auto" w:fill="auto"/>
            <w:noWrap/>
            <w:vAlign w:val="center"/>
            <w:hideMark/>
          </w:tcPr>
          <w:p w14:paraId="17AFBBDB"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Rainy</w:t>
            </w:r>
          </w:p>
        </w:tc>
        <w:tc>
          <w:tcPr>
            <w:tcW w:w="312" w:type="pct"/>
            <w:tcBorders>
              <w:top w:val="nil"/>
              <w:left w:val="single" w:sz="4" w:space="0" w:color="auto"/>
              <w:bottom w:val="dotted" w:sz="4" w:space="0" w:color="auto"/>
              <w:right w:val="nil"/>
            </w:tcBorders>
            <w:shd w:val="clear" w:color="auto" w:fill="auto"/>
            <w:noWrap/>
            <w:vAlign w:val="bottom"/>
            <w:hideMark/>
          </w:tcPr>
          <w:p w14:paraId="4BC68CA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371" w:type="pct"/>
            <w:tcBorders>
              <w:top w:val="nil"/>
              <w:left w:val="nil"/>
              <w:bottom w:val="dotted" w:sz="4" w:space="0" w:color="auto"/>
              <w:right w:val="nil"/>
            </w:tcBorders>
            <w:shd w:val="clear" w:color="auto" w:fill="auto"/>
            <w:noWrap/>
            <w:vAlign w:val="bottom"/>
            <w:hideMark/>
          </w:tcPr>
          <w:p w14:paraId="1B100465"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43" w:type="pct"/>
            <w:tcBorders>
              <w:top w:val="nil"/>
              <w:left w:val="nil"/>
              <w:bottom w:val="dotted" w:sz="4" w:space="0" w:color="auto"/>
              <w:right w:val="nil"/>
            </w:tcBorders>
            <w:shd w:val="clear" w:color="auto" w:fill="auto"/>
            <w:noWrap/>
            <w:vAlign w:val="bottom"/>
            <w:hideMark/>
          </w:tcPr>
          <w:p w14:paraId="508562F8"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43" w:type="pct"/>
            <w:tcBorders>
              <w:top w:val="nil"/>
              <w:left w:val="nil"/>
              <w:bottom w:val="dotted" w:sz="4" w:space="0" w:color="auto"/>
            </w:tcBorders>
            <w:shd w:val="clear" w:color="auto" w:fill="auto"/>
            <w:noWrap/>
            <w:vAlign w:val="bottom"/>
            <w:hideMark/>
          </w:tcPr>
          <w:p w14:paraId="28329A7D"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500" w:type="pct"/>
            <w:tcBorders>
              <w:top w:val="nil"/>
              <w:bottom w:val="dotted" w:sz="4" w:space="0" w:color="auto"/>
            </w:tcBorders>
            <w:shd w:val="clear" w:color="auto" w:fill="auto"/>
            <w:noWrap/>
            <w:vAlign w:val="bottom"/>
            <w:hideMark/>
          </w:tcPr>
          <w:p w14:paraId="385D7172"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500" w:type="pct"/>
            <w:tcBorders>
              <w:top w:val="nil"/>
              <w:bottom w:val="dotted" w:sz="4" w:space="0" w:color="auto"/>
              <w:right w:val="nil"/>
            </w:tcBorders>
            <w:shd w:val="clear" w:color="auto" w:fill="auto"/>
            <w:noWrap/>
            <w:vAlign w:val="bottom"/>
            <w:hideMark/>
          </w:tcPr>
          <w:p w14:paraId="73D5F98E"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74" w:type="pct"/>
            <w:tcBorders>
              <w:top w:val="nil"/>
              <w:left w:val="single" w:sz="4" w:space="0" w:color="auto"/>
              <w:bottom w:val="dotted" w:sz="4" w:space="0" w:color="auto"/>
              <w:right w:val="nil"/>
            </w:tcBorders>
            <w:shd w:val="clear" w:color="auto" w:fill="auto"/>
            <w:noWrap/>
            <w:vAlign w:val="bottom"/>
            <w:hideMark/>
          </w:tcPr>
          <w:p w14:paraId="72D39FF0"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85</w:t>
            </w:r>
          </w:p>
        </w:tc>
        <w:tc>
          <w:tcPr>
            <w:tcW w:w="371" w:type="pct"/>
            <w:tcBorders>
              <w:top w:val="nil"/>
              <w:left w:val="nil"/>
              <w:bottom w:val="dotted" w:sz="4" w:space="0" w:color="auto"/>
            </w:tcBorders>
            <w:shd w:val="clear" w:color="auto" w:fill="auto"/>
            <w:noWrap/>
            <w:vAlign w:val="bottom"/>
            <w:hideMark/>
          </w:tcPr>
          <w:p w14:paraId="3BABB4F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0.34</w:t>
            </w:r>
          </w:p>
        </w:tc>
        <w:tc>
          <w:tcPr>
            <w:tcW w:w="243" w:type="pct"/>
            <w:tcBorders>
              <w:top w:val="nil"/>
              <w:bottom w:val="dotted" w:sz="4" w:space="0" w:color="auto"/>
            </w:tcBorders>
            <w:shd w:val="clear" w:color="auto" w:fill="auto"/>
            <w:noWrap/>
            <w:vAlign w:val="bottom"/>
            <w:hideMark/>
          </w:tcPr>
          <w:p w14:paraId="454B6963"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0.33</w:t>
            </w:r>
          </w:p>
        </w:tc>
        <w:tc>
          <w:tcPr>
            <w:tcW w:w="243" w:type="pct"/>
            <w:tcBorders>
              <w:top w:val="nil"/>
              <w:bottom w:val="dotted" w:sz="4" w:space="0" w:color="auto"/>
            </w:tcBorders>
            <w:shd w:val="clear" w:color="auto" w:fill="auto"/>
            <w:noWrap/>
            <w:vAlign w:val="bottom"/>
            <w:hideMark/>
          </w:tcPr>
          <w:p w14:paraId="7916D121"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0.01</w:t>
            </w:r>
          </w:p>
        </w:tc>
        <w:tc>
          <w:tcPr>
            <w:tcW w:w="500" w:type="pct"/>
            <w:tcBorders>
              <w:top w:val="nil"/>
              <w:bottom w:val="dotted" w:sz="4" w:space="0" w:color="auto"/>
            </w:tcBorders>
            <w:shd w:val="clear" w:color="auto" w:fill="auto"/>
            <w:noWrap/>
            <w:vAlign w:val="bottom"/>
            <w:hideMark/>
          </w:tcPr>
          <w:p w14:paraId="7B61DAD7"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2.1%</w:t>
            </w:r>
          </w:p>
        </w:tc>
        <w:tc>
          <w:tcPr>
            <w:tcW w:w="500" w:type="pct"/>
            <w:tcBorders>
              <w:top w:val="nil"/>
              <w:bottom w:val="dotted" w:sz="4" w:space="0" w:color="auto"/>
              <w:right w:val="nil"/>
            </w:tcBorders>
            <w:shd w:val="clear" w:color="auto" w:fill="auto"/>
            <w:noWrap/>
            <w:vAlign w:val="bottom"/>
            <w:hideMark/>
          </w:tcPr>
          <w:p w14:paraId="7415740C"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r>
      <w:tr w:rsidR="004A51D0" w:rsidRPr="005B7851" w14:paraId="60398E68" w14:textId="77777777" w:rsidTr="005B6EA1">
        <w:trPr>
          <w:trHeight w:val="315"/>
          <w:jc w:val="center"/>
        </w:trPr>
        <w:tc>
          <w:tcPr>
            <w:tcW w:w="699" w:type="pct"/>
            <w:tcBorders>
              <w:top w:val="dotted" w:sz="4" w:space="0" w:color="auto"/>
              <w:left w:val="nil"/>
              <w:bottom w:val="single" w:sz="4" w:space="0" w:color="auto"/>
              <w:right w:val="nil"/>
            </w:tcBorders>
            <w:shd w:val="clear" w:color="auto" w:fill="auto"/>
            <w:noWrap/>
            <w:vAlign w:val="bottom"/>
            <w:hideMark/>
          </w:tcPr>
          <w:p w14:paraId="25D6FDA3"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Total</w:t>
            </w:r>
          </w:p>
        </w:tc>
        <w:tc>
          <w:tcPr>
            <w:tcW w:w="312" w:type="pct"/>
            <w:tcBorders>
              <w:top w:val="dotted" w:sz="4" w:space="0" w:color="auto"/>
              <w:left w:val="single" w:sz="4" w:space="0" w:color="auto"/>
              <w:bottom w:val="single" w:sz="4" w:space="0" w:color="auto"/>
              <w:right w:val="nil"/>
            </w:tcBorders>
            <w:shd w:val="clear" w:color="auto" w:fill="auto"/>
            <w:noWrap/>
            <w:vAlign w:val="bottom"/>
            <w:hideMark/>
          </w:tcPr>
          <w:p w14:paraId="43CD0B57"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485</w:t>
            </w:r>
          </w:p>
        </w:tc>
        <w:tc>
          <w:tcPr>
            <w:tcW w:w="371" w:type="pct"/>
            <w:tcBorders>
              <w:top w:val="dotted" w:sz="4" w:space="0" w:color="auto"/>
              <w:left w:val="nil"/>
              <w:bottom w:val="single" w:sz="4" w:space="0" w:color="auto"/>
              <w:right w:val="nil"/>
            </w:tcBorders>
            <w:shd w:val="clear" w:color="auto" w:fill="auto"/>
            <w:noWrap/>
            <w:vAlign w:val="bottom"/>
            <w:hideMark/>
          </w:tcPr>
          <w:p w14:paraId="2C38DA21"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1.30</w:t>
            </w:r>
          </w:p>
        </w:tc>
        <w:tc>
          <w:tcPr>
            <w:tcW w:w="243" w:type="pct"/>
            <w:tcBorders>
              <w:top w:val="dotted" w:sz="4" w:space="0" w:color="auto"/>
              <w:left w:val="nil"/>
              <w:bottom w:val="single" w:sz="4" w:space="0" w:color="auto"/>
              <w:right w:val="nil"/>
            </w:tcBorders>
            <w:shd w:val="clear" w:color="auto" w:fill="auto"/>
            <w:noWrap/>
            <w:vAlign w:val="bottom"/>
            <w:hideMark/>
          </w:tcPr>
          <w:p w14:paraId="1C14EF72"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1.31</w:t>
            </w:r>
          </w:p>
        </w:tc>
        <w:tc>
          <w:tcPr>
            <w:tcW w:w="243" w:type="pct"/>
            <w:tcBorders>
              <w:top w:val="dotted" w:sz="4" w:space="0" w:color="auto"/>
              <w:left w:val="nil"/>
              <w:bottom w:val="single" w:sz="4" w:space="0" w:color="auto"/>
            </w:tcBorders>
            <w:shd w:val="clear" w:color="auto" w:fill="auto"/>
            <w:noWrap/>
            <w:vAlign w:val="bottom"/>
            <w:hideMark/>
          </w:tcPr>
          <w:p w14:paraId="6A329884"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-0.01</w:t>
            </w:r>
          </w:p>
        </w:tc>
        <w:tc>
          <w:tcPr>
            <w:tcW w:w="500" w:type="pct"/>
            <w:tcBorders>
              <w:top w:val="dotted" w:sz="4" w:space="0" w:color="auto"/>
              <w:bottom w:val="single" w:sz="4" w:space="0" w:color="auto"/>
            </w:tcBorders>
            <w:shd w:val="clear" w:color="auto" w:fill="auto"/>
            <w:noWrap/>
            <w:vAlign w:val="bottom"/>
            <w:hideMark/>
          </w:tcPr>
          <w:p w14:paraId="3211F152"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-0.9%</w:t>
            </w:r>
          </w:p>
        </w:tc>
        <w:tc>
          <w:tcPr>
            <w:tcW w:w="500" w:type="pct"/>
            <w:tcBorders>
              <w:top w:val="dotted" w:sz="4" w:space="0" w:color="auto"/>
              <w:bottom w:val="single" w:sz="4" w:space="0" w:color="auto"/>
              <w:right w:val="nil"/>
            </w:tcBorders>
            <w:shd w:val="clear" w:color="auto" w:fill="auto"/>
            <w:noWrap/>
            <w:vAlign w:val="bottom"/>
            <w:hideMark/>
          </w:tcPr>
          <w:p w14:paraId="7563A9C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c>
          <w:tcPr>
            <w:tcW w:w="274" w:type="pct"/>
            <w:tcBorders>
              <w:top w:val="dotted" w:sz="4" w:space="0" w:color="auto"/>
              <w:left w:val="single" w:sz="4" w:space="0" w:color="auto"/>
              <w:bottom w:val="single" w:sz="4" w:space="0" w:color="auto"/>
              <w:right w:val="nil"/>
            </w:tcBorders>
            <w:shd w:val="clear" w:color="auto" w:fill="auto"/>
            <w:noWrap/>
            <w:vAlign w:val="bottom"/>
            <w:hideMark/>
          </w:tcPr>
          <w:p w14:paraId="0B764DE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4158</w:t>
            </w:r>
          </w:p>
        </w:tc>
        <w:tc>
          <w:tcPr>
            <w:tcW w:w="371" w:type="pct"/>
            <w:tcBorders>
              <w:top w:val="dotted" w:sz="4" w:space="0" w:color="auto"/>
              <w:left w:val="nil"/>
              <w:bottom w:val="single" w:sz="4" w:space="0" w:color="auto"/>
            </w:tcBorders>
            <w:shd w:val="clear" w:color="auto" w:fill="auto"/>
            <w:noWrap/>
            <w:vAlign w:val="bottom"/>
            <w:hideMark/>
          </w:tcPr>
          <w:p w14:paraId="5498744F"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0.44</w:t>
            </w:r>
          </w:p>
        </w:tc>
        <w:tc>
          <w:tcPr>
            <w:tcW w:w="243" w:type="pct"/>
            <w:tcBorders>
              <w:top w:val="dotted" w:sz="4" w:space="0" w:color="auto"/>
              <w:bottom w:val="single" w:sz="4" w:space="0" w:color="auto"/>
            </w:tcBorders>
            <w:shd w:val="clear" w:color="auto" w:fill="auto"/>
            <w:noWrap/>
            <w:vAlign w:val="bottom"/>
            <w:hideMark/>
          </w:tcPr>
          <w:p w14:paraId="77B2D429"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0.44</w:t>
            </w:r>
          </w:p>
        </w:tc>
        <w:tc>
          <w:tcPr>
            <w:tcW w:w="243" w:type="pct"/>
            <w:tcBorders>
              <w:top w:val="dotted" w:sz="4" w:space="0" w:color="auto"/>
              <w:bottom w:val="single" w:sz="4" w:space="0" w:color="auto"/>
            </w:tcBorders>
            <w:shd w:val="clear" w:color="auto" w:fill="auto"/>
            <w:noWrap/>
            <w:vAlign w:val="bottom"/>
            <w:hideMark/>
          </w:tcPr>
          <w:p w14:paraId="22822474"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0.00</w:t>
            </w:r>
          </w:p>
        </w:tc>
        <w:tc>
          <w:tcPr>
            <w:tcW w:w="500" w:type="pct"/>
            <w:tcBorders>
              <w:top w:val="dotted" w:sz="4" w:space="0" w:color="auto"/>
              <w:bottom w:val="single" w:sz="4" w:space="0" w:color="auto"/>
            </w:tcBorders>
            <w:shd w:val="clear" w:color="auto" w:fill="auto"/>
            <w:noWrap/>
            <w:vAlign w:val="bottom"/>
            <w:hideMark/>
          </w:tcPr>
          <w:p w14:paraId="75BD3DD8"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1.1%</w:t>
            </w:r>
          </w:p>
        </w:tc>
        <w:tc>
          <w:tcPr>
            <w:tcW w:w="500" w:type="pct"/>
            <w:tcBorders>
              <w:top w:val="dotted" w:sz="4" w:space="0" w:color="auto"/>
              <w:bottom w:val="single" w:sz="4" w:space="0" w:color="auto"/>
              <w:right w:val="nil"/>
            </w:tcBorders>
            <w:shd w:val="clear" w:color="auto" w:fill="auto"/>
            <w:noWrap/>
            <w:vAlign w:val="bottom"/>
            <w:hideMark/>
          </w:tcPr>
          <w:p w14:paraId="77FA8126" w14:textId="77777777" w:rsidR="004A51D0" w:rsidRPr="005B7851" w:rsidRDefault="004A51D0" w:rsidP="004A51D0">
            <w:pPr>
              <w:spacing w:after="0" w:line="240" w:lineRule="auto"/>
              <w:jc w:val="center"/>
              <w:rPr>
                <w:rFonts w:ascii="Calibri" w:eastAsia="Times New Roman" w:hAnsi="Calibri" w:cs="Times New Roman"/>
                <w:color w:val="000000"/>
                <w:sz w:val="20"/>
                <w:szCs w:val="20"/>
              </w:rPr>
            </w:pPr>
            <w:r w:rsidRPr="005B7851">
              <w:rPr>
                <w:rFonts w:ascii="Calibri" w:eastAsia="Times New Roman" w:hAnsi="Calibri" w:cs="Times New Roman"/>
                <w:color w:val="000000"/>
                <w:sz w:val="20"/>
                <w:szCs w:val="20"/>
              </w:rPr>
              <w:t>***</w:t>
            </w:r>
          </w:p>
        </w:tc>
      </w:tr>
    </w:tbl>
    <w:p w14:paraId="04B6943F" w14:textId="085238B8" w:rsidR="000178BF" w:rsidRDefault="004A51D0" w:rsidP="005B6EA1">
      <w:pPr>
        <w:spacing w:line="264" w:lineRule="auto"/>
        <w:contextualSpacing/>
        <w:rPr>
          <w:rFonts w:asciiTheme="minorHAnsi" w:hAnsiTheme="minorHAnsi" w:cs="Times New Roman"/>
          <w:sz w:val="20"/>
          <w:szCs w:val="20"/>
        </w:rPr>
      </w:pPr>
      <w:r w:rsidRPr="0066125A">
        <w:rPr>
          <w:rFonts w:asciiTheme="minorHAnsi" w:hAnsiTheme="minorHAnsi" w:cs="Times New Roman"/>
          <w:sz w:val="20"/>
          <w:szCs w:val="20"/>
        </w:rPr>
        <w:t>*p&lt;0.1; **p&lt;0.05; ***p&lt;0.01</w:t>
      </w:r>
    </w:p>
    <w:p w14:paraId="4A7156B3" w14:textId="4C3FDEB0" w:rsidR="006C3BF5" w:rsidRDefault="000178BF" w:rsidP="005B6EA1">
      <w:pPr>
        <w:contextualSpacing/>
        <w:rPr>
          <w:rFonts w:asciiTheme="minorHAnsi" w:hAnsiTheme="minorHAnsi"/>
          <w:i/>
        </w:rPr>
      </w:pPr>
      <w:r>
        <w:rPr>
          <w:rFonts w:asciiTheme="minorHAnsi" w:hAnsiTheme="minorHAnsi"/>
          <w:i/>
        </w:rPr>
        <w:t>Source: Authors’ calculations.</w:t>
      </w:r>
    </w:p>
    <w:p w14:paraId="158ACF9F" w14:textId="77777777" w:rsidR="002D53DE" w:rsidRPr="0066125A" w:rsidRDefault="002D53DE" w:rsidP="005B6EA1">
      <w:pPr>
        <w:contextualSpacing/>
        <w:rPr>
          <w:rFonts w:asciiTheme="minorHAnsi" w:hAnsiTheme="minorHAnsi"/>
        </w:rPr>
      </w:pPr>
    </w:p>
    <w:p w14:paraId="6D7B9222" w14:textId="4D139B03" w:rsidR="0066125A" w:rsidDel="003E489C" w:rsidRDefault="003652DC" w:rsidP="00106042">
      <w:pPr>
        <w:spacing w:line="360" w:lineRule="auto"/>
        <w:jc w:val="both"/>
        <w:rPr>
          <w:del w:id="1462" w:author="Abhilasha Vaid" w:date="2016-06-17T16:04:00Z"/>
        </w:rPr>
      </w:pPr>
      <w:r w:rsidRPr="00106042">
        <w:t xml:space="preserve">Keita and </w:t>
      </w:r>
      <w:proofErr w:type="spellStart"/>
      <w:r w:rsidRPr="00106042">
        <w:t>Carfagna</w:t>
      </w:r>
      <w:proofErr w:type="spellEnd"/>
      <w:r w:rsidRPr="00106042">
        <w:t xml:space="preserve"> (2010) and </w:t>
      </w:r>
      <w:proofErr w:type="spellStart"/>
      <w:r w:rsidRPr="00106042">
        <w:t>Muwanga-Zake</w:t>
      </w:r>
      <w:proofErr w:type="spellEnd"/>
      <w:r w:rsidRPr="00106042">
        <w:t xml:space="preserve"> (1985) explain that plot slope can influence the difference between GPS and compass and rope measured areas, as the GPS measures the horizontal plane and traversing measures the surface area. </w:t>
      </w:r>
      <w:proofErr w:type="spellStart"/>
      <w:r w:rsidRPr="00106042">
        <w:t>Fe</w:t>
      </w:r>
      <w:r w:rsidR="00071051" w:rsidRPr="00106042">
        <w:t>r</w:t>
      </w:r>
      <w:r w:rsidRPr="00106042">
        <w:t>mont</w:t>
      </w:r>
      <w:proofErr w:type="spellEnd"/>
      <w:r w:rsidRPr="00106042">
        <w:t xml:space="preserve"> and Benson (2011) note that plot slopes greater than 10 degrees will result in significantly different measurements. The LASER study incorporated the use of clinometers for slope measurement. Descriptive statistics on the slope and measurement bias are reported in </w:t>
      </w:r>
      <w:hyperlink w:anchor="Table15" w:history="1">
        <w:r w:rsidR="00645480">
          <w:t>Table</w:t>
        </w:r>
      </w:hyperlink>
      <w:r w:rsidR="00645480">
        <w:t xml:space="preserve"> 1</w:t>
      </w:r>
      <w:ins w:id="1463" w:author="Sydney Gourlay" w:date="2016-06-17T13:33:00Z">
        <w:r w:rsidR="005870A9">
          <w:t>7</w:t>
        </w:r>
      </w:ins>
      <w:del w:id="1464" w:author="Sydney Gourlay" w:date="2016-06-17T13:33:00Z">
        <w:r w:rsidR="00645480" w:rsidDel="005870A9">
          <w:delText>8</w:delText>
        </w:r>
      </w:del>
      <w:r w:rsidRPr="00106042">
        <w:t xml:space="preserve">. For plots of slope </w:t>
      </w:r>
      <w:r w:rsidR="00DF1197" w:rsidRPr="00106042">
        <w:t xml:space="preserve">of </w:t>
      </w:r>
      <w:r w:rsidRPr="00106042">
        <w:t>5 degrees or less, the mean relative difference is 1.3</w:t>
      </w:r>
      <w:r w:rsidR="00AA0C8C" w:rsidRPr="00106042">
        <w:t xml:space="preserve"> percent</w:t>
      </w:r>
      <w:r w:rsidR="002A46B5" w:rsidRPr="00106042">
        <w:t>,</w:t>
      </w:r>
      <w:r w:rsidRPr="00106042">
        <w:t xml:space="preserve"> whereas for plots of 6 – 15 degrees it is 2.2</w:t>
      </w:r>
      <w:r w:rsidR="00AA0C8C" w:rsidRPr="00106042">
        <w:t xml:space="preserve"> percent</w:t>
      </w:r>
      <w:r w:rsidRPr="00106042">
        <w:t xml:space="preserve"> and for plots of slope greater than 15 degrees it is 2.4</w:t>
      </w:r>
      <w:r w:rsidR="00AA0C8C" w:rsidRPr="00106042">
        <w:t xml:space="preserve"> percent</w:t>
      </w:r>
      <w:r w:rsidRPr="00106042">
        <w:t xml:space="preserve">. Plot slope may play a role in the discrepancy observed between GPS and compass and rope area measurement, but the materiality of the impact is questionable. </w:t>
      </w:r>
    </w:p>
    <w:p w14:paraId="4071F2FF" w14:textId="77777777" w:rsidR="0066125A" w:rsidRPr="00106042" w:rsidRDefault="0066125A" w:rsidP="00106042">
      <w:pPr>
        <w:spacing w:line="360" w:lineRule="auto"/>
        <w:jc w:val="both"/>
      </w:pPr>
    </w:p>
    <w:p w14:paraId="72A31104" w14:textId="77777777" w:rsidR="0038181A" w:rsidRDefault="0038181A" w:rsidP="00106042">
      <w:pPr>
        <w:spacing w:line="360" w:lineRule="auto"/>
        <w:jc w:val="both"/>
        <w:rPr>
          <w:b/>
        </w:rPr>
      </w:pPr>
    </w:p>
    <w:p w14:paraId="7C24ACC4" w14:textId="042E93FE" w:rsidR="006C3BF5" w:rsidRPr="0066125A" w:rsidRDefault="004A51D0" w:rsidP="00106042">
      <w:pPr>
        <w:spacing w:line="360" w:lineRule="auto"/>
        <w:jc w:val="both"/>
        <w:rPr>
          <w:b/>
        </w:rPr>
      </w:pPr>
      <w:r w:rsidRPr="0066125A">
        <w:rPr>
          <w:b/>
        </w:rPr>
        <w:t>Table 1</w:t>
      </w:r>
      <w:ins w:id="1465" w:author="Sydney Gourlay" w:date="2016-06-17T13:33:00Z">
        <w:r w:rsidR="005870A9">
          <w:rPr>
            <w:b/>
          </w:rPr>
          <w:t>7</w:t>
        </w:r>
      </w:ins>
      <w:ins w:id="1466" w:author="Abhilasha Vaid" w:date="2016-06-17T15:45:00Z">
        <w:del w:id="1467" w:author="Sydney Gourlay" w:date="2016-06-17T13:33:00Z">
          <w:r w:rsidR="00367086" w:rsidDel="005870A9">
            <w:rPr>
              <w:b/>
            </w:rPr>
            <w:delText>9</w:delText>
          </w:r>
        </w:del>
      </w:ins>
      <w:del w:id="1468" w:author="Abhilasha Vaid" w:date="2016-06-17T15:45:00Z">
        <w:r w:rsidR="00645480" w:rsidDel="00367086">
          <w:rPr>
            <w:b/>
          </w:rPr>
          <w:delText>8</w:delText>
        </w:r>
      </w:del>
      <w:r w:rsidRPr="0066125A">
        <w:rPr>
          <w:b/>
        </w:rPr>
        <w:t xml:space="preserve"> – Bias and </w:t>
      </w:r>
      <w:r w:rsidR="00850F34">
        <w:rPr>
          <w:b/>
        </w:rPr>
        <w:t>S</w:t>
      </w:r>
      <w:r w:rsidRPr="0066125A">
        <w:rPr>
          <w:b/>
        </w:rPr>
        <w:t>lope (</w:t>
      </w:r>
      <w:r w:rsidR="00850F34">
        <w:rPr>
          <w:b/>
        </w:rPr>
        <w:t>M</w:t>
      </w:r>
      <w:r w:rsidRPr="0066125A">
        <w:rPr>
          <w:b/>
        </w:rPr>
        <w:t xml:space="preserve">easured with a </w:t>
      </w:r>
      <w:r w:rsidR="00AE0329">
        <w:rPr>
          <w:b/>
        </w:rPr>
        <w:t>C</w:t>
      </w:r>
      <w:r w:rsidRPr="0066125A">
        <w:rPr>
          <w:b/>
        </w:rPr>
        <w:t>linometer)</w:t>
      </w:r>
    </w:p>
    <w:tbl>
      <w:tblPr>
        <w:tblW w:w="7047" w:type="dxa"/>
        <w:jc w:val="center"/>
        <w:tblLook w:val="04A0" w:firstRow="1" w:lastRow="0" w:firstColumn="1" w:lastColumn="0" w:noHBand="0" w:noVBand="1"/>
      </w:tblPr>
      <w:tblGrid>
        <w:gridCol w:w="1320"/>
        <w:gridCol w:w="823"/>
        <w:gridCol w:w="980"/>
        <w:gridCol w:w="642"/>
        <w:gridCol w:w="642"/>
        <w:gridCol w:w="1320"/>
        <w:gridCol w:w="1320"/>
      </w:tblGrid>
      <w:tr w:rsidR="004A51D0" w:rsidRPr="005A0AB0" w14:paraId="63590D4C" w14:textId="77777777" w:rsidTr="005B6EA1">
        <w:trPr>
          <w:trHeight w:val="630"/>
          <w:jc w:val="center"/>
        </w:trPr>
        <w:tc>
          <w:tcPr>
            <w:tcW w:w="1320" w:type="dxa"/>
            <w:vMerge w:val="restart"/>
            <w:tcBorders>
              <w:top w:val="single" w:sz="4" w:space="0" w:color="auto"/>
              <w:left w:val="nil"/>
              <w:bottom w:val="single" w:sz="4" w:space="0" w:color="000000"/>
              <w:right w:val="single" w:sz="4" w:space="0" w:color="auto"/>
            </w:tcBorders>
            <w:shd w:val="clear" w:color="auto" w:fill="A9D5E7" w:themeFill="accent1" w:themeFillTint="66"/>
            <w:vAlign w:val="center"/>
            <w:hideMark/>
          </w:tcPr>
          <w:p w14:paraId="57E2C4B1" w14:textId="2DC4D507" w:rsidR="004A51D0" w:rsidRPr="005A0AB0" w:rsidRDefault="004A51D0" w:rsidP="00FC0C54">
            <w:pPr>
              <w:spacing w:after="0" w:line="240" w:lineRule="auto"/>
              <w:jc w:val="center"/>
              <w:rPr>
                <w:rFonts w:ascii="Calibri" w:eastAsia="Times New Roman" w:hAnsi="Calibri" w:cs="Times New Roman"/>
                <w:b/>
                <w:color w:val="000000"/>
                <w:sz w:val="20"/>
                <w:szCs w:val="20"/>
              </w:rPr>
            </w:pPr>
            <w:r w:rsidRPr="005A0AB0">
              <w:rPr>
                <w:rFonts w:ascii="Calibri" w:eastAsia="Times New Roman" w:hAnsi="Calibri" w:cs="Times New Roman"/>
                <w:b/>
                <w:color w:val="000000"/>
                <w:sz w:val="20"/>
                <w:szCs w:val="20"/>
              </w:rPr>
              <w:t xml:space="preserve">Plot </w:t>
            </w:r>
            <w:del w:id="1469" w:author="Abhilasha Vaid" w:date="2016-06-17T14:02:00Z">
              <w:r w:rsidRPr="005A0AB0" w:rsidDel="00A77C48">
                <w:rPr>
                  <w:rFonts w:ascii="Calibri" w:eastAsia="Times New Roman" w:hAnsi="Calibri" w:cs="Times New Roman"/>
                  <w:b/>
                  <w:color w:val="000000"/>
                  <w:sz w:val="20"/>
                  <w:szCs w:val="20"/>
                </w:rPr>
                <w:delText xml:space="preserve">Slope </w:delText>
              </w:r>
            </w:del>
            <w:ins w:id="1470" w:author="Abhilasha Vaid" w:date="2016-06-17T14:02:00Z">
              <w:r w:rsidR="00A77C48">
                <w:rPr>
                  <w:rFonts w:ascii="Calibri" w:eastAsia="Times New Roman" w:hAnsi="Calibri" w:cs="Times New Roman"/>
                  <w:b/>
                  <w:color w:val="000000"/>
                  <w:sz w:val="20"/>
                  <w:szCs w:val="20"/>
                </w:rPr>
                <w:t>s</w:t>
              </w:r>
              <w:r w:rsidR="00A77C48" w:rsidRPr="005A0AB0">
                <w:rPr>
                  <w:rFonts w:ascii="Calibri" w:eastAsia="Times New Roman" w:hAnsi="Calibri" w:cs="Times New Roman"/>
                  <w:b/>
                  <w:color w:val="000000"/>
                  <w:sz w:val="20"/>
                  <w:szCs w:val="20"/>
                </w:rPr>
                <w:t xml:space="preserve">lope </w:t>
              </w:r>
            </w:ins>
            <w:r w:rsidRPr="005A0AB0">
              <w:rPr>
                <w:rFonts w:ascii="Calibri" w:eastAsia="Times New Roman" w:hAnsi="Calibri" w:cs="Times New Roman"/>
                <w:b/>
                <w:color w:val="000000"/>
                <w:sz w:val="20"/>
                <w:szCs w:val="20"/>
              </w:rPr>
              <w:t>(degrees)</w:t>
            </w:r>
          </w:p>
        </w:tc>
        <w:tc>
          <w:tcPr>
            <w:tcW w:w="4407" w:type="dxa"/>
            <w:gridSpan w:val="5"/>
            <w:tcBorders>
              <w:top w:val="single" w:sz="4" w:space="0" w:color="auto"/>
              <w:left w:val="single" w:sz="4" w:space="0" w:color="auto"/>
              <w:bottom w:val="nil"/>
            </w:tcBorders>
            <w:shd w:val="clear" w:color="auto" w:fill="A9D5E7" w:themeFill="accent1" w:themeFillTint="66"/>
            <w:noWrap/>
            <w:vAlign w:val="bottom"/>
            <w:hideMark/>
          </w:tcPr>
          <w:p w14:paraId="31A09EDB" w14:textId="77777777" w:rsidR="004A51D0" w:rsidRPr="005A0AB0" w:rsidRDefault="004A51D0" w:rsidP="004A51D0">
            <w:pPr>
              <w:spacing w:after="0" w:line="240" w:lineRule="auto"/>
              <w:jc w:val="center"/>
              <w:rPr>
                <w:rFonts w:ascii="Calibri" w:eastAsia="Times New Roman" w:hAnsi="Calibri" w:cs="Times New Roman"/>
                <w:b/>
                <w:color w:val="000000"/>
                <w:sz w:val="20"/>
                <w:szCs w:val="20"/>
              </w:rPr>
            </w:pPr>
            <w:r w:rsidRPr="005A0AB0">
              <w:rPr>
                <w:rFonts w:ascii="Calibri" w:eastAsia="Times New Roman" w:hAnsi="Calibri" w:cs="Times New Roman"/>
                <w:b/>
                <w:color w:val="000000"/>
                <w:sz w:val="20"/>
                <w:szCs w:val="20"/>
              </w:rPr>
              <w:t>Ethiopia</w:t>
            </w:r>
          </w:p>
        </w:tc>
        <w:tc>
          <w:tcPr>
            <w:tcW w:w="1320" w:type="dxa"/>
            <w:vMerge w:val="restart"/>
            <w:tcBorders>
              <w:top w:val="single" w:sz="4" w:space="0" w:color="auto"/>
              <w:right w:val="nil"/>
            </w:tcBorders>
            <w:shd w:val="clear" w:color="auto" w:fill="A9D5E7" w:themeFill="accent1" w:themeFillTint="66"/>
            <w:vAlign w:val="bottom"/>
            <w:hideMark/>
          </w:tcPr>
          <w:p w14:paraId="79FB0841" w14:textId="77777777" w:rsidR="004A51D0" w:rsidRPr="005A0AB0" w:rsidRDefault="004A51D0" w:rsidP="004A51D0">
            <w:pPr>
              <w:spacing w:after="0" w:line="240" w:lineRule="auto"/>
              <w:jc w:val="center"/>
              <w:rPr>
                <w:rFonts w:ascii="Calibri" w:eastAsia="Times New Roman" w:hAnsi="Calibri" w:cs="Times New Roman"/>
                <w:b/>
                <w:color w:val="000000"/>
                <w:sz w:val="20"/>
                <w:szCs w:val="20"/>
              </w:rPr>
            </w:pPr>
            <w:r w:rsidRPr="005A0AB0">
              <w:rPr>
                <w:rFonts w:ascii="Calibri" w:eastAsia="Times New Roman" w:hAnsi="Calibri" w:cs="Times New Roman"/>
                <w:b/>
                <w:color w:val="000000"/>
                <w:sz w:val="20"/>
                <w:szCs w:val="20"/>
              </w:rPr>
              <w:t xml:space="preserve">Difference in </w:t>
            </w:r>
          </w:p>
          <w:p w14:paraId="2E789781" w14:textId="77777777" w:rsidR="004A51D0" w:rsidRPr="005A0AB0" w:rsidRDefault="004A51D0" w:rsidP="004A51D0">
            <w:pPr>
              <w:spacing w:after="0" w:line="240" w:lineRule="auto"/>
              <w:jc w:val="center"/>
              <w:rPr>
                <w:rFonts w:ascii="Calibri" w:eastAsia="Times New Roman" w:hAnsi="Calibri" w:cs="Times New Roman"/>
                <w:b/>
                <w:color w:val="000000"/>
                <w:sz w:val="20"/>
                <w:szCs w:val="20"/>
              </w:rPr>
            </w:pPr>
            <w:r w:rsidRPr="005A0AB0">
              <w:rPr>
                <w:rFonts w:ascii="Calibri" w:eastAsia="Times New Roman" w:hAnsi="Calibri" w:cs="Times New Roman"/>
                <w:b/>
                <w:color w:val="000000"/>
                <w:sz w:val="20"/>
                <w:szCs w:val="20"/>
              </w:rPr>
              <w:t>means</w:t>
            </w:r>
          </w:p>
        </w:tc>
      </w:tr>
      <w:tr w:rsidR="004A51D0" w:rsidRPr="005A0AB0" w14:paraId="3ED4C3F2" w14:textId="77777777" w:rsidTr="005B6EA1">
        <w:trPr>
          <w:trHeight w:val="630"/>
          <w:jc w:val="center"/>
        </w:trPr>
        <w:tc>
          <w:tcPr>
            <w:tcW w:w="1320" w:type="dxa"/>
            <w:vMerge/>
            <w:tcBorders>
              <w:top w:val="single" w:sz="4" w:space="0" w:color="auto"/>
              <w:left w:val="nil"/>
              <w:bottom w:val="single" w:sz="4" w:space="0" w:color="000000"/>
              <w:right w:val="single" w:sz="4" w:space="0" w:color="auto"/>
            </w:tcBorders>
            <w:shd w:val="clear" w:color="auto" w:fill="BFBFBF" w:themeFill="background1" w:themeFillShade="BF"/>
            <w:vAlign w:val="center"/>
            <w:hideMark/>
          </w:tcPr>
          <w:p w14:paraId="6A6009DA" w14:textId="77777777" w:rsidR="004A51D0" w:rsidRPr="005A0AB0" w:rsidRDefault="004A51D0" w:rsidP="004A51D0">
            <w:pPr>
              <w:spacing w:after="0" w:line="240" w:lineRule="auto"/>
              <w:rPr>
                <w:rFonts w:ascii="Calibri" w:eastAsia="Times New Roman" w:hAnsi="Calibri" w:cs="Times New Roman"/>
                <w:b/>
                <w:color w:val="000000"/>
                <w:sz w:val="20"/>
                <w:szCs w:val="20"/>
              </w:rPr>
            </w:pPr>
          </w:p>
        </w:tc>
        <w:tc>
          <w:tcPr>
            <w:tcW w:w="823" w:type="dxa"/>
            <w:tcBorders>
              <w:top w:val="nil"/>
              <w:left w:val="single" w:sz="4" w:space="0" w:color="auto"/>
              <w:bottom w:val="single" w:sz="4" w:space="0" w:color="auto"/>
            </w:tcBorders>
            <w:shd w:val="clear" w:color="auto" w:fill="A9D5E7" w:themeFill="accent1" w:themeFillTint="66"/>
            <w:noWrap/>
            <w:vAlign w:val="bottom"/>
            <w:hideMark/>
          </w:tcPr>
          <w:p w14:paraId="0166E9F5" w14:textId="77777777" w:rsidR="004A51D0" w:rsidRPr="005A0AB0" w:rsidRDefault="004A51D0" w:rsidP="004A51D0">
            <w:pPr>
              <w:spacing w:after="0" w:line="240" w:lineRule="auto"/>
              <w:jc w:val="center"/>
              <w:rPr>
                <w:rFonts w:ascii="Calibri" w:eastAsia="Times New Roman" w:hAnsi="Calibri" w:cs="Times New Roman"/>
                <w:b/>
                <w:color w:val="000000"/>
                <w:sz w:val="20"/>
                <w:szCs w:val="20"/>
              </w:rPr>
            </w:pPr>
            <w:r w:rsidRPr="005A0AB0">
              <w:rPr>
                <w:rFonts w:ascii="Calibri" w:eastAsia="Times New Roman" w:hAnsi="Calibri" w:cs="Times New Roman"/>
                <w:b/>
                <w:color w:val="000000"/>
                <w:sz w:val="20"/>
                <w:szCs w:val="20"/>
              </w:rPr>
              <w:t>N</w:t>
            </w:r>
          </w:p>
        </w:tc>
        <w:tc>
          <w:tcPr>
            <w:tcW w:w="980" w:type="dxa"/>
            <w:tcBorders>
              <w:top w:val="nil"/>
              <w:bottom w:val="single" w:sz="4" w:space="0" w:color="auto"/>
            </w:tcBorders>
            <w:shd w:val="clear" w:color="auto" w:fill="A9D5E7" w:themeFill="accent1" w:themeFillTint="66"/>
            <w:vAlign w:val="bottom"/>
            <w:hideMark/>
          </w:tcPr>
          <w:p w14:paraId="642A15D9" w14:textId="77777777" w:rsidR="004A51D0" w:rsidRPr="005A0AB0" w:rsidRDefault="004A51D0" w:rsidP="004A51D0">
            <w:pPr>
              <w:spacing w:after="0" w:line="240" w:lineRule="auto"/>
              <w:jc w:val="center"/>
              <w:rPr>
                <w:rFonts w:ascii="Calibri" w:eastAsia="Times New Roman" w:hAnsi="Calibri" w:cs="Times New Roman"/>
                <w:b/>
                <w:color w:val="000000"/>
                <w:sz w:val="20"/>
                <w:szCs w:val="20"/>
              </w:rPr>
            </w:pPr>
            <w:r w:rsidRPr="005A0AB0">
              <w:rPr>
                <w:rFonts w:ascii="Calibri" w:eastAsia="Times New Roman" w:hAnsi="Calibri" w:cs="Times New Roman"/>
                <w:b/>
                <w:color w:val="000000"/>
                <w:sz w:val="20"/>
                <w:szCs w:val="20"/>
              </w:rPr>
              <w:t>GPS</w:t>
            </w:r>
          </w:p>
        </w:tc>
        <w:tc>
          <w:tcPr>
            <w:tcW w:w="642" w:type="dxa"/>
            <w:tcBorders>
              <w:top w:val="nil"/>
              <w:bottom w:val="single" w:sz="4" w:space="0" w:color="auto"/>
            </w:tcBorders>
            <w:shd w:val="clear" w:color="auto" w:fill="A9D5E7" w:themeFill="accent1" w:themeFillTint="66"/>
            <w:noWrap/>
            <w:vAlign w:val="bottom"/>
            <w:hideMark/>
          </w:tcPr>
          <w:p w14:paraId="3D95085D" w14:textId="77777777" w:rsidR="004A51D0" w:rsidRPr="005A0AB0" w:rsidRDefault="004A51D0" w:rsidP="004A51D0">
            <w:pPr>
              <w:spacing w:after="0" w:line="240" w:lineRule="auto"/>
              <w:jc w:val="center"/>
              <w:rPr>
                <w:rFonts w:ascii="Calibri" w:eastAsia="Times New Roman" w:hAnsi="Calibri" w:cs="Times New Roman"/>
                <w:b/>
                <w:color w:val="000000"/>
                <w:sz w:val="20"/>
                <w:szCs w:val="20"/>
              </w:rPr>
            </w:pPr>
            <w:r w:rsidRPr="005A0AB0">
              <w:rPr>
                <w:rFonts w:ascii="Calibri" w:eastAsia="Times New Roman" w:hAnsi="Calibri" w:cs="Times New Roman"/>
                <w:b/>
                <w:color w:val="000000"/>
                <w:sz w:val="20"/>
                <w:szCs w:val="20"/>
              </w:rPr>
              <w:t>CR</w:t>
            </w:r>
          </w:p>
        </w:tc>
        <w:tc>
          <w:tcPr>
            <w:tcW w:w="642" w:type="dxa"/>
            <w:tcBorders>
              <w:top w:val="nil"/>
              <w:bottom w:val="single" w:sz="4" w:space="0" w:color="auto"/>
            </w:tcBorders>
            <w:shd w:val="clear" w:color="auto" w:fill="A9D5E7" w:themeFill="accent1" w:themeFillTint="66"/>
            <w:noWrap/>
            <w:vAlign w:val="bottom"/>
            <w:hideMark/>
          </w:tcPr>
          <w:p w14:paraId="196EB79F" w14:textId="77777777" w:rsidR="004A51D0" w:rsidRPr="005A0AB0" w:rsidRDefault="004A51D0" w:rsidP="004A51D0">
            <w:pPr>
              <w:spacing w:after="0" w:line="240" w:lineRule="auto"/>
              <w:jc w:val="center"/>
              <w:rPr>
                <w:rFonts w:ascii="Calibri" w:eastAsia="Times New Roman" w:hAnsi="Calibri" w:cs="Times New Roman"/>
                <w:b/>
                <w:color w:val="000000"/>
                <w:sz w:val="20"/>
                <w:szCs w:val="20"/>
              </w:rPr>
            </w:pPr>
            <w:r w:rsidRPr="005A0AB0">
              <w:rPr>
                <w:rFonts w:ascii="Calibri" w:eastAsia="Times New Roman" w:hAnsi="Calibri" w:cs="Times New Roman"/>
                <w:b/>
                <w:color w:val="000000"/>
                <w:sz w:val="20"/>
                <w:szCs w:val="20"/>
              </w:rPr>
              <w:t>Bias</w:t>
            </w:r>
          </w:p>
        </w:tc>
        <w:tc>
          <w:tcPr>
            <w:tcW w:w="1320" w:type="dxa"/>
            <w:tcBorders>
              <w:top w:val="nil"/>
              <w:bottom w:val="single" w:sz="4" w:space="0" w:color="auto"/>
            </w:tcBorders>
            <w:shd w:val="clear" w:color="auto" w:fill="A9D5E7" w:themeFill="accent1" w:themeFillTint="66"/>
            <w:vAlign w:val="bottom"/>
            <w:hideMark/>
          </w:tcPr>
          <w:p w14:paraId="47870E73" w14:textId="2D6C51D9" w:rsidR="004A51D0" w:rsidRPr="005A0AB0" w:rsidRDefault="004A51D0" w:rsidP="00FC0C54">
            <w:pPr>
              <w:spacing w:after="0" w:line="240" w:lineRule="auto"/>
              <w:jc w:val="center"/>
              <w:rPr>
                <w:rFonts w:ascii="Calibri" w:eastAsia="Times New Roman" w:hAnsi="Calibri" w:cs="Times New Roman"/>
                <w:b/>
                <w:color w:val="000000"/>
                <w:sz w:val="20"/>
                <w:szCs w:val="20"/>
              </w:rPr>
            </w:pPr>
            <w:r w:rsidRPr="005A0AB0">
              <w:rPr>
                <w:rFonts w:ascii="Calibri" w:eastAsia="Times New Roman" w:hAnsi="Calibri" w:cs="Times New Roman"/>
                <w:b/>
                <w:color w:val="000000"/>
                <w:sz w:val="20"/>
                <w:szCs w:val="20"/>
              </w:rPr>
              <w:t xml:space="preserve">Mean </w:t>
            </w:r>
            <w:del w:id="1471" w:author="Abhilasha Vaid" w:date="2016-06-17T14:02:00Z">
              <w:r w:rsidRPr="005A0AB0" w:rsidDel="00A77C48">
                <w:rPr>
                  <w:rFonts w:ascii="Calibri" w:eastAsia="Times New Roman" w:hAnsi="Calibri" w:cs="Times New Roman"/>
                  <w:b/>
                  <w:color w:val="000000"/>
                  <w:sz w:val="20"/>
                  <w:szCs w:val="20"/>
                </w:rPr>
                <w:delText xml:space="preserve">Bias </w:delText>
              </w:r>
            </w:del>
            <w:ins w:id="1472" w:author="Abhilasha Vaid" w:date="2016-06-17T14:02:00Z">
              <w:r w:rsidR="00A77C48">
                <w:rPr>
                  <w:rFonts w:ascii="Calibri" w:eastAsia="Times New Roman" w:hAnsi="Calibri" w:cs="Times New Roman"/>
                  <w:b/>
                  <w:color w:val="000000"/>
                  <w:sz w:val="20"/>
                  <w:szCs w:val="20"/>
                </w:rPr>
                <w:t>b</w:t>
              </w:r>
              <w:r w:rsidR="00A77C48" w:rsidRPr="005A0AB0">
                <w:rPr>
                  <w:rFonts w:ascii="Calibri" w:eastAsia="Times New Roman" w:hAnsi="Calibri" w:cs="Times New Roman"/>
                  <w:b/>
                  <w:color w:val="000000"/>
                  <w:sz w:val="20"/>
                  <w:szCs w:val="20"/>
                </w:rPr>
                <w:t xml:space="preserve">ias </w:t>
              </w:r>
            </w:ins>
            <w:r w:rsidRPr="005A0AB0">
              <w:rPr>
                <w:rFonts w:ascii="Calibri" w:eastAsia="Times New Roman" w:hAnsi="Calibri" w:cs="Times New Roman"/>
                <w:b/>
                <w:color w:val="000000"/>
                <w:sz w:val="20"/>
                <w:szCs w:val="20"/>
              </w:rPr>
              <w:t xml:space="preserve">/ </w:t>
            </w:r>
            <w:del w:id="1473" w:author="Abhilasha Vaid" w:date="2016-06-17T14:02:00Z">
              <w:r w:rsidRPr="005A0AB0" w:rsidDel="00A77C48">
                <w:rPr>
                  <w:rFonts w:ascii="Calibri" w:eastAsia="Times New Roman" w:hAnsi="Calibri" w:cs="Times New Roman"/>
                  <w:b/>
                  <w:color w:val="000000"/>
                  <w:sz w:val="20"/>
                  <w:szCs w:val="20"/>
                </w:rPr>
                <w:delText xml:space="preserve">Mean </w:delText>
              </w:r>
            </w:del>
            <w:ins w:id="1474" w:author="Abhilasha Vaid" w:date="2016-06-17T14:02:00Z">
              <w:r w:rsidR="00A77C48">
                <w:rPr>
                  <w:rFonts w:ascii="Calibri" w:eastAsia="Times New Roman" w:hAnsi="Calibri" w:cs="Times New Roman"/>
                  <w:b/>
                  <w:color w:val="000000"/>
                  <w:sz w:val="20"/>
                  <w:szCs w:val="20"/>
                </w:rPr>
                <w:t>m</w:t>
              </w:r>
              <w:r w:rsidR="00A77C48" w:rsidRPr="005A0AB0">
                <w:rPr>
                  <w:rFonts w:ascii="Calibri" w:eastAsia="Times New Roman" w:hAnsi="Calibri" w:cs="Times New Roman"/>
                  <w:b/>
                  <w:color w:val="000000"/>
                  <w:sz w:val="20"/>
                  <w:szCs w:val="20"/>
                </w:rPr>
                <w:t xml:space="preserve">ean </w:t>
              </w:r>
            </w:ins>
            <w:r w:rsidRPr="005A0AB0">
              <w:rPr>
                <w:rFonts w:ascii="Calibri" w:eastAsia="Times New Roman" w:hAnsi="Calibri" w:cs="Times New Roman"/>
                <w:b/>
                <w:color w:val="000000"/>
                <w:sz w:val="20"/>
                <w:szCs w:val="20"/>
              </w:rPr>
              <w:t>CR</w:t>
            </w:r>
          </w:p>
        </w:tc>
        <w:tc>
          <w:tcPr>
            <w:tcW w:w="1320" w:type="dxa"/>
            <w:vMerge/>
            <w:tcBorders>
              <w:bottom w:val="single" w:sz="4" w:space="0" w:color="auto"/>
              <w:right w:val="nil"/>
            </w:tcBorders>
            <w:shd w:val="clear" w:color="auto" w:fill="BFBFBF" w:themeFill="background1" w:themeFillShade="BF"/>
            <w:vAlign w:val="bottom"/>
            <w:hideMark/>
          </w:tcPr>
          <w:p w14:paraId="23423AC1" w14:textId="77777777" w:rsidR="004A51D0" w:rsidRPr="005A0AB0" w:rsidRDefault="004A51D0" w:rsidP="004A51D0">
            <w:pPr>
              <w:spacing w:after="0" w:line="240" w:lineRule="auto"/>
              <w:jc w:val="center"/>
              <w:rPr>
                <w:rFonts w:ascii="Calibri" w:eastAsia="Times New Roman" w:hAnsi="Calibri" w:cs="Times New Roman"/>
                <w:b/>
                <w:color w:val="000000"/>
                <w:sz w:val="20"/>
                <w:szCs w:val="20"/>
              </w:rPr>
            </w:pPr>
          </w:p>
        </w:tc>
      </w:tr>
      <w:tr w:rsidR="004A51D0" w:rsidRPr="005A0AB0" w14:paraId="2D5332C0" w14:textId="77777777" w:rsidTr="005B6EA1">
        <w:trPr>
          <w:trHeight w:val="315"/>
          <w:jc w:val="center"/>
        </w:trPr>
        <w:tc>
          <w:tcPr>
            <w:tcW w:w="1320" w:type="dxa"/>
            <w:tcBorders>
              <w:top w:val="nil"/>
              <w:left w:val="nil"/>
              <w:bottom w:val="nil"/>
              <w:right w:val="single" w:sz="4" w:space="0" w:color="auto"/>
            </w:tcBorders>
            <w:shd w:val="clear" w:color="auto" w:fill="auto"/>
            <w:noWrap/>
            <w:vAlign w:val="center"/>
            <w:hideMark/>
          </w:tcPr>
          <w:p w14:paraId="036DFFD9"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0 - 5</w:t>
            </w:r>
          </w:p>
        </w:tc>
        <w:tc>
          <w:tcPr>
            <w:tcW w:w="823" w:type="dxa"/>
            <w:tcBorders>
              <w:top w:val="nil"/>
              <w:left w:val="single" w:sz="4" w:space="0" w:color="auto"/>
              <w:bottom w:val="nil"/>
            </w:tcBorders>
            <w:shd w:val="clear" w:color="auto" w:fill="auto"/>
            <w:noWrap/>
            <w:vAlign w:val="bottom"/>
            <w:hideMark/>
          </w:tcPr>
          <w:p w14:paraId="2DFCCEA5"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1076</w:t>
            </w:r>
          </w:p>
        </w:tc>
        <w:tc>
          <w:tcPr>
            <w:tcW w:w="980" w:type="dxa"/>
            <w:tcBorders>
              <w:top w:val="nil"/>
              <w:bottom w:val="nil"/>
            </w:tcBorders>
            <w:shd w:val="clear" w:color="auto" w:fill="auto"/>
            <w:noWrap/>
            <w:vAlign w:val="bottom"/>
            <w:hideMark/>
          </w:tcPr>
          <w:p w14:paraId="56906D3A"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0.36</w:t>
            </w:r>
          </w:p>
        </w:tc>
        <w:tc>
          <w:tcPr>
            <w:tcW w:w="642" w:type="dxa"/>
            <w:tcBorders>
              <w:top w:val="nil"/>
              <w:bottom w:val="nil"/>
            </w:tcBorders>
            <w:shd w:val="clear" w:color="auto" w:fill="auto"/>
            <w:noWrap/>
            <w:vAlign w:val="bottom"/>
            <w:hideMark/>
          </w:tcPr>
          <w:p w14:paraId="7DBB2960"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0.35</w:t>
            </w:r>
          </w:p>
        </w:tc>
        <w:tc>
          <w:tcPr>
            <w:tcW w:w="642" w:type="dxa"/>
            <w:tcBorders>
              <w:top w:val="nil"/>
              <w:bottom w:val="nil"/>
            </w:tcBorders>
            <w:shd w:val="clear" w:color="auto" w:fill="auto"/>
            <w:noWrap/>
            <w:vAlign w:val="bottom"/>
            <w:hideMark/>
          </w:tcPr>
          <w:p w14:paraId="102F49E1"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0.00</w:t>
            </w:r>
          </w:p>
        </w:tc>
        <w:tc>
          <w:tcPr>
            <w:tcW w:w="1320" w:type="dxa"/>
            <w:tcBorders>
              <w:top w:val="nil"/>
              <w:bottom w:val="nil"/>
            </w:tcBorders>
            <w:shd w:val="clear" w:color="auto" w:fill="auto"/>
            <w:noWrap/>
            <w:vAlign w:val="bottom"/>
            <w:hideMark/>
          </w:tcPr>
          <w:p w14:paraId="0131F5EA"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1.3%</w:t>
            </w:r>
          </w:p>
        </w:tc>
        <w:tc>
          <w:tcPr>
            <w:tcW w:w="1320" w:type="dxa"/>
            <w:tcBorders>
              <w:top w:val="nil"/>
              <w:bottom w:val="nil"/>
              <w:right w:val="nil"/>
            </w:tcBorders>
            <w:shd w:val="clear" w:color="auto" w:fill="auto"/>
            <w:noWrap/>
            <w:vAlign w:val="bottom"/>
            <w:hideMark/>
          </w:tcPr>
          <w:p w14:paraId="74B3B5D2"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w:t>
            </w:r>
          </w:p>
        </w:tc>
      </w:tr>
      <w:tr w:rsidR="004A51D0" w:rsidRPr="005A0AB0" w14:paraId="5FF762FE" w14:textId="77777777" w:rsidTr="005B6EA1">
        <w:trPr>
          <w:trHeight w:val="315"/>
          <w:jc w:val="center"/>
        </w:trPr>
        <w:tc>
          <w:tcPr>
            <w:tcW w:w="1320" w:type="dxa"/>
            <w:tcBorders>
              <w:top w:val="nil"/>
              <w:left w:val="nil"/>
              <w:right w:val="single" w:sz="4" w:space="0" w:color="auto"/>
            </w:tcBorders>
            <w:shd w:val="clear" w:color="auto" w:fill="auto"/>
            <w:noWrap/>
            <w:vAlign w:val="center"/>
            <w:hideMark/>
          </w:tcPr>
          <w:p w14:paraId="6BCEBFB2"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6 - 15</w:t>
            </w:r>
          </w:p>
        </w:tc>
        <w:tc>
          <w:tcPr>
            <w:tcW w:w="823" w:type="dxa"/>
            <w:tcBorders>
              <w:top w:val="nil"/>
              <w:left w:val="single" w:sz="4" w:space="0" w:color="auto"/>
            </w:tcBorders>
            <w:shd w:val="clear" w:color="auto" w:fill="auto"/>
            <w:noWrap/>
            <w:vAlign w:val="bottom"/>
            <w:hideMark/>
          </w:tcPr>
          <w:p w14:paraId="759D0898"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562</w:t>
            </w:r>
          </w:p>
        </w:tc>
        <w:tc>
          <w:tcPr>
            <w:tcW w:w="980" w:type="dxa"/>
            <w:tcBorders>
              <w:top w:val="nil"/>
            </w:tcBorders>
            <w:shd w:val="clear" w:color="auto" w:fill="auto"/>
            <w:noWrap/>
            <w:vAlign w:val="bottom"/>
            <w:hideMark/>
          </w:tcPr>
          <w:p w14:paraId="245FB604"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0.44</w:t>
            </w:r>
          </w:p>
        </w:tc>
        <w:tc>
          <w:tcPr>
            <w:tcW w:w="642" w:type="dxa"/>
            <w:tcBorders>
              <w:top w:val="nil"/>
            </w:tcBorders>
            <w:shd w:val="clear" w:color="auto" w:fill="auto"/>
            <w:noWrap/>
            <w:vAlign w:val="bottom"/>
            <w:hideMark/>
          </w:tcPr>
          <w:p w14:paraId="06D6889B"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0.43</w:t>
            </w:r>
          </w:p>
        </w:tc>
        <w:tc>
          <w:tcPr>
            <w:tcW w:w="642" w:type="dxa"/>
            <w:tcBorders>
              <w:top w:val="nil"/>
            </w:tcBorders>
            <w:shd w:val="clear" w:color="auto" w:fill="auto"/>
            <w:noWrap/>
            <w:vAlign w:val="bottom"/>
            <w:hideMark/>
          </w:tcPr>
          <w:p w14:paraId="6F434AEB"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0.01</w:t>
            </w:r>
          </w:p>
        </w:tc>
        <w:tc>
          <w:tcPr>
            <w:tcW w:w="1320" w:type="dxa"/>
            <w:tcBorders>
              <w:top w:val="nil"/>
            </w:tcBorders>
            <w:shd w:val="clear" w:color="auto" w:fill="auto"/>
            <w:noWrap/>
            <w:vAlign w:val="bottom"/>
            <w:hideMark/>
          </w:tcPr>
          <w:p w14:paraId="039E0473"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2.2%</w:t>
            </w:r>
          </w:p>
        </w:tc>
        <w:tc>
          <w:tcPr>
            <w:tcW w:w="1320" w:type="dxa"/>
            <w:tcBorders>
              <w:top w:val="nil"/>
              <w:right w:val="nil"/>
            </w:tcBorders>
            <w:shd w:val="clear" w:color="auto" w:fill="auto"/>
            <w:noWrap/>
            <w:vAlign w:val="bottom"/>
            <w:hideMark/>
          </w:tcPr>
          <w:p w14:paraId="601D529E"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w:t>
            </w:r>
          </w:p>
        </w:tc>
      </w:tr>
      <w:tr w:rsidR="004A51D0" w:rsidRPr="005A0AB0" w14:paraId="245611E0" w14:textId="77777777" w:rsidTr="005B6EA1">
        <w:trPr>
          <w:trHeight w:val="315"/>
          <w:jc w:val="center"/>
        </w:trPr>
        <w:tc>
          <w:tcPr>
            <w:tcW w:w="1320" w:type="dxa"/>
            <w:tcBorders>
              <w:top w:val="nil"/>
              <w:left w:val="nil"/>
              <w:bottom w:val="dotted" w:sz="4" w:space="0" w:color="auto"/>
              <w:right w:val="single" w:sz="4" w:space="0" w:color="auto"/>
            </w:tcBorders>
            <w:shd w:val="clear" w:color="auto" w:fill="auto"/>
            <w:noWrap/>
            <w:vAlign w:val="center"/>
            <w:hideMark/>
          </w:tcPr>
          <w:p w14:paraId="309DA42F"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&gt; 15</w:t>
            </w:r>
          </w:p>
        </w:tc>
        <w:tc>
          <w:tcPr>
            <w:tcW w:w="823" w:type="dxa"/>
            <w:tcBorders>
              <w:top w:val="nil"/>
              <w:left w:val="single" w:sz="4" w:space="0" w:color="auto"/>
              <w:bottom w:val="dotted" w:sz="4" w:space="0" w:color="auto"/>
            </w:tcBorders>
            <w:shd w:val="clear" w:color="auto" w:fill="auto"/>
            <w:noWrap/>
            <w:vAlign w:val="bottom"/>
            <w:hideMark/>
          </w:tcPr>
          <w:p w14:paraId="2AB066DB"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127</w:t>
            </w:r>
          </w:p>
        </w:tc>
        <w:tc>
          <w:tcPr>
            <w:tcW w:w="980" w:type="dxa"/>
            <w:tcBorders>
              <w:top w:val="nil"/>
              <w:bottom w:val="dotted" w:sz="4" w:space="0" w:color="auto"/>
            </w:tcBorders>
            <w:shd w:val="clear" w:color="auto" w:fill="auto"/>
            <w:noWrap/>
            <w:vAlign w:val="bottom"/>
            <w:hideMark/>
          </w:tcPr>
          <w:p w14:paraId="4C66B9D9"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0.37</w:t>
            </w:r>
          </w:p>
        </w:tc>
        <w:tc>
          <w:tcPr>
            <w:tcW w:w="642" w:type="dxa"/>
            <w:tcBorders>
              <w:top w:val="nil"/>
              <w:bottom w:val="dotted" w:sz="4" w:space="0" w:color="auto"/>
            </w:tcBorders>
            <w:shd w:val="clear" w:color="auto" w:fill="auto"/>
            <w:noWrap/>
            <w:vAlign w:val="bottom"/>
            <w:hideMark/>
          </w:tcPr>
          <w:p w14:paraId="1BF48EF4"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0.36</w:t>
            </w:r>
          </w:p>
        </w:tc>
        <w:tc>
          <w:tcPr>
            <w:tcW w:w="642" w:type="dxa"/>
            <w:tcBorders>
              <w:top w:val="nil"/>
              <w:bottom w:val="dotted" w:sz="4" w:space="0" w:color="auto"/>
            </w:tcBorders>
            <w:shd w:val="clear" w:color="auto" w:fill="auto"/>
            <w:noWrap/>
            <w:vAlign w:val="bottom"/>
            <w:hideMark/>
          </w:tcPr>
          <w:p w14:paraId="101CE74F"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0.01</w:t>
            </w:r>
          </w:p>
        </w:tc>
        <w:tc>
          <w:tcPr>
            <w:tcW w:w="1320" w:type="dxa"/>
            <w:tcBorders>
              <w:top w:val="nil"/>
              <w:bottom w:val="dotted" w:sz="4" w:space="0" w:color="auto"/>
            </w:tcBorders>
            <w:shd w:val="clear" w:color="auto" w:fill="auto"/>
            <w:noWrap/>
            <w:vAlign w:val="bottom"/>
            <w:hideMark/>
          </w:tcPr>
          <w:p w14:paraId="3FE26BCF"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2.4%</w:t>
            </w:r>
          </w:p>
        </w:tc>
        <w:tc>
          <w:tcPr>
            <w:tcW w:w="1320" w:type="dxa"/>
            <w:tcBorders>
              <w:top w:val="nil"/>
              <w:bottom w:val="dotted" w:sz="4" w:space="0" w:color="auto"/>
              <w:right w:val="nil"/>
            </w:tcBorders>
            <w:shd w:val="clear" w:color="auto" w:fill="auto"/>
            <w:noWrap/>
            <w:vAlign w:val="bottom"/>
            <w:hideMark/>
          </w:tcPr>
          <w:p w14:paraId="6C4EC12F"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w:t>
            </w:r>
          </w:p>
        </w:tc>
      </w:tr>
      <w:tr w:rsidR="004A51D0" w:rsidRPr="005A0AB0" w14:paraId="1F649B9A" w14:textId="77777777" w:rsidTr="005B6EA1">
        <w:trPr>
          <w:trHeight w:val="315"/>
          <w:jc w:val="center"/>
        </w:trPr>
        <w:tc>
          <w:tcPr>
            <w:tcW w:w="1320" w:type="dxa"/>
            <w:tcBorders>
              <w:top w:val="dotted" w:sz="4" w:space="0" w:color="auto"/>
              <w:left w:val="nil"/>
              <w:bottom w:val="single" w:sz="4" w:space="0" w:color="auto"/>
              <w:right w:val="single" w:sz="4" w:space="0" w:color="auto"/>
            </w:tcBorders>
            <w:shd w:val="clear" w:color="auto" w:fill="auto"/>
            <w:noWrap/>
            <w:vAlign w:val="bottom"/>
            <w:hideMark/>
          </w:tcPr>
          <w:p w14:paraId="14F88423"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Total</w:t>
            </w:r>
          </w:p>
        </w:tc>
        <w:tc>
          <w:tcPr>
            <w:tcW w:w="823" w:type="dxa"/>
            <w:tcBorders>
              <w:top w:val="dotted" w:sz="4" w:space="0" w:color="auto"/>
              <w:left w:val="single" w:sz="4" w:space="0" w:color="auto"/>
              <w:bottom w:val="single" w:sz="4" w:space="0" w:color="auto"/>
            </w:tcBorders>
            <w:shd w:val="clear" w:color="auto" w:fill="auto"/>
            <w:noWrap/>
            <w:vAlign w:val="bottom"/>
            <w:hideMark/>
          </w:tcPr>
          <w:p w14:paraId="1CF1EA50"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1765</w:t>
            </w:r>
          </w:p>
        </w:tc>
        <w:tc>
          <w:tcPr>
            <w:tcW w:w="980" w:type="dxa"/>
            <w:tcBorders>
              <w:top w:val="dotted" w:sz="4" w:space="0" w:color="auto"/>
              <w:bottom w:val="single" w:sz="4" w:space="0" w:color="auto"/>
            </w:tcBorders>
            <w:shd w:val="clear" w:color="auto" w:fill="auto"/>
            <w:noWrap/>
            <w:vAlign w:val="bottom"/>
            <w:hideMark/>
          </w:tcPr>
          <w:p w14:paraId="07B6D05D"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0.38</w:t>
            </w:r>
          </w:p>
        </w:tc>
        <w:tc>
          <w:tcPr>
            <w:tcW w:w="642" w:type="dxa"/>
            <w:tcBorders>
              <w:top w:val="dotted" w:sz="4" w:space="0" w:color="auto"/>
              <w:bottom w:val="single" w:sz="4" w:space="0" w:color="auto"/>
            </w:tcBorders>
            <w:shd w:val="clear" w:color="auto" w:fill="auto"/>
            <w:noWrap/>
            <w:vAlign w:val="bottom"/>
            <w:hideMark/>
          </w:tcPr>
          <w:p w14:paraId="0B643656"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0.38</w:t>
            </w:r>
          </w:p>
        </w:tc>
        <w:tc>
          <w:tcPr>
            <w:tcW w:w="642" w:type="dxa"/>
            <w:tcBorders>
              <w:top w:val="dotted" w:sz="4" w:space="0" w:color="auto"/>
              <w:bottom w:val="single" w:sz="4" w:space="0" w:color="auto"/>
            </w:tcBorders>
            <w:shd w:val="clear" w:color="auto" w:fill="auto"/>
            <w:noWrap/>
            <w:vAlign w:val="bottom"/>
            <w:hideMark/>
          </w:tcPr>
          <w:p w14:paraId="1E853DB6"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0.01</w:t>
            </w:r>
          </w:p>
        </w:tc>
        <w:tc>
          <w:tcPr>
            <w:tcW w:w="1320" w:type="dxa"/>
            <w:tcBorders>
              <w:top w:val="dotted" w:sz="4" w:space="0" w:color="auto"/>
              <w:bottom w:val="single" w:sz="4" w:space="0" w:color="auto"/>
            </w:tcBorders>
            <w:shd w:val="clear" w:color="auto" w:fill="auto"/>
            <w:noWrap/>
            <w:vAlign w:val="bottom"/>
            <w:hideMark/>
          </w:tcPr>
          <w:p w14:paraId="789D38FE"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1.7%</w:t>
            </w:r>
          </w:p>
        </w:tc>
        <w:tc>
          <w:tcPr>
            <w:tcW w:w="1320" w:type="dxa"/>
            <w:tcBorders>
              <w:top w:val="dotted" w:sz="4" w:space="0" w:color="auto"/>
              <w:bottom w:val="single" w:sz="4" w:space="0" w:color="auto"/>
              <w:right w:val="nil"/>
            </w:tcBorders>
            <w:shd w:val="clear" w:color="auto" w:fill="auto"/>
            <w:noWrap/>
            <w:vAlign w:val="bottom"/>
            <w:hideMark/>
          </w:tcPr>
          <w:p w14:paraId="42A06C39" w14:textId="77777777" w:rsidR="004A51D0" w:rsidRPr="005A0AB0" w:rsidRDefault="004A51D0" w:rsidP="004A51D0">
            <w:pPr>
              <w:spacing w:after="0" w:line="240" w:lineRule="auto"/>
              <w:jc w:val="center"/>
              <w:rPr>
                <w:rFonts w:ascii="Calibri" w:eastAsia="Times New Roman" w:hAnsi="Calibri" w:cs="Times New Roman"/>
                <w:color w:val="000000"/>
                <w:sz w:val="20"/>
                <w:szCs w:val="20"/>
              </w:rPr>
            </w:pPr>
            <w:r w:rsidRPr="005A0AB0">
              <w:rPr>
                <w:rFonts w:ascii="Calibri" w:eastAsia="Times New Roman" w:hAnsi="Calibri" w:cs="Times New Roman"/>
                <w:color w:val="000000"/>
                <w:sz w:val="20"/>
                <w:szCs w:val="20"/>
              </w:rPr>
              <w:t>***</w:t>
            </w:r>
          </w:p>
        </w:tc>
      </w:tr>
    </w:tbl>
    <w:p w14:paraId="71B23510" w14:textId="77777777" w:rsidR="004A51D0" w:rsidRDefault="004A51D0" w:rsidP="005B6EA1">
      <w:pPr>
        <w:ind w:left="720" w:firstLine="720"/>
        <w:contextualSpacing/>
        <w:rPr>
          <w:rFonts w:asciiTheme="minorHAnsi" w:hAnsiTheme="minorHAnsi" w:cs="Times New Roman"/>
          <w:sz w:val="20"/>
          <w:szCs w:val="20"/>
        </w:rPr>
      </w:pPr>
      <w:r w:rsidRPr="0066125A">
        <w:rPr>
          <w:rFonts w:asciiTheme="minorHAnsi" w:hAnsiTheme="minorHAnsi" w:cs="Times New Roman"/>
          <w:sz w:val="20"/>
          <w:szCs w:val="20"/>
        </w:rPr>
        <w:t>*p&lt;0.1; **p&lt;0.05; ***p&lt;0.01</w:t>
      </w:r>
    </w:p>
    <w:p w14:paraId="6B61E596" w14:textId="242DA5FE" w:rsidR="000178BF" w:rsidRPr="0066125A" w:rsidRDefault="000178BF" w:rsidP="005B6EA1">
      <w:pPr>
        <w:ind w:left="720" w:firstLine="720"/>
        <w:contextualSpacing/>
        <w:rPr>
          <w:rFonts w:asciiTheme="minorHAnsi" w:hAnsiTheme="minorHAnsi" w:cs="Times New Roman"/>
          <w:i/>
          <w:sz w:val="20"/>
          <w:szCs w:val="20"/>
        </w:rPr>
      </w:pPr>
      <w:r w:rsidRPr="0066125A">
        <w:rPr>
          <w:rFonts w:asciiTheme="minorHAnsi" w:hAnsiTheme="minorHAnsi" w:cs="Times New Roman"/>
          <w:i/>
          <w:sz w:val="20"/>
          <w:szCs w:val="20"/>
        </w:rPr>
        <w:t>Source: Authors’ calculations.</w:t>
      </w:r>
    </w:p>
    <w:p w14:paraId="041E07DE" w14:textId="77777777" w:rsidR="00E71437" w:rsidRDefault="00E71437" w:rsidP="00106042">
      <w:pPr>
        <w:spacing w:line="360" w:lineRule="auto"/>
        <w:jc w:val="both"/>
      </w:pPr>
    </w:p>
    <w:p w14:paraId="70F5D535" w14:textId="4D9B5A0C" w:rsidR="003652DC" w:rsidRPr="00106042" w:rsidRDefault="003652DC" w:rsidP="00106042">
      <w:pPr>
        <w:spacing w:line="360" w:lineRule="auto"/>
        <w:jc w:val="both"/>
      </w:pPr>
      <w:r w:rsidRPr="00106042">
        <w:t xml:space="preserve">Having ascertained that the average difference between GPS and CR is small does not rule out that for individual measurements, there may be observations with errors of significant magnitude. To investigate this </w:t>
      </w:r>
      <w:r w:rsidR="00E7668B" w:rsidRPr="00106042">
        <w:t xml:space="preserve">issue, </w:t>
      </w:r>
      <w:r w:rsidRPr="00106042">
        <w:t>we plot the percentage and absolute differences between GPS and CR measures over plot area (</w:t>
      </w:r>
      <w:del w:id="1475" w:author="Sydney Gourlay" w:date="2016-06-17T13:13:00Z">
        <w:r w:rsidR="00F63185" w:rsidDel="00342979">
          <w:fldChar w:fldCharType="begin"/>
        </w:r>
        <w:r w:rsidR="00F63185" w:rsidDel="00342979">
          <w:delInstrText xml:space="preserve"> HYPERLINK \l "Figure8" </w:delInstrText>
        </w:r>
        <w:r w:rsidR="00F63185" w:rsidDel="00342979">
          <w:fldChar w:fldCharType="separate"/>
        </w:r>
        <w:r w:rsidRPr="00106042" w:rsidDel="00342979">
          <w:delText>Figure 8</w:delText>
        </w:r>
        <w:r w:rsidR="00F63185" w:rsidDel="00342979">
          <w:fldChar w:fldCharType="end"/>
        </w:r>
      </w:del>
      <w:ins w:id="1476" w:author="Sydney Gourlay" w:date="2016-06-17T13:13:00Z">
        <w:r w:rsidR="00342979" w:rsidRPr="00106042">
          <w:t xml:space="preserve">Figure </w:t>
        </w:r>
      </w:ins>
      <w:ins w:id="1477" w:author="Sydney Gourlay" w:date="2016-06-17T13:14:00Z">
        <w:r w:rsidR="00342979">
          <w:t>10</w:t>
        </w:r>
      </w:ins>
      <w:r w:rsidRPr="00106042">
        <w:t xml:space="preserve">). A number of considerations emerge from a visual analysis of these graphs. First, the GPS measurement error in percentage terms is often far from negligible, in some instance larger than </w:t>
      </w:r>
      <w:r w:rsidR="00233FCB" w:rsidRPr="00106042">
        <w:t>+/-</w:t>
      </w:r>
      <w:r w:rsidRPr="00106042">
        <w:t xml:space="preserve"> 50 percent. Second, large percentage errors appear to be roughly equally distributed above or below the zero line, which explains why we do not observe differences in the means for the two measures. Thirdly, the magnitude of the percentage errors is much larger for the small size classes, and decreases rapidly as plot size increase. Those trends are clearly mirrored by the graphs with the absolute bias, which show no clear correlation with plot size and fairly constant dispersion both sides of the zero line, with most values within the plus/minus 5 range. That seems to suggest that it is the inherent imprecision of GPS devices that causes percentage error to matter much more for very small plots. We therefore turn to investigating in </w:t>
      </w:r>
      <w:r w:rsidR="00A7287A" w:rsidRPr="00106042">
        <w:t xml:space="preserve">greater </w:t>
      </w:r>
      <w:r w:rsidRPr="00106042">
        <w:t xml:space="preserve">depth the extent and nature of the errors for </w:t>
      </w:r>
      <w:r w:rsidR="00EC6115" w:rsidRPr="00106042">
        <w:t>‘high-bias’ observations</w:t>
      </w:r>
      <w:r w:rsidR="00A7287A" w:rsidRPr="00106042">
        <w:t>,</w:t>
      </w:r>
      <w:r w:rsidRPr="00106042">
        <w:t xml:space="preserve"> </w:t>
      </w:r>
      <w:r w:rsidR="00EC6115" w:rsidRPr="00106042">
        <w:t xml:space="preserve">as </w:t>
      </w:r>
      <w:r w:rsidRPr="00106042">
        <w:t>arbitrar</w:t>
      </w:r>
      <w:r w:rsidR="00EC6115" w:rsidRPr="00106042">
        <w:t>il</w:t>
      </w:r>
      <w:r w:rsidRPr="00106042">
        <w:t>y</w:t>
      </w:r>
      <w:r w:rsidR="00EC6115" w:rsidRPr="00106042">
        <w:t xml:space="preserve"> defined using a </w:t>
      </w:r>
      <w:r w:rsidR="00A7287A" w:rsidRPr="00106042">
        <w:t>+/-</w:t>
      </w:r>
      <w:r w:rsidRPr="00106042">
        <w:t xml:space="preserve"> 10 percent</w:t>
      </w:r>
      <w:r w:rsidR="00EC6115" w:rsidRPr="00106042">
        <w:t xml:space="preserve"> deviation between the GPS and the CR measures</w:t>
      </w:r>
      <w:r w:rsidRPr="00106042">
        <w:t xml:space="preserve">. </w:t>
      </w:r>
    </w:p>
    <w:p w14:paraId="49A50621" w14:textId="77777777" w:rsidR="00BF60B2" w:rsidRDefault="00BF60B2" w:rsidP="00106042">
      <w:pPr>
        <w:spacing w:line="360" w:lineRule="auto"/>
        <w:jc w:val="both"/>
        <w:rPr>
          <w:b/>
        </w:rPr>
      </w:pPr>
    </w:p>
    <w:p w14:paraId="5AE8E9F1" w14:textId="77777777" w:rsidR="00BF60B2" w:rsidRDefault="00BF60B2" w:rsidP="00106042">
      <w:pPr>
        <w:spacing w:line="360" w:lineRule="auto"/>
        <w:jc w:val="both"/>
        <w:rPr>
          <w:b/>
        </w:rPr>
      </w:pPr>
    </w:p>
    <w:p w14:paraId="3463A71B" w14:textId="77777777" w:rsidR="00BF60B2" w:rsidRDefault="00BF60B2" w:rsidP="00106042">
      <w:pPr>
        <w:spacing w:line="360" w:lineRule="auto"/>
        <w:jc w:val="both"/>
        <w:rPr>
          <w:b/>
        </w:rPr>
      </w:pPr>
    </w:p>
    <w:p w14:paraId="6E0E8781" w14:textId="77777777" w:rsidR="00BF60B2" w:rsidRDefault="00BF60B2" w:rsidP="00106042">
      <w:pPr>
        <w:spacing w:line="360" w:lineRule="auto"/>
        <w:jc w:val="both"/>
        <w:rPr>
          <w:b/>
        </w:rPr>
      </w:pPr>
    </w:p>
    <w:p w14:paraId="3E7151C1" w14:textId="77777777" w:rsidR="00BF60B2" w:rsidRDefault="00BF60B2" w:rsidP="00106042">
      <w:pPr>
        <w:spacing w:line="360" w:lineRule="auto"/>
        <w:jc w:val="both"/>
        <w:rPr>
          <w:b/>
        </w:rPr>
      </w:pPr>
    </w:p>
    <w:p w14:paraId="5E36D996" w14:textId="63A160BF" w:rsidR="00C15B18" w:rsidRDefault="00C15B18" w:rsidP="00106042">
      <w:pPr>
        <w:spacing w:line="360" w:lineRule="auto"/>
        <w:jc w:val="both"/>
      </w:pPr>
      <w:r w:rsidRPr="0066125A">
        <w:rPr>
          <w:b/>
        </w:rPr>
        <w:t xml:space="preserve">Figure </w:t>
      </w:r>
      <w:del w:id="1478" w:author="Sydney Gourlay" w:date="2016-06-17T13:13:00Z">
        <w:r w:rsidRPr="0066125A" w:rsidDel="00342979">
          <w:rPr>
            <w:b/>
          </w:rPr>
          <w:delText xml:space="preserve">8 </w:delText>
        </w:r>
      </w:del>
      <w:ins w:id="1479" w:author="Sydney Gourlay" w:date="2016-06-17T13:14:00Z">
        <w:r w:rsidR="00342979">
          <w:rPr>
            <w:b/>
          </w:rPr>
          <w:t>10</w:t>
        </w:r>
      </w:ins>
      <w:ins w:id="1480" w:author="Sydney Gourlay" w:date="2016-06-17T13:13:00Z">
        <w:r w:rsidR="00342979" w:rsidRPr="0066125A">
          <w:rPr>
            <w:b/>
          </w:rPr>
          <w:t xml:space="preserve"> </w:t>
        </w:r>
      </w:ins>
      <w:r w:rsidRPr="0066125A">
        <w:rPr>
          <w:b/>
        </w:rPr>
        <w:t xml:space="preserve">– Scatter </w:t>
      </w:r>
      <w:r w:rsidR="00850F34">
        <w:rPr>
          <w:b/>
        </w:rPr>
        <w:t>P</w:t>
      </w:r>
      <w:r w:rsidRPr="0066125A">
        <w:rPr>
          <w:b/>
        </w:rPr>
        <w:t xml:space="preserve">lots of </w:t>
      </w:r>
      <w:r w:rsidR="00850F34">
        <w:rPr>
          <w:b/>
        </w:rPr>
        <w:t>R</w:t>
      </w:r>
      <w:r w:rsidRPr="0066125A">
        <w:rPr>
          <w:b/>
        </w:rPr>
        <w:t xml:space="preserve">elative (%) and </w:t>
      </w:r>
      <w:r w:rsidR="00850F34">
        <w:rPr>
          <w:b/>
        </w:rPr>
        <w:t>A</w:t>
      </w:r>
      <w:r w:rsidRPr="0066125A">
        <w:rPr>
          <w:b/>
        </w:rPr>
        <w:t>bsolute (</w:t>
      </w:r>
      <w:r w:rsidR="00850F34">
        <w:rPr>
          <w:b/>
        </w:rPr>
        <w:t>A</w:t>
      </w:r>
      <w:r w:rsidRPr="0066125A">
        <w:rPr>
          <w:b/>
        </w:rPr>
        <w:t xml:space="preserve">cres) </w:t>
      </w:r>
      <w:r w:rsidR="00850F34">
        <w:rPr>
          <w:b/>
        </w:rPr>
        <w:t>B</w:t>
      </w:r>
      <w:r w:rsidRPr="0066125A">
        <w:rPr>
          <w:b/>
        </w:rPr>
        <w:t xml:space="preserve">ias over </w:t>
      </w:r>
      <w:r w:rsidR="00850F34">
        <w:rPr>
          <w:b/>
        </w:rPr>
        <w:t>P</w:t>
      </w:r>
      <w:r w:rsidRPr="0066125A">
        <w:rPr>
          <w:b/>
        </w:rPr>
        <w:t xml:space="preserve">lot </w:t>
      </w:r>
      <w:r w:rsidR="00850F34">
        <w:rPr>
          <w:b/>
        </w:rPr>
        <w:t>S</w:t>
      </w:r>
      <w:r w:rsidRPr="0066125A">
        <w:rPr>
          <w:b/>
        </w:rPr>
        <w:t>ize (</w:t>
      </w:r>
      <w:r w:rsidR="00850F34">
        <w:rPr>
          <w:b/>
        </w:rPr>
        <w:t>A</w:t>
      </w:r>
      <w:r w:rsidRPr="0066125A">
        <w:rPr>
          <w:b/>
        </w:rPr>
        <w:t>cres)</w:t>
      </w:r>
    </w:p>
    <w:p w14:paraId="79462FD9" w14:textId="05ACD3AC" w:rsidR="00C15B18" w:rsidRPr="00106042" w:rsidRDefault="00C15B18" w:rsidP="0066125A">
      <w:pPr>
        <w:spacing w:line="360" w:lineRule="auto"/>
        <w:jc w:val="center"/>
      </w:pPr>
      <w:r>
        <w:rPr>
          <w:noProof/>
        </w:rPr>
        <w:drawing>
          <wp:inline distT="0" distB="0" distL="0" distR="0" wp14:anchorId="52413351" wp14:editId="55C67968">
            <wp:extent cx="4132291" cy="5563755"/>
            <wp:effectExtent l="0" t="0" r="8255" b="0"/>
            <wp:docPr id="5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7307" cy="5570509"/>
                    </a:xfrm>
                    <a:prstGeom prst="rect">
                      <a:avLst/>
                    </a:prstGeom>
                    <a:noFill/>
                    <a:ln>
                      <a:noFill/>
                    </a:ln>
                  </pic:spPr>
                </pic:pic>
              </a:graphicData>
            </a:graphic>
          </wp:inline>
        </w:drawing>
      </w:r>
    </w:p>
    <w:p w14:paraId="22015229" w14:textId="09F018D8" w:rsidR="003652DC" w:rsidRPr="00106042" w:rsidRDefault="00645480" w:rsidP="00106042">
      <w:pPr>
        <w:spacing w:line="360" w:lineRule="auto"/>
        <w:jc w:val="both"/>
      </w:pPr>
      <w:r>
        <w:t xml:space="preserve">Table </w:t>
      </w:r>
      <w:ins w:id="1481" w:author="Sydney Gourlay" w:date="2016-06-17T13:33:00Z">
        <w:r w:rsidR="005870A9">
          <w:t>18</w:t>
        </w:r>
      </w:ins>
      <w:ins w:id="1482" w:author="Abhilasha Vaid" w:date="2016-06-17T15:45:00Z">
        <w:del w:id="1483" w:author="Sydney Gourlay" w:date="2016-06-17T13:33:00Z">
          <w:r w:rsidR="00367086" w:rsidDel="005870A9">
            <w:delText>20</w:delText>
          </w:r>
        </w:del>
      </w:ins>
      <w:del w:id="1484" w:author="Abhilasha Vaid" w:date="2016-06-17T15:45:00Z">
        <w:r w:rsidDel="00367086">
          <w:delText>19</w:delText>
        </w:r>
      </w:del>
      <w:hyperlink w:anchor="Table16" w:history="1"/>
      <w:r w:rsidR="009C5BEF" w:rsidRPr="00106042">
        <w:t xml:space="preserve"> </w:t>
      </w:r>
      <w:r w:rsidR="003652DC" w:rsidRPr="00106042">
        <w:t>reports on key characteristics of the plots and the measurements, slicing the sample according to whether the bias is below or above the 10 percent threshold, and splitting the latter portion of the sample in observations where GPS over- or under-reports land area. The first thing to observe is that the number of observations with such large errors is far from negligible, ranging from 17 percent in Nigeria to 31 percent in Ethiopia. Again, no strong systematic bias emerges in terms of GPS over- or under-reporting: differences in average acreage between GPS and CR are small even for the high-error portion of the sample in all countries. In two of the three experiments (Ethiopia and Tanzania)</w:t>
      </w:r>
      <w:r w:rsidR="000750F4" w:rsidRPr="00106042">
        <w:t>,</w:t>
      </w:r>
      <w:r w:rsidR="003652DC" w:rsidRPr="00106042">
        <w:t xml:space="preserve"> there are more GPS observations with large percentage over-reporting compared to under-reporting</w:t>
      </w:r>
      <w:r w:rsidR="000750F4" w:rsidRPr="00106042">
        <w:t>;</w:t>
      </w:r>
      <w:r w:rsidR="003652DC" w:rsidRPr="00106042">
        <w:t xml:space="preserve"> in Nigeria</w:t>
      </w:r>
      <w:r w:rsidR="000750F4" w:rsidRPr="00106042">
        <w:t>,</w:t>
      </w:r>
      <w:r w:rsidR="003652DC" w:rsidRPr="00106042">
        <w:t xml:space="preserve"> the opposite is true.</w:t>
      </w:r>
      <w:r w:rsidR="00817080" w:rsidRPr="00106042">
        <w:t xml:space="preserve"> </w:t>
      </w:r>
      <w:proofErr w:type="spellStart"/>
      <w:r w:rsidR="00817080" w:rsidRPr="00106042">
        <w:t>Desiere</w:t>
      </w:r>
      <w:proofErr w:type="spellEnd"/>
      <w:r w:rsidR="00817080" w:rsidRPr="00106042">
        <w:t xml:space="preserve"> and </w:t>
      </w:r>
      <w:proofErr w:type="spellStart"/>
      <w:r w:rsidR="00817080" w:rsidRPr="00106042">
        <w:t>D’Haese</w:t>
      </w:r>
      <w:proofErr w:type="spellEnd"/>
      <w:r w:rsidR="00817080" w:rsidRPr="00106042">
        <w:t xml:space="preserve"> (2015) present more optimistic results in their robust sample of over 50,000 parcel-level observations in Burundi, as 90</w:t>
      </w:r>
      <w:r w:rsidR="00AA0C8C" w:rsidRPr="00106042">
        <w:t xml:space="preserve"> percent</w:t>
      </w:r>
      <w:r w:rsidR="00817080" w:rsidRPr="00106042">
        <w:t xml:space="preserve"> of plots greater than 550m2 were measured with less than 10</w:t>
      </w:r>
      <w:r w:rsidR="00AA0C8C" w:rsidRPr="00106042">
        <w:t xml:space="preserve"> percent</w:t>
      </w:r>
      <w:r w:rsidR="00817080" w:rsidRPr="00106042">
        <w:t xml:space="preserve"> absolute value of relative error.</w:t>
      </w:r>
    </w:p>
    <w:p w14:paraId="2BD16145" w14:textId="308000C9" w:rsidR="006C3BF5" w:rsidRPr="00106042" w:rsidRDefault="003652DC" w:rsidP="00106042">
      <w:pPr>
        <w:spacing w:line="360" w:lineRule="auto"/>
        <w:jc w:val="both"/>
      </w:pPr>
      <w:r w:rsidRPr="00106042">
        <w:t>The table also reports the average values for several of the variables that are expected to influence the quality of GPS measurement. We do not observe any substantial difference for some of the factors that are often cited as important for GPS measurement, such as number of plot corners, number of satellites and tree canopy cover. We do however observe some difference in the perimeter/area ratio, which approximates the complexity of a plot shape. In all three experiments</w:t>
      </w:r>
      <w:r w:rsidR="000750F4" w:rsidRPr="00106042">
        <w:t>,</w:t>
      </w:r>
      <w:r w:rsidRPr="00106042">
        <w:t xml:space="preserve"> this is higher in plots that are substantially underestimated by the GPS measure, compared to the plots that are measured with greater accuracy. Ethiopia is the only country for which such a difference, albeit of much smaller magnitude, is also observed for plots with size over-reported by more than 10 percent. </w:t>
      </w:r>
      <w:r w:rsidR="00F418A8" w:rsidRPr="00106042">
        <w:t>Plot s</w:t>
      </w:r>
      <w:r w:rsidRPr="00106042">
        <w:t xml:space="preserve">hape complexity therefore does seem to affect GPS </w:t>
      </w:r>
      <w:r w:rsidR="00271088" w:rsidRPr="00106042">
        <w:t>accuracy</w:t>
      </w:r>
      <w:r w:rsidRPr="00106042">
        <w:t>, resulting mostly in under-reporting of the plot size.</w:t>
      </w:r>
      <w:r w:rsidR="00B7163D" w:rsidRPr="00106042">
        <w:t xml:space="preserve"> The plot shape, however, also has implications on the accuracy of the CR measurement which we are using as a benchmark for accuracy of the GPS.</w:t>
      </w:r>
    </w:p>
    <w:p w14:paraId="1C8CB764" w14:textId="77777777" w:rsidR="00A237B8" w:rsidRDefault="00A237B8" w:rsidP="00106042">
      <w:pPr>
        <w:spacing w:line="360" w:lineRule="auto"/>
        <w:jc w:val="both"/>
      </w:pPr>
    </w:p>
    <w:p w14:paraId="667BA39D" w14:textId="77777777" w:rsidR="00A237B8" w:rsidRDefault="00A237B8" w:rsidP="00106042">
      <w:pPr>
        <w:spacing w:line="360" w:lineRule="auto"/>
        <w:jc w:val="both"/>
      </w:pPr>
    </w:p>
    <w:p w14:paraId="3040BA44" w14:textId="77777777" w:rsidR="00A237B8" w:rsidRDefault="00A237B8" w:rsidP="00106042">
      <w:pPr>
        <w:spacing w:line="360" w:lineRule="auto"/>
        <w:jc w:val="both"/>
      </w:pPr>
    </w:p>
    <w:p w14:paraId="3E36A2B0" w14:textId="77777777" w:rsidR="00A237B8" w:rsidRDefault="00A237B8" w:rsidP="00106042">
      <w:pPr>
        <w:spacing w:line="360" w:lineRule="auto"/>
        <w:jc w:val="both"/>
      </w:pPr>
    </w:p>
    <w:p w14:paraId="510C0790" w14:textId="77777777" w:rsidR="00A237B8" w:rsidRDefault="00A237B8" w:rsidP="00106042">
      <w:pPr>
        <w:spacing w:line="360" w:lineRule="auto"/>
        <w:jc w:val="both"/>
      </w:pPr>
    </w:p>
    <w:p w14:paraId="558B000B" w14:textId="77777777" w:rsidR="00A237B8" w:rsidRDefault="00A237B8" w:rsidP="00106042">
      <w:pPr>
        <w:spacing w:line="360" w:lineRule="auto"/>
        <w:jc w:val="both"/>
      </w:pPr>
    </w:p>
    <w:p w14:paraId="508D92F1" w14:textId="77777777" w:rsidR="00A237B8" w:rsidRDefault="00A237B8" w:rsidP="00106042">
      <w:pPr>
        <w:spacing w:line="360" w:lineRule="auto"/>
        <w:jc w:val="both"/>
      </w:pPr>
    </w:p>
    <w:p w14:paraId="624B056F" w14:textId="77777777" w:rsidR="00A237B8" w:rsidRDefault="00A237B8" w:rsidP="00106042">
      <w:pPr>
        <w:spacing w:line="360" w:lineRule="auto"/>
        <w:jc w:val="both"/>
      </w:pPr>
    </w:p>
    <w:p w14:paraId="7BA2356B" w14:textId="77777777" w:rsidR="00A237B8" w:rsidRDefault="00A237B8" w:rsidP="00106042">
      <w:pPr>
        <w:spacing w:line="360" w:lineRule="auto"/>
        <w:jc w:val="both"/>
        <w:sectPr w:rsidR="00A237B8" w:rsidSect="00421A24">
          <w:pgSz w:w="12240" w:h="15840"/>
          <w:pgMar w:top="1440" w:right="1080" w:bottom="1440" w:left="1080" w:header="720" w:footer="720" w:gutter="0"/>
          <w:cols w:space="720"/>
          <w:docGrid w:linePitch="360"/>
        </w:sectPr>
      </w:pPr>
    </w:p>
    <w:p w14:paraId="51F00412" w14:textId="77777777" w:rsidR="002B0A4B" w:rsidRDefault="002B0A4B" w:rsidP="00106042">
      <w:pPr>
        <w:spacing w:line="360" w:lineRule="auto"/>
        <w:jc w:val="both"/>
        <w:rPr>
          <w:b/>
        </w:rPr>
      </w:pPr>
    </w:p>
    <w:p w14:paraId="599AAAE2" w14:textId="5AF5D854" w:rsidR="004A51D0" w:rsidRPr="0066125A" w:rsidRDefault="004A51D0" w:rsidP="00106042">
      <w:pPr>
        <w:spacing w:line="360" w:lineRule="auto"/>
        <w:jc w:val="both"/>
        <w:rPr>
          <w:b/>
        </w:rPr>
      </w:pPr>
      <w:r w:rsidRPr="0066125A">
        <w:rPr>
          <w:b/>
        </w:rPr>
        <w:t xml:space="preserve">Table </w:t>
      </w:r>
      <w:ins w:id="1485" w:author="Sydney Gourlay" w:date="2016-06-17T13:34:00Z">
        <w:r w:rsidR="005870A9">
          <w:rPr>
            <w:b/>
          </w:rPr>
          <w:t>18</w:t>
        </w:r>
      </w:ins>
      <w:ins w:id="1486" w:author="Abhilasha Vaid" w:date="2016-06-17T15:46:00Z">
        <w:del w:id="1487" w:author="Sydney Gourlay" w:date="2016-06-17T13:34:00Z">
          <w:r w:rsidR="00367086" w:rsidDel="005870A9">
            <w:rPr>
              <w:b/>
            </w:rPr>
            <w:delText>20</w:delText>
          </w:r>
        </w:del>
      </w:ins>
      <w:del w:id="1488" w:author="Abhilasha Vaid" w:date="2016-06-17T15:46:00Z">
        <w:r w:rsidRPr="0066125A" w:rsidDel="00367086">
          <w:rPr>
            <w:b/>
          </w:rPr>
          <w:delText>1</w:delText>
        </w:r>
        <w:r w:rsidR="00645480" w:rsidDel="00367086">
          <w:rPr>
            <w:b/>
          </w:rPr>
          <w:delText>9</w:delText>
        </w:r>
      </w:del>
      <w:r w:rsidRPr="0066125A">
        <w:rPr>
          <w:b/>
        </w:rPr>
        <w:t xml:space="preserve"> –Descriptive </w:t>
      </w:r>
      <w:r w:rsidR="00850F34">
        <w:rPr>
          <w:b/>
        </w:rPr>
        <w:t>S</w:t>
      </w:r>
      <w:r w:rsidRPr="0066125A">
        <w:rPr>
          <w:b/>
        </w:rPr>
        <w:t xml:space="preserve">tatistics for </w:t>
      </w:r>
      <w:r w:rsidR="00850F34">
        <w:rPr>
          <w:b/>
        </w:rPr>
        <w:t>H</w:t>
      </w:r>
      <w:r w:rsidRPr="0066125A">
        <w:rPr>
          <w:b/>
        </w:rPr>
        <w:t>igh-</w:t>
      </w:r>
      <w:r w:rsidR="00850F34">
        <w:rPr>
          <w:b/>
        </w:rPr>
        <w:t>Bi</w:t>
      </w:r>
      <w:r w:rsidRPr="0066125A">
        <w:rPr>
          <w:b/>
        </w:rPr>
        <w:t xml:space="preserve">as </w:t>
      </w:r>
      <w:r w:rsidR="00850F34">
        <w:rPr>
          <w:b/>
        </w:rPr>
        <w:t>O</w:t>
      </w:r>
      <w:r w:rsidRPr="0066125A">
        <w:rPr>
          <w:b/>
        </w:rPr>
        <w:t>bservations</w:t>
      </w:r>
    </w:p>
    <w:tbl>
      <w:tblPr>
        <w:tblW w:w="0" w:type="auto"/>
        <w:jc w:val="center"/>
        <w:tblLook w:val="04A0" w:firstRow="1" w:lastRow="0" w:firstColumn="1" w:lastColumn="0" w:noHBand="0" w:noVBand="1"/>
      </w:tblPr>
      <w:tblGrid>
        <w:gridCol w:w="2498"/>
        <w:gridCol w:w="909"/>
        <w:gridCol w:w="974"/>
        <w:gridCol w:w="974"/>
        <w:gridCol w:w="909"/>
        <w:gridCol w:w="1071"/>
        <w:gridCol w:w="1116"/>
        <w:gridCol w:w="909"/>
        <w:gridCol w:w="974"/>
        <w:gridCol w:w="974"/>
        <w:gridCol w:w="909"/>
        <w:gridCol w:w="1071"/>
        <w:gridCol w:w="1328"/>
      </w:tblGrid>
      <w:tr w:rsidR="004A51D0" w:rsidRPr="00F03BEC" w14:paraId="767289EC" w14:textId="77777777" w:rsidTr="005B6EA1">
        <w:trPr>
          <w:trHeight w:val="388"/>
          <w:jc w:val="center"/>
        </w:trPr>
        <w:tc>
          <w:tcPr>
            <w:tcW w:w="0" w:type="auto"/>
            <w:tcBorders>
              <w:top w:val="single" w:sz="4" w:space="0" w:color="auto"/>
              <w:left w:val="nil"/>
              <w:right w:val="single" w:sz="4" w:space="0" w:color="auto"/>
            </w:tcBorders>
            <w:shd w:val="clear" w:color="auto" w:fill="A9D5E7" w:themeFill="accent1" w:themeFillTint="66"/>
            <w:noWrap/>
            <w:vAlign w:val="bottom"/>
          </w:tcPr>
          <w:p w14:paraId="08335F78" w14:textId="77777777" w:rsidR="004A51D0" w:rsidRPr="00F03BEC" w:rsidRDefault="004A51D0" w:rsidP="004A51D0">
            <w:pPr>
              <w:spacing w:after="0" w:line="240" w:lineRule="auto"/>
              <w:rPr>
                <w:rFonts w:eastAsia="Times New Roman" w:cs="Times New Roman"/>
                <w:b/>
                <w:i/>
                <w:iCs/>
                <w:color w:val="000000"/>
                <w:sz w:val="18"/>
                <w:szCs w:val="18"/>
              </w:rPr>
            </w:pPr>
          </w:p>
        </w:tc>
        <w:tc>
          <w:tcPr>
            <w:tcW w:w="0" w:type="auto"/>
            <w:gridSpan w:val="6"/>
            <w:tcBorders>
              <w:top w:val="single" w:sz="4" w:space="0" w:color="auto"/>
              <w:left w:val="single" w:sz="4" w:space="0" w:color="auto"/>
            </w:tcBorders>
            <w:shd w:val="clear" w:color="auto" w:fill="A9D5E7" w:themeFill="accent1" w:themeFillTint="66"/>
            <w:vAlign w:val="bottom"/>
          </w:tcPr>
          <w:p w14:paraId="35E22EB3" w14:textId="77777777" w:rsidR="004A51D0" w:rsidRPr="00F03BEC" w:rsidRDefault="004A51D0" w:rsidP="004A51D0">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Ethiopia</w:t>
            </w:r>
          </w:p>
        </w:tc>
        <w:tc>
          <w:tcPr>
            <w:tcW w:w="0" w:type="auto"/>
            <w:gridSpan w:val="6"/>
            <w:tcBorders>
              <w:top w:val="single" w:sz="4" w:space="0" w:color="auto"/>
            </w:tcBorders>
            <w:shd w:val="clear" w:color="auto" w:fill="A9D5E7" w:themeFill="accent1" w:themeFillTint="66"/>
            <w:vAlign w:val="bottom"/>
          </w:tcPr>
          <w:p w14:paraId="41265408" w14:textId="77777777" w:rsidR="004A51D0" w:rsidRPr="00F03BEC" w:rsidRDefault="004A51D0" w:rsidP="004A51D0">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Tanzania</w:t>
            </w:r>
          </w:p>
        </w:tc>
      </w:tr>
      <w:tr w:rsidR="002F1E30" w:rsidRPr="00F03BEC" w14:paraId="05AD3C60" w14:textId="77777777" w:rsidTr="00B26197">
        <w:trPr>
          <w:trHeight w:val="1211"/>
          <w:jc w:val="center"/>
        </w:trPr>
        <w:tc>
          <w:tcPr>
            <w:tcW w:w="0" w:type="auto"/>
            <w:tcBorders>
              <w:left w:val="nil"/>
              <w:bottom w:val="single" w:sz="4" w:space="0" w:color="auto"/>
              <w:right w:val="single" w:sz="4" w:space="0" w:color="auto"/>
            </w:tcBorders>
            <w:shd w:val="clear" w:color="auto" w:fill="A9D5E7" w:themeFill="accent1" w:themeFillTint="66"/>
            <w:noWrap/>
            <w:vAlign w:val="bottom"/>
            <w:hideMark/>
          </w:tcPr>
          <w:p w14:paraId="23222CD4" w14:textId="77777777" w:rsidR="004A51D0" w:rsidRPr="00F03BEC" w:rsidRDefault="004A51D0" w:rsidP="004A51D0">
            <w:pPr>
              <w:spacing w:after="0" w:line="240" w:lineRule="auto"/>
              <w:rPr>
                <w:rFonts w:eastAsia="Times New Roman" w:cs="Times New Roman"/>
                <w:b/>
                <w:i/>
                <w:iCs/>
                <w:color w:val="000000"/>
                <w:sz w:val="18"/>
                <w:szCs w:val="18"/>
              </w:rPr>
            </w:pPr>
            <w:r w:rsidRPr="00F03BEC">
              <w:rPr>
                <w:rFonts w:eastAsia="Times New Roman" w:cs="Times New Roman"/>
                <w:b/>
                <w:i/>
                <w:iCs/>
                <w:color w:val="000000"/>
                <w:sz w:val="18"/>
                <w:szCs w:val="18"/>
              </w:rPr>
              <w:t> </w:t>
            </w:r>
          </w:p>
        </w:tc>
        <w:tc>
          <w:tcPr>
            <w:tcW w:w="0" w:type="auto"/>
            <w:tcBorders>
              <w:left w:val="single" w:sz="4" w:space="0" w:color="auto"/>
              <w:bottom w:val="single" w:sz="4" w:space="0" w:color="auto"/>
            </w:tcBorders>
            <w:shd w:val="clear" w:color="auto" w:fill="A9D5E7" w:themeFill="accent1" w:themeFillTint="66"/>
            <w:vAlign w:val="bottom"/>
            <w:hideMark/>
          </w:tcPr>
          <w:p w14:paraId="711E91DC" w14:textId="77777777" w:rsidR="004A51D0" w:rsidRPr="00F03BEC" w:rsidRDefault="004A51D0" w:rsidP="004A51D0">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Relative </w:t>
            </w:r>
          </w:p>
          <w:p w14:paraId="3CCEA4C0" w14:textId="62597A6D" w:rsidR="004A51D0" w:rsidRPr="00F03BEC" w:rsidRDefault="004A51D0" w:rsidP="004A51D0">
            <w:pPr>
              <w:spacing w:after="0" w:line="240" w:lineRule="auto"/>
              <w:jc w:val="center"/>
              <w:rPr>
                <w:rFonts w:eastAsia="Times New Roman" w:cs="Times New Roman"/>
                <w:b/>
                <w:color w:val="000000"/>
                <w:sz w:val="18"/>
                <w:szCs w:val="18"/>
              </w:rPr>
            </w:pPr>
            <w:del w:id="1489" w:author="Abhilasha Vaid" w:date="2016-06-17T14:02:00Z">
              <w:r w:rsidRPr="00F03BEC" w:rsidDel="00A77C48">
                <w:rPr>
                  <w:rFonts w:eastAsia="Times New Roman" w:cs="Times New Roman"/>
                  <w:b/>
                  <w:color w:val="000000"/>
                  <w:sz w:val="18"/>
                  <w:szCs w:val="18"/>
                </w:rPr>
                <w:delText xml:space="preserve">Bias </w:delText>
              </w:r>
            </w:del>
            <w:ins w:id="1490" w:author="Abhilasha Vaid" w:date="2016-06-17T14:02:00Z">
              <w:r w:rsidR="00A77C48">
                <w:rPr>
                  <w:rFonts w:eastAsia="Times New Roman" w:cs="Times New Roman"/>
                  <w:b/>
                  <w:color w:val="000000"/>
                  <w:sz w:val="18"/>
                  <w:szCs w:val="18"/>
                </w:rPr>
                <w:t>b</w:t>
              </w:r>
              <w:r w:rsidR="00A77C48" w:rsidRPr="00F03BEC">
                <w:rPr>
                  <w:rFonts w:eastAsia="Times New Roman" w:cs="Times New Roman"/>
                  <w:b/>
                  <w:color w:val="000000"/>
                  <w:sz w:val="18"/>
                  <w:szCs w:val="18"/>
                </w:rPr>
                <w:t xml:space="preserve">ias </w:t>
              </w:r>
            </w:ins>
            <w:r w:rsidRPr="00F03BEC">
              <w:rPr>
                <w:rFonts w:eastAsia="Times New Roman" w:cs="Times New Roman"/>
                <w:b/>
                <w:color w:val="000000"/>
                <w:sz w:val="18"/>
                <w:szCs w:val="18"/>
              </w:rPr>
              <w:t>&gt; 10%</w:t>
            </w:r>
          </w:p>
        </w:tc>
        <w:tc>
          <w:tcPr>
            <w:tcW w:w="0" w:type="auto"/>
            <w:tcBorders>
              <w:bottom w:val="single" w:sz="4" w:space="0" w:color="auto"/>
            </w:tcBorders>
            <w:shd w:val="clear" w:color="auto" w:fill="A9D5E7" w:themeFill="accent1" w:themeFillTint="66"/>
            <w:vAlign w:val="bottom"/>
            <w:hideMark/>
          </w:tcPr>
          <w:p w14:paraId="5E932F17" w14:textId="77777777" w:rsidR="004A51D0" w:rsidRPr="00F03BEC" w:rsidRDefault="004A51D0" w:rsidP="004A51D0">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GPS </w:t>
            </w:r>
            <w:r w:rsidRPr="00F03BEC">
              <w:rPr>
                <w:rFonts w:eastAsia="Times New Roman" w:cs="Times New Roman"/>
                <w:b/>
                <w:color w:val="000000"/>
                <w:sz w:val="18"/>
                <w:szCs w:val="18"/>
                <w:u w:val="single"/>
              </w:rPr>
              <w:t>over</w:t>
            </w:r>
            <w:r w:rsidRPr="00F03BEC">
              <w:rPr>
                <w:rFonts w:eastAsia="Times New Roman" w:cs="Times New Roman"/>
                <w:b/>
                <w:color w:val="000000"/>
                <w:sz w:val="18"/>
                <w:szCs w:val="18"/>
              </w:rPr>
              <w:t>-reported                                                   by &gt; 10%</w:t>
            </w:r>
          </w:p>
        </w:tc>
        <w:tc>
          <w:tcPr>
            <w:tcW w:w="0" w:type="auto"/>
            <w:tcBorders>
              <w:bottom w:val="single" w:sz="4" w:space="0" w:color="auto"/>
            </w:tcBorders>
            <w:shd w:val="clear" w:color="auto" w:fill="A9D5E7" w:themeFill="accent1" w:themeFillTint="66"/>
            <w:vAlign w:val="bottom"/>
            <w:hideMark/>
          </w:tcPr>
          <w:p w14:paraId="4F828149" w14:textId="77777777" w:rsidR="004A51D0" w:rsidRPr="00F03BEC" w:rsidRDefault="004A51D0" w:rsidP="004A51D0">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GPS </w:t>
            </w:r>
            <w:r w:rsidRPr="00F03BEC">
              <w:rPr>
                <w:rFonts w:eastAsia="Times New Roman" w:cs="Times New Roman"/>
                <w:b/>
                <w:color w:val="000000"/>
                <w:sz w:val="18"/>
                <w:szCs w:val="18"/>
                <w:u w:val="single"/>
              </w:rPr>
              <w:t>under</w:t>
            </w:r>
            <w:r w:rsidRPr="00F03BEC">
              <w:rPr>
                <w:rFonts w:eastAsia="Times New Roman" w:cs="Times New Roman"/>
                <w:b/>
                <w:color w:val="000000"/>
                <w:sz w:val="18"/>
                <w:szCs w:val="18"/>
              </w:rPr>
              <w:t>-reported                                                   by &gt; 10%</w:t>
            </w:r>
          </w:p>
        </w:tc>
        <w:tc>
          <w:tcPr>
            <w:tcW w:w="0" w:type="auto"/>
            <w:tcBorders>
              <w:bottom w:val="single" w:sz="4" w:space="0" w:color="auto"/>
            </w:tcBorders>
            <w:shd w:val="clear" w:color="auto" w:fill="A9D5E7" w:themeFill="accent1" w:themeFillTint="66"/>
            <w:vAlign w:val="bottom"/>
            <w:hideMark/>
          </w:tcPr>
          <w:p w14:paraId="5CA6B7FE" w14:textId="44E43FCC" w:rsidR="004A51D0" w:rsidRPr="00F03BEC" w:rsidRDefault="004A51D0" w:rsidP="00FC0C54">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Relative </w:t>
            </w:r>
            <w:del w:id="1491" w:author="Abhilasha Vaid" w:date="2016-06-17T14:02:00Z">
              <w:r w:rsidRPr="00F03BEC" w:rsidDel="00A77C48">
                <w:rPr>
                  <w:rFonts w:eastAsia="Times New Roman" w:cs="Times New Roman"/>
                  <w:b/>
                  <w:color w:val="000000"/>
                  <w:sz w:val="18"/>
                  <w:szCs w:val="18"/>
                </w:rPr>
                <w:delText xml:space="preserve">Bias </w:delText>
              </w:r>
            </w:del>
            <w:ins w:id="1492" w:author="Abhilasha Vaid" w:date="2016-06-17T14:02:00Z">
              <w:r w:rsidR="00A77C48">
                <w:rPr>
                  <w:rFonts w:eastAsia="Times New Roman" w:cs="Times New Roman"/>
                  <w:b/>
                  <w:color w:val="000000"/>
                  <w:sz w:val="18"/>
                  <w:szCs w:val="18"/>
                </w:rPr>
                <w:t>b</w:t>
              </w:r>
              <w:r w:rsidR="00A77C48" w:rsidRPr="00F03BEC">
                <w:rPr>
                  <w:rFonts w:eastAsia="Times New Roman" w:cs="Times New Roman"/>
                  <w:b/>
                  <w:color w:val="000000"/>
                  <w:sz w:val="18"/>
                  <w:szCs w:val="18"/>
                </w:rPr>
                <w:t xml:space="preserve">ias </w:t>
              </w:r>
            </w:ins>
            <w:r w:rsidRPr="00F03BEC">
              <w:rPr>
                <w:rFonts w:eastAsia="Times New Roman" w:cs="Times New Roman"/>
                <w:b/>
                <w:color w:val="000000"/>
                <w:sz w:val="18"/>
                <w:szCs w:val="18"/>
              </w:rPr>
              <w:t>&lt; 10%</w:t>
            </w:r>
          </w:p>
        </w:tc>
        <w:tc>
          <w:tcPr>
            <w:tcW w:w="0" w:type="auto"/>
            <w:tcBorders>
              <w:bottom w:val="single" w:sz="4" w:space="0" w:color="auto"/>
            </w:tcBorders>
            <w:shd w:val="clear" w:color="auto" w:fill="A9D5E7" w:themeFill="accent1" w:themeFillTint="66"/>
            <w:vAlign w:val="bottom"/>
            <w:hideMark/>
          </w:tcPr>
          <w:p w14:paraId="02ED6963" w14:textId="77777777" w:rsidR="004A51D0" w:rsidRPr="00F03BEC" w:rsidRDefault="004A51D0" w:rsidP="004A51D0">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All </w:t>
            </w:r>
          </w:p>
          <w:p w14:paraId="68F0B3D5" w14:textId="1260985A" w:rsidR="004A51D0" w:rsidRPr="00F03BEC" w:rsidRDefault="004A51D0" w:rsidP="004A51D0">
            <w:pPr>
              <w:spacing w:after="0" w:line="240" w:lineRule="auto"/>
              <w:jc w:val="center"/>
              <w:rPr>
                <w:rFonts w:eastAsia="Times New Roman" w:cs="Times New Roman"/>
                <w:b/>
                <w:color w:val="000000"/>
                <w:sz w:val="18"/>
                <w:szCs w:val="18"/>
              </w:rPr>
            </w:pPr>
            <w:del w:id="1493" w:author="Abhilasha Vaid" w:date="2016-06-17T14:04:00Z">
              <w:r w:rsidRPr="00F03BEC" w:rsidDel="00A77C48">
                <w:rPr>
                  <w:rFonts w:eastAsia="Times New Roman" w:cs="Times New Roman"/>
                  <w:b/>
                  <w:color w:val="000000"/>
                  <w:sz w:val="18"/>
                  <w:szCs w:val="18"/>
                </w:rPr>
                <w:delText>Plots</w:delText>
              </w:r>
            </w:del>
            <w:ins w:id="1494" w:author="Abhilasha Vaid" w:date="2016-06-17T14:04:00Z">
              <w:r w:rsidR="00A77C48">
                <w:rPr>
                  <w:rFonts w:eastAsia="Times New Roman" w:cs="Times New Roman"/>
                  <w:b/>
                  <w:color w:val="000000"/>
                  <w:sz w:val="18"/>
                  <w:szCs w:val="18"/>
                </w:rPr>
                <w:t>p</w:t>
              </w:r>
              <w:r w:rsidR="00A77C48" w:rsidRPr="00F03BEC">
                <w:rPr>
                  <w:rFonts w:eastAsia="Times New Roman" w:cs="Times New Roman"/>
                  <w:b/>
                  <w:color w:val="000000"/>
                  <w:sz w:val="18"/>
                  <w:szCs w:val="18"/>
                </w:rPr>
                <w:t>lots</w:t>
              </w:r>
            </w:ins>
          </w:p>
        </w:tc>
        <w:tc>
          <w:tcPr>
            <w:tcW w:w="0" w:type="auto"/>
            <w:tcBorders>
              <w:bottom w:val="single" w:sz="4" w:space="0" w:color="auto"/>
              <w:right w:val="single" w:sz="4" w:space="0" w:color="auto"/>
            </w:tcBorders>
            <w:shd w:val="clear" w:color="auto" w:fill="A9D5E7" w:themeFill="accent1" w:themeFillTint="66"/>
            <w:vAlign w:val="bottom"/>
            <w:hideMark/>
          </w:tcPr>
          <w:p w14:paraId="752FED69" w14:textId="03D521AB" w:rsidR="004A51D0" w:rsidRPr="00F03BEC" w:rsidRDefault="004A51D0" w:rsidP="00FC0C54">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Difference in </w:t>
            </w:r>
            <w:del w:id="1495" w:author="Abhilasha Vaid" w:date="2016-06-17T14:03:00Z">
              <w:r w:rsidRPr="00F03BEC" w:rsidDel="00A77C48">
                <w:rPr>
                  <w:rFonts w:eastAsia="Times New Roman" w:cs="Times New Roman"/>
                  <w:b/>
                  <w:color w:val="000000"/>
                  <w:sz w:val="18"/>
                  <w:szCs w:val="18"/>
                </w:rPr>
                <w:delText xml:space="preserve">Means              </w:delText>
              </w:r>
            </w:del>
            <w:ins w:id="1496" w:author="Abhilasha Vaid" w:date="2016-06-17T14:03:00Z">
              <w:r w:rsidR="00A77C48">
                <w:rPr>
                  <w:rFonts w:eastAsia="Times New Roman" w:cs="Times New Roman"/>
                  <w:b/>
                  <w:color w:val="000000"/>
                  <w:sz w:val="18"/>
                  <w:szCs w:val="18"/>
                </w:rPr>
                <w:t>m</w:t>
              </w:r>
              <w:r w:rsidR="00A77C48" w:rsidRPr="00F03BEC">
                <w:rPr>
                  <w:rFonts w:eastAsia="Times New Roman" w:cs="Times New Roman"/>
                  <w:b/>
                  <w:color w:val="000000"/>
                  <w:sz w:val="18"/>
                  <w:szCs w:val="18"/>
                </w:rPr>
                <w:t xml:space="preserve">eans              </w:t>
              </w:r>
            </w:ins>
            <w:r w:rsidRPr="00F03BEC">
              <w:rPr>
                <w:rFonts w:eastAsia="Times New Roman" w:cs="Times New Roman"/>
                <w:b/>
                <w:color w:val="000000"/>
                <w:sz w:val="18"/>
                <w:szCs w:val="18"/>
              </w:rPr>
              <w:t xml:space="preserve">(&gt;10% </w:t>
            </w:r>
            <w:del w:id="1497" w:author="Abhilasha Vaid" w:date="2016-06-17T14:22:00Z">
              <w:r w:rsidRPr="00F03BEC" w:rsidDel="002F1E30">
                <w:rPr>
                  <w:rFonts w:eastAsia="Times New Roman" w:cs="Times New Roman"/>
                  <w:b/>
                  <w:color w:val="000000"/>
                  <w:sz w:val="18"/>
                  <w:szCs w:val="18"/>
                </w:rPr>
                <w:delText xml:space="preserve">Bias   </w:delText>
              </w:r>
            </w:del>
            <w:ins w:id="1498" w:author="Abhilasha Vaid" w:date="2016-06-17T14:22:00Z">
              <w:r w:rsidR="002F1E30">
                <w:rPr>
                  <w:rFonts w:eastAsia="Times New Roman" w:cs="Times New Roman"/>
                  <w:b/>
                  <w:color w:val="000000"/>
                  <w:sz w:val="18"/>
                  <w:szCs w:val="18"/>
                </w:rPr>
                <w:t>b</w:t>
              </w:r>
              <w:r w:rsidR="002F1E30" w:rsidRPr="00F03BEC">
                <w:rPr>
                  <w:rFonts w:eastAsia="Times New Roman" w:cs="Times New Roman"/>
                  <w:b/>
                  <w:color w:val="000000"/>
                  <w:sz w:val="18"/>
                  <w:szCs w:val="18"/>
                </w:rPr>
                <w:t xml:space="preserve">ias   </w:t>
              </w:r>
            </w:ins>
            <w:r w:rsidRPr="00F03BEC">
              <w:rPr>
                <w:rFonts w:eastAsia="Times New Roman" w:cs="Times New Roman"/>
                <w:b/>
                <w:color w:val="000000"/>
                <w:sz w:val="18"/>
                <w:szCs w:val="18"/>
              </w:rPr>
              <w:t>vs. &lt; 10% )</w:t>
            </w:r>
          </w:p>
        </w:tc>
        <w:tc>
          <w:tcPr>
            <w:tcW w:w="0" w:type="auto"/>
            <w:tcBorders>
              <w:left w:val="single" w:sz="4" w:space="0" w:color="auto"/>
              <w:bottom w:val="single" w:sz="4" w:space="0" w:color="auto"/>
            </w:tcBorders>
            <w:shd w:val="clear" w:color="auto" w:fill="A9D5E7" w:themeFill="accent1" w:themeFillTint="66"/>
            <w:vAlign w:val="bottom"/>
            <w:hideMark/>
          </w:tcPr>
          <w:p w14:paraId="4AB3CFBA" w14:textId="77777777" w:rsidR="004A51D0" w:rsidRPr="00F03BEC" w:rsidRDefault="004A51D0" w:rsidP="004A51D0">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Relative </w:t>
            </w:r>
          </w:p>
          <w:p w14:paraId="6F34F2B3" w14:textId="2737D23C" w:rsidR="004A51D0" w:rsidRPr="00F03BEC" w:rsidRDefault="004A51D0" w:rsidP="004A51D0">
            <w:pPr>
              <w:spacing w:after="0" w:line="240" w:lineRule="auto"/>
              <w:jc w:val="center"/>
              <w:rPr>
                <w:rFonts w:eastAsia="Times New Roman" w:cs="Times New Roman"/>
                <w:b/>
                <w:color w:val="000000"/>
                <w:sz w:val="18"/>
                <w:szCs w:val="18"/>
              </w:rPr>
            </w:pPr>
            <w:del w:id="1499" w:author="Abhilasha Vaid" w:date="2016-06-17T14:03:00Z">
              <w:r w:rsidRPr="00F03BEC" w:rsidDel="00A77C48">
                <w:rPr>
                  <w:rFonts w:eastAsia="Times New Roman" w:cs="Times New Roman"/>
                  <w:b/>
                  <w:color w:val="000000"/>
                  <w:sz w:val="18"/>
                  <w:szCs w:val="18"/>
                </w:rPr>
                <w:delText xml:space="preserve">Bias </w:delText>
              </w:r>
            </w:del>
            <w:ins w:id="1500" w:author="Abhilasha Vaid" w:date="2016-06-17T14:03:00Z">
              <w:r w:rsidR="00A77C48">
                <w:rPr>
                  <w:rFonts w:eastAsia="Times New Roman" w:cs="Times New Roman"/>
                  <w:b/>
                  <w:color w:val="000000"/>
                  <w:sz w:val="18"/>
                  <w:szCs w:val="18"/>
                </w:rPr>
                <w:t>b</w:t>
              </w:r>
              <w:r w:rsidR="00A77C48" w:rsidRPr="00F03BEC">
                <w:rPr>
                  <w:rFonts w:eastAsia="Times New Roman" w:cs="Times New Roman"/>
                  <w:b/>
                  <w:color w:val="000000"/>
                  <w:sz w:val="18"/>
                  <w:szCs w:val="18"/>
                </w:rPr>
                <w:t xml:space="preserve">ias </w:t>
              </w:r>
            </w:ins>
            <w:r w:rsidRPr="00F03BEC">
              <w:rPr>
                <w:rFonts w:eastAsia="Times New Roman" w:cs="Times New Roman"/>
                <w:b/>
                <w:color w:val="000000"/>
                <w:sz w:val="18"/>
                <w:szCs w:val="18"/>
              </w:rPr>
              <w:t>&gt; 10%</w:t>
            </w:r>
          </w:p>
        </w:tc>
        <w:tc>
          <w:tcPr>
            <w:tcW w:w="0" w:type="auto"/>
            <w:tcBorders>
              <w:bottom w:val="single" w:sz="4" w:space="0" w:color="auto"/>
            </w:tcBorders>
            <w:shd w:val="clear" w:color="auto" w:fill="A9D5E7" w:themeFill="accent1" w:themeFillTint="66"/>
            <w:vAlign w:val="bottom"/>
            <w:hideMark/>
          </w:tcPr>
          <w:p w14:paraId="5D4FBEF4" w14:textId="77777777" w:rsidR="004A51D0" w:rsidRPr="00F03BEC" w:rsidRDefault="004A51D0" w:rsidP="004A51D0">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GPS </w:t>
            </w:r>
            <w:r w:rsidRPr="00F03BEC">
              <w:rPr>
                <w:rFonts w:eastAsia="Times New Roman" w:cs="Times New Roman"/>
                <w:b/>
                <w:color w:val="000000"/>
                <w:sz w:val="18"/>
                <w:szCs w:val="18"/>
                <w:u w:val="single"/>
              </w:rPr>
              <w:t>over</w:t>
            </w:r>
            <w:r w:rsidRPr="00F03BEC">
              <w:rPr>
                <w:rFonts w:eastAsia="Times New Roman" w:cs="Times New Roman"/>
                <w:b/>
                <w:color w:val="000000"/>
                <w:sz w:val="18"/>
                <w:szCs w:val="18"/>
              </w:rPr>
              <w:t>-reported                                                   by &gt; 10%</w:t>
            </w:r>
          </w:p>
        </w:tc>
        <w:tc>
          <w:tcPr>
            <w:tcW w:w="0" w:type="auto"/>
            <w:tcBorders>
              <w:bottom w:val="single" w:sz="4" w:space="0" w:color="auto"/>
            </w:tcBorders>
            <w:shd w:val="clear" w:color="auto" w:fill="A9D5E7" w:themeFill="accent1" w:themeFillTint="66"/>
            <w:vAlign w:val="bottom"/>
            <w:hideMark/>
          </w:tcPr>
          <w:p w14:paraId="575D6F48" w14:textId="77777777" w:rsidR="004A51D0" w:rsidRPr="00F03BEC" w:rsidRDefault="004A51D0" w:rsidP="004A51D0">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GPS </w:t>
            </w:r>
            <w:r w:rsidRPr="00F03BEC">
              <w:rPr>
                <w:rFonts w:eastAsia="Times New Roman" w:cs="Times New Roman"/>
                <w:b/>
                <w:color w:val="000000"/>
                <w:sz w:val="18"/>
                <w:szCs w:val="18"/>
                <w:u w:val="single"/>
              </w:rPr>
              <w:t>under</w:t>
            </w:r>
            <w:r w:rsidRPr="00F03BEC">
              <w:rPr>
                <w:rFonts w:eastAsia="Times New Roman" w:cs="Times New Roman"/>
                <w:b/>
                <w:color w:val="000000"/>
                <w:sz w:val="18"/>
                <w:szCs w:val="18"/>
              </w:rPr>
              <w:t>-reported                                                   by &gt; 10%</w:t>
            </w:r>
          </w:p>
        </w:tc>
        <w:tc>
          <w:tcPr>
            <w:tcW w:w="0" w:type="auto"/>
            <w:tcBorders>
              <w:bottom w:val="single" w:sz="4" w:space="0" w:color="auto"/>
            </w:tcBorders>
            <w:shd w:val="clear" w:color="auto" w:fill="A9D5E7" w:themeFill="accent1" w:themeFillTint="66"/>
            <w:vAlign w:val="bottom"/>
            <w:hideMark/>
          </w:tcPr>
          <w:p w14:paraId="3682F26D" w14:textId="5E815C03" w:rsidR="004A51D0" w:rsidRPr="00F03BEC" w:rsidRDefault="004A51D0" w:rsidP="00FC0C54">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Relative </w:t>
            </w:r>
            <w:del w:id="1501" w:author="Abhilasha Vaid" w:date="2016-06-17T14:03:00Z">
              <w:r w:rsidRPr="00F03BEC" w:rsidDel="00A77C48">
                <w:rPr>
                  <w:rFonts w:eastAsia="Times New Roman" w:cs="Times New Roman"/>
                  <w:b/>
                  <w:color w:val="000000"/>
                  <w:sz w:val="18"/>
                  <w:szCs w:val="18"/>
                </w:rPr>
                <w:delText xml:space="preserve">Bias </w:delText>
              </w:r>
            </w:del>
            <w:ins w:id="1502" w:author="Abhilasha Vaid" w:date="2016-06-17T14:03:00Z">
              <w:r w:rsidR="00A77C48">
                <w:rPr>
                  <w:rFonts w:eastAsia="Times New Roman" w:cs="Times New Roman"/>
                  <w:b/>
                  <w:color w:val="000000"/>
                  <w:sz w:val="18"/>
                  <w:szCs w:val="18"/>
                </w:rPr>
                <w:t>b</w:t>
              </w:r>
              <w:r w:rsidR="00A77C48" w:rsidRPr="00F03BEC">
                <w:rPr>
                  <w:rFonts w:eastAsia="Times New Roman" w:cs="Times New Roman"/>
                  <w:b/>
                  <w:color w:val="000000"/>
                  <w:sz w:val="18"/>
                  <w:szCs w:val="18"/>
                </w:rPr>
                <w:t xml:space="preserve">ias </w:t>
              </w:r>
            </w:ins>
            <w:r w:rsidRPr="00F03BEC">
              <w:rPr>
                <w:rFonts w:eastAsia="Times New Roman" w:cs="Times New Roman"/>
                <w:b/>
                <w:color w:val="000000"/>
                <w:sz w:val="18"/>
                <w:szCs w:val="18"/>
              </w:rPr>
              <w:t>&lt; 10%</w:t>
            </w:r>
          </w:p>
        </w:tc>
        <w:tc>
          <w:tcPr>
            <w:tcW w:w="0" w:type="auto"/>
            <w:tcBorders>
              <w:bottom w:val="single" w:sz="4" w:space="0" w:color="auto"/>
            </w:tcBorders>
            <w:shd w:val="clear" w:color="auto" w:fill="A9D5E7" w:themeFill="accent1" w:themeFillTint="66"/>
            <w:vAlign w:val="bottom"/>
            <w:hideMark/>
          </w:tcPr>
          <w:p w14:paraId="589B0E32" w14:textId="77777777" w:rsidR="004A51D0" w:rsidRPr="00F03BEC" w:rsidRDefault="004A51D0" w:rsidP="004A51D0">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All</w:t>
            </w:r>
          </w:p>
          <w:p w14:paraId="4F7C82C2" w14:textId="671EF56E" w:rsidR="004A51D0" w:rsidRPr="00F03BEC" w:rsidRDefault="004A51D0" w:rsidP="004A51D0">
            <w:pPr>
              <w:spacing w:after="0" w:line="240" w:lineRule="auto"/>
              <w:jc w:val="center"/>
              <w:rPr>
                <w:rFonts w:eastAsia="Times New Roman" w:cs="Times New Roman"/>
                <w:b/>
                <w:color w:val="000000"/>
                <w:sz w:val="18"/>
                <w:szCs w:val="18"/>
              </w:rPr>
            </w:pPr>
            <w:del w:id="1503" w:author="Abhilasha Vaid" w:date="2016-06-17T14:04:00Z">
              <w:r w:rsidRPr="00F03BEC" w:rsidDel="00A77C48">
                <w:rPr>
                  <w:rFonts w:eastAsia="Times New Roman" w:cs="Times New Roman"/>
                  <w:b/>
                  <w:color w:val="000000"/>
                  <w:sz w:val="18"/>
                  <w:szCs w:val="18"/>
                </w:rPr>
                <w:delText>Plots</w:delText>
              </w:r>
            </w:del>
            <w:ins w:id="1504" w:author="Abhilasha Vaid" w:date="2016-06-17T14:04:00Z">
              <w:r w:rsidR="00A77C48">
                <w:rPr>
                  <w:rFonts w:eastAsia="Times New Roman" w:cs="Times New Roman"/>
                  <w:b/>
                  <w:color w:val="000000"/>
                  <w:sz w:val="18"/>
                  <w:szCs w:val="18"/>
                </w:rPr>
                <w:t>p</w:t>
              </w:r>
              <w:r w:rsidR="00A77C48" w:rsidRPr="00F03BEC">
                <w:rPr>
                  <w:rFonts w:eastAsia="Times New Roman" w:cs="Times New Roman"/>
                  <w:b/>
                  <w:color w:val="000000"/>
                  <w:sz w:val="18"/>
                  <w:szCs w:val="18"/>
                </w:rPr>
                <w:t>lots</w:t>
              </w:r>
            </w:ins>
          </w:p>
        </w:tc>
        <w:tc>
          <w:tcPr>
            <w:tcW w:w="0" w:type="auto"/>
            <w:tcBorders>
              <w:bottom w:val="single" w:sz="4" w:space="0" w:color="auto"/>
              <w:right w:val="nil"/>
            </w:tcBorders>
            <w:shd w:val="clear" w:color="auto" w:fill="A9D5E7" w:themeFill="accent1" w:themeFillTint="66"/>
            <w:vAlign w:val="bottom"/>
            <w:hideMark/>
          </w:tcPr>
          <w:p w14:paraId="3C47E763" w14:textId="77777777" w:rsidR="00A77C48" w:rsidRDefault="004A51D0" w:rsidP="00FC0C54">
            <w:pPr>
              <w:spacing w:after="0" w:line="240" w:lineRule="auto"/>
              <w:jc w:val="center"/>
              <w:rPr>
                <w:ins w:id="1505" w:author="Abhilasha Vaid" w:date="2016-06-17T14:03:00Z"/>
                <w:rFonts w:eastAsia="Times New Roman" w:cs="Times New Roman"/>
                <w:b/>
                <w:color w:val="000000"/>
                <w:sz w:val="18"/>
                <w:szCs w:val="18"/>
              </w:rPr>
            </w:pPr>
            <w:r w:rsidRPr="00F03BEC">
              <w:rPr>
                <w:rFonts w:eastAsia="Times New Roman" w:cs="Times New Roman"/>
                <w:b/>
                <w:color w:val="000000"/>
                <w:sz w:val="18"/>
                <w:szCs w:val="18"/>
              </w:rPr>
              <w:t xml:space="preserve">Difference in </w:t>
            </w:r>
            <w:del w:id="1506" w:author="Abhilasha Vaid" w:date="2016-06-17T14:03:00Z">
              <w:r w:rsidR="002B0A4B" w:rsidRPr="00F03BEC" w:rsidDel="00A77C48">
                <w:rPr>
                  <w:rFonts w:eastAsia="Times New Roman" w:cs="Times New Roman"/>
                  <w:b/>
                  <w:color w:val="000000"/>
                  <w:sz w:val="18"/>
                  <w:szCs w:val="18"/>
                </w:rPr>
                <w:delText>Mean</w:delText>
              </w:r>
              <w:r w:rsidR="002B0A4B" w:rsidDel="00A77C48">
                <w:rPr>
                  <w:rFonts w:eastAsia="Times New Roman" w:cs="Times New Roman"/>
                  <w:b/>
                  <w:color w:val="000000"/>
                  <w:sz w:val="18"/>
                  <w:szCs w:val="18"/>
                </w:rPr>
                <w:delText>s</w:delText>
              </w:r>
            </w:del>
            <w:ins w:id="1507" w:author="Abhilasha Vaid" w:date="2016-06-17T14:03:00Z">
              <w:r w:rsidR="00A77C48">
                <w:rPr>
                  <w:rFonts w:eastAsia="Times New Roman" w:cs="Times New Roman"/>
                  <w:b/>
                  <w:color w:val="000000"/>
                  <w:sz w:val="18"/>
                  <w:szCs w:val="18"/>
                </w:rPr>
                <w:t>m</w:t>
              </w:r>
              <w:r w:rsidR="00A77C48" w:rsidRPr="00F03BEC">
                <w:rPr>
                  <w:rFonts w:eastAsia="Times New Roman" w:cs="Times New Roman"/>
                  <w:b/>
                  <w:color w:val="000000"/>
                  <w:sz w:val="18"/>
                  <w:szCs w:val="18"/>
                </w:rPr>
                <w:t>ean</w:t>
              </w:r>
              <w:r w:rsidR="00A77C48">
                <w:rPr>
                  <w:rFonts w:eastAsia="Times New Roman" w:cs="Times New Roman"/>
                  <w:b/>
                  <w:color w:val="000000"/>
                  <w:sz w:val="18"/>
                  <w:szCs w:val="18"/>
                </w:rPr>
                <w:t xml:space="preserve">s </w:t>
              </w:r>
            </w:ins>
          </w:p>
          <w:p w14:paraId="76B12A35" w14:textId="70F65639" w:rsidR="004A51D0" w:rsidRPr="00F03BEC" w:rsidRDefault="004A51D0" w:rsidP="003107B9">
            <w:pPr>
              <w:spacing w:after="0" w:line="240" w:lineRule="auto"/>
              <w:jc w:val="center"/>
              <w:rPr>
                <w:rFonts w:eastAsia="Times New Roman" w:cs="Times New Roman"/>
                <w:b/>
                <w:color w:val="000000"/>
                <w:sz w:val="18"/>
                <w:szCs w:val="18"/>
              </w:rPr>
            </w:pPr>
            <w:del w:id="1508" w:author="Abhilasha Vaid" w:date="2016-06-17T14:04:00Z">
              <w:r w:rsidRPr="00F03BEC" w:rsidDel="00A77C48">
                <w:rPr>
                  <w:rFonts w:eastAsia="Times New Roman" w:cs="Times New Roman"/>
                  <w:b/>
                  <w:color w:val="000000"/>
                  <w:sz w:val="18"/>
                  <w:szCs w:val="18"/>
                </w:rPr>
                <w:delText>( &gt;</w:delText>
              </w:r>
            </w:del>
            <w:ins w:id="1509" w:author="Abhilasha Vaid" w:date="2016-06-17T14:04:00Z">
              <w:r w:rsidR="00A77C48" w:rsidRPr="00F03BEC">
                <w:rPr>
                  <w:rFonts w:eastAsia="Times New Roman" w:cs="Times New Roman"/>
                  <w:b/>
                  <w:color w:val="000000"/>
                  <w:sz w:val="18"/>
                  <w:szCs w:val="18"/>
                </w:rPr>
                <w:t>(&gt;</w:t>
              </w:r>
            </w:ins>
            <w:r w:rsidRPr="00F03BEC">
              <w:rPr>
                <w:rFonts w:eastAsia="Times New Roman" w:cs="Times New Roman"/>
                <w:b/>
                <w:color w:val="000000"/>
                <w:sz w:val="18"/>
                <w:szCs w:val="18"/>
              </w:rPr>
              <w:t xml:space="preserve">10% </w:t>
            </w:r>
            <w:del w:id="1510" w:author="Abhilasha Vaid" w:date="2016-06-17T14:03:00Z">
              <w:r w:rsidRPr="00F03BEC" w:rsidDel="00A77C48">
                <w:rPr>
                  <w:rFonts w:eastAsia="Times New Roman" w:cs="Times New Roman"/>
                  <w:b/>
                  <w:color w:val="000000"/>
                  <w:sz w:val="18"/>
                  <w:szCs w:val="18"/>
                </w:rPr>
                <w:delText xml:space="preserve">Bias </w:delText>
              </w:r>
            </w:del>
            <w:ins w:id="1511" w:author="Abhilasha Vaid" w:date="2016-06-17T14:03:00Z">
              <w:r w:rsidR="00A77C48">
                <w:rPr>
                  <w:rFonts w:eastAsia="Times New Roman" w:cs="Times New Roman"/>
                  <w:b/>
                  <w:color w:val="000000"/>
                  <w:sz w:val="18"/>
                  <w:szCs w:val="18"/>
                </w:rPr>
                <w:t>bi</w:t>
              </w:r>
              <w:r w:rsidR="00A77C48" w:rsidRPr="00F03BEC">
                <w:rPr>
                  <w:rFonts w:eastAsia="Times New Roman" w:cs="Times New Roman"/>
                  <w:b/>
                  <w:color w:val="000000"/>
                  <w:sz w:val="18"/>
                  <w:szCs w:val="18"/>
                </w:rPr>
                <w:t xml:space="preserve">as </w:t>
              </w:r>
            </w:ins>
            <w:r w:rsidRPr="00F03BEC">
              <w:rPr>
                <w:rFonts w:eastAsia="Times New Roman" w:cs="Times New Roman"/>
                <w:b/>
                <w:color w:val="000000"/>
                <w:sz w:val="18"/>
                <w:szCs w:val="18"/>
              </w:rPr>
              <w:t>vs. &lt; 10%)</w:t>
            </w:r>
          </w:p>
        </w:tc>
      </w:tr>
      <w:tr w:rsidR="002F1E30" w:rsidRPr="00F03BEC" w14:paraId="35B4EFEC"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61F1F1EF" w14:textId="2D84A2E6"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single" w:sz="4" w:space="0" w:color="auto"/>
              <w:left w:val="single" w:sz="4" w:space="0" w:color="auto"/>
            </w:tcBorders>
            <w:shd w:val="clear" w:color="auto" w:fill="auto"/>
            <w:noWrap/>
            <w:vAlign w:val="bottom"/>
            <w:hideMark/>
          </w:tcPr>
          <w:p w14:paraId="19DB4D78"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0D37C0CD"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2EEC2189" w14:textId="77777777" w:rsidR="004A51D0" w:rsidRPr="00F03BEC" w:rsidRDefault="004A51D0" w:rsidP="004A51D0">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33CF4CED"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32C6F6DE"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right w:val="single" w:sz="4" w:space="0" w:color="auto"/>
            </w:tcBorders>
            <w:shd w:val="clear" w:color="auto" w:fill="auto"/>
            <w:noWrap/>
            <w:vAlign w:val="bottom"/>
            <w:hideMark/>
          </w:tcPr>
          <w:p w14:paraId="15F9632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1B5E04CC"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00EAC4FA"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49936D82" w14:textId="77777777" w:rsidR="004A51D0" w:rsidRPr="00F03BEC" w:rsidRDefault="004A51D0" w:rsidP="004A51D0">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37DCE108"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2FB1B5D1"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right w:val="nil"/>
            </w:tcBorders>
            <w:shd w:val="clear" w:color="auto" w:fill="auto"/>
            <w:noWrap/>
            <w:vAlign w:val="bottom"/>
            <w:hideMark/>
          </w:tcPr>
          <w:p w14:paraId="4F98D875"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0604B293"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79650E64" w14:textId="77777777" w:rsidR="004A51D0" w:rsidRPr="00F03BEC" w:rsidRDefault="004A51D0" w:rsidP="004A51D0">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N:</w:t>
            </w:r>
          </w:p>
        </w:tc>
        <w:tc>
          <w:tcPr>
            <w:tcW w:w="0" w:type="auto"/>
            <w:tcBorders>
              <w:top w:val="nil"/>
              <w:left w:val="single" w:sz="4" w:space="0" w:color="auto"/>
              <w:bottom w:val="nil"/>
            </w:tcBorders>
            <w:shd w:val="clear" w:color="auto" w:fill="auto"/>
            <w:noWrap/>
            <w:vAlign w:val="bottom"/>
            <w:hideMark/>
          </w:tcPr>
          <w:p w14:paraId="34E6147B"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542</w:t>
            </w:r>
          </w:p>
        </w:tc>
        <w:tc>
          <w:tcPr>
            <w:tcW w:w="0" w:type="auto"/>
            <w:tcBorders>
              <w:top w:val="nil"/>
              <w:bottom w:val="nil"/>
            </w:tcBorders>
            <w:shd w:val="clear" w:color="auto" w:fill="auto"/>
            <w:noWrap/>
            <w:vAlign w:val="bottom"/>
            <w:hideMark/>
          </w:tcPr>
          <w:p w14:paraId="79AC79C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305</w:t>
            </w:r>
          </w:p>
        </w:tc>
        <w:tc>
          <w:tcPr>
            <w:tcW w:w="0" w:type="auto"/>
            <w:tcBorders>
              <w:top w:val="nil"/>
              <w:bottom w:val="nil"/>
            </w:tcBorders>
            <w:shd w:val="clear" w:color="auto" w:fill="auto"/>
            <w:noWrap/>
            <w:vAlign w:val="bottom"/>
            <w:hideMark/>
          </w:tcPr>
          <w:p w14:paraId="68C922AE"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237</w:t>
            </w:r>
          </w:p>
        </w:tc>
        <w:tc>
          <w:tcPr>
            <w:tcW w:w="0" w:type="auto"/>
            <w:tcBorders>
              <w:top w:val="nil"/>
              <w:bottom w:val="nil"/>
            </w:tcBorders>
            <w:shd w:val="clear" w:color="auto" w:fill="auto"/>
            <w:noWrap/>
            <w:vAlign w:val="bottom"/>
            <w:hideMark/>
          </w:tcPr>
          <w:p w14:paraId="0744676C"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1223</w:t>
            </w:r>
          </w:p>
        </w:tc>
        <w:tc>
          <w:tcPr>
            <w:tcW w:w="0" w:type="auto"/>
            <w:tcBorders>
              <w:top w:val="nil"/>
              <w:bottom w:val="nil"/>
            </w:tcBorders>
            <w:shd w:val="clear" w:color="auto" w:fill="auto"/>
            <w:noWrap/>
            <w:vAlign w:val="bottom"/>
            <w:hideMark/>
          </w:tcPr>
          <w:p w14:paraId="66405786"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1765</w:t>
            </w:r>
          </w:p>
        </w:tc>
        <w:tc>
          <w:tcPr>
            <w:tcW w:w="0" w:type="auto"/>
            <w:tcBorders>
              <w:top w:val="nil"/>
              <w:bottom w:val="nil"/>
              <w:right w:val="single" w:sz="4" w:space="0" w:color="auto"/>
            </w:tcBorders>
            <w:shd w:val="clear" w:color="auto" w:fill="auto"/>
            <w:noWrap/>
            <w:vAlign w:val="bottom"/>
            <w:hideMark/>
          </w:tcPr>
          <w:p w14:paraId="4D6A9FD9"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0E831E74"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388</w:t>
            </w:r>
          </w:p>
        </w:tc>
        <w:tc>
          <w:tcPr>
            <w:tcW w:w="0" w:type="auto"/>
            <w:tcBorders>
              <w:top w:val="nil"/>
              <w:bottom w:val="nil"/>
            </w:tcBorders>
            <w:shd w:val="clear" w:color="auto" w:fill="auto"/>
            <w:noWrap/>
            <w:vAlign w:val="bottom"/>
            <w:hideMark/>
          </w:tcPr>
          <w:p w14:paraId="5733FAB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251</w:t>
            </w:r>
          </w:p>
        </w:tc>
        <w:tc>
          <w:tcPr>
            <w:tcW w:w="0" w:type="auto"/>
            <w:tcBorders>
              <w:top w:val="nil"/>
              <w:bottom w:val="nil"/>
            </w:tcBorders>
            <w:shd w:val="clear" w:color="auto" w:fill="auto"/>
            <w:noWrap/>
            <w:vAlign w:val="bottom"/>
            <w:hideMark/>
          </w:tcPr>
          <w:p w14:paraId="00262FA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137</w:t>
            </w:r>
          </w:p>
        </w:tc>
        <w:tc>
          <w:tcPr>
            <w:tcW w:w="0" w:type="auto"/>
            <w:tcBorders>
              <w:top w:val="nil"/>
              <w:bottom w:val="nil"/>
            </w:tcBorders>
            <w:shd w:val="clear" w:color="auto" w:fill="auto"/>
            <w:noWrap/>
            <w:vAlign w:val="bottom"/>
            <w:hideMark/>
          </w:tcPr>
          <w:p w14:paraId="53FDCB3D"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1520</w:t>
            </w:r>
          </w:p>
        </w:tc>
        <w:tc>
          <w:tcPr>
            <w:tcW w:w="0" w:type="auto"/>
            <w:tcBorders>
              <w:top w:val="nil"/>
              <w:bottom w:val="nil"/>
            </w:tcBorders>
            <w:shd w:val="clear" w:color="auto" w:fill="auto"/>
            <w:noWrap/>
            <w:vAlign w:val="bottom"/>
            <w:hideMark/>
          </w:tcPr>
          <w:p w14:paraId="4A6AD34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1908</w:t>
            </w:r>
          </w:p>
        </w:tc>
        <w:tc>
          <w:tcPr>
            <w:tcW w:w="0" w:type="auto"/>
            <w:tcBorders>
              <w:top w:val="nil"/>
              <w:bottom w:val="nil"/>
              <w:right w:val="nil"/>
            </w:tcBorders>
            <w:shd w:val="clear" w:color="auto" w:fill="auto"/>
            <w:noWrap/>
            <w:vAlign w:val="bottom"/>
            <w:hideMark/>
          </w:tcPr>
          <w:p w14:paraId="7F3742A5"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4E1D579E"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7D4363FA" w14:textId="457BE5D0" w:rsidR="004A51D0" w:rsidRPr="00F03BEC" w:rsidRDefault="004A51D0" w:rsidP="004A51D0">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 of </w:t>
            </w:r>
            <w:ins w:id="1512" w:author="Abhilasha Vaid" w:date="2016-06-17T13:08:00Z">
              <w:r w:rsidR="00D160FC">
                <w:rPr>
                  <w:rFonts w:eastAsia="Times New Roman" w:cs="Times New Roman"/>
                  <w:color w:val="000000"/>
                  <w:sz w:val="18"/>
                  <w:szCs w:val="18"/>
                </w:rPr>
                <w:t>t</w:t>
              </w:r>
            </w:ins>
            <w:del w:id="1513" w:author="Abhilasha Vaid" w:date="2016-06-17T13:08:00Z">
              <w:r w:rsidRPr="00F03BEC" w:rsidDel="00D160FC">
                <w:rPr>
                  <w:rFonts w:eastAsia="Times New Roman" w:cs="Times New Roman"/>
                  <w:color w:val="000000"/>
                  <w:sz w:val="18"/>
                  <w:szCs w:val="18"/>
                </w:rPr>
                <w:delText>T</w:delText>
              </w:r>
            </w:del>
            <w:r w:rsidRPr="00F03BEC">
              <w:rPr>
                <w:rFonts w:eastAsia="Times New Roman" w:cs="Times New Roman"/>
                <w:color w:val="000000"/>
                <w:sz w:val="18"/>
                <w:szCs w:val="18"/>
              </w:rPr>
              <w:t xml:space="preserve">otal </w:t>
            </w:r>
            <w:ins w:id="1514" w:author="Abhilasha Vaid" w:date="2016-06-17T13:14:00Z">
              <w:r w:rsidR="000C2680">
                <w:rPr>
                  <w:rFonts w:eastAsia="Times New Roman" w:cs="Times New Roman"/>
                  <w:color w:val="000000"/>
                  <w:sz w:val="18"/>
                  <w:szCs w:val="18"/>
                </w:rPr>
                <w:t>p</w:t>
              </w:r>
            </w:ins>
            <w:del w:id="1515" w:author="Abhilasha Vaid" w:date="2016-06-17T13:14:00Z">
              <w:r w:rsidRPr="00F03BEC" w:rsidDel="000C2680">
                <w:rPr>
                  <w:rFonts w:eastAsia="Times New Roman" w:cs="Times New Roman"/>
                  <w:color w:val="000000"/>
                  <w:sz w:val="18"/>
                  <w:szCs w:val="18"/>
                </w:rPr>
                <w:delText>P</w:delText>
              </w:r>
            </w:del>
            <w:r w:rsidRPr="00F03BEC">
              <w:rPr>
                <w:rFonts w:eastAsia="Times New Roman" w:cs="Times New Roman"/>
                <w:color w:val="000000"/>
                <w:sz w:val="18"/>
                <w:szCs w:val="18"/>
              </w:rPr>
              <w:t xml:space="preserve">lot </w:t>
            </w:r>
            <w:ins w:id="1516" w:author="Abhilasha Vaid" w:date="2016-06-17T13:14:00Z">
              <w:r w:rsidR="000C2680">
                <w:rPr>
                  <w:rFonts w:eastAsia="Times New Roman" w:cs="Times New Roman"/>
                  <w:color w:val="000000"/>
                  <w:sz w:val="18"/>
                  <w:szCs w:val="18"/>
                </w:rPr>
                <w:t>s</w:t>
              </w:r>
            </w:ins>
            <w:del w:id="1517" w:author="Abhilasha Vaid" w:date="2016-06-17T13:14:00Z">
              <w:r w:rsidRPr="00F03BEC" w:rsidDel="000C2680">
                <w:rPr>
                  <w:rFonts w:eastAsia="Times New Roman" w:cs="Times New Roman"/>
                  <w:color w:val="000000"/>
                  <w:sz w:val="18"/>
                  <w:szCs w:val="18"/>
                </w:rPr>
                <w:delText>S</w:delText>
              </w:r>
            </w:del>
            <w:r w:rsidRPr="00F03BEC">
              <w:rPr>
                <w:rFonts w:eastAsia="Times New Roman" w:cs="Times New Roman"/>
                <w:color w:val="000000"/>
                <w:sz w:val="18"/>
                <w:szCs w:val="18"/>
              </w:rPr>
              <w:t>ample</w:t>
            </w:r>
          </w:p>
        </w:tc>
        <w:tc>
          <w:tcPr>
            <w:tcW w:w="0" w:type="auto"/>
            <w:tcBorders>
              <w:top w:val="nil"/>
              <w:left w:val="single" w:sz="4" w:space="0" w:color="auto"/>
              <w:bottom w:val="nil"/>
            </w:tcBorders>
            <w:shd w:val="clear" w:color="auto" w:fill="auto"/>
            <w:noWrap/>
            <w:vAlign w:val="bottom"/>
            <w:hideMark/>
          </w:tcPr>
          <w:p w14:paraId="1D5F5EF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31%</w:t>
            </w:r>
          </w:p>
        </w:tc>
        <w:tc>
          <w:tcPr>
            <w:tcW w:w="0" w:type="auto"/>
            <w:tcBorders>
              <w:top w:val="nil"/>
              <w:bottom w:val="nil"/>
            </w:tcBorders>
            <w:shd w:val="clear" w:color="auto" w:fill="auto"/>
            <w:noWrap/>
            <w:vAlign w:val="bottom"/>
            <w:hideMark/>
          </w:tcPr>
          <w:p w14:paraId="6ECAE7FE"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17%</w:t>
            </w:r>
          </w:p>
        </w:tc>
        <w:tc>
          <w:tcPr>
            <w:tcW w:w="0" w:type="auto"/>
            <w:tcBorders>
              <w:top w:val="nil"/>
              <w:bottom w:val="nil"/>
            </w:tcBorders>
            <w:shd w:val="clear" w:color="auto" w:fill="auto"/>
            <w:noWrap/>
            <w:vAlign w:val="bottom"/>
            <w:hideMark/>
          </w:tcPr>
          <w:p w14:paraId="7932F94D"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13%</w:t>
            </w:r>
          </w:p>
        </w:tc>
        <w:tc>
          <w:tcPr>
            <w:tcW w:w="0" w:type="auto"/>
            <w:tcBorders>
              <w:top w:val="nil"/>
              <w:bottom w:val="nil"/>
            </w:tcBorders>
            <w:shd w:val="clear" w:color="auto" w:fill="auto"/>
            <w:noWrap/>
            <w:vAlign w:val="bottom"/>
            <w:hideMark/>
          </w:tcPr>
          <w:p w14:paraId="3392ECE5"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69%</w:t>
            </w:r>
          </w:p>
        </w:tc>
        <w:tc>
          <w:tcPr>
            <w:tcW w:w="0" w:type="auto"/>
            <w:tcBorders>
              <w:top w:val="nil"/>
              <w:bottom w:val="nil"/>
            </w:tcBorders>
            <w:shd w:val="clear" w:color="auto" w:fill="auto"/>
            <w:noWrap/>
            <w:vAlign w:val="bottom"/>
            <w:hideMark/>
          </w:tcPr>
          <w:p w14:paraId="2696D2A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100%</w:t>
            </w:r>
          </w:p>
        </w:tc>
        <w:tc>
          <w:tcPr>
            <w:tcW w:w="0" w:type="auto"/>
            <w:tcBorders>
              <w:top w:val="nil"/>
              <w:bottom w:val="nil"/>
              <w:right w:val="single" w:sz="4" w:space="0" w:color="auto"/>
            </w:tcBorders>
            <w:shd w:val="clear" w:color="auto" w:fill="auto"/>
            <w:noWrap/>
            <w:vAlign w:val="bottom"/>
            <w:hideMark/>
          </w:tcPr>
          <w:p w14:paraId="031C12C2"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670857E5"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20%</w:t>
            </w:r>
          </w:p>
        </w:tc>
        <w:tc>
          <w:tcPr>
            <w:tcW w:w="0" w:type="auto"/>
            <w:tcBorders>
              <w:top w:val="nil"/>
              <w:bottom w:val="nil"/>
            </w:tcBorders>
            <w:shd w:val="clear" w:color="auto" w:fill="auto"/>
            <w:noWrap/>
            <w:vAlign w:val="bottom"/>
            <w:hideMark/>
          </w:tcPr>
          <w:p w14:paraId="4620C79B"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13%</w:t>
            </w:r>
          </w:p>
        </w:tc>
        <w:tc>
          <w:tcPr>
            <w:tcW w:w="0" w:type="auto"/>
            <w:tcBorders>
              <w:top w:val="nil"/>
              <w:bottom w:val="nil"/>
            </w:tcBorders>
            <w:shd w:val="clear" w:color="auto" w:fill="auto"/>
            <w:noWrap/>
            <w:vAlign w:val="bottom"/>
            <w:hideMark/>
          </w:tcPr>
          <w:p w14:paraId="729666DD"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w:t>
            </w:r>
          </w:p>
        </w:tc>
        <w:tc>
          <w:tcPr>
            <w:tcW w:w="0" w:type="auto"/>
            <w:tcBorders>
              <w:top w:val="nil"/>
              <w:bottom w:val="nil"/>
            </w:tcBorders>
            <w:shd w:val="clear" w:color="auto" w:fill="auto"/>
            <w:noWrap/>
            <w:vAlign w:val="bottom"/>
            <w:hideMark/>
          </w:tcPr>
          <w:p w14:paraId="0EF51929"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80%</w:t>
            </w:r>
          </w:p>
        </w:tc>
        <w:tc>
          <w:tcPr>
            <w:tcW w:w="0" w:type="auto"/>
            <w:tcBorders>
              <w:top w:val="nil"/>
              <w:bottom w:val="nil"/>
            </w:tcBorders>
            <w:shd w:val="clear" w:color="auto" w:fill="auto"/>
            <w:noWrap/>
            <w:vAlign w:val="bottom"/>
            <w:hideMark/>
          </w:tcPr>
          <w:p w14:paraId="6BD2EA85"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100%</w:t>
            </w:r>
          </w:p>
        </w:tc>
        <w:tc>
          <w:tcPr>
            <w:tcW w:w="0" w:type="auto"/>
            <w:tcBorders>
              <w:top w:val="nil"/>
              <w:bottom w:val="nil"/>
              <w:right w:val="nil"/>
            </w:tcBorders>
            <w:shd w:val="clear" w:color="auto" w:fill="auto"/>
            <w:noWrap/>
            <w:vAlign w:val="bottom"/>
            <w:hideMark/>
          </w:tcPr>
          <w:p w14:paraId="157BEC1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45B7D1D7"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56B72EC0"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left w:val="single" w:sz="4" w:space="0" w:color="auto"/>
              <w:bottom w:val="nil"/>
            </w:tcBorders>
            <w:shd w:val="clear" w:color="auto" w:fill="auto"/>
            <w:noWrap/>
            <w:vAlign w:val="bottom"/>
            <w:hideMark/>
          </w:tcPr>
          <w:p w14:paraId="4C895A3C"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4C578B82"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558FE0A7" w14:textId="77777777" w:rsidR="004A51D0" w:rsidRPr="00F03BEC" w:rsidRDefault="004A51D0" w:rsidP="004A51D0">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0BAA4C2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1F3718DB"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right w:val="single" w:sz="4" w:space="0" w:color="auto"/>
            </w:tcBorders>
            <w:shd w:val="clear" w:color="auto" w:fill="auto"/>
            <w:noWrap/>
            <w:vAlign w:val="bottom"/>
            <w:hideMark/>
          </w:tcPr>
          <w:p w14:paraId="1FC14A0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55409D9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2AE9AD07"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619FA7DA" w14:textId="77777777" w:rsidR="004A51D0" w:rsidRPr="00F03BEC" w:rsidRDefault="004A51D0" w:rsidP="004A51D0">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44F74CE2"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5E4D4926"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right w:val="nil"/>
            </w:tcBorders>
            <w:shd w:val="clear" w:color="auto" w:fill="auto"/>
            <w:noWrap/>
            <w:vAlign w:val="bottom"/>
            <w:hideMark/>
          </w:tcPr>
          <w:p w14:paraId="55FC28D8"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5E4512CC"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37FA0A1C" w14:textId="77777777" w:rsidR="004A51D0" w:rsidRPr="00F03BEC" w:rsidRDefault="004A51D0" w:rsidP="004A51D0">
            <w:pPr>
              <w:spacing w:after="0" w:line="240" w:lineRule="auto"/>
              <w:rPr>
                <w:rFonts w:eastAsia="Times New Roman" w:cs="Times New Roman"/>
                <w:i/>
                <w:iCs/>
                <w:color w:val="000000"/>
                <w:sz w:val="18"/>
                <w:szCs w:val="18"/>
              </w:rPr>
            </w:pPr>
            <w:r w:rsidRPr="00F03BEC">
              <w:rPr>
                <w:rFonts w:eastAsia="Times New Roman" w:cs="Times New Roman"/>
                <w:i/>
                <w:iCs/>
                <w:color w:val="000000"/>
                <w:sz w:val="18"/>
                <w:szCs w:val="18"/>
              </w:rPr>
              <w:t>Average:</w:t>
            </w:r>
          </w:p>
        </w:tc>
        <w:tc>
          <w:tcPr>
            <w:tcW w:w="0" w:type="auto"/>
            <w:tcBorders>
              <w:top w:val="nil"/>
              <w:left w:val="single" w:sz="4" w:space="0" w:color="auto"/>
              <w:bottom w:val="nil"/>
            </w:tcBorders>
            <w:shd w:val="clear" w:color="auto" w:fill="auto"/>
            <w:noWrap/>
            <w:vAlign w:val="bottom"/>
            <w:hideMark/>
          </w:tcPr>
          <w:p w14:paraId="0E62A852"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79E00496"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221CF48B" w14:textId="77777777" w:rsidR="004A51D0" w:rsidRPr="00F03BEC" w:rsidRDefault="004A51D0" w:rsidP="004A51D0">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4BDE2A5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250A83FA"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right w:val="single" w:sz="4" w:space="0" w:color="auto"/>
            </w:tcBorders>
            <w:shd w:val="clear" w:color="auto" w:fill="auto"/>
            <w:noWrap/>
            <w:vAlign w:val="bottom"/>
            <w:hideMark/>
          </w:tcPr>
          <w:p w14:paraId="1F75CEC9"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058ABB02"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3634E1DE"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25C9C696" w14:textId="77777777" w:rsidR="004A51D0" w:rsidRPr="00F03BEC" w:rsidRDefault="004A51D0" w:rsidP="004A51D0">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48D4202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0CE2C387"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right w:val="nil"/>
            </w:tcBorders>
            <w:shd w:val="clear" w:color="auto" w:fill="auto"/>
            <w:noWrap/>
            <w:vAlign w:val="bottom"/>
            <w:hideMark/>
          </w:tcPr>
          <w:p w14:paraId="7273C478"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739DF9DC"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1AEF08D5" w14:textId="44586A17" w:rsidR="004A51D0" w:rsidRPr="00F03BEC" w:rsidRDefault="004A51D0"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CR </w:t>
            </w:r>
            <w:del w:id="1518" w:author="Abhilasha Vaid" w:date="2016-06-17T14:04:00Z">
              <w:r w:rsidRPr="00F03BEC" w:rsidDel="00A77C48">
                <w:rPr>
                  <w:rFonts w:eastAsia="Times New Roman" w:cs="Times New Roman"/>
                  <w:color w:val="000000"/>
                  <w:sz w:val="18"/>
                  <w:szCs w:val="18"/>
                </w:rPr>
                <w:delText xml:space="preserve">Area </w:delText>
              </w:r>
            </w:del>
            <w:ins w:id="1519" w:author="Abhilasha Vaid" w:date="2016-06-17T14:04:00Z">
              <w:r w:rsidR="00A77C48">
                <w:rPr>
                  <w:rFonts w:eastAsia="Times New Roman" w:cs="Times New Roman"/>
                  <w:color w:val="000000"/>
                  <w:sz w:val="18"/>
                  <w:szCs w:val="18"/>
                </w:rPr>
                <w:t>a</w:t>
              </w:r>
              <w:r w:rsidR="00A77C48" w:rsidRPr="00F03BEC">
                <w:rPr>
                  <w:rFonts w:eastAsia="Times New Roman" w:cs="Times New Roman"/>
                  <w:color w:val="000000"/>
                  <w:sz w:val="18"/>
                  <w:szCs w:val="18"/>
                </w:rPr>
                <w:t xml:space="preserve">rea </w:t>
              </w:r>
            </w:ins>
            <w:r w:rsidRPr="00F03BEC">
              <w:rPr>
                <w:rFonts w:eastAsia="Times New Roman" w:cs="Times New Roman"/>
                <w:color w:val="000000"/>
                <w:sz w:val="18"/>
                <w:szCs w:val="18"/>
              </w:rPr>
              <w:t>(acres)</w:t>
            </w:r>
          </w:p>
        </w:tc>
        <w:tc>
          <w:tcPr>
            <w:tcW w:w="0" w:type="auto"/>
            <w:tcBorders>
              <w:top w:val="nil"/>
              <w:left w:val="single" w:sz="4" w:space="0" w:color="auto"/>
              <w:bottom w:val="nil"/>
            </w:tcBorders>
            <w:shd w:val="clear" w:color="auto" w:fill="auto"/>
            <w:noWrap/>
            <w:vAlign w:val="bottom"/>
            <w:hideMark/>
          </w:tcPr>
          <w:p w14:paraId="5F329C5C"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0.22</w:t>
            </w:r>
          </w:p>
        </w:tc>
        <w:tc>
          <w:tcPr>
            <w:tcW w:w="0" w:type="auto"/>
            <w:tcBorders>
              <w:top w:val="nil"/>
              <w:bottom w:val="nil"/>
            </w:tcBorders>
            <w:shd w:val="clear" w:color="auto" w:fill="auto"/>
            <w:noWrap/>
            <w:vAlign w:val="bottom"/>
            <w:hideMark/>
          </w:tcPr>
          <w:p w14:paraId="33A54C1D"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0.23</w:t>
            </w:r>
          </w:p>
        </w:tc>
        <w:tc>
          <w:tcPr>
            <w:tcW w:w="0" w:type="auto"/>
            <w:tcBorders>
              <w:top w:val="nil"/>
              <w:bottom w:val="nil"/>
            </w:tcBorders>
            <w:shd w:val="clear" w:color="auto" w:fill="auto"/>
            <w:noWrap/>
            <w:vAlign w:val="bottom"/>
            <w:hideMark/>
          </w:tcPr>
          <w:p w14:paraId="6765D47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0.20</w:t>
            </w:r>
          </w:p>
        </w:tc>
        <w:tc>
          <w:tcPr>
            <w:tcW w:w="0" w:type="auto"/>
            <w:tcBorders>
              <w:top w:val="nil"/>
              <w:bottom w:val="nil"/>
            </w:tcBorders>
            <w:shd w:val="clear" w:color="auto" w:fill="auto"/>
            <w:noWrap/>
            <w:vAlign w:val="bottom"/>
            <w:hideMark/>
          </w:tcPr>
          <w:p w14:paraId="4893E012"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0.45</w:t>
            </w:r>
          </w:p>
        </w:tc>
        <w:tc>
          <w:tcPr>
            <w:tcW w:w="0" w:type="auto"/>
            <w:tcBorders>
              <w:top w:val="nil"/>
              <w:bottom w:val="nil"/>
            </w:tcBorders>
            <w:shd w:val="clear" w:color="auto" w:fill="auto"/>
            <w:noWrap/>
            <w:vAlign w:val="bottom"/>
            <w:hideMark/>
          </w:tcPr>
          <w:p w14:paraId="6C07F764"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0.38</w:t>
            </w:r>
          </w:p>
        </w:tc>
        <w:tc>
          <w:tcPr>
            <w:tcW w:w="0" w:type="auto"/>
            <w:tcBorders>
              <w:top w:val="nil"/>
              <w:bottom w:val="nil"/>
              <w:right w:val="single" w:sz="4" w:space="0" w:color="auto"/>
            </w:tcBorders>
            <w:shd w:val="clear" w:color="auto" w:fill="auto"/>
            <w:noWrap/>
            <w:vAlign w:val="bottom"/>
            <w:hideMark/>
          </w:tcPr>
          <w:p w14:paraId="08AAA3E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155E900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0.21</w:t>
            </w:r>
          </w:p>
        </w:tc>
        <w:tc>
          <w:tcPr>
            <w:tcW w:w="0" w:type="auto"/>
            <w:tcBorders>
              <w:top w:val="nil"/>
              <w:bottom w:val="nil"/>
            </w:tcBorders>
            <w:shd w:val="clear" w:color="auto" w:fill="auto"/>
            <w:noWrap/>
            <w:vAlign w:val="bottom"/>
            <w:hideMark/>
          </w:tcPr>
          <w:p w14:paraId="67C88F2B"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0.23</w:t>
            </w:r>
          </w:p>
        </w:tc>
        <w:tc>
          <w:tcPr>
            <w:tcW w:w="0" w:type="auto"/>
            <w:tcBorders>
              <w:top w:val="nil"/>
              <w:bottom w:val="nil"/>
            </w:tcBorders>
            <w:shd w:val="clear" w:color="auto" w:fill="auto"/>
            <w:noWrap/>
            <w:vAlign w:val="bottom"/>
            <w:hideMark/>
          </w:tcPr>
          <w:p w14:paraId="14296606"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0.17</w:t>
            </w:r>
          </w:p>
        </w:tc>
        <w:tc>
          <w:tcPr>
            <w:tcW w:w="0" w:type="auto"/>
            <w:tcBorders>
              <w:top w:val="nil"/>
              <w:bottom w:val="nil"/>
            </w:tcBorders>
            <w:shd w:val="clear" w:color="auto" w:fill="auto"/>
            <w:noWrap/>
            <w:vAlign w:val="bottom"/>
            <w:hideMark/>
          </w:tcPr>
          <w:p w14:paraId="133BC242"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0.28</w:t>
            </w:r>
          </w:p>
        </w:tc>
        <w:tc>
          <w:tcPr>
            <w:tcW w:w="0" w:type="auto"/>
            <w:tcBorders>
              <w:top w:val="nil"/>
              <w:bottom w:val="nil"/>
            </w:tcBorders>
            <w:shd w:val="clear" w:color="auto" w:fill="auto"/>
            <w:noWrap/>
            <w:vAlign w:val="bottom"/>
            <w:hideMark/>
          </w:tcPr>
          <w:p w14:paraId="76981BC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0.27</w:t>
            </w:r>
          </w:p>
        </w:tc>
        <w:tc>
          <w:tcPr>
            <w:tcW w:w="0" w:type="auto"/>
            <w:tcBorders>
              <w:top w:val="nil"/>
              <w:bottom w:val="nil"/>
              <w:right w:val="nil"/>
            </w:tcBorders>
            <w:shd w:val="clear" w:color="auto" w:fill="auto"/>
            <w:noWrap/>
            <w:vAlign w:val="bottom"/>
            <w:hideMark/>
          </w:tcPr>
          <w:p w14:paraId="446F0EF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4E7933CE"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0E876EDA" w14:textId="2747236A" w:rsidR="004A51D0" w:rsidRPr="00F03BEC" w:rsidRDefault="004A51D0"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GPS </w:t>
            </w:r>
            <w:del w:id="1520" w:author="Abhilasha Vaid" w:date="2016-06-17T14:04:00Z">
              <w:r w:rsidRPr="00F03BEC" w:rsidDel="00A77C48">
                <w:rPr>
                  <w:rFonts w:eastAsia="Times New Roman" w:cs="Times New Roman"/>
                  <w:color w:val="000000"/>
                  <w:sz w:val="18"/>
                  <w:szCs w:val="18"/>
                </w:rPr>
                <w:delText xml:space="preserve">Area </w:delText>
              </w:r>
            </w:del>
            <w:ins w:id="1521" w:author="Abhilasha Vaid" w:date="2016-06-17T14:04:00Z">
              <w:r w:rsidR="00A77C48">
                <w:rPr>
                  <w:rFonts w:eastAsia="Times New Roman" w:cs="Times New Roman"/>
                  <w:color w:val="000000"/>
                  <w:sz w:val="18"/>
                  <w:szCs w:val="18"/>
                </w:rPr>
                <w:t>a</w:t>
              </w:r>
              <w:r w:rsidR="00A77C48" w:rsidRPr="00F03BEC">
                <w:rPr>
                  <w:rFonts w:eastAsia="Times New Roman" w:cs="Times New Roman"/>
                  <w:color w:val="000000"/>
                  <w:sz w:val="18"/>
                  <w:szCs w:val="18"/>
                </w:rPr>
                <w:t xml:space="preserve">rea </w:t>
              </w:r>
            </w:ins>
            <w:r w:rsidRPr="00F03BEC">
              <w:rPr>
                <w:rFonts w:eastAsia="Times New Roman" w:cs="Times New Roman"/>
                <w:color w:val="000000"/>
                <w:sz w:val="18"/>
                <w:szCs w:val="18"/>
              </w:rPr>
              <w:t>(acres)</w:t>
            </w:r>
          </w:p>
        </w:tc>
        <w:tc>
          <w:tcPr>
            <w:tcW w:w="0" w:type="auto"/>
            <w:tcBorders>
              <w:top w:val="nil"/>
              <w:left w:val="single" w:sz="4" w:space="0" w:color="auto"/>
              <w:bottom w:val="nil"/>
            </w:tcBorders>
            <w:shd w:val="clear" w:color="auto" w:fill="auto"/>
            <w:noWrap/>
            <w:vAlign w:val="bottom"/>
            <w:hideMark/>
          </w:tcPr>
          <w:p w14:paraId="7CB45378"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0.23</w:t>
            </w:r>
          </w:p>
        </w:tc>
        <w:tc>
          <w:tcPr>
            <w:tcW w:w="0" w:type="auto"/>
            <w:tcBorders>
              <w:top w:val="nil"/>
              <w:bottom w:val="nil"/>
            </w:tcBorders>
            <w:shd w:val="clear" w:color="auto" w:fill="auto"/>
            <w:noWrap/>
            <w:vAlign w:val="bottom"/>
            <w:hideMark/>
          </w:tcPr>
          <w:p w14:paraId="2CF31E3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0.28</w:t>
            </w:r>
          </w:p>
        </w:tc>
        <w:tc>
          <w:tcPr>
            <w:tcW w:w="0" w:type="auto"/>
            <w:tcBorders>
              <w:top w:val="nil"/>
              <w:bottom w:val="nil"/>
            </w:tcBorders>
            <w:shd w:val="clear" w:color="auto" w:fill="auto"/>
            <w:noWrap/>
            <w:vAlign w:val="bottom"/>
            <w:hideMark/>
          </w:tcPr>
          <w:p w14:paraId="05DB65D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0.16</w:t>
            </w:r>
          </w:p>
        </w:tc>
        <w:tc>
          <w:tcPr>
            <w:tcW w:w="0" w:type="auto"/>
            <w:tcBorders>
              <w:top w:val="nil"/>
              <w:bottom w:val="nil"/>
            </w:tcBorders>
            <w:shd w:val="clear" w:color="auto" w:fill="auto"/>
            <w:noWrap/>
            <w:vAlign w:val="bottom"/>
            <w:hideMark/>
          </w:tcPr>
          <w:p w14:paraId="4CDDFF75"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0.45</w:t>
            </w:r>
          </w:p>
        </w:tc>
        <w:tc>
          <w:tcPr>
            <w:tcW w:w="0" w:type="auto"/>
            <w:tcBorders>
              <w:top w:val="nil"/>
              <w:bottom w:val="nil"/>
            </w:tcBorders>
            <w:shd w:val="clear" w:color="auto" w:fill="auto"/>
            <w:noWrap/>
            <w:vAlign w:val="bottom"/>
            <w:hideMark/>
          </w:tcPr>
          <w:p w14:paraId="7B9E00FE"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0.38</w:t>
            </w:r>
          </w:p>
        </w:tc>
        <w:tc>
          <w:tcPr>
            <w:tcW w:w="0" w:type="auto"/>
            <w:tcBorders>
              <w:top w:val="nil"/>
              <w:bottom w:val="nil"/>
              <w:right w:val="single" w:sz="4" w:space="0" w:color="auto"/>
            </w:tcBorders>
            <w:shd w:val="clear" w:color="auto" w:fill="auto"/>
            <w:noWrap/>
            <w:vAlign w:val="bottom"/>
            <w:hideMark/>
          </w:tcPr>
          <w:p w14:paraId="77991A2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478CB94F"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0.22</w:t>
            </w:r>
          </w:p>
        </w:tc>
        <w:tc>
          <w:tcPr>
            <w:tcW w:w="0" w:type="auto"/>
            <w:tcBorders>
              <w:top w:val="nil"/>
              <w:bottom w:val="nil"/>
            </w:tcBorders>
            <w:shd w:val="clear" w:color="auto" w:fill="auto"/>
            <w:noWrap/>
            <w:vAlign w:val="bottom"/>
            <w:hideMark/>
          </w:tcPr>
          <w:p w14:paraId="7CADEAA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0.27</w:t>
            </w:r>
          </w:p>
        </w:tc>
        <w:tc>
          <w:tcPr>
            <w:tcW w:w="0" w:type="auto"/>
            <w:tcBorders>
              <w:top w:val="nil"/>
              <w:bottom w:val="nil"/>
            </w:tcBorders>
            <w:shd w:val="clear" w:color="auto" w:fill="auto"/>
            <w:noWrap/>
            <w:vAlign w:val="bottom"/>
            <w:hideMark/>
          </w:tcPr>
          <w:p w14:paraId="370F280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0.14</w:t>
            </w:r>
          </w:p>
        </w:tc>
        <w:tc>
          <w:tcPr>
            <w:tcW w:w="0" w:type="auto"/>
            <w:tcBorders>
              <w:top w:val="nil"/>
              <w:bottom w:val="nil"/>
            </w:tcBorders>
            <w:shd w:val="clear" w:color="auto" w:fill="auto"/>
            <w:noWrap/>
            <w:vAlign w:val="bottom"/>
            <w:hideMark/>
          </w:tcPr>
          <w:p w14:paraId="5B7EC8F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0.29</w:t>
            </w:r>
          </w:p>
        </w:tc>
        <w:tc>
          <w:tcPr>
            <w:tcW w:w="0" w:type="auto"/>
            <w:tcBorders>
              <w:top w:val="nil"/>
              <w:bottom w:val="nil"/>
            </w:tcBorders>
            <w:shd w:val="clear" w:color="auto" w:fill="auto"/>
            <w:noWrap/>
            <w:vAlign w:val="bottom"/>
            <w:hideMark/>
          </w:tcPr>
          <w:p w14:paraId="29EF94D4"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0.28</w:t>
            </w:r>
          </w:p>
        </w:tc>
        <w:tc>
          <w:tcPr>
            <w:tcW w:w="0" w:type="auto"/>
            <w:tcBorders>
              <w:top w:val="nil"/>
              <w:bottom w:val="nil"/>
              <w:right w:val="nil"/>
            </w:tcBorders>
            <w:shd w:val="clear" w:color="auto" w:fill="auto"/>
            <w:noWrap/>
            <w:vAlign w:val="bottom"/>
            <w:hideMark/>
          </w:tcPr>
          <w:p w14:paraId="672D433C"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718B8F74"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1AC54BF7" w14:textId="77777777" w:rsidR="004A51D0" w:rsidRPr="00F03BEC" w:rsidRDefault="004A51D0" w:rsidP="004A51D0">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Bias (GPS - CR)</w:t>
            </w:r>
          </w:p>
        </w:tc>
        <w:tc>
          <w:tcPr>
            <w:tcW w:w="0" w:type="auto"/>
            <w:tcBorders>
              <w:top w:val="nil"/>
              <w:left w:val="single" w:sz="4" w:space="0" w:color="auto"/>
              <w:bottom w:val="nil"/>
            </w:tcBorders>
            <w:shd w:val="clear" w:color="auto" w:fill="auto"/>
            <w:noWrap/>
            <w:vAlign w:val="bottom"/>
            <w:hideMark/>
          </w:tcPr>
          <w:p w14:paraId="1E000C5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0.01</w:t>
            </w:r>
          </w:p>
        </w:tc>
        <w:tc>
          <w:tcPr>
            <w:tcW w:w="0" w:type="auto"/>
            <w:tcBorders>
              <w:top w:val="nil"/>
              <w:bottom w:val="nil"/>
            </w:tcBorders>
            <w:shd w:val="clear" w:color="auto" w:fill="auto"/>
            <w:noWrap/>
            <w:vAlign w:val="bottom"/>
            <w:hideMark/>
          </w:tcPr>
          <w:p w14:paraId="02E51AC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0.05</w:t>
            </w:r>
          </w:p>
        </w:tc>
        <w:tc>
          <w:tcPr>
            <w:tcW w:w="0" w:type="auto"/>
            <w:tcBorders>
              <w:top w:val="nil"/>
              <w:bottom w:val="nil"/>
            </w:tcBorders>
            <w:shd w:val="clear" w:color="auto" w:fill="auto"/>
            <w:noWrap/>
            <w:vAlign w:val="bottom"/>
            <w:hideMark/>
          </w:tcPr>
          <w:p w14:paraId="2A41033C"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-0.03</w:t>
            </w:r>
          </w:p>
        </w:tc>
        <w:tc>
          <w:tcPr>
            <w:tcW w:w="0" w:type="auto"/>
            <w:tcBorders>
              <w:top w:val="nil"/>
              <w:bottom w:val="nil"/>
            </w:tcBorders>
            <w:shd w:val="clear" w:color="auto" w:fill="auto"/>
            <w:noWrap/>
            <w:vAlign w:val="bottom"/>
            <w:hideMark/>
          </w:tcPr>
          <w:p w14:paraId="1B25DE75"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0.00</w:t>
            </w:r>
          </w:p>
        </w:tc>
        <w:tc>
          <w:tcPr>
            <w:tcW w:w="0" w:type="auto"/>
            <w:tcBorders>
              <w:top w:val="nil"/>
              <w:bottom w:val="nil"/>
            </w:tcBorders>
            <w:shd w:val="clear" w:color="auto" w:fill="auto"/>
            <w:noWrap/>
            <w:vAlign w:val="bottom"/>
            <w:hideMark/>
          </w:tcPr>
          <w:p w14:paraId="16D3E7D4"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0.01</w:t>
            </w:r>
          </w:p>
        </w:tc>
        <w:tc>
          <w:tcPr>
            <w:tcW w:w="0" w:type="auto"/>
            <w:tcBorders>
              <w:top w:val="nil"/>
              <w:bottom w:val="nil"/>
              <w:right w:val="single" w:sz="4" w:space="0" w:color="auto"/>
            </w:tcBorders>
            <w:shd w:val="clear" w:color="auto" w:fill="auto"/>
            <w:noWrap/>
            <w:vAlign w:val="bottom"/>
            <w:hideMark/>
          </w:tcPr>
          <w:p w14:paraId="5A7161C4"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4AC08D6B"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0.02</w:t>
            </w:r>
          </w:p>
        </w:tc>
        <w:tc>
          <w:tcPr>
            <w:tcW w:w="0" w:type="auto"/>
            <w:tcBorders>
              <w:top w:val="nil"/>
              <w:bottom w:val="nil"/>
            </w:tcBorders>
            <w:shd w:val="clear" w:color="auto" w:fill="auto"/>
            <w:noWrap/>
            <w:vAlign w:val="bottom"/>
            <w:hideMark/>
          </w:tcPr>
          <w:p w14:paraId="57FE2D5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0.04</w:t>
            </w:r>
          </w:p>
        </w:tc>
        <w:tc>
          <w:tcPr>
            <w:tcW w:w="0" w:type="auto"/>
            <w:tcBorders>
              <w:top w:val="nil"/>
              <w:bottom w:val="nil"/>
            </w:tcBorders>
            <w:shd w:val="clear" w:color="auto" w:fill="auto"/>
            <w:noWrap/>
            <w:vAlign w:val="bottom"/>
            <w:hideMark/>
          </w:tcPr>
          <w:p w14:paraId="4D1D6866"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-0.03</w:t>
            </w:r>
          </w:p>
        </w:tc>
        <w:tc>
          <w:tcPr>
            <w:tcW w:w="0" w:type="auto"/>
            <w:tcBorders>
              <w:top w:val="nil"/>
              <w:bottom w:val="nil"/>
            </w:tcBorders>
            <w:shd w:val="clear" w:color="auto" w:fill="auto"/>
            <w:noWrap/>
            <w:vAlign w:val="bottom"/>
            <w:hideMark/>
          </w:tcPr>
          <w:p w14:paraId="7C3AE11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0.01</w:t>
            </w:r>
          </w:p>
        </w:tc>
        <w:tc>
          <w:tcPr>
            <w:tcW w:w="0" w:type="auto"/>
            <w:tcBorders>
              <w:top w:val="nil"/>
              <w:bottom w:val="nil"/>
            </w:tcBorders>
            <w:shd w:val="clear" w:color="auto" w:fill="auto"/>
            <w:noWrap/>
            <w:vAlign w:val="bottom"/>
            <w:hideMark/>
          </w:tcPr>
          <w:p w14:paraId="79D995CD"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0.01</w:t>
            </w:r>
          </w:p>
        </w:tc>
        <w:tc>
          <w:tcPr>
            <w:tcW w:w="0" w:type="auto"/>
            <w:tcBorders>
              <w:top w:val="nil"/>
              <w:bottom w:val="nil"/>
              <w:right w:val="nil"/>
            </w:tcBorders>
            <w:shd w:val="clear" w:color="auto" w:fill="auto"/>
            <w:noWrap/>
            <w:vAlign w:val="bottom"/>
            <w:hideMark/>
          </w:tcPr>
          <w:p w14:paraId="2B54DC1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1B4A5CEC"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120B4B15" w14:textId="77777777" w:rsidR="004A51D0" w:rsidRPr="00F03BEC" w:rsidRDefault="004A51D0" w:rsidP="004A51D0">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Bias|</w:t>
            </w:r>
          </w:p>
        </w:tc>
        <w:tc>
          <w:tcPr>
            <w:tcW w:w="0" w:type="auto"/>
            <w:tcBorders>
              <w:top w:val="nil"/>
              <w:left w:val="single" w:sz="4" w:space="0" w:color="auto"/>
              <w:bottom w:val="nil"/>
            </w:tcBorders>
            <w:shd w:val="clear" w:color="auto" w:fill="auto"/>
            <w:noWrap/>
            <w:vAlign w:val="bottom"/>
            <w:hideMark/>
          </w:tcPr>
          <w:p w14:paraId="564C1482"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22.74</w:t>
            </w:r>
          </w:p>
        </w:tc>
        <w:tc>
          <w:tcPr>
            <w:tcW w:w="0" w:type="auto"/>
            <w:tcBorders>
              <w:top w:val="nil"/>
              <w:bottom w:val="nil"/>
            </w:tcBorders>
            <w:shd w:val="clear" w:color="auto" w:fill="auto"/>
            <w:noWrap/>
            <w:vAlign w:val="bottom"/>
            <w:hideMark/>
          </w:tcPr>
          <w:p w14:paraId="3FBB9BB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23.18</w:t>
            </w:r>
          </w:p>
        </w:tc>
        <w:tc>
          <w:tcPr>
            <w:tcW w:w="0" w:type="auto"/>
            <w:tcBorders>
              <w:top w:val="nil"/>
              <w:bottom w:val="nil"/>
            </w:tcBorders>
            <w:shd w:val="clear" w:color="auto" w:fill="auto"/>
            <w:noWrap/>
            <w:vAlign w:val="bottom"/>
            <w:hideMark/>
          </w:tcPr>
          <w:p w14:paraId="1B508E5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22.18</w:t>
            </w:r>
          </w:p>
        </w:tc>
        <w:tc>
          <w:tcPr>
            <w:tcW w:w="0" w:type="auto"/>
            <w:tcBorders>
              <w:top w:val="nil"/>
              <w:bottom w:val="nil"/>
            </w:tcBorders>
            <w:shd w:val="clear" w:color="auto" w:fill="auto"/>
            <w:noWrap/>
            <w:vAlign w:val="bottom"/>
            <w:hideMark/>
          </w:tcPr>
          <w:p w14:paraId="7C70C264"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3.41</w:t>
            </w:r>
          </w:p>
        </w:tc>
        <w:tc>
          <w:tcPr>
            <w:tcW w:w="0" w:type="auto"/>
            <w:tcBorders>
              <w:top w:val="nil"/>
              <w:bottom w:val="nil"/>
            </w:tcBorders>
            <w:shd w:val="clear" w:color="auto" w:fill="auto"/>
            <w:noWrap/>
            <w:vAlign w:val="bottom"/>
            <w:hideMark/>
          </w:tcPr>
          <w:p w14:paraId="0CDE7808"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9.34</w:t>
            </w:r>
          </w:p>
        </w:tc>
        <w:tc>
          <w:tcPr>
            <w:tcW w:w="0" w:type="auto"/>
            <w:tcBorders>
              <w:top w:val="nil"/>
              <w:bottom w:val="nil"/>
              <w:right w:val="single" w:sz="4" w:space="0" w:color="auto"/>
            </w:tcBorders>
            <w:shd w:val="clear" w:color="auto" w:fill="auto"/>
            <w:noWrap/>
            <w:vAlign w:val="bottom"/>
            <w:hideMark/>
          </w:tcPr>
          <w:p w14:paraId="4DAF8E9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62FD2B56"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16.95</w:t>
            </w:r>
          </w:p>
        </w:tc>
        <w:tc>
          <w:tcPr>
            <w:tcW w:w="0" w:type="auto"/>
            <w:tcBorders>
              <w:top w:val="nil"/>
              <w:bottom w:val="nil"/>
            </w:tcBorders>
            <w:shd w:val="clear" w:color="auto" w:fill="auto"/>
            <w:noWrap/>
            <w:vAlign w:val="bottom"/>
            <w:hideMark/>
          </w:tcPr>
          <w:p w14:paraId="25747A34"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16.61</w:t>
            </w:r>
          </w:p>
        </w:tc>
        <w:tc>
          <w:tcPr>
            <w:tcW w:w="0" w:type="auto"/>
            <w:tcBorders>
              <w:top w:val="nil"/>
              <w:bottom w:val="nil"/>
            </w:tcBorders>
            <w:shd w:val="clear" w:color="auto" w:fill="auto"/>
            <w:noWrap/>
            <w:vAlign w:val="bottom"/>
            <w:hideMark/>
          </w:tcPr>
          <w:p w14:paraId="0080EF5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17.57</w:t>
            </w:r>
          </w:p>
        </w:tc>
        <w:tc>
          <w:tcPr>
            <w:tcW w:w="0" w:type="auto"/>
            <w:tcBorders>
              <w:top w:val="nil"/>
              <w:bottom w:val="nil"/>
            </w:tcBorders>
            <w:shd w:val="clear" w:color="auto" w:fill="auto"/>
            <w:noWrap/>
            <w:vAlign w:val="bottom"/>
            <w:hideMark/>
          </w:tcPr>
          <w:p w14:paraId="6D69A268"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4.13</w:t>
            </w:r>
          </w:p>
        </w:tc>
        <w:tc>
          <w:tcPr>
            <w:tcW w:w="0" w:type="auto"/>
            <w:tcBorders>
              <w:top w:val="nil"/>
              <w:bottom w:val="nil"/>
            </w:tcBorders>
            <w:shd w:val="clear" w:color="auto" w:fill="auto"/>
            <w:noWrap/>
            <w:vAlign w:val="bottom"/>
            <w:hideMark/>
          </w:tcPr>
          <w:p w14:paraId="0888618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6.74</w:t>
            </w:r>
          </w:p>
        </w:tc>
        <w:tc>
          <w:tcPr>
            <w:tcW w:w="0" w:type="auto"/>
            <w:tcBorders>
              <w:top w:val="nil"/>
              <w:bottom w:val="nil"/>
              <w:right w:val="nil"/>
            </w:tcBorders>
            <w:shd w:val="clear" w:color="auto" w:fill="auto"/>
            <w:noWrap/>
            <w:vAlign w:val="bottom"/>
            <w:hideMark/>
          </w:tcPr>
          <w:p w14:paraId="73122CB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53551457"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0EDB87B4" w14:textId="0529317C" w:rsidR="004A51D0" w:rsidRPr="00F03BEC" w:rsidRDefault="004A51D0"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Closing </w:t>
            </w:r>
            <w:del w:id="1522" w:author="Abhilasha Vaid" w:date="2016-06-17T14:04:00Z">
              <w:r w:rsidRPr="00F03BEC" w:rsidDel="00A77C48">
                <w:rPr>
                  <w:rFonts w:eastAsia="Times New Roman" w:cs="Times New Roman"/>
                  <w:color w:val="000000"/>
                  <w:sz w:val="18"/>
                  <w:szCs w:val="18"/>
                </w:rPr>
                <w:delText xml:space="preserve">Error </w:delText>
              </w:r>
            </w:del>
            <w:ins w:id="1523" w:author="Abhilasha Vaid" w:date="2016-06-17T14:04:00Z">
              <w:r w:rsidR="00A77C48">
                <w:rPr>
                  <w:rFonts w:eastAsia="Times New Roman" w:cs="Times New Roman"/>
                  <w:color w:val="000000"/>
                  <w:sz w:val="18"/>
                  <w:szCs w:val="18"/>
                </w:rPr>
                <w:t>e</w:t>
              </w:r>
              <w:r w:rsidR="00A77C48" w:rsidRPr="00F03BEC">
                <w:rPr>
                  <w:rFonts w:eastAsia="Times New Roman" w:cs="Times New Roman"/>
                  <w:color w:val="000000"/>
                  <w:sz w:val="18"/>
                  <w:szCs w:val="18"/>
                </w:rPr>
                <w:t xml:space="preserve">rror </w:t>
              </w:r>
            </w:ins>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16F1C03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2.24</w:t>
            </w:r>
          </w:p>
        </w:tc>
        <w:tc>
          <w:tcPr>
            <w:tcW w:w="0" w:type="auto"/>
            <w:tcBorders>
              <w:top w:val="nil"/>
              <w:bottom w:val="nil"/>
            </w:tcBorders>
            <w:shd w:val="clear" w:color="auto" w:fill="auto"/>
            <w:noWrap/>
            <w:vAlign w:val="bottom"/>
            <w:hideMark/>
          </w:tcPr>
          <w:p w14:paraId="5366A2F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2.31</w:t>
            </w:r>
          </w:p>
        </w:tc>
        <w:tc>
          <w:tcPr>
            <w:tcW w:w="0" w:type="auto"/>
            <w:tcBorders>
              <w:top w:val="nil"/>
              <w:bottom w:val="nil"/>
            </w:tcBorders>
            <w:shd w:val="clear" w:color="auto" w:fill="auto"/>
            <w:noWrap/>
            <w:vAlign w:val="bottom"/>
            <w:hideMark/>
          </w:tcPr>
          <w:p w14:paraId="2386BA0B"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2.14</w:t>
            </w:r>
          </w:p>
        </w:tc>
        <w:tc>
          <w:tcPr>
            <w:tcW w:w="0" w:type="auto"/>
            <w:tcBorders>
              <w:top w:val="nil"/>
              <w:bottom w:val="nil"/>
            </w:tcBorders>
            <w:shd w:val="clear" w:color="auto" w:fill="auto"/>
            <w:noWrap/>
            <w:vAlign w:val="bottom"/>
            <w:hideMark/>
          </w:tcPr>
          <w:p w14:paraId="029C0972"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2.22</w:t>
            </w:r>
          </w:p>
        </w:tc>
        <w:tc>
          <w:tcPr>
            <w:tcW w:w="0" w:type="auto"/>
            <w:tcBorders>
              <w:top w:val="nil"/>
              <w:bottom w:val="nil"/>
            </w:tcBorders>
            <w:shd w:val="clear" w:color="auto" w:fill="auto"/>
            <w:noWrap/>
            <w:vAlign w:val="bottom"/>
            <w:hideMark/>
          </w:tcPr>
          <w:p w14:paraId="37231EE6"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2.23</w:t>
            </w:r>
          </w:p>
        </w:tc>
        <w:tc>
          <w:tcPr>
            <w:tcW w:w="0" w:type="auto"/>
            <w:tcBorders>
              <w:top w:val="nil"/>
              <w:bottom w:val="nil"/>
              <w:right w:val="single" w:sz="4" w:space="0" w:color="auto"/>
            </w:tcBorders>
            <w:shd w:val="clear" w:color="auto" w:fill="auto"/>
            <w:noWrap/>
            <w:vAlign w:val="bottom"/>
            <w:hideMark/>
          </w:tcPr>
          <w:p w14:paraId="59653825"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1B27C51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2.09</w:t>
            </w:r>
          </w:p>
        </w:tc>
        <w:tc>
          <w:tcPr>
            <w:tcW w:w="0" w:type="auto"/>
            <w:tcBorders>
              <w:top w:val="nil"/>
              <w:bottom w:val="nil"/>
            </w:tcBorders>
            <w:shd w:val="clear" w:color="auto" w:fill="auto"/>
            <w:noWrap/>
            <w:vAlign w:val="bottom"/>
            <w:hideMark/>
          </w:tcPr>
          <w:p w14:paraId="5FC0376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2.22</w:t>
            </w:r>
          </w:p>
        </w:tc>
        <w:tc>
          <w:tcPr>
            <w:tcW w:w="0" w:type="auto"/>
            <w:tcBorders>
              <w:top w:val="nil"/>
              <w:bottom w:val="nil"/>
            </w:tcBorders>
            <w:shd w:val="clear" w:color="auto" w:fill="auto"/>
            <w:noWrap/>
            <w:vAlign w:val="bottom"/>
            <w:hideMark/>
          </w:tcPr>
          <w:p w14:paraId="6C195708"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1.86</w:t>
            </w:r>
          </w:p>
        </w:tc>
        <w:tc>
          <w:tcPr>
            <w:tcW w:w="0" w:type="auto"/>
            <w:tcBorders>
              <w:top w:val="nil"/>
              <w:bottom w:val="nil"/>
            </w:tcBorders>
            <w:shd w:val="clear" w:color="auto" w:fill="auto"/>
            <w:noWrap/>
            <w:vAlign w:val="bottom"/>
            <w:hideMark/>
          </w:tcPr>
          <w:p w14:paraId="232CC319"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1.97</w:t>
            </w:r>
          </w:p>
        </w:tc>
        <w:tc>
          <w:tcPr>
            <w:tcW w:w="0" w:type="auto"/>
            <w:tcBorders>
              <w:top w:val="nil"/>
              <w:bottom w:val="nil"/>
            </w:tcBorders>
            <w:shd w:val="clear" w:color="auto" w:fill="auto"/>
            <w:noWrap/>
            <w:vAlign w:val="bottom"/>
            <w:hideMark/>
          </w:tcPr>
          <w:p w14:paraId="07454CDC"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2.00</w:t>
            </w:r>
          </w:p>
        </w:tc>
        <w:tc>
          <w:tcPr>
            <w:tcW w:w="0" w:type="auto"/>
            <w:tcBorders>
              <w:top w:val="nil"/>
              <w:bottom w:val="nil"/>
              <w:right w:val="nil"/>
            </w:tcBorders>
            <w:shd w:val="clear" w:color="auto" w:fill="auto"/>
            <w:noWrap/>
            <w:vAlign w:val="bottom"/>
            <w:hideMark/>
          </w:tcPr>
          <w:p w14:paraId="08A23EEF"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64CAB687"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01FA2C52" w14:textId="119D5D60" w:rsidR="004A51D0" w:rsidRPr="00F03BEC" w:rsidRDefault="004A51D0"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Number of </w:t>
            </w:r>
            <w:del w:id="1524" w:author="Abhilasha Vaid" w:date="2016-06-17T14:05:00Z">
              <w:r w:rsidRPr="00F03BEC" w:rsidDel="00A77C48">
                <w:rPr>
                  <w:rFonts w:eastAsia="Times New Roman" w:cs="Times New Roman"/>
                  <w:color w:val="000000"/>
                  <w:sz w:val="18"/>
                  <w:szCs w:val="18"/>
                </w:rPr>
                <w:delText xml:space="preserve">Corners </w:delText>
              </w:r>
            </w:del>
            <w:ins w:id="1525" w:author="Abhilasha Vaid" w:date="2016-06-17T14:05:00Z">
              <w:r w:rsidR="00A77C48">
                <w:rPr>
                  <w:rFonts w:eastAsia="Times New Roman" w:cs="Times New Roman"/>
                  <w:color w:val="000000"/>
                  <w:sz w:val="18"/>
                  <w:szCs w:val="18"/>
                </w:rPr>
                <w:t>c</w:t>
              </w:r>
              <w:r w:rsidR="00A77C48" w:rsidRPr="00F03BEC">
                <w:rPr>
                  <w:rFonts w:eastAsia="Times New Roman" w:cs="Times New Roman"/>
                  <w:color w:val="000000"/>
                  <w:sz w:val="18"/>
                  <w:szCs w:val="18"/>
                </w:rPr>
                <w:t xml:space="preserve">orners </w:t>
              </w:r>
            </w:ins>
          </w:p>
        </w:tc>
        <w:tc>
          <w:tcPr>
            <w:tcW w:w="0" w:type="auto"/>
            <w:tcBorders>
              <w:top w:val="nil"/>
              <w:left w:val="single" w:sz="4" w:space="0" w:color="auto"/>
              <w:bottom w:val="nil"/>
            </w:tcBorders>
            <w:shd w:val="clear" w:color="auto" w:fill="auto"/>
            <w:noWrap/>
            <w:vAlign w:val="bottom"/>
            <w:hideMark/>
          </w:tcPr>
          <w:p w14:paraId="7582E9AD"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5.94</w:t>
            </w:r>
          </w:p>
        </w:tc>
        <w:tc>
          <w:tcPr>
            <w:tcW w:w="0" w:type="auto"/>
            <w:tcBorders>
              <w:top w:val="nil"/>
              <w:bottom w:val="nil"/>
            </w:tcBorders>
            <w:shd w:val="clear" w:color="auto" w:fill="auto"/>
            <w:noWrap/>
            <w:vAlign w:val="bottom"/>
            <w:hideMark/>
          </w:tcPr>
          <w:p w14:paraId="3A4B924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5.98</w:t>
            </w:r>
          </w:p>
        </w:tc>
        <w:tc>
          <w:tcPr>
            <w:tcW w:w="0" w:type="auto"/>
            <w:tcBorders>
              <w:top w:val="nil"/>
              <w:bottom w:val="nil"/>
            </w:tcBorders>
            <w:shd w:val="clear" w:color="auto" w:fill="auto"/>
            <w:noWrap/>
            <w:vAlign w:val="bottom"/>
            <w:hideMark/>
          </w:tcPr>
          <w:p w14:paraId="0037851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5.89</w:t>
            </w:r>
          </w:p>
        </w:tc>
        <w:tc>
          <w:tcPr>
            <w:tcW w:w="0" w:type="auto"/>
            <w:tcBorders>
              <w:top w:val="nil"/>
              <w:bottom w:val="nil"/>
            </w:tcBorders>
            <w:shd w:val="clear" w:color="auto" w:fill="auto"/>
            <w:noWrap/>
            <w:vAlign w:val="bottom"/>
            <w:hideMark/>
          </w:tcPr>
          <w:p w14:paraId="6CF967EB"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6.48</w:t>
            </w:r>
          </w:p>
        </w:tc>
        <w:tc>
          <w:tcPr>
            <w:tcW w:w="0" w:type="auto"/>
            <w:tcBorders>
              <w:top w:val="nil"/>
              <w:bottom w:val="nil"/>
            </w:tcBorders>
            <w:shd w:val="clear" w:color="auto" w:fill="auto"/>
            <w:noWrap/>
            <w:vAlign w:val="bottom"/>
            <w:hideMark/>
          </w:tcPr>
          <w:p w14:paraId="371494C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6.32</w:t>
            </w:r>
          </w:p>
        </w:tc>
        <w:tc>
          <w:tcPr>
            <w:tcW w:w="0" w:type="auto"/>
            <w:tcBorders>
              <w:top w:val="nil"/>
              <w:bottom w:val="nil"/>
              <w:right w:val="single" w:sz="4" w:space="0" w:color="auto"/>
            </w:tcBorders>
            <w:shd w:val="clear" w:color="auto" w:fill="auto"/>
            <w:noWrap/>
            <w:vAlign w:val="bottom"/>
            <w:hideMark/>
          </w:tcPr>
          <w:p w14:paraId="2B9CD955"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3B4A647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8.09</w:t>
            </w:r>
          </w:p>
        </w:tc>
        <w:tc>
          <w:tcPr>
            <w:tcW w:w="0" w:type="auto"/>
            <w:tcBorders>
              <w:top w:val="nil"/>
              <w:bottom w:val="nil"/>
            </w:tcBorders>
            <w:shd w:val="clear" w:color="auto" w:fill="auto"/>
            <w:noWrap/>
            <w:vAlign w:val="bottom"/>
            <w:hideMark/>
          </w:tcPr>
          <w:p w14:paraId="2FFC701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8.25</w:t>
            </w:r>
          </w:p>
        </w:tc>
        <w:tc>
          <w:tcPr>
            <w:tcW w:w="0" w:type="auto"/>
            <w:tcBorders>
              <w:top w:val="nil"/>
              <w:bottom w:val="nil"/>
            </w:tcBorders>
            <w:shd w:val="clear" w:color="auto" w:fill="auto"/>
            <w:noWrap/>
            <w:vAlign w:val="bottom"/>
            <w:hideMark/>
          </w:tcPr>
          <w:p w14:paraId="0263D8F4"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7.80</w:t>
            </w:r>
          </w:p>
        </w:tc>
        <w:tc>
          <w:tcPr>
            <w:tcW w:w="0" w:type="auto"/>
            <w:tcBorders>
              <w:top w:val="nil"/>
              <w:bottom w:val="nil"/>
            </w:tcBorders>
            <w:shd w:val="clear" w:color="auto" w:fill="auto"/>
            <w:noWrap/>
            <w:vAlign w:val="bottom"/>
            <w:hideMark/>
          </w:tcPr>
          <w:p w14:paraId="4B86B286"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8.35</w:t>
            </w:r>
          </w:p>
        </w:tc>
        <w:tc>
          <w:tcPr>
            <w:tcW w:w="0" w:type="auto"/>
            <w:tcBorders>
              <w:top w:val="nil"/>
              <w:bottom w:val="nil"/>
            </w:tcBorders>
            <w:shd w:val="clear" w:color="auto" w:fill="auto"/>
            <w:noWrap/>
            <w:vAlign w:val="bottom"/>
            <w:hideMark/>
          </w:tcPr>
          <w:p w14:paraId="097BAD2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8.30</w:t>
            </w:r>
          </w:p>
        </w:tc>
        <w:tc>
          <w:tcPr>
            <w:tcW w:w="0" w:type="auto"/>
            <w:tcBorders>
              <w:top w:val="nil"/>
              <w:bottom w:val="nil"/>
              <w:right w:val="nil"/>
            </w:tcBorders>
            <w:shd w:val="clear" w:color="auto" w:fill="auto"/>
            <w:noWrap/>
            <w:vAlign w:val="bottom"/>
            <w:hideMark/>
          </w:tcPr>
          <w:p w14:paraId="68AD8B6D"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5E44117A"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4FC94264" w14:textId="7352A3BA" w:rsidR="004A51D0" w:rsidRPr="00F03BEC" w:rsidRDefault="004A51D0"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Per : </w:t>
            </w:r>
            <w:del w:id="1526" w:author="Abhilasha Vaid" w:date="2016-06-17T14:05:00Z">
              <w:r w:rsidRPr="00F03BEC" w:rsidDel="00A77C48">
                <w:rPr>
                  <w:rFonts w:eastAsia="Times New Roman" w:cs="Times New Roman"/>
                  <w:color w:val="000000"/>
                  <w:sz w:val="18"/>
                  <w:szCs w:val="18"/>
                </w:rPr>
                <w:delText xml:space="preserve">Area </w:delText>
              </w:r>
            </w:del>
            <w:ins w:id="1527" w:author="Abhilasha Vaid" w:date="2016-06-17T14:05:00Z">
              <w:r w:rsidR="00A77C48">
                <w:rPr>
                  <w:rFonts w:eastAsia="Times New Roman" w:cs="Times New Roman"/>
                  <w:color w:val="000000"/>
                  <w:sz w:val="18"/>
                  <w:szCs w:val="18"/>
                </w:rPr>
                <w:t>a</w:t>
              </w:r>
              <w:r w:rsidR="00A77C48" w:rsidRPr="00F03BEC">
                <w:rPr>
                  <w:rFonts w:eastAsia="Times New Roman" w:cs="Times New Roman"/>
                  <w:color w:val="000000"/>
                  <w:sz w:val="18"/>
                  <w:szCs w:val="18"/>
                </w:rPr>
                <w:t xml:space="preserve">rea </w:t>
              </w:r>
            </w:ins>
            <w:del w:id="1528" w:author="Abhilasha Vaid" w:date="2016-06-17T14:05:00Z">
              <w:r w:rsidRPr="00F03BEC" w:rsidDel="00A77C48">
                <w:rPr>
                  <w:rFonts w:eastAsia="Times New Roman" w:cs="Times New Roman"/>
                  <w:color w:val="000000"/>
                  <w:sz w:val="18"/>
                  <w:szCs w:val="18"/>
                </w:rPr>
                <w:delText xml:space="preserve">Ratio </w:delText>
              </w:r>
            </w:del>
            <w:ins w:id="1529" w:author="Abhilasha Vaid" w:date="2016-06-17T14:05:00Z">
              <w:r w:rsidR="00A77C48">
                <w:rPr>
                  <w:rFonts w:eastAsia="Times New Roman" w:cs="Times New Roman"/>
                  <w:color w:val="000000"/>
                  <w:sz w:val="18"/>
                  <w:szCs w:val="18"/>
                </w:rPr>
                <w:t>r</w:t>
              </w:r>
              <w:r w:rsidR="00A77C48" w:rsidRPr="00F03BEC">
                <w:rPr>
                  <w:rFonts w:eastAsia="Times New Roman" w:cs="Times New Roman"/>
                  <w:color w:val="000000"/>
                  <w:sz w:val="18"/>
                  <w:szCs w:val="18"/>
                </w:rPr>
                <w:t xml:space="preserve">atio </w:t>
              </w:r>
            </w:ins>
            <w:r w:rsidRPr="00F03BEC">
              <w:rPr>
                <w:rFonts w:eastAsia="Times New Roman" w:cs="Times New Roman"/>
                <w:color w:val="000000"/>
                <w:sz w:val="18"/>
                <w:szCs w:val="18"/>
              </w:rPr>
              <w:t>(GPS)</w:t>
            </w:r>
          </w:p>
        </w:tc>
        <w:tc>
          <w:tcPr>
            <w:tcW w:w="0" w:type="auto"/>
            <w:tcBorders>
              <w:top w:val="nil"/>
              <w:left w:val="single" w:sz="4" w:space="0" w:color="auto"/>
              <w:bottom w:val="nil"/>
            </w:tcBorders>
            <w:shd w:val="clear" w:color="auto" w:fill="auto"/>
            <w:noWrap/>
            <w:vAlign w:val="bottom"/>
            <w:hideMark/>
          </w:tcPr>
          <w:p w14:paraId="7704DF0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0.41</w:t>
            </w:r>
          </w:p>
        </w:tc>
        <w:tc>
          <w:tcPr>
            <w:tcW w:w="0" w:type="auto"/>
            <w:tcBorders>
              <w:top w:val="nil"/>
              <w:bottom w:val="nil"/>
            </w:tcBorders>
            <w:shd w:val="clear" w:color="auto" w:fill="auto"/>
            <w:noWrap/>
            <w:vAlign w:val="bottom"/>
            <w:hideMark/>
          </w:tcPr>
          <w:p w14:paraId="10EBF9B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0.27</w:t>
            </w:r>
          </w:p>
        </w:tc>
        <w:tc>
          <w:tcPr>
            <w:tcW w:w="0" w:type="auto"/>
            <w:tcBorders>
              <w:top w:val="nil"/>
              <w:bottom w:val="nil"/>
            </w:tcBorders>
            <w:shd w:val="clear" w:color="auto" w:fill="auto"/>
            <w:noWrap/>
            <w:vAlign w:val="bottom"/>
            <w:hideMark/>
          </w:tcPr>
          <w:p w14:paraId="47D6A3FD"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0.59</w:t>
            </w:r>
          </w:p>
        </w:tc>
        <w:tc>
          <w:tcPr>
            <w:tcW w:w="0" w:type="auto"/>
            <w:tcBorders>
              <w:top w:val="nil"/>
              <w:bottom w:val="nil"/>
            </w:tcBorders>
            <w:shd w:val="clear" w:color="auto" w:fill="auto"/>
            <w:noWrap/>
            <w:vAlign w:val="bottom"/>
            <w:hideMark/>
          </w:tcPr>
          <w:p w14:paraId="105DEC9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0.20</w:t>
            </w:r>
          </w:p>
        </w:tc>
        <w:tc>
          <w:tcPr>
            <w:tcW w:w="0" w:type="auto"/>
            <w:tcBorders>
              <w:top w:val="nil"/>
              <w:bottom w:val="nil"/>
            </w:tcBorders>
            <w:shd w:val="clear" w:color="auto" w:fill="auto"/>
            <w:noWrap/>
            <w:vAlign w:val="bottom"/>
            <w:hideMark/>
          </w:tcPr>
          <w:p w14:paraId="7E4A21DC"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0.26</w:t>
            </w:r>
          </w:p>
        </w:tc>
        <w:tc>
          <w:tcPr>
            <w:tcW w:w="0" w:type="auto"/>
            <w:tcBorders>
              <w:top w:val="nil"/>
              <w:bottom w:val="nil"/>
              <w:right w:val="single" w:sz="4" w:space="0" w:color="auto"/>
            </w:tcBorders>
            <w:shd w:val="clear" w:color="auto" w:fill="auto"/>
            <w:noWrap/>
            <w:vAlign w:val="bottom"/>
            <w:hideMark/>
          </w:tcPr>
          <w:p w14:paraId="7D020049"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50D1EB0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0.19</w:t>
            </w:r>
          </w:p>
        </w:tc>
        <w:tc>
          <w:tcPr>
            <w:tcW w:w="0" w:type="auto"/>
            <w:tcBorders>
              <w:top w:val="nil"/>
              <w:bottom w:val="nil"/>
            </w:tcBorders>
            <w:shd w:val="clear" w:color="auto" w:fill="auto"/>
            <w:noWrap/>
            <w:vAlign w:val="bottom"/>
            <w:hideMark/>
          </w:tcPr>
          <w:p w14:paraId="203244C9"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0.16</w:t>
            </w:r>
          </w:p>
        </w:tc>
        <w:tc>
          <w:tcPr>
            <w:tcW w:w="0" w:type="auto"/>
            <w:tcBorders>
              <w:top w:val="nil"/>
              <w:bottom w:val="nil"/>
            </w:tcBorders>
            <w:shd w:val="clear" w:color="auto" w:fill="auto"/>
            <w:noWrap/>
            <w:vAlign w:val="bottom"/>
            <w:hideMark/>
          </w:tcPr>
          <w:p w14:paraId="4385934F"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0.24</w:t>
            </w:r>
          </w:p>
        </w:tc>
        <w:tc>
          <w:tcPr>
            <w:tcW w:w="0" w:type="auto"/>
            <w:tcBorders>
              <w:top w:val="nil"/>
              <w:bottom w:val="nil"/>
            </w:tcBorders>
            <w:shd w:val="clear" w:color="auto" w:fill="auto"/>
            <w:noWrap/>
            <w:vAlign w:val="bottom"/>
            <w:hideMark/>
          </w:tcPr>
          <w:p w14:paraId="767111B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0.15</w:t>
            </w:r>
          </w:p>
        </w:tc>
        <w:tc>
          <w:tcPr>
            <w:tcW w:w="0" w:type="auto"/>
            <w:tcBorders>
              <w:top w:val="nil"/>
              <w:bottom w:val="nil"/>
            </w:tcBorders>
            <w:shd w:val="clear" w:color="auto" w:fill="auto"/>
            <w:noWrap/>
            <w:vAlign w:val="bottom"/>
            <w:hideMark/>
          </w:tcPr>
          <w:p w14:paraId="6AC0A4E4"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0.16</w:t>
            </w:r>
          </w:p>
        </w:tc>
        <w:tc>
          <w:tcPr>
            <w:tcW w:w="0" w:type="auto"/>
            <w:tcBorders>
              <w:top w:val="nil"/>
              <w:bottom w:val="nil"/>
              <w:right w:val="nil"/>
            </w:tcBorders>
            <w:shd w:val="clear" w:color="auto" w:fill="auto"/>
            <w:noWrap/>
            <w:vAlign w:val="bottom"/>
            <w:hideMark/>
          </w:tcPr>
          <w:p w14:paraId="7B82A6C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04A0F446"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745F6DBA" w14:textId="31E3BDD1" w:rsidR="004A51D0" w:rsidRPr="00F03BEC" w:rsidRDefault="004A51D0"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Number of </w:t>
            </w:r>
            <w:del w:id="1530" w:author="Abhilasha Vaid" w:date="2016-06-17T14:05:00Z">
              <w:r w:rsidRPr="00F03BEC" w:rsidDel="00A77C48">
                <w:rPr>
                  <w:rFonts w:eastAsia="Times New Roman" w:cs="Times New Roman"/>
                  <w:color w:val="000000"/>
                  <w:sz w:val="18"/>
                  <w:szCs w:val="18"/>
                </w:rPr>
                <w:delText>Satellites</w:delText>
              </w:r>
            </w:del>
            <w:ins w:id="1531" w:author="Abhilasha Vaid" w:date="2016-06-17T14:05:00Z">
              <w:r w:rsidR="00A77C48">
                <w:rPr>
                  <w:rFonts w:eastAsia="Times New Roman" w:cs="Times New Roman"/>
                  <w:color w:val="000000"/>
                  <w:sz w:val="18"/>
                  <w:szCs w:val="18"/>
                </w:rPr>
                <w:t>s</w:t>
              </w:r>
              <w:r w:rsidR="00A77C48" w:rsidRPr="00F03BEC">
                <w:rPr>
                  <w:rFonts w:eastAsia="Times New Roman" w:cs="Times New Roman"/>
                  <w:color w:val="000000"/>
                  <w:sz w:val="18"/>
                  <w:szCs w:val="18"/>
                </w:rPr>
                <w:t>atellites</w:t>
              </w:r>
            </w:ins>
          </w:p>
        </w:tc>
        <w:tc>
          <w:tcPr>
            <w:tcW w:w="0" w:type="auto"/>
            <w:tcBorders>
              <w:top w:val="nil"/>
              <w:left w:val="single" w:sz="4" w:space="0" w:color="auto"/>
              <w:bottom w:val="nil"/>
            </w:tcBorders>
            <w:shd w:val="clear" w:color="auto" w:fill="auto"/>
            <w:noWrap/>
            <w:vAlign w:val="bottom"/>
            <w:hideMark/>
          </w:tcPr>
          <w:p w14:paraId="0C0174CE"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17.0</w:t>
            </w:r>
          </w:p>
        </w:tc>
        <w:tc>
          <w:tcPr>
            <w:tcW w:w="0" w:type="auto"/>
            <w:tcBorders>
              <w:top w:val="nil"/>
              <w:bottom w:val="nil"/>
            </w:tcBorders>
            <w:shd w:val="clear" w:color="auto" w:fill="auto"/>
            <w:noWrap/>
            <w:vAlign w:val="bottom"/>
            <w:hideMark/>
          </w:tcPr>
          <w:p w14:paraId="2EEABC9B"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17.1</w:t>
            </w:r>
          </w:p>
        </w:tc>
        <w:tc>
          <w:tcPr>
            <w:tcW w:w="0" w:type="auto"/>
            <w:tcBorders>
              <w:top w:val="nil"/>
              <w:bottom w:val="nil"/>
            </w:tcBorders>
            <w:shd w:val="clear" w:color="auto" w:fill="auto"/>
            <w:noWrap/>
            <w:vAlign w:val="bottom"/>
            <w:hideMark/>
          </w:tcPr>
          <w:p w14:paraId="7E5261DE"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16.8</w:t>
            </w:r>
          </w:p>
        </w:tc>
        <w:tc>
          <w:tcPr>
            <w:tcW w:w="0" w:type="auto"/>
            <w:tcBorders>
              <w:top w:val="nil"/>
              <w:bottom w:val="nil"/>
            </w:tcBorders>
            <w:shd w:val="clear" w:color="auto" w:fill="auto"/>
            <w:noWrap/>
            <w:vAlign w:val="bottom"/>
            <w:hideMark/>
          </w:tcPr>
          <w:p w14:paraId="3981808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17.4</w:t>
            </w:r>
          </w:p>
        </w:tc>
        <w:tc>
          <w:tcPr>
            <w:tcW w:w="0" w:type="auto"/>
            <w:tcBorders>
              <w:top w:val="nil"/>
              <w:bottom w:val="nil"/>
            </w:tcBorders>
            <w:shd w:val="clear" w:color="auto" w:fill="auto"/>
            <w:noWrap/>
            <w:vAlign w:val="bottom"/>
            <w:hideMark/>
          </w:tcPr>
          <w:p w14:paraId="382B9C45"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17.3</w:t>
            </w:r>
          </w:p>
        </w:tc>
        <w:tc>
          <w:tcPr>
            <w:tcW w:w="0" w:type="auto"/>
            <w:tcBorders>
              <w:top w:val="nil"/>
              <w:bottom w:val="nil"/>
              <w:right w:val="single" w:sz="4" w:space="0" w:color="auto"/>
            </w:tcBorders>
            <w:shd w:val="clear" w:color="auto" w:fill="auto"/>
            <w:noWrap/>
            <w:vAlign w:val="bottom"/>
            <w:hideMark/>
          </w:tcPr>
          <w:p w14:paraId="7C16E0E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14BDDB1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16.5</w:t>
            </w:r>
          </w:p>
        </w:tc>
        <w:tc>
          <w:tcPr>
            <w:tcW w:w="0" w:type="auto"/>
            <w:tcBorders>
              <w:top w:val="nil"/>
              <w:bottom w:val="nil"/>
            </w:tcBorders>
            <w:shd w:val="clear" w:color="auto" w:fill="auto"/>
            <w:noWrap/>
            <w:vAlign w:val="bottom"/>
            <w:hideMark/>
          </w:tcPr>
          <w:p w14:paraId="528B334F"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16.6</w:t>
            </w:r>
          </w:p>
        </w:tc>
        <w:tc>
          <w:tcPr>
            <w:tcW w:w="0" w:type="auto"/>
            <w:tcBorders>
              <w:top w:val="nil"/>
              <w:bottom w:val="nil"/>
            </w:tcBorders>
            <w:shd w:val="clear" w:color="auto" w:fill="auto"/>
            <w:noWrap/>
            <w:vAlign w:val="bottom"/>
            <w:hideMark/>
          </w:tcPr>
          <w:p w14:paraId="413C46C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16.4</w:t>
            </w:r>
          </w:p>
        </w:tc>
        <w:tc>
          <w:tcPr>
            <w:tcW w:w="0" w:type="auto"/>
            <w:tcBorders>
              <w:top w:val="nil"/>
              <w:bottom w:val="nil"/>
            </w:tcBorders>
            <w:shd w:val="clear" w:color="auto" w:fill="auto"/>
            <w:noWrap/>
            <w:vAlign w:val="bottom"/>
            <w:hideMark/>
          </w:tcPr>
          <w:p w14:paraId="4073008D"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16.8</w:t>
            </w:r>
          </w:p>
        </w:tc>
        <w:tc>
          <w:tcPr>
            <w:tcW w:w="0" w:type="auto"/>
            <w:tcBorders>
              <w:top w:val="nil"/>
              <w:bottom w:val="nil"/>
            </w:tcBorders>
            <w:shd w:val="clear" w:color="auto" w:fill="auto"/>
            <w:noWrap/>
            <w:vAlign w:val="bottom"/>
            <w:hideMark/>
          </w:tcPr>
          <w:p w14:paraId="16E90208"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16.7</w:t>
            </w:r>
          </w:p>
        </w:tc>
        <w:tc>
          <w:tcPr>
            <w:tcW w:w="0" w:type="auto"/>
            <w:tcBorders>
              <w:top w:val="nil"/>
              <w:bottom w:val="nil"/>
              <w:right w:val="nil"/>
            </w:tcBorders>
            <w:shd w:val="clear" w:color="auto" w:fill="auto"/>
            <w:noWrap/>
            <w:vAlign w:val="bottom"/>
            <w:hideMark/>
          </w:tcPr>
          <w:p w14:paraId="03FFBA76"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17DE26A6"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2DC7C5C5" w14:textId="0360A68E" w:rsidR="004A51D0" w:rsidRPr="00F03BEC" w:rsidRDefault="004A51D0"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Walking </w:t>
            </w:r>
            <w:del w:id="1532" w:author="Abhilasha Vaid" w:date="2016-06-17T14:05:00Z">
              <w:r w:rsidRPr="00F03BEC" w:rsidDel="00A77C48">
                <w:rPr>
                  <w:rFonts w:eastAsia="Times New Roman" w:cs="Times New Roman"/>
                  <w:color w:val="000000"/>
                  <w:sz w:val="18"/>
                  <w:szCs w:val="18"/>
                </w:rPr>
                <w:delText xml:space="preserve">Speed </w:delText>
              </w:r>
            </w:del>
            <w:ins w:id="1533" w:author="Abhilasha Vaid" w:date="2016-06-17T14:05:00Z">
              <w:r w:rsidR="00A77C48">
                <w:rPr>
                  <w:rFonts w:eastAsia="Times New Roman" w:cs="Times New Roman"/>
                  <w:color w:val="000000"/>
                  <w:sz w:val="18"/>
                  <w:szCs w:val="18"/>
                </w:rPr>
                <w:t>s</w:t>
              </w:r>
              <w:r w:rsidR="00A77C48" w:rsidRPr="00F03BEC">
                <w:rPr>
                  <w:rFonts w:eastAsia="Times New Roman" w:cs="Times New Roman"/>
                  <w:color w:val="000000"/>
                  <w:sz w:val="18"/>
                  <w:szCs w:val="18"/>
                </w:rPr>
                <w:t xml:space="preserve">peed </w:t>
              </w:r>
            </w:ins>
            <w:r w:rsidRPr="00F03BEC">
              <w:rPr>
                <w:rFonts w:eastAsia="Times New Roman" w:cs="Times New Roman"/>
                <w:color w:val="000000"/>
                <w:sz w:val="18"/>
                <w:szCs w:val="18"/>
              </w:rPr>
              <w:t>(m/min)</w:t>
            </w:r>
          </w:p>
        </w:tc>
        <w:tc>
          <w:tcPr>
            <w:tcW w:w="0" w:type="auto"/>
            <w:tcBorders>
              <w:top w:val="nil"/>
              <w:left w:val="single" w:sz="4" w:space="0" w:color="auto"/>
              <w:bottom w:val="nil"/>
            </w:tcBorders>
            <w:shd w:val="clear" w:color="auto" w:fill="auto"/>
            <w:noWrap/>
            <w:vAlign w:val="bottom"/>
            <w:hideMark/>
          </w:tcPr>
          <w:p w14:paraId="63FAF41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37.0</w:t>
            </w:r>
          </w:p>
        </w:tc>
        <w:tc>
          <w:tcPr>
            <w:tcW w:w="0" w:type="auto"/>
            <w:tcBorders>
              <w:top w:val="nil"/>
              <w:bottom w:val="nil"/>
            </w:tcBorders>
            <w:shd w:val="clear" w:color="auto" w:fill="auto"/>
            <w:noWrap/>
            <w:vAlign w:val="bottom"/>
            <w:hideMark/>
          </w:tcPr>
          <w:p w14:paraId="2D72711E"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37.8</w:t>
            </w:r>
          </w:p>
        </w:tc>
        <w:tc>
          <w:tcPr>
            <w:tcW w:w="0" w:type="auto"/>
            <w:tcBorders>
              <w:top w:val="nil"/>
              <w:bottom w:val="nil"/>
            </w:tcBorders>
            <w:shd w:val="clear" w:color="auto" w:fill="auto"/>
            <w:noWrap/>
            <w:vAlign w:val="bottom"/>
            <w:hideMark/>
          </w:tcPr>
          <w:p w14:paraId="1A6A5B2D"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36.1</w:t>
            </w:r>
          </w:p>
        </w:tc>
        <w:tc>
          <w:tcPr>
            <w:tcW w:w="0" w:type="auto"/>
            <w:tcBorders>
              <w:top w:val="nil"/>
              <w:bottom w:val="nil"/>
            </w:tcBorders>
            <w:shd w:val="clear" w:color="auto" w:fill="auto"/>
            <w:noWrap/>
            <w:vAlign w:val="bottom"/>
            <w:hideMark/>
          </w:tcPr>
          <w:p w14:paraId="7D38879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43.5</w:t>
            </w:r>
          </w:p>
        </w:tc>
        <w:tc>
          <w:tcPr>
            <w:tcW w:w="0" w:type="auto"/>
            <w:tcBorders>
              <w:top w:val="nil"/>
              <w:bottom w:val="nil"/>
            </w:tcBorders>
            <w:shd w:val="clear" w:color="auto" w:fill="auto"/>
            <w:noWrap/>
            <w:vAlign w:val="bottom"/>
            <w:hideMark/>
          </w:tcPr>
          <w:p w14:paraId="7CB5A4AE"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41.5</w:t>
            </w:r>
          </w:p>
        </w:tc>
        <w:tc>
          <w:tcPr>
            <w:tcW w:w="0" w:type="auto"/>
            <w:tcBorders>
              <w:top w:val="nil"/>
              <w:bottom w:val="nil"/>
              <w:right w:val="single" w:sz="4" w:space="0" w:color="auto"/>
            </w:tcBorders>
            <w:shd w:val="clear" w:color="auto" w:fill="auto"/>
            <w:noWrap/>
            <w:vAlign w:val="bottom"/>
            <w:hideMark/>
          </w:tcPr>
          <w:p w14:paraId="5F7BB3B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27A9CA0C"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42.1</w:t>
            </w:r>
          </w:p>
        </w:tc>
        <w:tc>
          <w:tcPr>
            <w:tcW w:w="0" w:type="auto"/>
            <w:tcBorders>
              <w:top w:val="nil"/>
              <w:bottom w:val="nil"/>
            </w:tcBorders>
            <w:shd w:val="clear" w:color="auto" w:fill="auto"/>
            <w:noWrap/>
            <w:vAlign w:val="bottom"/>
            <w:hideMark/>
          </w:tcPr>
          <w:p w14:paraId="37B8F70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42.4</w:t>
            </w:r>
          </w:p>
        </w:tc>
        <w:tc>
          <w:tcPr>
            <w:tcW w:w="0" w:type="auto"/>
            <w:tcBorders>
              <w:top w:val="nil"/>
              <w:bottom w:val="nil"/>
            </w:tcBorders>
            <w:shd w:val="clear" w:color="auto" w:fill="auto"/>
            <w:noWrap/>
            <w:vAlign w:val="bottom"/>
            <w:hideMark/>
          </w:tcPr>
          <w:p w14:paraId="4DEA1BD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41.6</w:t>
            </w:r>
          </w:p>
        </w:tc>
        <w:tc>
          <w:tcPr>
            <w:tcW w:w="0" w:type="auto"/>
            <w:tcBorders>
              <w:top w:val="nil"/>
              <w:bottom w:val="nil"/>
            </w:tcBorders>
            <w:shd w:val="clear" w:color="auto" w:fill="auto"/>
            <w:noWrap/>
            <w:vAlign w:val="bottom"/>
            <w:hideMark/>
          </w:tcPr>
          <w:p w14:paraId="2939EAF5"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44.3</w:t>
            </w:r>
          </w:p>
        </w:tc>
        <w:tc>
          <w:tcPr>
            <w:tcW w:w="0" w:type="auto"/>
            <w:tcBorders>
              <w:top w:val="nil"/>
              <w:bottom w:val="nil"/>
            </w:tcBorders>
            <w:shd w:val="clear" w:color="auto" w:fill="auto"/>
            <w:noWrap/>
            <w:vAlign w:val="bottom"/>
            <w:hideMark/>
          </w:tcPr>
          <w:p w14:paraId="2DF77E2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43.9</w:t>
            </w:r>
          </w:p>
        </w:tc>
        <w:tc>
          <w:tcPr>
            <w:tcW w:w="0" w:type="auto"/>
            <w:tcBorders>
              <w:top w:val="nil"/>
              <w:bottom w:val="nil"/>
              <w:right w:val="nil"/>
            </w:tcBorders>
            <w:shd w:val="clear" w:color="auto" w:fill="auto"/>
            <w:noWrap/>
            <w:vAlign w:val="bottom"/>
            <w:hideMark/>
          </w:tcPr>
          <w:p w14:paraId="0AAFDDD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612B8A3B"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407D61DB"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left w:val="single" w:sz="4" w:space="0" w:color="auto"/>
              <w:bottom w:val="nil"/>
            </w:tcBorders>
            <w:shd w:val="clear" w:color="auto" w:fill="auto"/>
            <w:noWrap/>
            <w:vAlign w:val="bottom"/>
            <w:hideMark/>
          </w:tcPr>
          <w:p w14:paraId="251FE73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53F564CB"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0828B4B6" w14:textId="77777777" w:rsidR="004A51D0" w:rsidRPr="00F03BEC" w:rsidRDefault="004A51D0" w:rsidP="004A51D0">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1CA9725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2B949E12"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right w:val="single" w:sz="4" w:space="0" w:color="auto"/>
            </w:tcBorders>
            <w:shd w:val="clear" w:color="auto" w:fill="auto"/>
            <w:noWrap/>
            <w:vAlign w:val="bottom"/>
            <w:hideMark/>
          </w:tcPr>
          <w:p w14:paraId="7F80D4ED"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0C7597BD"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164AE915"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52DC7FAD" w14:textId="77777777" w:rsidR="004A51D0" w:rsidRPr="00F03BEC" w:rsidRDefault="004A51D0" w:rsidP="004A51D0">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701B00C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56F92EC7"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right w:val="nil"/>
            </w:tcBorders>
            <w:shd w:val="clear" w:color="auto" w:fill="auto"/>
            <w:noWrap/>
            <w:vAlign w:val="bottom"/>
            <w:hideMark/>
          </w:tcPr>
          <w:p w14:paraId="30845E89"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6865D0D7"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5E62D8D1" w14:textId="173B8CCA" w:rsidR="004A51D0" w:rsidRPr="00F03BEC" w:rsidRDefault="004A51D0" w:rsidP="004A51D0">
            <w:pPr>
              <w:spacing w:after="0" w:line="240" w:lineRule="auto"/>
              <w:rPr>
                <w:rFonts w:eastAsia="Times New Roman" w:cs="Times New Roman"/>
                <w:i/>
                <w:iCs/>
                <w:color w:val="000000"/>
                <w:sz w:val="18"/>
                <w:szCs w:val="18"/>
              </w:rPr>
            </w:pPr>
            <w:r w:rsidRPr="00F03BEC">
              <w:rPr>
                <w:rFonts w:eastAsia="Times New Roman" w:cs="Times New Roman"/>
                <w:i/>
                <w:iCs/>
                <w:color w:val="000000"/>
                <w:sz w:val="18"/>
                <w:szCs w:val="18"/>
              </w:rPr>
              <w:t>Tree</w:t>
            </w:r>
            <w:r w:rsidR="00830267">
              <w:rPr>
                <w:rFonts w:eastAsia="Times New Roman" w:cs="Times New Roman"/>
                <w:i/>
                <w:iCs/>
                <w:color w:val="000000"/>
                <w:sz w:val="18"/>
                <w:szCs w:val="18"/>
              </w:rPr>
              <w:t xml:space="preserve"> </w:t>
            </w:r>
            <w:r w:rsidRPr="00F03BEC">
              <w:rPr>
                <w:rFonts w:eastAsia="Times New Roman" w:cs="Times New Roman"/>
                <w:i/>
                <w:iCs/>
                <w:color w:val="000000"/>
                <w:sz w:val="18"/>
                <w:szCs w:val="18"/>
              </w:rPr>
              <w:t>cover:</w:t>
            </w:r>
          </w:p>
        </w:tc>
        <w:tc>
          <w:tcPr>
            <w:tcW w:w="0" w:type="auto"/>
            <w:tcBorders>
              <w:top w:val="nil"/>
              <w:left w:val="single" w:sz="4" w:space="0" w:color="auto"/>
              <w:bottom w:val="nil"/>
            </w:tcBorders>
            <w:shd w:val="clear" w:color="auto" w:fill="auto"/>
            <w:noWrap/>
            <w:vAlign w:val="bottom"/>
            <w:hideMark/>
          </w:tcPr>
          <w:p w14:paraId="1124AC89"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46FBB8BE"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41EB3AF9" w14:textId="77777777" w:rsidR="004A51D0" w:rsidRPr="00F03BEC" w:rsidRDefault="004A51D0" w:rsidP="004A51D0">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78423626"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1F244BE3"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right w:val="single" w:sz="4" w:space="0" w:color="auto"/>
            </w:tcBorders>
            <w:shd w:val="clear" w:color="auto" w:fill="auto"/>
            <w:noWrap/>
            <w:vAlign w:val="bottom"/>
            <w:hideMark/>
          </w:tcPr>
          <w:p w14:paraId="4E80158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22C61876"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24A5207D"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6DDC2909" w14:textId="77777777" w:rsidR="004A51D0" w:rsidRPr="00F03BEC" w:rsidRDefault="004A51D0" w:rsidP="004A51D0">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321F1F0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6EF53005" w14:textId="77777777" w:rsidR="004A51D0" w:rsidRPr="00F03BEC" w:rsidRDefault="004A51D0" w:rsidP="004A51D0">
            <w:pPr>
              <w:spacing w:after="0" w:line="240" w:lineRule="auto"/>
              <w:jc w:val="center"/>
              <w:rPr>
                <w:rFonts w:eastAsia="Times New Roman" w:cs="Times New Roman"/>
                <w:color w:val="000000"/>
                <w:sz w:val="18"/>
                <w:szCs w:val="18"/>
              </w:rPr>
            </w:pPr>
          </w:p>
        </w:tc>
        <w:tc>
          <w:tcPr>
            <w:tcW w:w="0" w:type="auto"/>
            <w:tcBorders>
              <w:top w:val="nil"/>
              <w:bottom w:val="nil"/>
              <w:right w:val="nil"/>
            </w:tcBorders>
            <w:shd w:val="clear" w:color="auto" w:fill="auto"/>
            <w:noWrap/>
            <w:vAlign w:val="bottom"/>
            <w:hideMark/>
          </w:tcPr>
          <w:p w14:paraId="4F4014AB"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696868F7"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2509B773" w14:textId="77777777" w:rsidR="004A51D0" w:rsidRPr="00F03BEC" w:rsidRDefault="004A51D0" w:rsidP="004A51D0">
            <w:pPr>
              <w:spacing w:after="0" w:line="240" w:lineRule="auto"/>
              <w:ind w:firstLineChars="200" w:firstLine="360"/>
              <w:rPr>
                <w:rFonts w:eastAsia="Times New Roman" w:cs="Times New Roman"/>
                <w:color w:val="000000"/>
                <w:sz w:val="18"/>
                <w:szCs w:val="18"/>
              </w:rPr>
            </w:pPr>
            <w:r w:rsidRPr="00F03BEC">
              <w:rPr>
                <w:rFonts w:eastAsia="Times New Roman" w:cs="Times New Roman"/>
                <w:color w:val="000000"/>
                <w:sz w:val="18"/>
                <w:szCs w:val="18"/>
              </w:rPr>
              <w:t>Partial (n)</w:t>
            </w:r>
          </w:p>
        </w:tc>
        <w:tc>
          <w:tcPr>
            <w:tcW w:w="0" w:type="auto"/>
            <w:tcBorders>
              <w:top w:val="nil"/>
              <w:left w:val="single" w:sz="4" w:space="0" w:color="auto"/>
              <w:bottom w:val="nil"/>
            </w:tcBorders>
            <w:shd w:val="clear" w:color="auto" w:fill="auto"/>
            <w:noWrap/>
            <w:vAlign w:val="bottom"/>
            <w:hideMark/>
          </w:tcPr>
          <w:p w14:paraId="00CF8D79"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139</w:t>
            </w:r>
          </w:p>
        </w:tc>
        <w:tc>
          <w:tcPr>
            <w:tcW w:w="0" w:type="auto"/>
            <w:tcBorders>
              <w:top w:val="nil"/>
              <w:bottom w:val="nil"/>
            </w:tcBorders>
            <w:shd w:val="clear" w:color="auto" w:fill="auto"/>
            <w:noWrap/>
            <w:vAlign w:val="bottom"/>
            <w:hideMark/>
          </w:tcPr>
          <w:p w14:paraId="3573148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77</w:t>
            </w:r>
          </w:p>
        </w:tc>
        <w:tc>
          <w:tcPr>
            <w:tcW w:w="0" w:type="auto"/>
            <w:tcBorders>
              <w:top w:val="nil"/>
              <w:bottom w:val="nil"/>
            </w:tcBorders>
            <w:shd w:val="clear" w:color="auto" w:fill="auto"/>
            <w:noWrap/>
            <w:vAlign w:val="bottom"/>
            <w:hideMark/>
          </w:tcPr>
          <w:p w14:paraId="1AE65F86"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62</w:t>
            </w:r>
          </w:p>
        </w:tc>
        <w:tc>
          <w:tcPr>
            <w:tcW w:w="0" w:type="auto"/>
            <w:tcBorders>
              <w:top w:val="nil"/>
              <w:bottom w:val="nil"/>
            </w:tcBorders>
            <w:shd w:val="clear" w:color="auto" w:fill="auto"/>
            <w:noWrap/>
            <w:vAlign w:val="bottom"/>
            <w:hideMark/>
          </w:tcPr>
          <w:p w14:paraId="12EB61A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292</w:t>
            </w:r>
          </w:p>
        </w:tc>
        <w:tc>
          <w:tcPr>
            <w:tcW w:w="0" w:type="auto"/>
            <w:tcBorders>
              <w:top w:val="nil"/>
              <w:bottom w:val="nil"/>
            </w:tcBorders>
            <w:shd w:val="clear" w:color="auto" w:fill="auto"/>
            <w:noWrap/>
            <w:vAlign w:val="bottom"/>
            <w:hideMark/>
          </w:tcPr>
          <w:p w14:paraId="6B0D686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431</w:t>
            </w:r>
          </w:p>
        </w:tc>
        <w:tc>
          <w:tcPr>
            <w:tcW w:w="0" w:type="auto"/>
            <w:tcBorders>
              <w:top w:val="nil"/>
              <w:bottom w:val="nil"/>
              <w:right w:val="single" w:sz="4" w:space="0" w:color="auto"/>
            </w:tcBorders>
            <w:shd w:val="clear" w:color="auto" w:fill="auto"/>
            <w:noWrap/>
            <w:vAlign w:val="bottom"/>
            <w:hideMark/>
          </w:tcPr>
          <w:p w14:paraId="7C6B2E7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36E2F04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207</w:t>
            </w:r>
          </w:p>
        </w:tc>
        <w:tc>
          <w:tcPr>
            <w:tcW w:w="0" w:type="auto"/>
            <w:tcBorders>
              <w:top w:val="nil"/>
              <w:bottom w:val="nil"/>
            </w:tcBorders>
            <w:shd w:val="clear" w:color="auto" w:fill="auto"/>
            <w:noWrap/>
            <w:vAlign w:val="bottom"/>
            <w:hideMark/>
          </w:tcPr>
          <w:p w14:paraId="3B29050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132</w:t>
            </w:r>
          </w:p>
        </w:tc>
        <w:tc>
          <w:tcPr>
            <w:tcW w:w="0" w:type="auto"/>
            <w:tcBorders>
              <w:top w:val="nil"/>
              <w:bottom w:val="nil"/>
            </w:tcBorders>
            <w:shd w:val="clear" w:color="auto" w:fill="auto"/>
            <w:noWrap/>
            <w:vAlign w:val="bottom"/>
            <w:hideMark/>
          </w:tcPr>
          <w:p w14:paraId="2FB19ABB"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75</w:t>
            </w:r>
          </w:p>
        </w:tc>
        <w:tc>
          <w:tcPr>
            <w:tcW w:w="0" w:type="auto"/>
            <w:tcBorders>
              <w:top w:val="nil"/>
              <w:bottom w:val="nil"/>
            </w:tcBorders>
            <w:shd w:val="clear" w:color="auto" w:fill="auto"/>
            <w:noWrap/>
            <w:vAlign w:val="bottom"/>
            <w:hideMark/>
          </w:tcPr>
          <w:p w14:paraId="4B89C795"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739</w:t>
            </w:r>
          </w:p>
        </w:tc>
        <w:tc>
          <w:tcPr>
            <w:tcW w:w="0" w:type="auto"/>
            <w:tcBorders>
              <w:top w:val="nil"/>
              <w:bottom w:val="nil"/>
            </w:tcBorders>
            <w:shd w:val="clear" w:color="auto" w:fill="auto"/>
            <w:noWrap/>
            <w:vAlign w:val="bottom"/>
            <w:hideMark/>
          </w:tcPr>
          <w:p w14:paraId="7FBA7C3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946</w:t>
            </w:r>
          </w:p>
        </w:tc>
        <w:tc>
          <w:tcPr>
            <w:tcW w:w="0" w:type="auto"/>
            <w:tcBorders>
              <w:top w:val="nil"/>
              <w:bottom w:val="nil"/>
              <w:right w:val="nil"/>
            </w:tcBorders>
            <w:shd w:val="clear" w:color="auto" w:fill="auto"/>
            <w:noWrap/>
            <w:vAlign w:val="bottom"/>
            <w:hideMark/>
          </w:tcPr>
          <w:p w14:paraId="303B2E35"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4326C4AD"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658FB108" w14:textId="77777777" w:rsidR="004A51D0" w:rsidRPr="00F03BEC" w:rsidRDefault="004A51D0" w:rsidP="004A51D0">
            <w:pPr>
              <w:spacing w:after="0" w:line="240" w:lineRule="auto"/>
              <w:ind w:firstLineChars="200" w:firstLine="360"/>
              <w:rPr>
                <w:rFonts w:eastAsia="Times New Roman" w:cs="Times New Roman"/>
                <w:color w:val="000000"/>
                <w:sz w:val="18"/>
                <w:szCs w:val="18"/>
              </w:rPr>
            </w:pPr>
            <w:r w:rsidRPr="00F03BEC">
              <w:rPr>
                <w:rFonts w:eastAsia="Times New Roman" w:cs="Times New Roman"/>
                <w:color w:val="000000"/>
                <w:sz w:val="18"/>
                <w:szCs w:val="18"/>
              </w:rPr>
              <w:t xml:space="preserve">              (%)</w:t>
            </w:r>
          </w:p>
        </w:tc>
        <w:tc>
          <w:tcPr>
            <w:tcW w:w="0" w:type="auto"/>
            <w:tcBorders>
              <w:top w:val="nil"/>
              <w:left w:val="single" w:sz="4" w:space="0" w:color="auto"/>
              <w:bottom w:val="nil"/>
            </w:tcBorders>
            <w:shd w:val="clear" w:color="auto" w:fill="auto"/>
            <w:noWrap/>
            <w:vAlign w:val="bottom"/>
            <w:hideMark/>
          </w:tcPr>
          <w:p w14:paraId="54876FEC"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26%</w:t>
            </w:r>
          </w:p>
        </w:tc>
        <w:tc>
          <w:tcPr>
            <w:tcW w:w="0" w:type="auto"/>
            <w:tcBorders>
              <w:top w:val="nil"/>
              <w:bottom w:val="nil"/>
            </w:tcBorders>
            <w:shd w:val="clear" w:color="auto" w:fill="auto"/>
            <w:noWrap/>
            <w:vAlign w:val="bottom"/>
            <w:hideMark/>
          </w:tcPr>
          <w:p w14:paraId="6ADD9FC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25%</w:t>
            </w:r>
          </w:p>
        </w:tc>
        <w:tc>
          <w:tcPr>
            <w:tcW w:w="0" w:type="auto"/>
            <w:tcBorders>
              <w:top w:val="nil"/>
              <w:bottom w:val="nil"/>
            </w:tcBorders>
            <w:shd w:val="clear" w:color="auto" w:fill="auto"/>
            <w:noWrap/>
            <w:vAlign w:val="bottom"/>
            <w:hideMark/>
          </w:tcPr>
          <w:p w14:paraId="53477679"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26%</w:t>
            </w:r>
          </w:p>
        </w:tc>
        <w:tc>
          <w:tcPr>
            <w:tcW w:w="0" w:type="auto"/>
            <w:tcBorders>
              <w:top w:val="nil"/>
              <w:bottom w:val="nil"/>
            </w:tcBorders>
            <w:shd w:val="clear" w:color="auto" w:fill="auto"/>
            <w:noWrap/>
            <w:vAlign w:val="bottom"/>
            <w:hideMark/>
          </w:tcPr>
          <w:p w14:paraId="7798F06C"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24%</w:t>
            </w:r>
          </w:p>
        </w:tc>
        <w:tc>
          <w:tcPr>
            <w:tcW w:w="0" w:type="auto"/>
            <w:tcBorders>
              <w:top w:val="nil"/>
              <w:bottom w:val="nil"/>
            </w:tcBorders>
            <w:shd w:val="clear" w:color="auto" w:fill="auto"/>
            <w:noWrap/>
            <w:vAlign w:val="bottom"/>
            <w:hideMark/>
          </w:tcPr>
          <w:p w14:paraId="414C51B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24%</w:t>
            </w:r>
          </w:p>
        </w:tc>
        <w:tc>
          <w:tcPr>
            <w:tcW w:w="0" w:type="auto"/>
            <w:tcBorders>
              <w:top w:val="nil"/>
              <w:bottom w:val="nil"/>
              <w:right w:val="single" w:sz="4" w:space="0" w:color="auto"/>
            </w:tcBorders>
            <w:shd w:val="clear" w:color="auto" w:fill="auto"/>
            <w:noWrap/>
            <w:vAlign w:val="bottom"/>
            <w:hideMark/>
          </w:tcPr>
          <w:p w14:paraId="27E8150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0D7B79D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53%</w:t>
            </w:r>
          </w:p>
        </w:tc>
        <w:tc>
          <w:tcPr>
            <w:tcW w:w="0" w:type="auto"/>
            <w:tcBorders>
              <w:top w:val="nil"/>
              <w:bottom w:val="nil"/>
            </w:tcBorders>
            <w:shd w:val="clear" w:color="auto" w:fill="auto"/>
            <w:noWrap/>
            <w:vAlign w:val="bottom"/>
            <w:hideMark/>
          </w:tcPr>
          <w:p w14:paraId="54FD43AE"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53%</w:t>
            </w:r>
          </w:p>
        </w:tc>
        <w:tc>
          <w:tcPr>
            <w:tcW w:w="0" w:type="auto"/>
            <w:tcBorders>
              <w:top w:val="nil"/>
              <w:bottom w:val="nil"/>
            </w:tcBorders>
            <w:shd w:val="clear" w:color="auto" w:fill="auto"/>
            <w:noWrap/>
            <w:vAlign w:val="bottom"/>
            <w:hideMark/>
          </w:tcPr>
          <w:p w14:paraId="131A549D"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55%</w:t>
            </w:r>
          </w:p>
        </w:tc>
        <w:tc>
          <w:tcPr>
            <w:tcW w:w="0" w:type="auto"/>
            <w:tcBorders>
              <w:top w:val="nil"/>
              <w:bottom w:val="nil"/>
            </w:tcBorders>
            <w:shd w:val="clear" w:color="auto" w:fill="auto"/>
            <w:noWrap/>
            <w:vAlign w:val="bottom"/>
            <w:hideMark/>
          </w:tcPr>
          <w:p w14:paraId="742CBBD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49%</w:t>
            </w:r>
          </w:p>
        </w:tc>
        <w:tc>
          <w:tcPr>
            <w:tcW w:w="0" w:type="auto"/>
            <w:tcBorders>
              <w:top w:val="nil"/>
              <w:bottom w:val="nil"/>
            </w:tcBorders>
            <w:shd w:val="clear" w:color="auto" w:fill="auto"/>
            <w:noWrap/>
            <w:vAlign w:val="bottom"/>
            <w:hideMark/>
          </w:tcPr>
          <w:p w14:paraId="732DFDE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50%</w:t>
            </w:r>
          </w:p>
        </w:tc>
        <w:tc>
          <w:tcPr>
            <w:tcW w:w="0" w:type="auto"/>
            <w:tcBorders>
              <w:top w:val="nil"/>
              <w:bottom w:val="nil"/>
              <w:right w:val="nil"/>
            </w:tcBorders>
            <w:shd w:val="clear" w:color="auto" w:fill="auto"/>
            <w:noWrap/>
            <w:vAlign w:val="bottom"/>
            <w:hideMark/>
          </w:tcPr>
          <w:p w14:paraId="4672F4D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30BA6873"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4153F704" w14:textId="77777777" w:rsidR="004A51D0" w:rsidRPr="00F03BEC" w:rsidRDefault="004A51D0" w:rsidP="004A51D0">
            <w:pPr>
              <w:spacing w:after="0" w:line="240" w:lineRule="auto"/>
              <w:ind w:firstLineChars="200" w:firstLine="360"/>
              <w:rPr>
                <w:rFonts w:eastAsia="Times New Roman" w:cs="Times New Roman"/>
                <w:color w:val="000000"/>
                <w:sz w:val="18"/>
                <w:szCs w:val="18"/>
              </w:rPr>
            </w:pPr>
            <w:r w:rsidRPr="00F03BEC">
              <w:rPr>
                <w:rFonts w:eastAsia="Times New Roman" w:cs="Times New Roman"/>
                <w:color w:val="000000"/>
                <w:sz w:val="18"/>
                <w:szCs w:val="18"/>
              </w:rPr>
              <w:t>Heavy (n)</w:t>
            </w:r>
          </w:p>
        </w:tc>
        <w:tc>
          <w:tcPr>
            <w:tcW w:w="0" w:type="auto"/>
            <w:tcBorders>
              <w:top w:val="nil"/>
              <w:left w:val="single" w:sz="4" w:space="0" w:color="auto"/>
              <w:bottom w:val="nil"/>
            </w:tcBorders>
            <w:shd w:val="clear" w:color="auto" w:fill="auto"/>
            <w:noWrap/>
            <w:vAlign w:val="bottom"/>
            <w:hideMark/>
          </w:tcPr>
          <w:p w14:paraId="4D3829F2"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39</w:t>
            </w:r>
          </w:p>
        </w:tc>
        <w:tc>
          <w:tcPr>
            <w:tcW w:w="0" w:type="auto"/>
            <w:tcBorders>
              <w:top w:val="nil"/>
              <w:bottom w:val="nil"/>
            </w:tcBorders>
            <w:shd w:val="clear" w:color="auto" w:fill="auto"/>
            <w:noWrap/>
            <w:vAlign w:val="bottom"/>
            <w:hideMark/>
          </w:tcPr>
          <w:p w14:paraId="7EAE0C6A"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20</w:t>
            </w:r>
          </w:p>
        </w:tc>
        <w:tc>
          <w:tcPr>
            <w:tcW w:w="0" w:type="auto"/>
            <w:tcBorders>
              <w:top w:val="nil"/>
              <w:bottom w:val="nil"/>
            </w:tcBorders>
            <w:shd w:val="clear" w:color="auto" w:fill="auto"/>
            <w:noWrap/>
            <w:vAlign w:val="bottom"/>
            <w:hideMark/>
          </w:tcPr>
          <w:p w14:paraId="761F4719"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19</w:t>
            </w:r>
          </w:p>
        </w:tc>
        <w:tc>
          <w:tcPr>
            <w:tcW w:w="0" w:type="auto"/>
            <w:tcBorders>
              <w:top w:val="nil"/>
              <w:bottom w:val="nil"/>
            </w:tcBorders>
            <w:shd w:val="clear" w:color="auto" w:fill="auto"/>
            <w:noWrap/>
            <w:vAlign w:val="bottom"/>
            <w:hideMark/>
          </w:tcPr>
          <w:p w14:paraId="28F78F62"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50</w:t>
            </w:r>
          </w:p>
        </w:tc>
        <w:tc>
          <w:tcPr>
            <w:tcW w:w="0" w:type="auto"/>
            <w:tcBorders>
              <w:top w:val="nil"/>
              <w:bottom w:val="nil"/>
            </w:tcBorders>
            <w:shd w:val="clear" w:color="auto" w:fill="auto"/>
            <w:noWrap/>
            <w:vAlign w:val="bottom"/>
            <w:hideMark/>
          </w:tcPr>
          <w:p w14:paraId="3C445B79"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89</w:t>
            </w:r>
          </w:p>
        </w:tc>
        <w:tc>
          <w:tcPr>
            <w:tcW w:w="0" w:type="auto"/>
            <w:tcBorders>
              <w:top w:val="nil"/>
              <w:bottom w:val="nil"/>
              <w:right w:val="single" w:sz="4" w:space="0" w:color="auto"/>
            </w:tcBorders>
            <w:shd w:val="clear" w:color="auto" w:fill="auto"/>
            <w:noWrap/>
            <w:vAlign w:val="bottom"/>
            <w:hideMark/>
          </w:tcPr>
          <w:p w14:paraId="257605A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3BC2AEB5"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26</w:t>
            </w:r>
          </w:p>
        </w:tc>
        <w:tc>
          <w:tcPr>
            <w:tcW w:w="0" w:type="auto"/>
            <w:tcBorders>
              <w:top w:val="nil"/>
              <w:bottom w:val="nil"/>
            </w:tcBorders>
            <w:shd w:val="clear" w:color="auto" w:fill="auto"/>
            <w:noWrap/>
            <w:vAlign w:val="bottom"/>
            <w:hideMark/>
          </w:tcPr>
          <w:p w14:paraId="36B5189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16</w:t>
            </w:r>
          </w:p>
        </w:tc>
        <w:tc>
          <w:tcPr>
            <w:tcW w:w="0" w:type="auto"/>
            <w:tcBorders>
              <w:top w:val="nil"/>
              <w:bottom w:val="nil"/>
            </w:tcBorders>
            <w:shd w:val="clear" w:color="auto" w:fill="auto"/>
            <w:noWrap/>
            <w:vAlign w:val="bottom"/>
            <w:hideMark/>
          </w:tcPr>
          <w:p w14:paraId="5C7D3398"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10</w:t>
            </w:r>
          </w:p>
        </w:tc>
        <w:tc>
          <w:tcPr>
            <w:tcW w:w="0" w:type="auto"/>
            <w:tcBorders>
              <w:top w:val="nil"/>
              <w:bottom w:val="nil"/>
            </w:tcBorders>
            <w:shd w:val="clear" w:color="auto" w:fill="auto"/>
            <w:noWrap/>
            <w:vAlign w:val="bottom"/>
            <w:hideMark/>
          </w:tcPr>
          <w:p w14:paraId="4A3126C9"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78</w:t>
            </w:r>
          </w:p>
        </w:tc>
        <w:tc>
          <w:tcPr>
            <w:tcW w:w="0" w:type="auto"/>
            <w:tcBorders>
              <w:top w:val="nil"/>
              <w:bottom w:val="nil"/>
            </w:tcBorders>
            <w:shd w:val="clear" w:color="auto" w:fill="auto"/>
            <w:noWrap/>
            <w:vAlign w:val="bottom"/>
            <w:hideMark/>
          </w:tcPr>
          <w:p w14:paraId="5AA9BB5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104</w:t>
            </w:r>
          </w:p>
        </w:tc>
        <w:tc>
          <w:tcPr>
            <w:tcW w:w="0" w:type="auto"/>
            <w:tcBorders>
              <w:top w:val="nil"/>
              <w:bottom w:val="nil"/>
              <w:right w:val="nil"/>
            </w:tcBorders>
            <w:shd w:val="clear" w:color="auto" w:fill="auto"/>
            <w:noWrap/>
            <w:vAlign w:val="bottom"/>
            <w:hideMark/>
          </w:tcPr>
          <w:p w14:paraId="3C840B83"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6ADA7D75" w14:textId="77777777" w:rsidTr="005B6EA1">
        <w:trPr>
          <w:trHeight w:val="174"/>
          <w:jc w:val="center"/>
        </w:trPr>
        <w:tc>
          <w:tcPr>
            <w:tcW w:w="0" w:type="auto"/>
            <w:tcBorders>
              <w:top w:val="nil"/>
              <w:left w:val="nil"/>
              <w:bottom w:val="single" w:sz="4" w:space="0" w:color="auto"/>
              <w:right w:val="single" w:sz="4" w:space="0" w:color="auto"/>
            </w:tcBorders>
            <w:shd w:val="clear" w:color="auto" w:fill="auto"/>
            <w:noWrap/>
            <w:vAlign w:val="bottom"/>
            <w:hideMark/>
          </w:tcPr>
          <w:p w14:paraId="7A45BEAB" w14:textId="77777777" w:rsidR="004A51D0" w:rsidRPr="00F03BEC" w:rsidRDefault="004A51D0" w:rsidP="004A51D0">
            <w:pPr>
              <w:spacing w:after="0" w:line="240" w:lineRule="auto"/>
              <w:ind w:firstLineChars="200" w:firstLine="360"/>
              <w:rPr>
                <w:rFonts w:eastAsia="Times New Roman" w:cs="Times New Roman"/>
                <w:color w:val="000000"/>
                <w:sz w:val="18"/>
                <w:szCs w:val="18"/>
              </w:rPr>
            </w:pPr>
            <w:r w:rsidRPr="00F03BEC">
              <w:rPr>
                <w:rFonts w:eastAsia="Times New Roman" w:cs="Times New Roman"/>
                <w:color w:val="000000"/>
                <w:sz w:val="18"/>
                <w:szCs w:val="18"/>
              </w:rPr>
              <w:t xml:space="preserve">              (%)</w:t>
            </w:r>
          </w:p>
        </w:tc>
        <w:tc>
          <w:tcPr>
            <w:tcW w:w="0" w:type="auto"/>
            <w:tcBorders>
              <w:top w:val="nil"/>
              <w:left w:val="single" w:sz="4" w:space="0" w:color="auto"/>
              <w:bottom w:val="single" w:sz="4" w:space="0" w:color="auto"/>
            </w:tcBorders>
            <w:shd w:val="clear" w:color="auto" w:fill="auto"/>
            <w:noWrap/>
            <w:vAlign w:val="bottom"/>
            <w:hideMark/>
          </w:tcPr>
          <w:p w14:paraId="60B09D7B"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w:t>
            </w:r>
          </w:p>
        </w:tc>
        <w:tc>
          <w:tcPr>
            <w:tcW w:w="0" w:type="auto"/>
            <w:tcBorders>
              <w:top w:val="nil"/>
              <w:bottom w:val="single" w:sz="4" w:space="0" w:color="auto"/>
            </w:tcBorders>
            <w:shd w:val="clear" w:color="auto" w:fill="auto"/>
            <w:noWrap/>
            <w:vAlign w:val="bottom"/>
            <w:hideMark/>
          </w:tcPr>
          <w:p w14:paraId="72965F28"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w:t>
            </w:r>
          </w:p>
        </w:tc>
        <w:tc>
          <w:tcPr>
            <w:tcW w:w="0" w:type="auto"/>
            <w:tcBorders>
              <w:top w:val="nil"/>
              <w:bottom w:val="single" w:sz="4" w:space="0" w:color="auto"/>
            </w:tcBorders>
            <w:shd w:val="clear" w:color="auto" w:fill="auto"/>
            <w:noWrap/>
            <w:vAlign w:val="bottom"/>
            <w:hideMark/>
          </w:tcPr>
          <w:p w14:paraId="0DCD7BD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8%</w:t>
            </w:r>
          </w:p>
        </w:tc>
        <w:tc>
          <w:tcPr>
            <w:tcW w:w="0" w:type="auto"/>
            <w:tcBorders>
              <w:top w:val="nil"/>
              <w:bottom w:val="single" w:sz="4" w:space="0" w:color="auto"/>
            </w:tcBorders>
            <w:shd w:val="clear" w:color="auto" w:fill="auto"/>
            <w:noWrap/>
            <w:vAlign w:val="bottom"/>
            <w:hideMark/>
          </w:tcPr>
          <w:p w14:paraId="1F13C53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w:t>
            </w:r>
          </w:p>
        </w:tc>
        <w:tc>
          <w:tcPr>
            <w:tcW w:w="0" w:type="auto"/>
            <w:tcBorders>
              <w:top w:val="nil"/>
              <w:bottom w:val="single" w:sz="4" w:space="0" w:color="auto"/>
            </w:tcBorders>
            <w:shd w:val="clear" w:color="auto" w:fill="auto"/>
            <w:noWrap/>
            <w:vAlign w:val="bottom"/>
            <w:hideMark/>
          </w:tcPr>
          <w:p w14:paraId="5480881F"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w:t>
            </w:r>
          </w:p>
        </w:tc>
        <w:tc>
          <w:tcPr>
            <w:tcW w:w="0" w:type="auto"/>
            <w:tcBorders>
              <w:top w:val="nil"/>
              <w:bottom w:val="single" w:sz="4" w:space="0" w:color="auto"/>
              <w:right w:val="single" w:sz="4" w:space="0" w:color="auto"/>
            </w:tcBorders>
            <w:shd w:val="clear" w:color="auto" w:fill="auto"/>
            <w:noWrap/>
            <w:vAlign w:val="bottom"/>
            <w:hideMark/>
          </w:tcPr>
          <w:p w14:paraId="61F2E440"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single" w:sz="4" w:space="0" w:color="auto"/>
            </w:tcBorders>
            <w:shd w:val="clear" w:color="auto" w:fill="auto"/>
            <w:noWrap/>
            <w:vAlign w:val="bottom"/>
            <w:hideMark/>
          </w:tcPr>
          <w:p w14:paraId="3E2B6708"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w:t>
            </w:r>
          </w:p>
        </w:tc>
        <w:tc>
          <w:tcPr>
            <w:tcW w:w="0" w:type="auto"/>
            <w:tcBorders>
              <w:top w:val="nil"/>
              <w:bottom w:val="single" w:sz="4" w:space="0" w:color="auto"/>
            </w:tcBorders>
            <w:shd w:val="clear" w:color="auto" w:fill="auto"/>
            <w:noWrap/>
            <w:vAlign w:val="bottom"/>
            <w:hideMark/>
          </w:tcPr>
          <w:p w14:paraId="221C7A72"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w:t>
            </w:r>
          </w:p>
        </w:tc>
        <w:tc>
          <w:tcPr>
            <w:tcW w:w="0" w:type="auto"/>
            <w:tcBorders>
              <w:top w:val="nil"/>
              <w:bottom w:val="single" w:sz="4" w:space="0" w:color="auto"/>
            </w:tcBorders>
            <w:shd w:val="clear" w:color="auto" w:fill="auto"/>
            <w:noWrap/>
            <w:vAlign w:val="bottom"/>
            <w:hideMark/>
          </w:tcPr>
          <w:p w14:paraId="3992276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w:t>
            </w:r>
          </w:p>
        </w:tc>
        <w:tc>
          <w:tcPr>
            <w:tcW w:w="0" w:type="auto"/>
            <w:tcBorders>
              <w:top w:val="nil"/>
              <w:bottom w:val="single" w:sz="4" w:space="0" w:color="auto"/>
            </w:tcBorders>
            <w:shd w:val="clear" w:color="auto" w:fill="auto"/>
            <w:noWrap/>
            <w:vAlign w:val="bottom"/>
            <w:hideMark/>
          </w:tcPr>
          <w:p w14:paraId="36FE78E7"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w:t>
            </w:r>
          </w:p>
        </w:tc>
        <w:tc>
          <w:tcPr>
            <w:tcW w:w="0" w:type="auto"/>
            <w:tcBorders>
              <w:top w:val="nil"/>
              <w:bottom w:val="single" w:sz="4" w:space="0" w:color="auto"/>
            </w:tcBorders>
            <w:shd w:val="clear" w:color="auto" w:fill="auto"/>
            <w:noWrap/>
            <w:vAlign w:val="bottom"/>
            <w:hideMark/>
          </w:tcPr>
          <w:p w14:paraId="5B7111A1"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w:t>
            </w:r>
          </w:p>
        </w:tc>
        <w:tc>
          <w:tcPr>
            <w:tcW w:w="0" w:type="auto"/>
            <w:tcBorders>
              <w:top w:val="nil"/>
              <w:bottom w:val="single" w:sz="4" w:space="0" w:color="auto"/>
              <w:right w:val="nil"/>
            </w:tcBorders>
            <w:shd w:val="clear" w:color="auto" w:fill="auto"/>
            <w:noWrap/>
            <w:vAlign w:val="bottom"/>
            <w:hideMark/>
          </w:tcPr>
          <w:p w14:paraId="1BBE33EB" w14:textId="77777777" w:rsidR="004A51D0" w:rsidRPr="00F03BEC" w:rsidRDefault="004A51D0" w:rsidP="004A51D0">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bl>
    <w:p w14:paraId="04B1E792" w14:textId="34174F3C" w:rsidR="00FC6BA3" w:rsidRDefault="00D94AC2" w:rsidP="005B6EA1">
      <w:pPr>
        <w:spacing w:line="360" w:lineRule="auto"/>
        <w:jc w:val="right"/>
        <w:rPr>
          <w:rFonts w:asciiTheme="minorHAnsi" w:hAnsiTheme="minorHAnsi"/>
          <w:i/>
        </w:rPr>
      </w:pPr>
      <w:r>
        <w:rPr>
          <w:rFonts w:asciiTheme="minorHAnsi" w:hAnsiTheme="minorHAnsi"/>
          <w:i/>
        </w:rPr>
        <w:t>(contd.)</w:t>
      </w:r>
    </w:p>
    <w:p w14:paraId="614D2293" w14:textId="77777777" w:rsidR="009A44BB" w:rsidRDefault="009A44BB" w:rsidP="0066125A">
      <w:pPr>
        <w:spacing w:line="360" w:lineRule="auto"/>
        <w:jc w:val="both"/>
      </w:pPr>
    </w:p>
    <w:p w14:paraId="5AB780D9" w14:textId="77777777" w:rsidR="009A44BB" w:rsidRDefault="009A44BB" w:rsidP="0066125A">
      <w:pPr>
        <w:spacing w:line="360" w:lineRule="auto"/>
        <w:jc w:val="both"/>
      </w:pPr>
    </w:p>
    <w:p w14:paraId="521A2D1E" w14:textId="77777777" w:rsidR="002B0A4B" w:rsidRDefault="002B0A4B" w:rsidP="0066125A">
      <w:pPr>
        <w:spacing w:line="360" w:lineRule="auto"/>
        <w:jc w:val="both"/>
      </w:pPr>
    </w:p>
    <w:p w14:paraId="7FD903AC" w14:textId="77777777" w:rsidR="002B0A4B" w:rsidRDefault="002B0A4B" w:rsidP="0066125A">
      <w:pPr>
        <w:spacing w:line="360" w:lineRule="auto"/>
        <w:jc w:val="both"/>
      </w:pPr>
    </w:p>
    <w:tbl>
      <w:tblPr>
        <w:tblW w:w="0" w:type="auto"/>
        <w:jc w:val="center"/>
        <w:tblLook w:val="04A0" w:firstRow="1" w:lastRow="0" w:firstColumn="1" w:lastColumn="0" w:noHBand="0" w:noVBand="1"/>
      </w:tblPr>
      <w:tblGrid>
        <w:gridCol w:w="2862"/>
        <w:gridCol w:w="1295"/>
        <w:gridCol w:w="927"/>
        <w:gridCol w:w="927"/>
        <w:gridCol w:w="865"/>
        <w:gridCol w:w="1017"/>
        <w:gridCol w:w="1060"/>
        <w:gridCol w:w="867"/>
        <w:gridCol w:w="927"/>
        <w:gridCol w:w="927"/>
        <w:gridCol w:w="865"/>
        <w:gridCol w:w="1017"/>
        <w:gridCol w:w="1060"/>
      </w:tblGrid>
      <w:tr w:rsidR="00FC6BA3" w:rsidRPr="00F03BEC" w14:paraId="7582D4A4" w14:textId="77777777" w:rsidTr="005B6EA1">
        <w:trPr>
          <w:trHeight w:val="695"/>
          <w:jc w:val="center"/>
        </w:trPr>
        <w:tc>
          <w:tcPr>
            <w:tcW w:w="0" w:type="auto"/>
            <w:tcBorders>
              <w:top w:val="single" w:sz="4" w:space="0" w:color="auto"/>
              <w:left w:val="nil"/>
              <w:right w:val="single" w:sz="4" w:space="0" w:color="auto"/>
            </w:tcBorders>
            <w:shd w:val="clear" w:color="auto" w:fill="A9D5E7" w:themeFill="accent1" w:themeFillTint="66"/>
            <w:noWrap/>
            <w:vAlign w:val="bottom"/>
          </w:tcPr>
          <w:p w14:paraId="39D5CB8C" w14:textId="3BD2578A" w:rsidR="009A44BB" w:rsidRDefault="009A44BB" w:rsidP="00850F34">
            <w:pPr>
              <w:spacing w:after="0" w:line="240" w:lineRule="auto"/>
              <w:rPr>
                <w:rFonts w:eastAsia="Times New Roman" w:cs="Times New Roman"/>
                <w:b/>
                <w:i/>
                <w:iCs/>
                <w:color w:val="000000"/>
                <w:sz w:val="18"/>
                <w:szCs w:val="18"/>
              </w:rPr>
            </w:pPr>
          </w:p>
          <w:p w14:paraId="59EE9618" w14:textId="77777777" w:rsidR="009A44BB" w:rsidRDefault="009A44BB" w:rsidP="00850F34">
            <w:pPr>
              <w:spacing w:after="0" w:line="240" w:lineRule="auto"/>
              <w:rPr>
                <w:rFonts w:eastAsia="Times New Roman" w:cs="Times New Roman"/>
                <w:b/>
                <w:i/>
                <w:iCs/>
                <w:color w:val="000000"/>
                <w:sz w:val="18"/>
                <w:szCs w:val="18"/>
              </w:rPr>
            </w:pPr>
          </w:p>
          <w:p w14:paraId="31010790" w14:textId="77777777" w:rsidR="009A44BB" w:rsidRPr="00F03BEC" w:rsidRDefault="009A44BB" w:rsidP="00850F34">
            <w:pPr>
              <w:spacing w:after="0" w:line="240" w:lineRule="auto"/>
              <w:rPr>
                <w:rFonts w:eastAsia="Times New Roman" w:cs="Times New Roman"/>
                <w:b/>
                <w:i/>
                <w:iCs/>
                <w:color w:val="000000"/>
                <w:sz w:val="18"/>
                <w:szCs w:val="18"/>
              </w:rPr>
            </w:pPr>
          </w:p>
        </w:tc>
        <w:tc>
          <w:tcPr>
            <w:tcW w:w="0" w:type="auto"/>
            <w:gridSpan w:val="6"/>
            <w:tcBorders>
              <w:top w:val="single" w:sz="4" w:space="0" w:color="auto"/>
              <w:left w:val="single" w:sz="4" w:space="0" w:color="auto"/>
              <w:right w:val="single" w:sz="4" w:space="0" w:color="auto"/>
            </w:tcBorders>
            <w:shd w:val="clear" w:color="auto" w:fill="A9D5E7" w:themeFill="accent1" w:themeFillTint="66"/>
            <w:vAlign w:val="bottom"/>
          </w:tcPr>
          <w:p w14:paraId="0F8BE7EC" w14:textId="77777777" w:rsidR="009A44BB" w:rsidRPr="00F03BEC" w:rsidRDefault="009A44BB" w:rsidP="00A54F82">
            <w:pPr>
              <w:spacing w:after="0" w:line="240" w:lineRule="auto"/>
              <w:jc w:val="center"/>
              <w:rPr>
                <w:rFonts w:eastAsia="Times New Roman" w:cs="Times New Roman"/>
                <w:b/>
                <w:color w:val="000000"/>
                <w:sz w:val="18"/>
                <w:szCs w:val="18"/>
              </w:rPr>
            </w:pPr>
            <w:r>
              <w:rPr>
                <w:rFonts w:eastAsia="Times New Roman" w:cs="Times New Roman"/>
                <w:b/>
                <w:color w:val="000000"/>
                <w:sz w:val="18"/>
                <w:szCs w:val="18"/>
              </w:rPr>
              <w:t>Nigeria</w:t>
            </w:r>
          </w:p>
        </w:tc>
        <w:tc>
          <w:tcPr>
            <w:tcW w:w="0" w:type="auto"/>
            <w:gridSpan w:val="6"/>
            <w:tcBorders>
              <w:top w:val="single" w:sz="4" w:space="0" w:color="auto"/>
              <w:left w:val="single" w:sz="4" w:space="0" w:color="auto"/>
              <w:right w:val="nil"/>
            </w:tcBorders>
            <w:shd w:val="clear" w:color="auto" w:fill="A9D5E7" w:themeFill="accent1" w:themeFillTint="66"/>
            <w:vAlign w:val="bottom"/>
          </w:tcPr>
          <w:p w14:paraId="054CFC97" w14:textId="77777777" w:rsidR="009A44BB" w:rsidRPr="00F03BEC" w:rsidRDefault="009A44BB" w:rsidP="00A54F82">
            <w:pPr>
              <w:spacing w:after="0" w:line="240" w:lineRule="auto"/>
              <w:jc w:val="center"/>
              <w:rPr>
                <w:rFonts w:eastAsia="Times New Roman" w:cs="Times New Roman"/>
                <w:b/>
                <w:color w:val="000000"/>
                <w:sz w:val="18"/>
                <w:szCs w:val="18"/>
              </w:rPr>
            </w:pPr>
            <w:r>
              <w:rPr>
                <w:rFonts w:eastAsia="Times New Roman" w:cs="Times New Roman"/>
                <w:b/>
                <w:color w:val="000000"/>
                <w:sz w:val="18"/>
                <w:szCs w:val="18"/>
              </w:rPr>
              <w:t>Pooled</w:t>
            </w:r>
          </w:p>
        </w:tc>
      </w:tr>
      <w:tr w:rsidR="002F1E30" w:rsidRPr="00F03BEC" w14:paraId="18527844" w14:textId="77777777" w:rsidTr="005B6EA1">
        <w:trPr>
          <w:trHeight w:val="1211"/>
          <w:jc w:val="center"/>
        </w:trPr>
        <w:tc>
          <w:tcPr>
            <w:tcW w:w="0" w:type="auto"/>
            <w:tcBorders>
              <w:left w:val="nil"/>
              <w:bottom w:val="single" w:sz="4" w:space="0" w:color="auto"/>
              <w:right w:val="single" w:sz="4" w:space="0" w:color="auto"/>
            </w:tcBorders>
            <w:shd w:val="clear" w:color="auto" w:fill="A9D5E7" w:themeFill="accent1" w:themeFillTint="66"/>
            <w:noWrap/>
            <w:vAlign w:val="bottom"/>
            <w:hideMark/>
          </w:tcPr>
          <w:p w14:paraId="372482BA" w14:textId="77777777" w:rsidR="009A44BB" w:rsidRPr="00F03BEC" w:rsidRDefault="009A44BB" w:rsidP="00850F34">
            <w:pPr>
              <w:spacing w:after="0" w:line="240" w:lineRule="auto"/>
              <w:rPr>
                <w:rFonts w:eastAsia="Times New Roman" w:cs="Times New Roman"/>
                <w:b/>
                <w:i/>
                <w:iCs/>
                <w:color w:val="000000"/>
                <w:sz w:val="18"/>
                <w:szCs w:val="18"/>
              </w:rPr>
            </w:pPr>
            <w:r w:rsidRPr="00F03BEC">
              <w:rPr>
                <w:rFonts w:eastAsia="Times New Roman" w:cs="Times New Roman"/>
                <w:b/>
                <w:i/>
                <w:iCs/>
                <w:color w:val="000000"/>
                <w:sz w:val="18"/>
                <w:szCs w:val="18"/>
              </w:rPr>
              <w:t> </w:t>
            </w:r>
          </w:p>
        </w:tc>
        <w:tc>
          <w:tcPr>
            <w:tcW w:w="0" w:type="auto"/>
            <w:tcBorders>
              <w:left w:val="single" w:sz="4" w:space="0" w:color="auto"/>
              <w:bottom w:val="single" w:sz="4" w:space="0" w:color="auto"/>
            </w:tcBorders>
            <w:shd w:val="clear" w:color="auto" w:fill="A9D5E7" w:themeFill="accent1" w:themeFillTint="66"/>
            <w:vAlign w:val="bottom"/>
            <w:hideMark/>
          </w:tcPr>
          <w:p w14:paraId="0EB7E9D2" w14:textId="77777777" w:rsidR="009A44BB" w:rsidRDefault="009A44BB" w:rsidP="00850F34">
            <w:pPr>
              <w:spacing w:after="0" w:line="240" w:lineRule="auto"/>
              <w:jc w:val="center"/>
              <w:rPr>
                <w:rFonts w:eastAsia="Times New Roman" w:cs="Times New Roman"/>
                <w:b/>
                <w:color w:val="000000"/>
                <w:sz w:val="18"/>
                <w:szCs w:val="18"/>
              </w:rPr>
            </w:pPr>
            <w:r>
              <w:rPr>
                <w:rFonts w:eastAsia="Times New Roman" w:cs="Times New Roman"/>
                <w:b/>
                <w:color w:val="000000"/>
                <w:sz w:val="18"/>
                <w:szCs w:val="18"/>
              </w:rPr>
              <w:t>Relative</w:t>
            </w:r>
          </w:p>
          <w:p w14:paraId="4091E55F" w14:textId="40D9094A" w:rsidR="009A44BB" w:rsidRPr="00F03BEC" w:rsidRDefault="009A44BB" w:rsidP="00850F34">
            <w:pPr>
              <w:spacing w:after="0" w:line="240" w:lineRule="auto"/>
              <w:jc w:val="center"/>
              <w:rPr>
                <w:rFonts w:eastAsia="Times New Roman" w:cs="Times New Roman"/>
                <w:b/>
                <w:color w:val="000000"/>
                <w:sz w:val="18"/>
                <w:szCs w:val="18"/>
              </w:rPr>
            </w:pPr>
            <w:del w:id="1534" w:author="Abhilasha Vaid" w:date="2016-06-17T14:03:00Z">
              <w:r w:rsidRPr="00F03BEC" w:rsidDel="00A77C48">
                <w:rPr>
                  <w:rFonts w:eastAsia="Times New Roman" w:cs="Times New Roman"/>
                  <w:b/>
                  <w:color w:val="000000"/>
                  <w:sz w:val="18"/>
                  <w:szCs w:val="18"/>
                </w:rPr>
                <w:delText>Bias</w:delText>
              </w:r>
            </w:del>
            <w:ins w:id="1535" w:author="Abhilasha Vaid" w:date="2016-06-17T14:03:00Z">
              <w:r w:rsidR="00A77C48">
                <w:rPr>
                  <w:rFonts w:eastAsia="Times New Roman" w:cs="Times New Roman"/>
                  <w:b/>
                  <w:color w:val="000000"/>
                  <w:sz w:val="18"/>
                  <w:szCs w:val="18"/>
                </w:rPr>
                <w:t>b</w:t>
              </w:r>
              <w:r w:rsidR="00A77C48" w:rsidRPr="00F03BEC">
                <w:rPr>
                  <w:rFonts w:eastAsia="Times New Roman" w:cs="Times New Roman"/>
                  <w:b/>
                  <w:color w:val="000000"/>
                  <w:sz w:val="18"/>
                  <w:szCs w:val="18"/>
                </w:rPr>
                <w:t>ias</w:t>
              </w:r>
            </w:ins>
            <w:r>
              <w:rPr>
                <w:rFonts w:eastAsia="Times New Roman" w:cs="Times New Roman"/>
                <w:b/>
                <w:color w:val="000000"/>
                <w:sz w:val="18"/>
                <w:szCs w:val="18"/>
              </w:rPr>
              <w:t>&gt;</w:t>
            </w:r>
            <w:r w:rsidRPr="00F03BEC">
              <w:rPr>
                <w:rFonts w:eastAsia="Times New Roman" w:cs="Times New Roman"/>
                <w:b/>
                <w:color w:val="000000"/>
                <w:sz w:val="18"/>
                <w:szCs w:val="18"/>
              </w:rPr>
              <w:t>10%</w:t>
            </w:r>
          </w:p>
        </w:tc>
        <w:tc>
          <w:tcPr>
            <w:tcW w:w="0" w:type="auto"/>
            <w:tcBorders>
              <w:bottom w:val="single" w:sz="4" w:space="0" w:color="auto"/>
            </w:tcBorders>
            <w:shd w:val="clear" w:color="auto" w:fill="A9D5E7" w:themeFill="accent1" w:themeFillTint="66"/>
            <w:vAlign w:val="bottom"/>
            <w:hideMark/>
          </w:tcPr>
          <w:p w14:paraId="38193D50" w14:textId="77777777" w:rsidR="009A44BB" w:rsidRPr="00F03BEC" w:rsidRDefault="009A44BB" w:rsidP="00850F34">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GPS </w:t>
            </w:r>
            <w:r w:rsidRPr="00F03BEC">
              <w:rPr>
                <w:rFonts w:eastAsia="Times New Roman" w:cs="Times New Roman"/>
                <w:b/>
                <w:color w:val="000000"/>
                <w:sz w:val="18"/>
                <w:szCs w:val="18"/>
                <w:u w:val="single"/>
              </w:rPr>
              <w:t>over</w:t>
            </w:r>
            <w:r w:rsidRPr="00F03BEC">
              <w:rPr>
                <w:rFonts w:eastAsia="Times New Roman" w:cs="Times New Roman"/>
                <w:b/>
                <w:color w:val="000000"/>
                <w:sz w:val="18"/>
                <w:szCs w:val="18"/>
              </w:rPr>
              <w:t>-reported                                                   by &gt; 10%</w:t>
            </w:r>
          </w:p>
        </w:tc>
        <w:tc>
          <w:tcPr>
            <w:tcW w:w="0" w:type="auto"/>
            <w:tcBorders>
              <w:bottom w:val="single" w:sz="4" w:space="0" w:color="auto"/>
            </w:tcBorders>
            <w:shd w:val="clear" w:color="auto" w:fill="A9D5E7" w:themeFill="accent1" w:themeFillTint="66"/>
            <w:vAlign w:val="bottom"/>
            <w:hideMark/>
          </w:tcPr>
          <w:p w14:paraId="3B51EAB3" w14:textId="77777777" w:rsidR="009A44BB" w:rsidRPr="00F03BEC" w:rsidRDefault="009A44BB" w:rsidP="00850F34">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GPS </w:t>
            </w:r>
            <w:r w:rsidRPr="00F03BEC">
              <w:rPr>
                <w:rFonts w:eastAsia="Times New Roman" w:cs="Times New Roman"/>
                <w:b/>
                <w:color w:val="000000"/>
                <w:sz w:val="18"/>
                <w:szCs w:val="18"/>
                <w:u w:val="single"/>
              </w:rPr>
              <w:t>under</w:t>
            </w:r>
            <w:r w:rsidRPr="00F03BEC">
              <w:rPr>
                <w:rFonts w:eastAsia="Times New Roman" w:cs="Times New Roman"/>
                <w:b/>
                <w:color w:val="000000"/>
                <w:sz w:val="18"/>
                <w:szCs w:val="18"/>
              </w:rPr>
              <w:t>-reported                                                   by &gt; 10%</w:t>
            </w:r>
          </w:p>
        </w:tc>
        <w:tc>
          <w:tcPr>
            <w:tcW w:w="0" w:type="auto"/>
            <w:tcBorders>
              <w:bottom w:val="single" w:sz="4" w:space="0" w:color="auto"/>
            </w:tcBorders>
            <w:shd w:val="clear" w:color="auto" w:fill="A9D5E7" w:themeFill="accent1" w:themeFillTint="66"/>
            <w:vAlign w:val="bottom"/>
            <w:hideMark/>
          </w:tcPr>
          <w:p w14:paraId="50A59730" w14:textId="44D95E52" w:rsidR="009A44BB" w:rsidRPr="00F03BEC" w:rsidRDefault="009A44BB" w:rsidP="00FC0C54">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Relative</w:t>
            </w:r>
            <w:ins w:id="1536" w:author="Abhilasha Vaid" w:date="2016-06-17T14:03:00Z">
              <w:r w:rsidR="00A77C48">
                <w:rPr>
                  <w:rFonts w:eastAsia="Times New Roman" w:cs="Times New Roman"/>
                  <w:b/>
                  <w:color w:val="000000"/>
                  <w:sz w:val="18"/>
                  <w:szCs w:val="18"/>
                </w:rPr>
                <w:t xml:space="preserve"> </w:t>
              </w:r>
            </w:ins>
            <w:del w:id="1537" w:author="Abhilasha Vaid" w:date="2016-06-17T14:03:00Z">
              <w:r w:rsidRPr="00F03BEC" w:rsidDel="00A77C48">
                <w:rPr>
                  <w:rFonts w:eastAsia="Times New Roman" w:cs="Times New Roman"/>
                  <w:b/>
                  <w:color w:val="000000"/>
                  <w:sz w:val="18"/>
                  <w:szCs w:val="18"/>
                </w:rPr>
                <w:delText xml:space="preserve"> Bias </w:delText>
              </w:r>
            </w:del>
            <w:ins w:id="1538" w:author="Abhilasha Vaid" w:date="2016-06-17T14:03:00Z">
              <w:r w:rsidR="00A77C48">
                <w:rPr>
                  <w:rFonts w:eastAsia="Times New Roman" w:cs="Times New Roman"/>
                  <w:b/>
                  <w:color w:val="000000"/>
                  <w:sz w:val="18"/>
                  <w:szCs w:val="18"/>
                </w:rPr>
                <w:t>b</w:t>
              </w:r>
              <w:r w:rsidR="00A77C48" w:rsidRPr="00F03BEC">
                <w:rPr>
                  <w:rFonts w:eastAsia="Times New Roman" w:cs="Times New Roman"/>
                  <w:b/>
                  <w:color w:val="000000"/>
                  <w:sz w:val="18"/>
                  <w:szCs w:val="18"/>
                </w:rPr>
                <w:t>ias</w:t>
              </w:r>
              <w:r w:rsidR="00A77C48">
                <w:rPr>
                  <w:rFonts w:eastAsia="Times New Roman" w:cs="Times New Roman"/>
                  <w:b/>
                  <w:color w:val="000000"/>
                  <w:sz w:val="18"/>
                  <w:szCs w:val="18"/>
                </w:rPr>
                <w:t xml:space="preserve"> </w:t>
              </w:r>
            </w:ins>
            <w:r w:rsidRPr="00F03BEC">
              <w:rPr>
                <w:rFonts w:eastAsia="Times New Roman" w:cs="Times New Roman"/>
                <w:b/>
                <w:color w:val="000000"/>
                <w:sz w:val="18"/>
                <w:szCs w:val="18"/>
              </w:rPr>
              <w:t>&lt;</w:t>
            </w:r>
            <w:del w:id="1539" w:author="Abhilasha Vaid" w:date="2016-06-17T14:03:00Z">
              <w:r w:rsidRPr="00F03BEC" w:rsidDel="00A77C48">
                <w:rPr>
                  <w:rFonts w:eastAsia="Times New Roman" w:cs="Times New Roman"/>
                  <w:b/>
                  <w:color w:val="000000"/>
                  <w:sz w:val="18"/>
                  <w:szCs w:val="18"/>
                </w:rPr>
                <w:delText xml:space="preserve"> </w:delText>
              </w:r>
            </w:del>
            <w:r w:rsidRPr="00F03BEC">
              <w:rPr>
                <w:rFonts w:eastAsia="Times New Roman" w:cs="Times New Roman"/>
                <w:b/>
                <w:color w:val="000000"/>
                <w:sz w:val="18"/>
                <w:szCs w:val="18"/>
              </w:rPr>
              <w:t>10%</w:t>
            </w:r>
          </w:p>
        </w:tc>
        <w:tc>
          <w:tcPr>
            <w:tcW w:w="0" w:type="auto"/>
            <w:tcBorders>
              <w:bottom w:val="single" w:sz="4" w:space="0" w:color="auto"/>
            </w:tcBorders>
            <w:shd w:val="clear" w:color="auto" w:fill="A9D5E7" w:themeFill="accent1" w:themeFillTint="66"/>
            <w:vAlign w:val="bottom"/>
            <w:hideMark/>
          </w:tcPr>
          <w:p w14:paraId="7BA5F52F" w14:textId="77777777" w:rsidR="009A44BB" w:rsidRDefault="009A44BB" w:rsidP="00850F34">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All</w:t>
            </w:r>
          </w:p>
          <w:p w14:paraId="28BC09BB" w14:textId="218BE8A5" w:rsidR="009A44BB" w:rsidRPr="00F03BEC" w:rsidRDefault="009A44BB" w:rsidP="00850F34">
            <w:pPr>
              <w:spacing w:after="0" w:line="240" w:lineRule="auto"/>
              <w:jc w:val="center"/>
              <w:rPr>
                <w:rFonts w:eastAsia="Times New Roman" w:cs="Times New Roman"/>
                <w:b/>
                <w:color w:val="000000"/>
                <w:sz w:val="18"/>
                <w:szCs w:val="18"/>
              </w:rPr>
            </w:pPr>
            <w:del w:id="1540" w:author="Abhilasha Vaid" w:date="2016-06-17T14:04:00Z">
              <w:r w:rsidRPr="00F03BEC" w:rsidDel="00A77C48">
                <w:rPr>
                  <w:rFonts w:eastAsia="Times New Roman" w:cs="Times New Roman"/>
                  <w:b/>
                  <w:color w:val="000000"/>
                  <w:sz w:val="18"/>
                  <w:szCs w:val="18"/>
                </w:rPr>
                <w:delText>Plots</w:delText>
              </w:r>
            </w:del>
            <w:ins w:id="1541" w:author="Abhilasha Vaid" w:date="2016-06-17T14:04:00Z">
              <w:r w:rsidR="00A77C48">
                <w:rPr>
                  <w:rFonts w:eastAsia="Times New Roman" w:cs="Times New Roman"/>
                  <w:b/>
                  <w:color w:val="000000"/>
                  <w:sz w:val="18"/>
                  <w:szCs w:val="18"/>
                </w:rPr>
                <w:t>p</w:t>
              </w:r>
              <w:r w:rsidR="00A77C48" w:rsidRPr="00F03BEC">
                <w:rPr>
                  <w:rFonts w:eastAsia="Times New Roman" w:cs="Times New Roman"/>
                  <w:b/>
                  <w:color w:val="000000"/>
                  <w:sz w:val="18"/>
                  <w:szCs w:val="18"/>
                </w:rPr>
                <w:t>lots</w:t>
              </w:r>
            </w:ins>
          </w:p>
        </w:tc>
        <w:tc>
          <w:tcPr>
            <w:tcW w:w="0" w:type="auto"/>
            <w:tcBorders>
              <w:bottom w:val="single" w:sz="4" w:space="0" w:color="auto"/>
              <w:right w:val="single" w:sz="4" w:space="0" w:color="auto"/>
            </w:tcBorders>
            <w:shd w:val="clear" w:color="auto" w:fill="A9D5E7" w:themeFill="accent1" w:themeFillTint="66"/>
            <w:vAlign w:val="bottom"/>
            <w:hideMark/>
          </w:tcPr>
          <w:p w14:paraId="50CE15F0" w14:textId="38C9CF89" w:rsidR="009A44BB" w:rsidRPr="00F03BEC" w:rsidRDefault="009A44BB" w:rsidP="00FC0C54">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Difference in </w:t>
            </w:r>
            <w:del w:id="1542" w:author="Abhilasha Vaid" w:date="2016-06-17T14:04:00Z">
              <w:r w:rsidRPr="00F03BEC" w:rsidDel="00A77C48">
                <w:rPr>
                  <w:rFonts w:eastAsia="Times New Roman" w:cs="Times New Roman"/>
                  <w:b/>
                  <w:color w:val="000000"/>
                  <w:sz w:val="18"/>
                  <w:szCs w:val="18"/>
                </w:rPr>
                <w:delText xml:space="preserve">Means              </w:delText>
              </w:r>
            </w:del>
            <w:ins w:id="1543" w:author="Abhilasha Vaid" w:date="2016-06-17T14:04:00Z">
              <w:r w:rsidR="00A77C48">
                <w:rPr>
                  <w:rFonts w:eastAsia="Times New Roman" w:cs="Times New Roman"/>
                  <w:b/>
                  <w:color w:val="000000"/>
                  <w:sz w:val="18"/>
                  <w:szCs w:val="18"/>
                </w:rPr>
                <w:t>m</w:t>
              </w:r>
              <w:r w:rsidR="00A77C48" w:rsidRPr="00F03BEC">
                <w:rPr>
                  <w:rFonts w:eastAsia="Times New Roman" w:cs="Times New Roman"/>
                  <w:b/>
                  <w:color w:val="000000"/>
                  <w:sz w:val="18"/>
                  <w:szCs w:val="18"/>
                </w:rPr>
                <w:t xml:space="preserve">eans              </w:t>
              </w:r>
            </w:ins>
            <w:r w:rsidRPr="00F03BEC">
              <w:rPr>
                <w:rFonts w:eastAsia="Times New Roman" w:cs="Times New Roman"/>
                <w:b/>
                <w:color w:val="000000"/>
                <w:sz w:val="18"/>
                <w:szCs w:val="18"/>
              </w:rPr>
              <w:t xml:space="preserve">(&gt;10% </w:t>
            </w:r>
            <w:del w:id="1544" w:author="Abhilasha Vaid" w:date="2016-06-17T14:22:00Z">
              <w:r w:rsidRPr="00F03BEC" w:rsidDel="002F1E30">
                <w:rPr>
                  <w:rFonts w:eastAsia="Times New Roman" w:cs="Times New Roman"/>
                  <w:b/>
                  <w:color w:val="000000"/>
                  <w:sz w:val="18"/>
                  <w:szCs w:val="18"/>
                </w:rPr>
                <w:delText xml:space="preserve">Bias   </w:delText>
              </w:r>
            </w:del>
            <w:ins w:id="1545" w:author="Abhilasha Vaid" w:date="2016-06-17T14:22:00Z">
              <w:r w:rsidR="002F1E30">
                <w:rPr>
                  <w:rFonts w:eastAsia="Times New Roman" w:cs="Times New Roman"/>
                  <w:b/>
                  <w:color w:val="000000"/>
                  <w:sz w:val="18"/>
                  <w:szCs w:val="18"/>
                </w:rPr>
                <w:t>b</w:t>
              </w:r>
              <w:r w:rsidR="002F1E30" w:rsidRPr="00F03BEC">
                <w:rPr>
                  <w:rFonts w:eastAsia="Times New Roman" w:cs="Times New Roman"/>
                  <w:b/>
                  <w:color w:val="000000"/>
                  <w:sz w:val="18"/>
                  <w:szCs w:val="18"/>
                </w:rPr>
                <w:t xml:space="preserve">ias   </w:t>
              </w:r>
            </w:ins>
            <w:r w:rsidRPr="00F03BEC">
              <w:rPr>
                <w:rFonts w:eastAsia="Times New Roman" w:cs="Times New Roman"/>
                <w:b/>
                <w:color w:val="000000"/>
                <w:sz w:val="18"/>
                <w:szCs w:val="18"/>
              </w:rPr>
              <w:t>vs. &lt; 10% )</w:t>
            </w:r>
          </w:p>
        </w:tc>
        <w:tc>
          <w:tcPr>
            <w:tcW w:w="0" w:type="auto"/>
            <w:tcBorders>
              <w:left w:val="single" w:sz="4" w:space="0" w:color="auto"/>
              <w:bottom w:val="single" w:sz="4" w:space="0" w:color="auto"/>
            </w:tcBorders>
            <w:shd w:val="clear" w:color="auto" w:fill="A9D5E7" w:themeFill="accent1" w:themeFillTint="66"/>
            <w:vAlign w:val="bottom"/>
            <w:hideMark/>
          </w:tcPr>
          <w:p w14:paraId="0D2C6B36" w14:textId="7F4743CC" w:rsidR="009A44BB" w:rsidRPr="00F03BEC" w:rsidRDefault="009A44BB" w:rsidP="00850F34">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Relative </w:t>
            </w:r>
            <w:del w:id="1546" w:author="Abhilasha Vaid" w:date="2016-06-17T14:04:00Z">
              <w:r w:rsidRPr="00F03BEC" w:rsidDel="00A77C48">
                <w:rPr>
                  <w:rFonts w:eastAsia="Times New Roman" w:cs="Times New Roman"/>
                  <w:b/>
                  <w:color w:val="000000"/>
                  <w:sz w:val="18"/>
                  <w:szCs w:val="18"/>
                </w:rPr>
                <w:delText>Bias</w:delText>
              </w:r>
            </w:del>
            <w:ins w:id="1547" w:author="Abhilasha Vaid" w:date="2016-06-17T14:04:00Z">
              <w:r w:rsidR="00A77C48">
                <w:rPr>
                  <w:rFonts w:eastAsia="Times New Roman" w:cs="Times New Roman"/>
                  <w:b/>
                  <w:color w:val="000000"/>
                  <w:sz w:val="18"/>
                  <w:szCs w:val="18"/>
                </w:rPr>
                <w:t>b</w:t>
              </w:r>
              <w:r w:rsidR="00A77C48" w:rsidRPr="00F03BEC">
                <w:rPr>
                  <w:rFonts w:eastAsia="Times New Roman" w:cs="Times New Roman"/>
                  <w:b/>
                  <w:color w:val="000000"/>
                  <w:sz w:val="18"/>
                  <w:szCs w:val="18"/>
                </w:rPr>
                <w:t>ias</w:t>
              </w:r>
            </w:ins>
          </w:p>
          <w:p w14:paraId="7C19B3FB" w14:textId="77777777" w:rsidR="009A44BB" w:rsidRPr="00F03BEC" w:rsidRDefault="009A44BB" w:rsidP="00850F34">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&gt; 10%</w:t>
            </w:r>
          </w:p>
        </w:tc>
        <w:tc>
          <w:tcPr>
            <w:tcW w:w="0" w:type="auto"/>
            <w:tcBorders>
              <w:bottom w:val="single" w:sz="4" w:space="0" w:color="auto"/>
            </w:tcBorders>
            <w:shd w:val="clear" w:color="auto" w:fill="A9D5E7" w:themeFill="accent1" w:themeFillTint="66"/>
            <w:vAlign w:val="bottom"/>
            <w:hideMark/>
          </w:tcPr>
          <w:p w14:paraId="011A9B53" w14:textId="77777777" w:rsidR="009A44BB" w:rsidRPr="00F03BEC" w:rsidRDefault="009A44BB" w:rsidP="00850F34">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GPS </w:t>
            </w:r>
            <w:r w:rsidRPr="00F03BEC">
              <w:rPr>
                <w:rFonts w:eastAsia="Times New Roman" w:cs="Times New Roman"/>
                <w:b/>
                <w:color w:val="000000"/>
                <w:sz w:val="18"/>
                <w:szCs w:val="18"/>
                <w:u w:val="single"/>
              </w:rPr>
              <w:t>over</w:t>
            </w:r>
            <w:r w:rsidRPr="00F03BEC">
              <w:rPr>
                <w:rFonts w:eastAsia="Times New Roman" w:cs="Times New Roman"/>
                <w:b/>
                <w:color w:val="000000"/>
                <w:sz w:val="18"/>
                <w:szCs w:val="18"/>
              </w:rPr>
              <w:t>-reported                                                   by &gt; 10%</w:t>
            </w:r>
          </w:p>
        </w:tc>
        <w:tc>
          <w:tcPr>
            <w:tcW w:w="0" w:type="auto"/>
            <w:tcBorders>
              <w:bottom w:val="single" w:sz="4" w:space="0" w:color="auto"/>
            </w:tcBorders>
            <w:shd w:val="clear" w:color="auto" w:fill="A9D5E7" w:themeFill="accent1" w:themeFillTint="66"/>
            <w:vAlign w:val="bottom"/>
            <w:hideMark/>
          </w:tcPr>
          <w:p w14:paraId="74C56B6F" w14:textId="77777777" w:rsidR="009A44BB" w:rsidRPr="00F03BEC" w:rsidRDefault="009A44BB" w:rsidP="00850F34">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GPS </w:t>
            </w:r>
            <w:r w:rsidRPr="00F03BEC">
              <w:rPr>
                <w:rFonts w:eastAsia="Times New Roman" w:cs="Times New Roman"/>
                <w:b/>
                <w:color w:val="000000"/>
                <w:sz w:val="18"/>
                <w:szCs w:val="18"/>
                <w:u w:val="single"/>
              </w:rPr>
              <w:t>under</w:t>
            </w:r>
            <w:r w:rsidRPr="00F03BEC">
              <w:rPr>
                <w:rFonts w:eastAsia="Times New Roman" w:cs="Times New Roman"/>
                <w:b/>
                <w:color w:val="000000"/>
                <w:sz w:val="18"/>
                <w:szCs w:val="18"/>
              </w:rPr>
              <w:t>-reported                                                   by &gt; 10%</w:t>
            </w:r>
          </w:p>
        </w:tc>
        <w:tc>
          <w:tcPr>
            <w:tcW w:w="0" w:type="auto"/>
            <w:tcBorders>
              <w:bottom w:val="single" w:sz="4" w:space="0" w:color="auto"/>
            </w:tcBorders>
            <w:shd w:val="clear" w:color="auto" w:fill="A9D5E7" w:themeFill="accent1" w:themeFillTint="66"/>
            <w:vAlign w:val="bottom"/>
            <w:hideMark/>
          </w:tcPr>
          <w:p w14:paraId="54B76893" w14:textId="0023C72A" w:rsidR="009A44BB" w:rsidRPr="00F03BEC" w:rsidRDefault="009A44BB" w:rsidP="00FC0C54">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Relative </w:t>
            </w:r>
            <w:del w:id="1548" w:author="Abhilasha Vaid" w:date="2016-06-17T14:04:00Z">
              <w:r w:rsidRPr="00F03BEC" w:rsidDel="00A77C48">
                <w:rPr>
                  <w:rFonts w:eastAsia="Times New Roman" w:cs="Times New Roman"/>
                  <w:b/>
                  <w:color w:val="000000"/>
                  <w:sz w:val="18"/>
                  <w:szCs w:val="18"/>
                </w:rPr>
                <w:delText xml:space="preserve">Bias </w:delText>
              </w:r>
            </w:del>
            <w:ins w:id="1549" w:author="Abhilasha Vaid" w:date="2016-06-17T14:04:00Z">
              <w:r w:rsidR="00A77C48">
                <w:rPr>
                  <w:rFonts w:eastAsia="Times New Roman" w:cs="Times New Roman"/>
                  <w:b/>
                  <w:color w:val="000000"/>
                  <w:sz w:val="18"/>
                  <w:szCs w:val="18"/>
                </w:rPr>
                <w:t>b</w:t>
              </w:r>
              <w:r w:rsidR="00A77C48" w:rsidRPr="00F03BEC">
                <w:rPr>
                  <w:rFonts w:eastAsia="Times New Roman" w:cs="Times New Roman"/>
                  <w:b/>
                  <w:color w:val="000000"/>
                  <w:sz w:val="18"/>
                  <w:szCs w:val="18"/>
                </w:rPr>
                <w:t xml:space="preserve">ias </w:t>
              </w:r>
            </w:ins>
            <w:r w:rsidRPr="00F03BEC">
              <w:rPr>
                <w:rFonts w:eastAsia="Times New Roman" w:cs="Times New Roman"/>
                <w:b/>
                <w:color w:val="000000"/>
                <w:sz w:val="18"/>
                <w:szCs w:val="18"/>
              </w:rPr>
              <w:t>&lt; 10%</w:t>
            </w:r>
          </w:p>
        </w:tc>
        <w:tc>
          <w:tcPr>
            <w:tcW w:w="0" w:type="auto"/>
            <w:tcBorders>
              <w:bottom w:val="single" w:sz="4" w:space="0" w:color="auto"/>
            </w:tcBorders>
            <w:shd w:val="clear" w:color="auto" w:fill="A9D5E7" w:themeFill="accent1" w:themeFillTint="66"/>
            <w:vAlign w:val="bottom"/>
            <w:hideMark/>
          </w:tcPr>
          <w:p w14:paraId="1B33C052" w14:textId="77777777" w:rsidR="009A44BB" w:rsidRDefault="009A44BB" w:rsidP="00850F34">
            <w:pPr>
              <w:spacing w:after="0" w:line="240" w:lineRule="auto"/>
              <w:jc w:val="center"/>
              <w:rPr>
                <w:rFonts w:eastAsia="Times New Roman" w:cs="Times New Roman"/>
                <w:b/>
                <w:color w:val="000000"/>
                <w:sz w:val="18"/>
                <w:szCs w:val="18"/>
              </w:rPr>
            </w:pPr>
            <w:r>
              <w:rPr>
                <w:rFonts w:eastAsia="Times New Roman" w:cs="Times New Roman"/>
                <w:b/>
                <w:color w:val="000000"/>
                <w:sz w:val="18"/>
                <w:szCs w:val="18"/>
              </w:rPr>
              <w:t>All</w:t>
            </w:r>
          </w:p>
          <w:p w14:paraId="2B65D95D" w14:textId="43342596" w:rsidR="009A44BB" w:rsidRPr="00F03BEC" w:rsidRDefault="009A44BB" w:rsidP="00850F34">
            <w:pPr>
              <w:spacing w:after="0" w:line="240" w:lineRule="auto"/>
              <w:jc w:val="center"/>
              <w:rPr>
                <w:rFonts w:eastAsia="Times New Roman" w:cs="Times New Roman"/>
                <w:b/>
                <w:color w:val="000000"/>
                <w:sz w:val="18"/>
                <w:szCs w:val="18"/>
              </w:rPr>
            </w:pPr>
            <w:del w:id="1550" w:author="Abhilasha Vaid" w:date="2016-06-17T14:04:00Z">
              <w:r w:rsidRPr="00F03BEC" w:rsidDel="00A77C48">
                <w:rPr>
                  <w:rFonts w:eastAsia="Times New Roman" w:cs="Times New Roman"/>
                  <w:b/>
                  <w:color w:val="000000"/>
                  <w:sz w:val="18"/>
                  <w:szCs w:val="18"/>
                </w:rPr>
                <w:delText>Plots</w:delText>
              </w:r>
            </w:del>
            <w:ins w:id="1551" w:author="Abhilasha Vaid" w:date="2016-06-17T14:04:00Z">
              <w:r w:rsidR="00A77C48">
                <w:rPr>
                  <w:rFonts w:eastAsia="Times New Roman" w:cs="Times New Roman"/>
                  <w:b/>
                  <w:color w:val="000000"/>
                  <w:sz w:val="18"/>
                  <w:szCs w:val="18"/>
                </w:rPr>
                <w:t>p</w:t>
              </w:r>
              <w:r w:rsidR="00A77C48" w:rsidRPr="00F03BEC">
                <w:rPr>
                  <w:rFonts w:eastAsia="Times New Roman" w:cs="Times New Roman"/>
                  <w:b/>
                  <w:color w:val="000000"/>
                  <w:sz w:val="18"/>
                  <w:szCs w:val="18"/>
                </w:rPr>
                <w:t>lots</w:t>
              </w:r>
            </w:ins>
          </w:p>
        </w:tc>
        <w:tc>
          <w:tcPr>
            <w:tcW w:w="0" w:type="auto"/>
            <w:tcBorders>
              <w:bottom w:val="single" w:sz="4" w:space="0" w:color="auto"/>
              <w:right w:val="nil"/>
            </w:tcBorders>
            <w:shd w:val="clear" w:color="auto" w:fill="A9D5E7" w:themeFill="accent1" w:themeFillTint="66"/>
            <w:vAlign w:val="bottom"/>
            <w:hideMark/>
          </w:tcPr>
          <w:p w14:paraId="7D509AE0" w14:textId="5A84CCAC" w:rsidR="009A44BB" w:rsidRPr="00F03BEC" w:rsidRDefault="009A44BB" w:rsidP="00FC0C54">
            <w:pPr>
              <w:spacing w:after="0" w:line="240" w:lineRule="auto"/>
              <w:jc w:val="center"/>
              <w:rPr>
                <w:rFonts w:eastAsia="Times New Roman" w:cs="Times New Roman"/>
                <w:b/>
                <w:color w:val="000000"/>
                <w:sz w:val="18"/>
                <w:szCs w:val="18"/>
              </w:rPr>
            </w:pPr>
            <w:r w:rsidRPr="00F03BEC">
              <w:rPr>
                <w:rFonts w:eastAsia="Times New Roman" w:cs="Times New Roman"/>
                <w:b/>
                <w:color w:val="000000"/>
                <w:sz w:val="18"/>
                <w:szCs w:val="18"/>
              </w:rPr>
              <w:t xml:space="preserve">Difference in </w:t>
            </w:r>
            <w:del w:id="1552" w:author="Abhilasha Vaid" w:date="2016-06-17T14:04:00Z">
              <w:r w:rsidRPr="00F03BEC" w:rsidDel="00A77C48">
                <w:rPr>
                  <w:rFonts w:eastAsia="Times New Roman" w:cs="Times New Roman"/>
                  <w:b/>
                  <w:color w:val="000000"/>
                  <w:sz w:val="18"/>
                  <w:szCs w:val="18"/>
                </w:rPr>
                <w:delText xml:space="preserve">Means </w:delText>
              </w:r>
            </w:del>
            <w:ins w:id="1553" w:author="Abhilasha Vaid" w:date="2016-06-17T14:04:00Z">
              <w:r w:rsidR="00A77C48">
                <w:rPr>
                  <w:rFonts w:eastAsia="Times New Roman" w:cs="Times New Roman"/>
                  <w:b/>
                  <w:color w:val="000000"/>
                  <w:sz w:val="18"/>
                  <w:szCs w:val="18"/>
                </w:rPr>
                <w:t>m</w:t>
              </w:r>
              <w:r w:rsidR="00A77C48" w:rsidRPr="00F03BEC">
                <w:rPr>
                  <w:rFonts w:eastAsia="Times New Roman" w:cs="Times New Roman"/>
                  <w:b/>
                  <w:color w:val="000000"/>
                  <w:sz w:val="18"/>
                  <w:szCs w:val="18"/>
                </w:rPr>
                <w:t xml:space="preserve">eans </w:t>
              </w:r>
            </w:ins>
            <w:r w:rsidRPr="00F03BEC">
              <w:rPr>
                <w:rFonts w:eastAsia="Times New Roman" w:cs="Times New Roman"/>
                <w:b/>
                <w:color w:val="000000"/>
                <w:sz w:val="18"/>
                <w:szCs w:val="18"/>
              </w:rPr>
              <w:t xml:space="preserve">( &gt;10% </w:t>
            </w:r>
            <w:del w:id="1554" w:author="Abhilasha Vaid" w:date="2016-06-17T14:04:00Z">
              <w:r w:rsidRPr="00F03BEC" w:rsidDel="00A77C48">
                <w:rPr>
                  <w:rFonts w:eastAsia="Times New Roman" w:cs="Times New Roman"/>
                  <w:b/>
                  <w:color w:val="000000"/>
                  <w:sz w:val="18"/>
                  <w:szCs w:val="18"/>
                </w:rPr>
                <w:delText xml:space="preserve">Bias </w:delText>
              </w:r>
            </w:del>
            <w:ins w:id="1555" w:author="Abhilasha Vaid" w:date="2016-06-17T14:04:00Z">
              <w:r w:rsidR="00A77C48">
                <w:rPr>
                  <w:rFonts w:eastAsia="Times New Roman" w:cs="Times New Roman"/>
                  <w:b/>
                  <w:color w:val="000000"/>
                  <w:sz w:val="18"/>
                  <w:szCs w:val="18"/>
                </w:rPr>
                <w:t>b</w:t>
              </w:r>
              <w:r w:rsidR="00A77C48" w:rsidRPr="00F03BEC">
                <w:rPr>
                  <w:rFonts w:eastAsia="Times New Roman" w:cs="Times New Roman"/>
                  <w:b/>
                  <w:color w:val="000000"/>
                  <w:sz w:val="18"/>
                  <w:szCs w:val="18"/>
                </w:rPr>
                <w:t xml:space="preserve">ias </w:t>
              </w:r>
            </w:ins>
            <w:r w:rsidRPr="00F03BEC">
              <w:rPr>
                <w:rFonts w:eastAsia="Times New Roman" w:cs="Times New Roman"/>
                <w:b/>
                <w:color w:val="000000"/>
                <w:sz w:val="18"/>
                <w:szCs w:val="18"/>
              </w:rPr>
              <w:t>vs. &lt; 10% )</w:t>
            </w:r>
          </w:p>
        </w:tc>
      </w:tr>
      <w:tr w:rsidR="002F1E30" w:rsidRPr="00F03BEC" w14:paraId="5F522CB2"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2EDC89F8"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single" w:sz="4" w:space="0" w:color="auto"/>
              <w:left w:val="single" w:sz="4" w:space="0" w:color="auto"/>
            </w:tcBorders>
            <w:shd w:val="clear" w:color="auto" w:fill="auto"/>
            <w:noWrap/>
            <w:vAlign w:val="bottom"/>
            <w:hideMark/>
          </w:tcPr>
          <w:p w14:paraId="5DA5AA96"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378E1EE0"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62433DCE" w14:textId="77777777" w:rsidR="009A44BB" w:rsidRPr="00F03BEC" w:rsidRDefault="009A44BB" w:rsidP="00850F34">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48A6FE26"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4970CA60"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right w:val="single" w:sz="4" w:space="0" w:color="auto"/>
            </w:tcBorders>
            <w:shd w:val="clear" w:color="auto" w:fill="auto"/>
            <w:noWrap/>
            <w:vAlign w:val="bottom"/>
            <w:hideMark/>
          </w:tcPr>
          <w:p w14:paraId="0710A529"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249CD908"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303ED828"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75F73E9C" w14:textId="77777777" w:rsidR="009A44BB" w:rsidRPr="00F03BEC" w:rsidRDefault="009A44BB" w:rsidP="00850F34">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2929DCD6"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4609C274"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right w:val="nil"/>
            </w:tcBorders>
            <w:shd w:val="clear" w:color="auto" w:fill="auto"/>
            <w:noWrap/>
            <w:vAlign w:val="bottom"/>
            <w:hideMark/>
          </w:tcPr>
          <w:p w14:paraId="7F75A54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14EDCCF5"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6E898067" w14:textId="77777777" w:rsidR="009A44BB" w:rsidRPr="00F03BEC" w:rsidRDefault="009A44BB" w:rsidP="00850F3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N:</w:t>
            </w:r>
          </w:p>
        </w:tc>
        <w:tc>
          <w:tcPr>
            <w:tcW w:w="0" w:type="auto"/>
            <w:tcBorders>
              <w:top w:val="nil"/>
              <w:left w:val="single" w:sz="4" w:space="0" w:color="auto"/>
              <w:bottom w:val="nil"/>
            </w:tcBorders>
            <w:shd w:val="clear" w:color="auto" w:fill="auto"/>
            <w:noWrap/>
            <w:vAlign w:val="bottom"/>
            <w:hideMark/>
          </w:tcPr>
          <w:p w14:paraId="2C0FE428"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83</w:t>
            </w:r>
          </w:p>
        </w:tc>
        <w:tc>
          <w:tcPr>
            <w:tcW w:w="0" w:type="auto"/>
            <w:tcBorders>
              <w:top w:val="nil"/>
              <w:bottom w:val="nil"/>
            </w:tcBorders>
            <w:shd w:val="clear" w:color="auto" w:fill="auto"/>
            <w:noWrap/>
            <w:vAlign w:val="bottom"/>
            <w:hideMark/>
          </w:tcPr>
          <w:p w14:paraId="78B0AC5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30</w:t>
            </w:r>
          </w:p>
        </w:tc>
        <w:tc>
          <w:tcPr>
            <w:tcW w:w="0" w:type="auto"/>
            <w:tcBorders>
              <w:top w:val="nil"/>
              <w:bottom w:val="nil"/>
            </w:tcBorders>
            <w:shd w:val="clear" w:color="auto" w:fill="auto"/>
            <w:noWrap/>
            <w:vAlign w:val="bottom"/>
            <w:hideMark/>
          </w:tcPr>
          <w:p w14:paraId="2CD18A2F"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53</w:t>
            </w:r>
          </w:p>
        </w:tc>
        <w:tc>
          <w:tcPr>
            <w:tcW w:w="0" w:type="auto"/>
            <w:tcBorders>
              <w:top w:val="nil"/>
              <w:bottom w:val="nil"/>
            </w:tcBorders>
            <w:shd w:val="clear" w:color="auto" w:fill="auto"/>
            <w:noWrap/>
            <w:vAlign w:val="bottom"/>
            <w:hideMark/>
          </w:tcPr>
          <w:p w14:paraId="7DAF069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402</w:t>
            </w:r>
          </w:p>
        </w:tc>
        <w:tc>
          <w:tcPr>
            <w:tcW w:w="0" w:type="auto"/>
            <w:tcBorders>
              <w:top w:val="nil"/>
              <w:bottom w:val="nil"/>
            </w:tcBorders>
            <w:shd w:val="clear" w:color="auto" w:fill="auto"/>
            <w:noWrap/>
            <w:vAlign w:val="bottom"/>
            <w:hideMark/>
          </w:tcPr>
          <w:p w14:paraId="3E9D913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485</w:t>
            </w:r>
          </w:p>
        </w:tc>
        <w:tc>
          <w:tcPr>
            <w:tcW w:w="0" w:type="auto"/>
            <w:tcBorders>
              <w:top w:val="nil"/>
              <w:bottom w:val="nil"/>
              <w:right w:val="single" w:sz="4" w:space="0" w:color="auto"/>
            </w:tcBorders>
            <w:shd w:val="clear" w:color="auto" w:fill="auto"/>
            <w:noWrap/>
            <w:vAlign w:val="bottom"/>
            <w:hideMark/>
          </w:tcPr>
          <w:p w14:paraId="3DD81530"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25B1AD1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1013</w:t>
            </w:r>
          </w:p>
        </w:tc>
        <w:tc>
          <w:tcPr>
            <w:tcW w:w="0" w:type="auto"/>
            <w:tcBorders>
              <w:top w:val="nil"/>
              <w:bottom w:val="nil"/>
            </w:tcBorders>
            <w:shd w:val="clear" w:color="auto" w:fill="auto"/>
            <w:noWrap/>
            <w:vAlign w:val="bottom"/>
            <w:hideMark/>
          </w:tcPr>
          <w:p w14:paraId="2C4A900B"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586</w:t>
            </w:r>
          </w:p>
        </w:tc>
        <w:tc>
          <w:tcPr>
            <w:tcW w:w="0" w:type="auto"/>
            <w:tcBorders>
              <w:top w:val="nil"/>
              <w:bottom w:val="nil"/>
            </w:tcBorders>
            <w:shd w:val="clear" w:color="auto" w:fill="auto"/>
            <w:noWrap/>
            <w:vAlign w:val="bottom"/>
            <w:hideMark/>
          </w:tcPr>
          <w:p w14:paraId="4384C86B"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427</w:t>
            </w:r>
          </w:p>
        </w:tc>
        <w:tc>
          <w:tcPr>
            <w:tcW w:w="0" w:type="auto"/>
            <w:tcBorders>
              <w:top w:val="nil"/>
              <w:bottom w:val="nil"/>
            </w:tcBorders>
            <w:shd w:val="clear" w:color="auto" w:fill="auto"/>
            <w:noWrap/>
            <w:vAlign w:val="bottom"/>
            <w:hideMark/>
          </w:tcPr>
          <w:p w14:paraId="58098337"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3145</w:t>
            </w:r>
          </w:p>
        </w:tc>
        <w:tc>
          <w:tcPr>
            <w:tcW w:w="0" w:type="auto"/>
            <w:tcBorders>
              <w:top w:val="nil"/>
              <w:bottom w:val="nil"/>
            </w:tcBorders>
            <w:shd w:val="clear" w:color="auto" w:fill="auto"/>
            <w:noWrap/>
            <w:vAlign w:val="bottom"/>
            <w:hideMark/>
          </w:tcPr>
          <w:p w14:paraId="7FFBC6B8"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4158</w:t>
            </w:r>
          </w:p>
        </w:tc>
        <w:tc>
          <w:tcPr>
            <w:tcW w:w="0" w:type="auto"/>
            <w:tcBorders>
              <w:top w:val="nil"/>
              <w:bottom w:val="nil"/>
              <w:right w:val="nil"/>
            </w:tcBorders>
            <w:shd w:val="clear" w:color="auto" w:fill="auto"/>
            <w:noWrap/>
            <w:vAlign w:val="bottom"/>
            <w:hideMark/>
          </w:tcPr>
          <w:p w14:paraId="790376B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4F639348"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01DC8655" w14:textId="0A71747A" w:rsidR="009A44BB" w:rsidRPr="00F03BEC" w:rsidRDefault="009A44BB"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 of </w:t>
            </w:r>
            <w:del w:id="1556" w:author="Abhilasha Vaid" w:date="2016-06-17T14:23:00Z">
              <w:r w:rsidRPr="00F03BEC" w:rsidDel="002F1E30">
                <w:rPr>
                  <w:rFonts w:eastAsia="Times New Roman" w:cs="Times New Roman"/>
                  <w:color w:val="000000"/>
                  <w:sz w:val="18"/>
                  <w:szCs w:val="18"/>
                </w:rPr>
                <w:delText xml:space="preserve">Total </w:delText>
              </w:r>
            </w:del>
            <w:ins w:id="1557" w:author="Abhilasha Vaid" w:date="2016-06-17T14:23:00Z">
              <w:r w:rsidR="002F1E30">
                <w:rPr>
                  <w:rFonts w:eastAsia="Times New Roman" w:cs="Times New Roman"/>
                  <w:color w:val="000000"/>
                  <w:sz w:val="18"/>
                  <w:szCs w:val="18"/>
                </w:rPr>
                <w:t>t</w:t>
              </w:r>
              <w:r w:rsidR="002F1E30" w:rsidRPr="00F03BEC">
                <w:rPr>
                  <w:rFonts w:eastAsia="Times New Roman" w:cs="Times New Roman"/>
                  <w:color w:val="000000"/>
                  <w:sz w:val="18"/>
                  <w:szCs w:val="18"/>
                </w:rPr>
                <w:t xml:space="preserve">otal </w:t>
              </w:r>
            </w:ins>
            <w:del w:id="1558" w:author="Abhilasha Vaid" w:date="2016-06-17T14:23:00Z">
              <w:r w:rsidRPr="00F03BEC" w:rsidDel="002F1E30">
                <w:rPr>
                  <w:rFonts w:eastAsia="Times New Roman" w:cs="Times New Roman"/>
                  <w:color w:val="000000"/>
                  <w:sz w:val="18"/>
                  <w:szCs w:val="18"/>
                </w:rPr>
                <w:delText xml:space="preserve">Plot </w:delText>
              </w:r>
            </w:del>
            <w:ins w:id="1559" w:author="Abhilasha Vaid" w:date="2016-06-17T14:23:00Z">
              <w:r w:rsidR="002F1E30">
                <w:rPr>
                  <w:rFonts w:eastAsia="Times New Roman" w:cs="Times New Roman"/>
                  <w:color w:val="000000"/>
                  <w:sz w:val="18"/>
                  <w:szCs w:val="18"/>
                </w:rPr>
                <w:t>p</w:t>
              </w:r>
              <w:r w:rsidR="002F1E30" w:rsidRPr="00F03BEC">
                <w:rPr>
                  <w:rFonts w:eastAsia="Times New Roman" w:cs="Times New Roman"/>
                  <w:color w:val="000000"/>
                  <w:sz w:val="18"/>
                  <w:szCs w:val="18"/>
                </w:rPr>
                <w:t xml:space="preserve">lot </w:t>
              </w:r>
            </w:ins>
            <w:del w:id="1560" w:author="Abhilasha Vaid" w:date="2016-06-17T14:23:00Z">
              <w:r w:rsidRPr="00F03BEC" w:rsidDel="002F1E30">
                <w:rPr>
                  <w:rFonts w:eastAsia="Times New Roman" w:cs="Times New Roman"/>
                  <w:color w:val="000000"/>
                  <w:sz w:val="18"/>
                  <w:szCs w:val="18"/>
                </w:rPr>
                <w:delText>Sample</w:delText>
              </w:r>
            </w:del>
            <w:ins w:id="1561" w:author="Abhilasha Vaid" w:date="2016-06-17T14:23:00Z">
              <w:r w:rsidR="002F1E30">
                <w:rPr>
                  <w:rFonts w:eastAsia="Times New Roman" w:cs="Times New Roman"/>
                  <w:color w:val="000000"/>
                  <w:sz w:val="18"/>
                  <w:szCs w:val="18"/>
                </w:rPr>
                <w:t>s</w:t>
              </w:r>
              <w:r w:rsidR="002F1E30" w:rsidRPr="00F03BEC">
                <w:rPr>
                  <w:rFonts w:eastAsia="Times New Roman" w:cs="Times New Roman"/>
                  <w:color w:val="000000"/>
                  <w:sz w:val="18"/>
                  <w:szCs w:val="18"/>
                </w:rPr>
                <w:t>ample</w:t>
              </w:r>
            </w:ins>
          </w:p>
        </w:tc>
        <w:tc>
          <w:tcPr>
            <w:tcW w:w="0" w:type="auto"/>
            <w:tcBorders>
              <w:top w:val="nil"/>
              <w:left w:val="single" w:sz="4" w:space="0" w:color="auto"/>
              <w:bottom w:val="nil"/>
            </w:tcBorders>
            <w:shd w:val="clear" w:color="auto" w:fill="auto"/>
            <w:noWrap/>
            <w:vAlign w:val="bottom"/>
            <w:hideMark/>
          </w:tcPr>
          <w:p w14:paraId="041A2E9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17%</w:t>
            </w:r>
          </w:p>
        </w:tc>
        <w:tc>
          <w:tcPr>
            <w:tcW w:w="0" w:type="auto"/>
            <w:tcBorders>
              <w:top w:val="nil"/>
              <w:bottom w:val="nil"/>
            </w:tcBorders>
            <w:shd w:val="clear" w:color="auto" w:fill="auto"/>
            <w:noWrap/>
            <w:vAlign w:val="bottom"/>
            <w:hideMark/>
          </w:tcPr>
          <w:p w14:paraId="7B7B1EA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w:t>
            </w:r>
          </w:p>
        </w:tc>
        <w:tc>
          <w:tcPr>
            <w:tcW w:w="0" w:type="auto"/>
            <w:tcBorders>
              <w:top w:val="nil"/>
              <w:bottom w:val="nil"/>
            </w:tcBorders>
            <w:shd w:val="clear" w:color="auto" w:fill="auto"/>
            <w:noWrap/>
            <w:vAlign w:val="bottom"/>
            <w:hideMark/>
          </w:tcPr>
          <w:p w14:paraId="3D546A97"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11%</w:t>
            </w:r>
          </w:p>
        </w:tc>
        <w:tc>
          <w:tcPr>
            <w:tcW w:w="0" w:type="auto"/>
            <w:tcBorders>
              <w:top w:val="nil"/>
              <w:bottom w:val="nil"/>
            </w:tcBorders>
            <w:shd w:val="clear" w:color="auto" w:fill="auto"/>
            <w:noWrap/>
            <w:vAlign w:val="bottom"/>
            <w:hideMark/>
          </w:tcPr>
          <w:p w14:paraId="6A8A03B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83%</w:t>
            </w:r>
          </w:p>
        </w:tc>
        <w:tc>
          <w:tcPr>
            <w:tcW w:w="0" w:type="auto"/>
            <w:tcBorders>
              <w:top w:val="nil"/>
              <w:bottom w:val="nil"/>
            </w:tcBorders>
            <w:shd w:val="clear" w:color="auto" w:fill="auto"/>
            <w:noWrap/>
            <w:vAlign w:val="bottom"/>
            <w:hideMark/>
          </w:tcPr>
          <w:p w14:paraId="4BBE3E2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100%</w:t>
            </w:r>
          </w:p>
        </w:tc>
        <w:tc>
          <w:tcPr>
            <w:tcW w:w="0" w:type="auto"/>
            <w:tcBorders>
              <w:top w:val="nil"/>
              <w:bottom w:val="nil"/>
              <w:right w:val="single" w:sz="4" w:space="0" w:color="auto"/>
            </w:tcBorders>
            <w:shd w:val="clear" w:color="auto" w:fill="auto"/>
            <w:noWrap/>
            <w:vAlign w:val="bottom"/>
            <w:hideMark/>
          </w:tcPr>
          <w:p w14:paraId="5C64405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0D05AE2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24%</w:t>
            </w:r>
          </w:p>
        </w:tc>
        <w:tc>
          <w:tcPr>
            <w:tcW w:w="0" w:type="auto"/>
            <w:tcBorders>
              <w:top w:val="nil"/>
              <w:bottom w:val="nil"/>
            </w:tcBorders>
            <w:shd w:val="clear" w:color="auto" w:fill="auto"/>
            <w:noWrap/>
            <w:vAlign w:val="bottom"/>
            <w:hideMark/>
          </w:tcPr>
          <w:p w14:paraId="2DF64EB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14%</w:t>
            </w:r>
          </w:p>
        </w:tc>
        <w:tc>
          <w:tcPr>
            <w:tcW w:w="0" w:type="auto"/>
            <w:tcBorders>
              <w:top w:val="nil"/>
              <w:bottom w:val="nil"/>
            </w:tcBorders>
            <w:shd w:val="clear" w:color="auto" w:fill="auto"/>
            <w:noWrap/>
            <w:vAlign w:val="bottom"/>
            <w:hideMark/>
          </w:tcPr>
          <w:p w14:paraId="5D362EFF"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10%</w:t>
            </w:r>
          </w:p>
        </w:tc>
        <w:tc>
          <w:tcPr>
            <w:tcW w:w="0" w:type="auto"/>
            <w:tcBorders>
              <w:top w:val="nil"/>
              <w:bottom w:val="nil"/>
            </w:tcBorders>
            <w:shd w:val="clear" w:color="auto" w:fill="auto"/>
            <w:noWrap/>
            <w:vAlign w:val="bottom"/>
            <w:hideMark/>
          </w:tcPr>
          <w:p w14:paraId="02B5E427"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76%</w:t>
            </w:r>
          </w:p>
        </w:tc>
        <w:tc>
          <w:tcPr>
            <w:tcW w:w="0" w:type="auto"/>
            <w:tcBorders>
              <w:top w:val="nil"/>
              <w:bottom w:val="nil"/>
            </w:tcBorders>
            <w:shd w:val="clear" w:color="auto" w:fill="auto"/>
            <w:noWrap/>
            <w:vAlign w:val="bottom"/>
            <w:hideMark/>
          </w:tcPr>
          <w:p w14:paraId="16FE54C8"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100%</w:t>
            </w:r>
          </w:p>
        </w:tc>
        <w:tc>
          <w:tcPr>
            <w:tcW w:w="0" w:type="auto"/>
            <w:tcBorders>
              <w:top w:val="nil"/>
              <w:bottom w:val="nil"/>
              <w:right w:val="nil"/>
            </w:tcBorders>
            <w:shd w:val="clear" w:color="auto" w:fill="auto"/>
            <w:noWrap/>
            <w:vAlign w:val="bottom"/>
            <w:hideMark/>
          </w:tcPr>
          <w:p w14:paraId="3607415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1A378F82"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3A160CB8"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left w:val="single" w:sz="4" w:space="0" w:color="auto"/>
              <w:bottom w:val="nil"/>
            </w:tcBorders>
            <w:shd w:val="clear" w:color="auto" w:fill="auto"/>
            <w:noWrap/>
            <w:vAlign w:val="bottom"/>
            <w:hideMark/>
          </w:tcPr>
          <w:p w14:paraId="7AF2C75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4ED5F593"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013ADF40" w14:textId="77777777" w:rsidR="009A44BB" w:rsidRPr="00F03BEC" w:rsidRDefault="009A44BB" w:rsidP="00850F34">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4A933B5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0D5969EE"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right w:val="single" w:sz="4" w:space="0" w:color="auto"/>
            </w:tcBorders>
            <w:shd w:val="clear" w:color="auto" w:fill="auto"/>
            <w:noWrap/>
            <w:vAlign w:val="bottom"/>
            <w:hideMark/>
          </w:tcPr>
          <w:p w14:paraId="3A419A2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01C41AC6"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5B43C56A"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51F96926" w14:textId="77777777" w:rsidR="009A44BB" w:rsidRPr="00F03BEC" w:rsidRDefault="009A44BB" w:rsidP="00850F34">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6843A806"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0691EA7D"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right w:val="nil"/>
            </w:tcBorders>
            <w:shd w:val="clear" w:color="auto" w:fill="auto"/>
            <w:noWrap/>
            <w:vAlign w:val="bottom"/>
            <w:hideMark/>
          </w:tcPr>
          <w:p w14:paraId="26DD7E00"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2AC2B17A"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608928F8" w14:textId="77777777" w:rsidR="009A44BB" w:rsidRPr="00F03BEC" w:rsidRDefault="009A44BB" w:rsidP="00850F34">
            <w:pPr>
              <w:spacing w:after="0" w:line="240" w:lineRule="auto"/>
              <w:rPr>
                <w:rFonts w:eastAsia="Times New Roman" w:cs="Times New Roman"/>
                <w:i/>
                <w:iCs/>
                <w:color w:val="000000"/>
                <w:sz w:val="18"/>
                <w:szCs w:val="18"/>
              </w:rPr>
            </w:pPr>
            <w:r w:rsidRPr="00F03BEC">
              <w:rPr>
                <w:rFonts w:eastAsia="Times New Roman" w:cs="Times New Roman"/>
                <w:i/>
                <w:iCs/>
                <w:color w:val="000000"/>
                <w:sz w:val="18"/>
                <w:szCs w:val="18"/>
              </w:rPr>
              <w:t>Average:</w:t>
            </w:r>
          </w:p>
        </w:tc>
        <w:tc>
          <w:tcPr>
            <w:tcW w:w="0" w:type="auto"/>
            <w:tcBorders>
              <w:top w:val="nil"/>
              <w:left w:val="single" w:sz="4" w:space="0" w:color="auto"/>
              <w:bottom w:val="nil"/>
            </w:tcBorders>
            <w:shd w:val="clear" w:color="auto" w:fill="auto"/>
            <w:noWrap/>
            <w:vAlign w:val="bottom"/>
            <w:hideMark/>
          </w:tcPr>
          <w:p w14:paraId="08F59B86"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515C0698"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5275E7C9" w14:textId="77777777" w:rsidR="009A44BB" w:rsidRPr="00F03BEC" w:rsidRDefault="009A44BB" w:rsidP="00850F34">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1049D972"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7C27B291"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right w:val="single" w:sz="4" w:space="0" w:color="auto"/>
            </w:tcBorders>
            <w:shd w:val="clear" w:color="auto" w:fill="auto"/>
            <w:noWrap/>
            <w:vAlign w:val="bottom"/>
            <w:hideMark/>
          </w:tcPr>
          <w:p w14:paraId="19FA61CF"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358702D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1785A8C3"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7DA7F776" w14:textId="77777777" w:rsidR="009A44BB" w:rsidRPr="00F03BEC" w:rsidRDefault="009A44BB" w:rsidP="00850F34">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2FCD53AB"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730F8CE0"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right w:val="nil"/>
            </w:tcBorders>
            <w:shd w:val="clear" w:color="auto" w:fill="auto"/>
            <w:noWrap/>
            <w:vAlign w:val="bottom"/>
            <w:hideMark/>
          </w:tcPr>
          <w:p w14:paraId="369C71B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14D4BA39"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0A1F59CF" w14:textId="46B39CED" w:rsidR="009A44BB" w:rsidRPr="00F03BEC" w:rsidRDefault="009A44BB"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CR </w:t>
            </w:r>
            <w:del w:id="1562" w:author="Abhilasha Vaid" w:date="2016-06-17T14:23:00Z">
              <w:r w:rsidRPr="00F03BEC" w:rsidDel="002F1E30">
                <w:rPr>
                  <w:rFonts w:eastAsia="Times New Roman" w:cs="Times New Roman"/>
                  <w:color w:val="000000"/>
                  <w:sz w:val="18"/>
                  <w:szCs w:val="18"/>
                </w:rPr>
                <w:delText xml:space="preserve">Area </w:delText>
              </w:r>
            </w:del>
            <w:ins w:id="1563" w:author="Abhilasha Vaid" w:date="2016-06-17T14:23:00Z">
              <w:r w:rsidR="002F1E30">
                <w:rPr>
                  <w:rFonts w:eastAsia="Times New Roman" w:cs="Times New Roman"/>
                  <w:color w:val="000000"/>
                  <w:sz w:val="18"/>
                  <w:szCs w:val="18"/>
                </w:rPr>
                <w:t>a</w:t>
              </w:r>
              <w:r w:rsidR="002F1E30" w:rsidRPr="00F03BEC">
                <w:rPr>
                  <w:rFonts w:eastAsia="Times New Roman" w:cs="Times New Roman"/>
                  <w:color w:val="000000"/>
                  <w:sz w:val="18"/>
                  <w:szCs w:val="18"/>
                </w:rPr>
                <w:t xml:space="preserve">rea </w:t>
              </w:r>
            </w:ins>
            <w:r w:rsidRPr="00F03BEC">
              <w:rPr>
                <w:rFonts w:eastAsia="Times New Roman" w:cs="Times New Roman"/>
                <w:color w:val="000000"/>
                <w:sz w:val="18"/>
                <w:szCs w:val="18"/>
              </w:rPr>
              <w:t>(acres)</w:t>
            </w:r>
          </w:p>
        </w:tc>
        <w:tc>
          <w:tcPr>
            <w:tcW w:w="0" w:type="auto"/>
            <w:tcBorders>
              <w:top w:val="nil"/>
              <w:left w:val="single" w:sz="4" w:space="0" w:color="auto"/>
              <w:bottom w:val="nil"/>
            </w:tcBorders>
            <w:shd w:val="clear" w:color="auto" w:fill="auto"/>
            <w:noWrap/>
            <w:vAlign w:val="bottom"/>
            <w:hideMark/>
          </w:tcPr>
          <w:p w14:paraId="6FC50E6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0.94</w:t>
            </w:r>
          </w:p>
        </w:tc>
        <w:tc>
          <w:tcPr>
            <w:tcW w:w="0" w:type="auto"/>
            <w:tcBorders>
              <w:top w:val="nil"/>
              <w:bottom w:val="nil"/>
            </w:tcBorders>
            <w:shd w:val="clear" w:color="auto" w:fill="auto"/>
            <w:noWrap/>
            <w:vAlign w:val="bottom"/>
            <w:hideMark/>
          </w:tcPr>
          <w:p w14:paraId="75C73639"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1.31</w:t>
            </w:r>
          </w:p>
        </w:tc>
        <w:tc>
          <w:tcPr>
            <w:tcW w:w="0" w:type="auto"/>
            <w:tcBorders>
              <w:top w:val="nil"/>
              <w:bottom w:val="nil"/>
            </w:tcBorders>
            <w:shd w:val="clear" w:color="auto" w:fill="auto"/>
            <w:noWrap/>
            <w:vAlign w:val="bottom"/>
            <w:hideMark/>
          </w:tcPr>
          <w:p w14:paraId="7678259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0.72</w:t>
            </w:r>
          </w:p>
        </w:tc>
        <w:tc>
          <w:tcPr>
            <w:tcW w:w="0" w:type="auto"/>
            <w:tcBorders>
              <w:top w:val="nil"/>
              <w:bottom w:val="nil"/>
            </w:tcBorders>
            <w:shd w:val="clear" w:color="auto" w:fill="auto"/>
            <w:noWrap/>
            <w:vAlign w:val="bottom"/>
            <w:hideMark/>
          </w:tcPr>
          <w:p w14:paraId="7A47CA1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1.38</w:t>
            </w:r>
          </w:p>
        </w:tc>
        <w:tc>
          <w:tcPr>
            <w:tcW w:w="0" w:type="auto"/>
            <w:tcBorders>
              <w:top w:val="nil"/>
              <w:bottom w:val="nil"/>
            </w:tcBorders>
            <w:shd w:val="clear" w:color="auto" w:fill="auto"/>
            <w:noWrap/>
            <w:vAlign w:val="bottom"/>
            <w:hideMark/>
          </w:tcPr>
          <w:p w14:paraId="2F205D9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1.31</w:t>
            </w:r>
          </w:p>
        </w:tc>
        <w:tc>
          <w:tcPr>
            <w:tcW w:w="0" w:type="auto"/>
            <w:tcBorders>
              <w:top w:val="nil"/>
              <w:bottom w:val="nil"/>
              <w:right w:val="single" w:sz="4" w:space="0" w:color="auto"/>
            </w:tcBorders>
            <w:shd w:val="clear" w:color="auto" w:fill="auto"/>
            <w:noWrap/>
            <w:vAlign w:val="bottom"/>
            <w:hideMark/>
          </w:tcPr>
          <w:p w14:paraId="07B29112"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687409A6"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0.27</w:t>
            </w:r>
          </w:p>
        </w:tc>
        <w:tc>
          <w:tcPr>
            <w:tcW w:w="0" w:type="auto"/>
            <w:tcBorders>
              <w:top w:val="nil"/>
              <w:bottom w:val="nil"/>
            </w:tcBorders>
            <w:shd w:val="clear" w:color="auto" w:fill="auto"/>
            <w:noWrap/>
            <w:vAlign w:val="bottom"/>
            <w:hideMark/>
          </w:tcPr>
          <w:p w14:paraId="46A3024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0.29</w:t>
            </w:r>
          </w:p>
        </w:tc>
        <w:tc>
          <w:tcPr>
            <w:tcW w:w="0" w:type="auto"/>
            <w:tcBorders>
              <w:top w:val="nil"/>
              <w:bottom w:val="nil"/>
            </w:tcBorders>
            <w:shd w:val="clear" w:color="auto" w:fill="auto"/>
            <w:noWrap/>
            <w:vAlign w:val="bottom"/>
            <w:hideMark/>
          </w:tcPr>
          <w:p w14:paraId="769BBAA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0.25</w:t>
            </w:r>
          </w:p>
        </w:tc>
        <w:tc>
          <w:tcPr>
            <w:tcW w:w="0" w:type="auto"/>
            <w:tcBorders>
              <w:top w:val="nil"/>
              <w:bottom w:val="nil"/>
            </w:tcBorders>
            <w:shd w:val="clear" w:color="auto" w:fill="auto"/>
            <w:noWrap/>
            <w:vAlign w:val="bottom"/>
            <w:hideMark/>
          </w:tcPr>
          <w:p w14:paraId="4F55915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0.49</w:t>
            </w:r>
          </w:p>
        </w:tc>
        <w:tc>
          <w:tcPr>
            <w:tcW w:w="0" w:type="auto"/>
            <w:tcBorders>
              <w:top w:val="nil"/>
              <w:bottom w:val="nil"/>
            </w:tcBorders>
            <w:shd w:val="clear" w:color="auto" w:fill="auto"/>
            <w:noWrap/>
            <w:vAlign w:val="bottom"/>
            <w:hideMark/>
          </w:tcPr>
          <w:p w14:paraId="20B547EB"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0.44</w:t>
            </w:r>
          </w:p>
        </w:tc>
        <w:tc>
          <w:tcPr>
            <w:tcW w:w="0" w:type="auto"/>
            <w:tcBorders>
              <w:top w:val="nil"/>
              <w:bottom w:val="nil"/>
              <w:right w:val="nil"/>
            </w:tcBorders>
            <w:shd w:val="clear" w:color="auto" w:fill="auto"/>
            <w:noWrap/>
            <w:vAlign w:val="bottom"/>
            <w:hideMark/>
          </w:tcPr>
          <w:p w14:paraId="6594B44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43F6A3CF"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3FF8D98D" w14:textId="7F4897BC" w:rsidR="009A44BB" w:rsidRPr="00F03BEC" w:rsidRDefault="009A44BB"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GPS </w:t>
            </w:r>
            <w:del w:id="1564" w:author="Abhilasha Vaid" w:date="2016-06-17T14:23:00Z">
              <w:r w:rsidRPr="00F03BEC" w:rsidDel="002F1E30">
                <w:rPr>
                  <w:rFonts w:eastAsia="Times New Roman" w:cs="Times New Roman"/>
                  <w:color w:val="000000"/>
                  <w:sz w:val="18"/>
                  <w:szCs w:val="18"/>
                </w:rPr>
                <w:delText xml:space="preserve">Area </w:delText>
              </w:r>
            </w:del>
            <w:ins w:id="1565" w:author="Abhilasha Vaid" w:date="2016-06-17T14:23:00Z">
              <w:r w:rsidR="002F1E30">
                <w:rPr>
                  <w:rFonts w:eastAsia="Times New Roman" w:cs="Times New Roman"/>
                  <w:color w:val="000000"/>
                  <w:sz w:val="18"/>
                  <w:szCs w:val="18"/>
                </w:rPr>
                <w:t>a</w:t>
              </w:r>
              <w:r w:rsidR="002F1E30" w:rsidRPr="00F03BEC">
                <w:rPr>
                  <w:rFonts w:eastAsia="Times New Roman" w:cs="Times New Roman"/>
                  <w:color w:val="000000"/>
                  <w:sz w:val="18"/>
                  <w:szCs w:val="18"/>
                </w:rPr>
                <w:t xml:space="preserve">rea </w:t>
              </w:r>
            </w:ins>
            <w:r w:rsidRPr="00F03BEC">
              <w:rPr>
                <w:rFonts w:eastAsia="Times New Roman" w:cs="Times New Roman"/>
                <w:color w:val="000000"/>
                <w:sz w:val="18"/>
                <w:szCs w:val="18"/>
              </w:rPr>
              <w:t>(acres)</w:t>
            </w:r>
          </w:p>
        </w:tc>
        <w:tc>
          <w:tcPr>
            <w:tcW w:w="0" w:type="auto"/>
            <w:tcBorders>
              <w:top w:val="nil"/>
              <w:left w:val="single" w:sz="4" w:space="0" w:color="auto"/>
              <w:bottom w:val="nil"/>
            </w:tcBorders>
            <w:shd w:val="clear" w:color="auto" w:fill="auto"/>
            <w:noWrap/>
            <w:vAlign w:val="bottom"/>
            <w:hideMark/>
          </w:tcPr>
          <w:p w14:paraId="48BEBC9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0.96</w:t>
            </w:r>
          </w:p>
        </w:tc>
        <w:tc>
          <w:tcPr>
            <w:tcW w:w="0" w:type="auto"/>
            <w:tcBorders>
              <w:top w:val="nil"/>
              <w:bottom w:val="nil"/>
            </w:tcBorders>
            <w:shd w:val="clear" w:color="auto" w:fill="auto"/>
            <w:noWrap/>
            <w:vAlign w:val="bottom"/>
            <w:hideMark/>
          </w:tcPr>
          <w:p w14:paraId="5855691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1.56</w:t>
            </w:r>
          </w:p>
        </w:tc>
        <w:tc>
          <w:tcPr>
            <w:tcW w:w="0" w:type="auto"/>
            <w:tcBorders>
              <w:top w:val="nil"/>
              <w:bottom w:val="nil"/>
            </w:tcBorders>
            <w:shd w:val="clear" w:color="auto" w:fill="auto"/>
            <w:noWrap/>
            <w:vAlign w:val="bottom"/>
            <w:hideMark/>
          </w:tcPr>
          <w:p w14:paraId="5FAE2DD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0.61</w:t>
            </w:r>
          </w:p>
        </w:tc>
        <w:tc>
          <w:tcPr>
            <w:tcW w:w="0" w:type="auto"/>
            <w:tcBorders>
              <w:top w:val="nil"/>
              <w:bottom w:val="nil"/>
            </w:tcBorders>
            <w:shd w:val="clear" w:color="auto" w:fill="auto"/>
            <w:noWrap/>
            <w:vAlign w:val="bottom"/>
            <w:hideMark/>
          </w:tcPr>
          <w:p w14:paraId="38225732"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1.37</w:t>
            </w:r>
          </w:p>
        </w:tc>
        <w:tc>
          <w:tcPr>
            <w:tcW w:w="0" w:type="auto"/>
            <w:tcBorders>
              <w:top w:val="nil"/>
              <w:bottom w:val="nil"/>
            </w:tcBorders>
            <w:shd w:val="clear" w:color="auto" w:fill="auto"/>
            <w:noWrap/>
            <w:vAlign w:val="bottom"/>
            <w:hideMark/>
          </w:tcPr>
          <w:p w14:paraId="1877DFD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1.30</w:t>
            </w:r>
          </w:p>
        </w:tc>
        <w:tc>
          <w:tcPr>
            <w:tcW w:w="0" w:type="auto"/>
            <w:tcBorders>
              <w:top w:val="nil"/>
              <w:bottom w:val="nil"/>
              <w:right w:val="single" w:sz="4" w:space="0" w:color="auto"/>
            </w:tcBorders>
            <w:shd w:val="clear" w:color="auto" w:fill="auto"/>
            <w:noWrap/>
            <w:vAlign w:val="bottom"/>
            <w:hideMark/>
          </w:tcPr>
          <w:p w14:paraId="49D2602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26BF31A7"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0.29</w:t>
            </w:r>
          </w:p>
        </w:tc>
        <w:tc>
          <w:tcPr>
            <w:tcW w:w="0" w:type="auto"/>
            <w:tcBorders>
              <w:top w:val="nil"/>
              <w:bottom w:val="nil"/>
            </w:tcBorders>
            <w:shd w:val="clear" w:color="auto" w:fill="auto"/>
            <w:noWrap/>
            <w:vAlign w:val="bottom"/>
            <w:hideMark/>
          </w:tcPr>
          <w:p w14:paraId="0FE08EB7"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0.34</w:t>
            </w:r>
          </w:p>
        </w:tc>
        <w:tc>
          <w:tcPr>
            <w:tcW w:w="0" w:type="auto"/>
            <w:tcBorders>
              <w:top w:val="nil"/>
              <w:bottom w:val="nil"/>
            </w:tcBorders>
            <w:shd w:val="clear" w:color="auto" w:fill="auto"/>
            <w:noWrap/>
            <w:vAlign w:val="bottom"/>
            <w:hideMark/>
          </w:tcPr>
          <w:p w14:paraId="34CFBB0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0.21</w:t>
            </w:r>
          </w:p>
        </w:tc>
        <w:tc>
          <w:tcPr>
            <w:tcW w:w="0" w:type="auto"/>
            <w:tcBorders>
              <w:top w:val="nil"/>
              <w:bottom w:val="nil"/>
            </w:tcBorders>
            <w:shd w:val="clear" w:color="auto" w:fill="auto"/>
            <w:noWrap/>
            <w:vAlign w:val="bottom"/>
            <w:hideMark/>
          </w:tcPr>
          <w:p w14:paraId="2047C0E2"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0.49</w:t>
            </w:r>
          </w:p>
        </w:tc>
        <w:tc>
          <w:tcPr>
            <w:tcW w:w="0" w:type="auto"/>
            <w:tcBorders>
              <w:top w:val="nil"/>
              <w:bottom w:val="nil"/>
            </w:tcBorders>
            <w:shd w:val="clear" w:color="auto" w:fill="auto"/>
            <w:noWrap/>
            <w:vAlign w:val="bottom"/>
            <w:hideMark/>
          </w:tcPr>
          <w:p w14:paraId="7BBF6BC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0.44</w:t>
            </w:r>
          </w:p>
        </w:tc>
        <w:tc>
          <w:tcPr>
            <w:tcW w:w="0" w:type="auto"/>
            <w:tcBorders>
              <w:top w:val="nil"/>
              <w:bottom w:val="nil"/>
              <w:right w:val="nil"/>
            </w:tcBorders>
            <w:shd w:val="clear" w:color="auto" w:fill="auto"/>
            <w:noWrap/>
            <w:vAlign w:val="bottom"/>
            <w:hideMark/>
          </w:tcPr>
          <w:p w14:paraId="79977F2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4542AD0E"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67F71A88" w14:textId="77777777" w:rsidR="009A44BB" w:rsidRPr="00F03BEC" w:rsidRDefault="009A44BB" w:rsidP="00850F3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Bias (GPS - CR)</w:t>
            </w:r>
          </w:p>
        </w:tc>
        <w:tc>
          <w:tcPr>
            <w:tcW w:w="0" w:type="auto"/>
            <w:tcBorders>
              <w:top w:val="nil"/>
              <w:left w:val="single" w:sz="4" w:space="0" w:color="auto"/>
              <w:bottom w:val="nil"/>
            </w:tcBorders>
            <w:shd w:val="clear" w:color="auto" w:fill="auto"/>
            <w:noWrap/>
            <w:vAlign w:val="bottom"/>
            <w:hideMark/>
          </w:tcPr>
          <w:p w14:paraId="0DC1C78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0.02</w:t>
            </w:r>
          </w:p>
        </w:tc>
        <w:tc>
          <w:tcPr>
            <w:tcW w:w="0" w:type="auto"/>
            <w:tcBorders>
              <w:top w:val="nil"/>
              <w:bottom w:val="nil"/>
            </w:tcBorders>
            <w:shd w:val="clear" w:color="auto" w:fill="auto"/>
            <w:noWrap/>
            <w:vAlign w:val="bottom"/>
            <w:hideMark/>
          </w:tcPr>
          <w:p w14:paraId="5E110E2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0.25</w:t>
            </w:r>
          </w:p>
        </w:tc>
        <w:tc>
          <w:tcPr>
            <w:tcW w:w="0" w:type="auto"/>
            <w:tcBorders>
              <w:top w:val="nil"/>
              <w:bottom w:val="nil"/>
            </w:tcBorders>
            <w:shd w:val="clear" w:color="auto" w:fill="auto"/>
            <w:noWrap/>
            <w:vAlign w:val="bottom"/>
            <w:hideMark/>
          </w:tcPr>
          <w:p w14:paraId="4F5945F6"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-0.11</w:t>
            </w:r>
          </w:p>
        </w:tc>
        <w:tc>
          <w:tcPr>
            <w:tcW w:w="0" w:type="auto"/>
            <w:tcBorders>
              <w:top w:val="nil"/>
              <w:bottom w:val="nil"/>
            </w:tcBorders>
            <w:shd w:val="clear" w:color="auto" w:fill="auto"/>
            <w:noWrap/>
            <w:vAlign w:val="bottom"/>
            <w:hideMark/>
          </w:tcPr>
          <w:p w14:paraId="2EDDCD01"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-0.02</w:t>
            </w:r>
          </w:p>
        </w:tc>
        <w:tc>
          <w:tcPr>
            <w:tcW w:w="0" w:type="auto"/>
            <w:tcBorders>
              <w:top w:val="nil"/>
              <w:bottom w:val="nil"/>
            </w:tcBorders>
            <w:shd w:val="clear" w:color="auto" w:fill="auto"/>
            <w:noWrap/>
            <w:vAlign w:val="bottom"/>
            <w:hideMark/>
          </w:tcPr>
          <w:p w14:paraId="0E0E62A7"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-0.01</w:t>
            </w:r>
          </w:p>
        </w:tc>
        <w:tc>
          <w:tcPr>
            <w:tcW w:w="0" w:type="auto"/>
            <w:tcBorders>
              <w:top w:val="nil"/>
              <w:bottom w:val="nil"/>
              <w:right w:val="single" w:sz="4" w:space="0" w:color="auto"/>
            </w:tcBorders>
            <w:shd w:val="clear" w:color="auto" w:fill="auto"/>
            <w:noWrap/>
            <w:vAlign w:val="bottom"/>
            <w:hideMark/>
          </w:tcPr>
          <w:p w14:paraId="58EB587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57AE999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0.01</w:t>
            </w:r>
          </w:p>
        </w:tc>
        <w:tc>
          <w:tcPr>
            <w:tcW w:w="0" w:type="auto"/>
            <w:tcBorders>
              <w:top w:val="nil"/>
              <w:bottom w:val="nil"/>
            </w:tcBorders>
            <w:shd w:val="clear" w:color="auto" w:fill="auto"/>
            <w:noWrap/>
            <w:vAlign w:val="bottom"/>
            <w:hideMark/>
          </w:tcPr>
          <w:p w14:paraId="6047EC9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0.05</w:t>
            </w:r>
          </w:p>
        </w:tc>
        <w:tc>
          <w:tcPr>
            <w:tcW w:w="0" w:type="auto"/>
            <w:tcBorders>
              <w:top w:val="nil"/>
              <w:bottom w:val="nil"/>
            </w:tcBorders>
            <w:shd w:val="clear" w:color="auto" w:fill="auto"/>
            <w:noWrap/>
            <w:vAlign w:val="bottom"/>
            <w:hideMark/>
          </w:tcPr>
          <w:p w14:paraId="424BF41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-0.04</w:t>
            </w:r>
          </w:p>
        </w:tc>
        <w:tc>
          <w:tcPr>
            <w:tcW w:w="0" w:type="auto"/>
            <w:tcBorders>
              <w:top w:val="nil"/>
              <w:bottom w:val="nil"/>
            </w:tcBorders>
            <w:shd w:val="clear" w:color="auto" w:fill="auto"/>
            <w:noWrap/>
            <w:vAlign w:val="bottom"/>
            <w:hideMark/>
          </w:tcPr>
          <w:p w14:paraId="76DFAF4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0.00</w:t>
            </w:r>
          </w:p>
        </w:tc>
        <w:tc>
          <w:tcPr>
            <w:tcW w:w="0" w:type="auto"/>
            <w:tcBorders>
              <w:top w:val="nil"/>
              <w:bottom w:val="nil"/>
            </w:tcBorders>
            <w:shd w:val="clear" w:color="auto" w:fill="auto"/>
            <w:noWrap/>
            <w:vAlign w:val="bottom"/>
            <w:hideMark/>
          </w:tcPr>
          <w:p w14:paraId="7E552FD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0.00</w:t>
            </w:r>
          </w:p>
        </w:tc>
        <w:tc>
          <w:tcPr>
            <w:tcW w:w="0" w:type="auto"/>
            <w:tcBorders>
              <w:top w:val="nil"/>
              <w:bottom w:val="nil"/>
              <w:right w:val="nil"/>
            </w:tcBorders>
            <w:shd w:val="clear" w:color="auto" w:fill="auto"/>
            <w:noWrap/>
            <w:vAlign w:val="bottom"/>
            <w:hideMark/>
          </w:tcPr>
          <w:p w14:paraId="2518D8D2"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00638405"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29F5D7D7" w14:textId="77777777" w:rsidR="009A44BB" w:rsidRPr="00F03BEC" w:rsidRDefault="009A44BB" w:rsidP="00850F3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Bias|</w:t>
            </w:r>
          </w:p>
        </w:tc>
        <w:tc>
          <w:tcPr>
            <w:tcW w:w="0" w:type="auto"/>
            <w:tcBorders>
              <w:top w:val="nil"/>
              <w:left w:val="single" w:sz="4" w:space="0" w:color="auto"/>
              <w:bottom w:val="nil"/>
            </w:tcBorders>
            <w:shd w:val="clear" w:color="auto" w:fill="auto"/>
            <w:noWrap/>
            <w:vAlign w:val="bottom"/>
            <w:hideMark/>
          </w:tcPr>
          <w:p w14:paraId="5766203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18.96</w:t>
            </w:r>
          </w:p>
        </w:tc>
        <w:tc>
          <w:tcPr>
            <w:tcW w:w="0" w:type="auto"/>
            <w:tcBorders>
              <w:top w:val="nil"/>
              <w:bottom w:val="nil"/>
            </w:tcBorders>
            <w:shd w:val="clear" w:color="auto" w:fill="auto"/>
            <w:noWrap/>
            <w:vAlign w:val="bottom"/>
            <w:hideMark/>
          </w:tcPr>
          <w:p w14:paraId="03EE679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23.60</w:t>
            </w:r>
          </w:p>
        </w:tc>
        <w:tc>
          <w:tcPr>
            <w:tcW w:w="0" w:type="auto"/>
            <w:tcBorders>
              <w:top w:val="nil"/>
              <w:bottom w:val="nil"/>
            </w:tcBorders>
            <w:shd w:val="clear" w:color="auto" w:fill="auto"/>
            <w:noWrap/>
            <w:vAlign w:val="bottom"/>
            <w:hideMark/>
          </w:tcPr>
          <w:p w14:paraId="6C082F77"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16.33</w:t>
            </w:r>
          </w:p>
        </w:tc>
        <w:tc>
          <w:tcPr>
            <w:tcW w:w="0" w:type="auto"/>
            <w:tcBorders>
              <w:top w:val="nil"/>
              <w:bottom w:val="nil"/>
            </w:tcBorders>
            <w:shd w:val="clear" w:color="auto" w:fill="auto"/>
            <w:noWrap/>
            <w:vAlign w:val="bottom"/>
            <w:hideMark/>
          </w:tcPr>
          <w:p w14:paraId="1111E9D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3.93</w:t>
            </w:r>
          </w:p>
        </w:tc>
        <w:tc>
          <w:tcPr>
            <w:tcW w:w="0" w:type="auto"/>
            <w:tcBorders>
              <w:top w:val="nil"/>
              <w:bottom w:val="nil"/>
            </w:tcBorders>
            <w:shd w:val="clear" w:color="auto" w:fill="auto"/>
            <w:noWrap/>
            <w:vAlign w:val="bottom"/>
            <w:hideMark/>
          </w:tcPr>
          <w:p w14:paraId="774559B0"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6.50</w:t>
            </w:r>
          </w:p>
        </w:tc>
        <w:tc>
          <w:tcPr>
            <w:tcW w:w="0" w:type="auto"/>
            <w:tcBorders>
              <w:top w:val="nil"/>
              <w:bottom w:val="nil"/>
              <w:right w:val="single" w:sz="4" w:space="0" w:color="auto"/>
            </w:tcBorders>
            <w:shd w:val="clear" w:color="auto" w:fill="auto"/>
            <w:noWrap/>
            <w:vAlign w:val="bottom"/>
            <w:hideMark/>
          </w:tcPr>
          <w:p w14:paraId="3A8E9AB1"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0BD1458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20.21</w:t>
            </w:r>
          </w:p>
        </w:tc>
        <w:tc>
          <w:tcPr>
            <w:tcW w:w="0" w:type="auto"/>
            <w:tcBorders>
              <w:top w:val="nil"/>
              <w:bottom w:val="nil"/>
            </w:tcBorders>
            <w:shd w:val="clear" w:color="auto" w:fill="auto"/>
            <w:noWrap/>
            <w:vAlign w:val="bottom"/>
            <w:hideMark/>
          </w:tcPr>
          <w:p w14:paraId="76661679"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20.39</w:t>
            </w:r>
          </w:p>
        </w:tc>
        <w:tc>
          <w:tcPr>
            <w:tcW w:w="0" w:type="auto"/>
            <w:tcBorders>
              <w:top w:val="nil"/>
              <w:bottom w:val="nil"/>
            </w:tcBorders>
            <w:shd w:val="clear" w:color="auto" w:fill="auto"/>
            <w:noWrap/>
            <w:vAlign w:val="bottom"/>
            <w:hideMark/>
          </w:tcPr>
          <w:p w14:paraId="45792182"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19.97</w:t>
            </w:r>
          </w:p>
        </w:tc>
        <w:tc>
          <w:tcPr>
            <w:tcW w:w="0" w:type="auto"/>
            <w:tcBorders>
              <w:top w:val="nil"/>
              <w:bottom w:val="nil"/>
            </w:tcBorders>
            <w:shd w:val="clear" w:color="auto" w:fill="auto"/>
            <w:noWrap/>
            <w:vAlign w:val="bottom"/>
            <w:hideMark/>
          </w:tcPr>
          <w:p w14:paraId="53075450"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3.82</w:t>
            </w:r>
          </w:p>
        </w:tc>
        <w:tc>
          <w:tcPr>
            <w:tcW w:w="0" w:type="auto"/>
            <w:tcBorders>
              <w:top w:val="nil"/>
              <w:bottom w:val="nil"/>
            </w:tcBorders>
            <w:shd w:val="clear" w:color="auto" w:fill="auto"/>
            <w:noWrap/>
            <w:vAlign w:val="bottom"/>
            <w:hideMark/>
          </w:tcPr>
          <w:p w14:paraId="5B3A63F7"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7.82</w:t>
            </w:r>
          </w:p>
        </w:tc>
        <w:tc>
          <w:tcPr>
            <w:tcW w:w="0" w:type="auto"/>
            <w:tcBorders>
              <w:top w:val="nil"/>
              <w:bottom w:val="nil"/>
              <w:right w:val="nil"/>
            </w:tcBorders>
            <w:shd w:val="clear" w:color="auto" w:fill="auto"/>
            <w:noWrap/>
            <w:vAlign w:val="bottom"/>
            <w:hideMark/>
          </w:tcPr>
          <w:p w14:paraId="6A19F1F0"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553463F9"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04CC62A7" w14:textId="369D1AC6" w:rsidR="009A44BB" w:rsidRPr="00F03BEC" w:rsidRDefault="009A44BB"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Closing </w:t>
            </w:r>
            <w:del w:id="1566" w:author="Abhilasha Vaid" w:date="2016-06-17T14:23:00Z">
              <w:r w:rsidRPr="00F03BEC" w:rsidDel="002F1E30">
                <w:rPr>
                  <w:rFonts w:eastAsia="Times New Roman" w:cs="Times New Roman"/>
                  <w:color w:val="000000"/>
                  <w:sz w:val="18"/>
                  <w:szCs w:val="18"/>
                </w:rPr>
                <w:delText xml:space="preserve">Error </w:delText>
              </w:r>
            </w:del>
            <w:ins w:id="1567" w:author="Abhilasha Vaid" w:date="2016-06-17T14:23:00Z">
              <w:r w:rsidR="002F1E30">
                <w:rPr>
                  <w:rFonts w:eastAsia="Times New Roman" w:cs="Times New Roman"/>
                  <w:color w:val="000000"/>
                  <w:sz w:val="18"/>
                  <w:szCs w:val="18"/>
                </w:rPr>
                <w:t>e</w:t>
              </w:r>
              <w:r w:rsidR="002F1E30" w:rsidRPr="00F03BEC">
                <w:rPr>
                  <w:rFonts w:eastAsia="Times New Roman" w:cs="Times New Roman"/>
                  <w:color w:val="000000"/>
                  <w:sz w:val="18"/>
                  <w:szCs w:val="18"/>
                </w:rPr>
                <w:t xml:space="preserve">rror </w:t>
              </w:r>
            </w:ins>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2FF141F0"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2.05</w:t>
            </w:r>
          </w:p>
        </w:tc>
        <w:tc>
          <w:tcPr>
            <w:tcW w:w="0" w:type="auto"/>
            <w:tcBorders>
              <w:top w:val="nil"/>
              <w:bottom w:val="nil"/>
            </w:tcBorders>
            <w:shd w:val="clear" w:color="auto" w:fill="auto"/>
            <w:noWrap/>
            <w:vAlign w:val="bottom"/>
            <w:hideMark/>
          </w:tcPr>
          <w:p w14:paraId="557B6EE9"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2.68</w:t>
            </w:r>
          </w:p>
        </w:tc>
        <w:tc>
          <w:tcPr>
            <w:tcW w:w="0" w:type="auto"/>
            <w:tcBorders>
              <w:top w:val="nil"/>
              <w:bottom w:val="nil"/>
            </w:tcBorders>
            <w:shd w:val="clear" w:color="auto" w:fill="auto"/>
            <w:noWrap/>
            <w:vAlign w:val="bottom"/>
            <w:hideMark/>
          </w:tcPr>
          <w:p w14:paraId="7B5AC8A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1.69</w:t>
            </w:r>
          </w:p>
        </w:tc>
        <w:tc>
          <w:tcPr>
            <w:tcW w:w="0" w:type="auto"/>
            <w:tcBorders>
              <w:top w:val="nil"/>
              <w:bottom w:val="nil"/>
            </w:tcBorders>
            <w:shd w:val="clear" w:color="auto" w:fill="auto"/>
            <w:noWrap/>
            <w:vAlign w:val="bottom"/>
            <w:hideMark/>
          </w:tcPr>
          <w:p w14:paraId="64D1B03F"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1.54</w:t>
            </w:r>
          </w:p>
        </w:tc>
        <w:tc>
          <w:tcPr>
            <w:tcW w:w="0" w:type="auto"/>
            <w:tcBorders>
              <w:top w:val="nil"/>
              <w:bottom w:val="nil"/>
            </w:tcBorders>
            <w:shd w:val="clear" w:color="auto" w:fill="auto"/>
            <w:noWrap/>
            <w:vAlign w:val="bottom"/>
            <w:hideMark/>
          </w:tcPr>
          <w:p w14:paraId="5B635699"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1.62</w:t>
            </w:r>
          </w:p>
        </w:tc>
        <w:tc>
          <w:tcPr>
            <w:tcW w:w="0" w:type="auto"/>
            <w:tcBorders>
              <w:top w:val="nil"/>
              <w:bottom w:val="nil"/>
              <w:right w:val="single" w:sz="4" w:space="0" w:color="auto"/>
            </w:tcBorders>
            <w:shd w:val="clear" w:color="auto" w:fill="auto"/>
            <w:noWrap/>
            <w:vAlign w:val="bottom"/>
            <w:hideMark/>
          </w:tcPr>
          <w:p w14:paraId="0CFE132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0A30DA3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2.16</w:t>
            </w:r>
          </w:p>
        </w:tc>
        <w:tc>
          <w:tcPr>
            <w:tcW w:w="0" w:type="auto"/>
            <w:tcBorders>
              <w:top w:val="nil"/>
              <w:bottom w:val="nil"/>
            </w:tcBorders>
            <w:shd w:val="clear" w:color="auto" w:fill="auto"/>
            <w:noWrap/>
            <w:vAlign w:val="bottom"/>
            <w:hideMark/>
          </w:tcPr>
          <w:p w14:paraId="0F313CA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2.29</w:t>
            </w:r>
          </w:p>
        </w:tc>
        <w:tc>
          <w:tcPr>
            <w:tcW w:w="0" w:type="auto"/>
            <w:tcBorders>
              <w:top w:val="nil"/>
              <w:bottom w:val="nil"/>
            </w:tcBorders>
            <w:shd w:val="clear" w:color="auto" w:fill="auto"/>
            <w:noWrap/>
            <w:vAlign w:val="bottom"/>
            <w:hideMark/>
          </w:tcPr>
          <w:p w14:paraId="6EF10BD0"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1.99</w:t>
            </w:r>
          </w:p>
        </w:tc>
        <w:tc>
          <w:tcPr>
            <w:tcW w:w="0" w:type="auto"/>
            <w:tcBorders>
              <w:top w:val="nil"/>
              <w:bottom w:val="nil"/>
            </w:tcBorders>
            <w:shd w:val="clear" w:color="auto" w:fill="auto"/>
            <w:noWrap/>
            <w:vAlign w:val="bottom"/>
            <w:hideMark/>
          </w:tcPr>
          <w:p w14:paraId="305F2466"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2.01</w:t>
            </w:r>
          </w:p>
        </w:tc>
        <w:tc>
          <w:tcPr>
            <w:tcW w:w="0" w:type="auto"/>
            <w:tcBorders>
              <w:top w:val="nil"/>
              <w:bottom w:val="nil"/>
            </w:tcBorders>
            <w:shd w:val="clear" w:color="auto" w:fill="auto"/>
            <w:noWrap/>
            <w:vAlign w:val="bottom"/>
            <w:hideMark/>
          </w:tcPr>
          <w:p w14:paraId="4D041E0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2.05</w:t>
            </w:r>
          </w:p>
        </w:tc>
        <w:tc>
          <w:tcPr>
            <w:tcW w:w="0" w:type="auto"/>
            <w:tcBorders>
              <w:top w:val="nil"/>
              <w:bottom w:val="nil"/>
              <w:right w:val="nil"/>
            </w:tcBorders>
            <w:shd w:val="clear" w:color="auto" w:fill="auto"/>
            <w:noWrap/>
            <w:vAlign w:val="bottom"/>
            <w:hideMark/>
          </w:tcPr>
          <w:p w14:paraId="32006BC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7EDFB988"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55EC32C1" w14:textId="02C5E769" w:rsidR="009A44BB" w:rsidRPr="00F03BEC" w:rsidRDefault="009A44BB"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Number of </w:t>
            </w:r>
            <w:del w:id="1568" w:author="Abhilasha Vaid" w:date="2016-06-17T14:23:00Z">
              <w:r w:rsidRPr="00F03BEC" w:rsidDel="002F1E30">
                <w:rPr>
                  <w:rFonts w:eastAsia="Times New Roman" w:cs="Times New Roman"/>
                  <w:color w:val="000000"/>
                  <w:sz w:val="18"/>
                  <w:szCs w:val="18"/>
                </w:rPr>
                <w:delText xml:space="preserve">Corners </w:delText>
              </w:r>
            </w:del>
            <w:ins w:id="1569" w:author="Abhilasha Vaid" w:date="2016-06-17T14:23:00Z">
              <w:r w:rsidR="002F1E30">
                <w:rPr>
                  <w:rFonts w:eastAsia="Times New Roman" w:cs="Times New Roman"/>
                  <w:color w:val="000000"/>
                  <w:sz w:val="18"/>
                  <w:szCs w:val="18"/>
                </w:rPr>
                <w:t>c</w:t>
              </w:r>
              <w:r w:rsidR="002F1E30" w:rsidRPr="00F03BEC">
                <w:rPr>
                  <w:rFonts w:eastAsia="Times New Roman" w:cs="Times New Roman"/>
                  <w:color w:val="000000"/>
                  <w:sz w:val="18"/>
                  <w:szCs w:val="18"/>
                </w:rPr>
                <w:t xml:space="preserve">orners </w:t>
              </w:r>
            </w:ins>
          </w:p>
        </w:tc>
        <w:tc>
          <w:tcPr>
            <w:tcW w:w="0" w:type="auto"/>
            <w:tcBorders>
              <w:top w:val="nil"/>
              <w:left w:val="single" w:sz="4" w:space="0" w:color="auto"/>
              <w:bottom w:val="nil"/>
            </w:tcBorders>
            <w:shd w:val="clear" w:color="auto" w:fill="auto"/>
            <w:noWrap/>
            <w:vAlign w:val="bottom"/>
            <w:hideMark/>
          </w:tcPr>
          <w:p w14:paraId="6163F426"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9.17</w:t>
            </w:r>
          </w:p>
        </w:tc>
        <w:tc>
          <w:tcPr>
            <w:tcW w:w="0" w:type="auto"/>
            <w:tcBorders>
              <w:top w:val="nil"/>
              <w:bottom w:val="nil"/>
            </w:tcBorders>
            <w:shd w:val="clear" w:color="auto" w:fill="auto"/>
            <w:noWrap/>
            <w:vAlign w:val="bottom"/>
            <w:hideMark/>
          </w:tcPr>
          <w:p w14:paraId="529A2E12"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9.50</w:t>
            </w:r>
          </w:p>
        </w:tc>
        <w:tc>
          <w:tcPr>
            <w:tcW w:w="0" w:type="auto"/>
            <w:tcBorders>
              <w:top w:val="nil"/>
              <w:bottom w:val="nil"/>
            </w:tcBorders>
            <w:shd w:val="clear" w:color="auto" w:fill="auto"/>
            <w:noWrap/>
            <w:vAlign w:val="bottom"/>
            <w:hideMark/>
          </w:tcPr>
          <w:p w14:paraId="7FE6415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8.98</w:t>
            </w:r>
          </w:p>
        </w:tc>
        <w:tc>
          <w:tcPr>
            <w:tcW w:w="0" w:type="auto"/>
            <w:tcBorders>
              <w:top w:val="nil"/>
              <w:bottom w:val="nil"/>
            </w:tcBorders>
            <w:shd w:val="clear" w:color="auto" w:fill="auto"/>
            <w:noWrap/>
            <w:vAlign w:val="bottom"/>
            <w:hideMark/>
          </w:tcPr>
          <w:p w14:paraId="3F6516B9"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10.24</w:t>
            </w:r>
          </w:p>
        </w:tc>
        <w:tc>
          <w:tcPr>
            <w:tcW w:w="0" w:type="auto"/>
            <w:tcBorders>
              <w:top w:val="nil"/>
              <w:bottom w:val="nil"/>
            </w:tcBorders>
            <w:shd w:val="clear" w:color="auto" w:fill="auto"/>
            <w:noWrap/>
            <w:vAlign w:val="bottom"/>
            <w:hideMark/>
          </w:tcPr>
          <w:p w14:paraId="24257D91"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10.06</w:t>
            </w:r>
          </w:p>
        </w:tc>
        <w:tc>
          <w:tcPr>
            <w:tcW w:w="0" w:type="auto"/>
            <w:tcBorders>
              <w:top w:val="nil"/>
              <w:bottom w:val="nil"/>
              <w:right w:val="single" w:sz="4" w:space="0" w:color="auto"/>
            </w:tcBorders>
            <w:shd w:val="clear" w:color="auto" w:fill="auto"/>
            <w:noWrap/>
            <w:vAlign w:val="bottom"/>
            <w:hideMark/>
          </w:tcPr>
          <w:p w14:paraId="4D4EECA8"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67D9BFB9"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7.03</w:t>
            </w:r>
          </w:p>
        </w:tc>
        <w:tc>
          <w:tcPr>
            <w:tcW w:w="0" w:type="auto"/>
            <w:tcBorders>
              <w:top w:val="nil"/>
              <w:bottom w:val="nil"/>
            </w:tcBorders>
            <w:shd w:val="clear" w:color="auto" w:fill="auto"/>
            <w:noWrap/>
            <w:vAlign w:val="bottom"/>
            <w:hideMark/>
          </w:tcPr>
          <w:p w14:paraId="279CFC1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7.13</w:t>
            </w:r>
          </w:p>
        </w:tc>
        <w:tc>
          <w:tcPr>
            <w:tcW w:w="0" w:type="auto"/>
            <w:tcBorders>
              <w:top w:val="nil"/>
              <w:bottom w:val="nil"/>
            </w:tcBorders>
            <w:shd w:val="clear" w:color="auto" w:fill="auto"/>
            <w:noWrap/>
            <w:vAlign w:val="bottom"/>
            <w:hideMark/>
          </w:tcPr>
          <w:p w14:paraId="4C80D18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6.89</w:t>
            </w:r>
          </w:p>
        </w:tc>
        <w:tc>
          <w:tcPr>
            <w:tcW w:w="0" w:type="auto"/>
            <w:tcBorders>
              <w:top w:val="nil"/>
              <w:bottom w:val="nil"/>
            </w:tcBorders>
            <w:shd w:val="clear" w:color="auto" w:fill="auto"/>
            <w:noWrap/>
            <w:vAlign w:val="bottom"/>
            <w:hideMark/>
          </w:tcPr>
          <w:p w14:paraId="04F41971"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7.87</w:t>
            </w:r>
          </w:p>
        </w:tc>
        <w:tc>
          <w:tcPr>
            <w:tcW w:w="0" w:type="auto"/>
            <w:tcBorders>
              <w:top w:val="nil"/>
              <w:bottom w:val="nil"/>
            </w:tcBorders>
            <w:shd w:val="clear" w:color="auto" w:fill="auto"/>
            <w:noWrap/>
            <w:vAlign w:val="bottom"/>
            <w:hideMark/>
          </w:tcPr>
          <w:p w14:paraId="2380CA4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7.66</w:t>
            </w:r>
          </w:p>
        </w:tc>
        <w:tc>
          <w:tcPr>
            <w:tcW w:w="0" w:type="auto"/>
            <w:tcBorders>
              <w:top w:val="nil"/>
              <w:bottom w:val="nil"/>
              <w:right w:val="nil"/>
            </w:tcBorders>
            <w:shd w:val="clear" w:color="auto" w:fill="auto"/>
            <w:noWrap/>
            <w:vAlign w:val="bottom"/>
            <w:hideMark/>
          </w:tcPr>
          <w:p w14:paraId="1EDC276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3550317B"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67DD9BED" w14:textId="0AD494A6" w:rsidR="009A44BB" w:rsidRPr="00F03BEC" w:rsidRDefault="009A44BB"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Per : </w:t>
            </w:r>
            <w:del w:id="1570" w:author="Abhilasha Vaid" w:date="2016-06-17T14:23:00Z">
              <w:r w:rsidRPr="00F03BEC" w:rsidDel="002F1E30">
                <w:rPr>
                  <w:rFonts w:eastAsia="Times New Roman" w:cs="Times New Roman"/>
                  <w:color w:val="000000"/>
                  <w:sz w:val="18"/>
                  <w:szCs w:val="18"/>
                </w:rPr>
                <w:delText xml:space="preserve">Area </w:delText>
              </w:r>
            </w:del>
            <w:ins w:id="1571" w:author="Abhilasha Vaid" w:date="2016-06-17T14:23:00Z">
              <w:r w:rsidR="002F1E30">
                <w:rPr>
                  <w:rFonts w:eastAsia="Times New Roman" w:cs="Times New Roman"/>
                  <w:color w:val="000000"/>
                  <w:sz w:val="18"/>
                  <w:szCs w:val="18"/>
                </w:rPr>
                <w:t>a</w:t>
              </w:r>
              <w:r w:rsidR="002F1E30" w:rsidRPr="00F03BEC">
                <w:rPr>
                  <w:rFonts w:eastAsia="Times New Roman" w:cs="Times New Roman"/>
                  <w:color w:val="000000"/>
                  <w:sz w:val="18"/>
                  <w:szCs w:val="18"/>
                </w:rPr>
                <w:t xml:space="preserve">rea </w:t>
              </w:r>
            </w:ins>
            <w:del w:id="1572" w:author="Abhilasha Vaid" w:date="2016-06-17T14:23:00Z">
              <w:r w:rsidRPr="00F03BEC" w:rsidDel="002F1E30">
                <w:rPr>
                  <w:rFonts w:eastAsia="Times New Roman" w:cs="Times New Roman"/>
                  <w:color w:val="000000"/>
                  <w:sz w:val="18"/>
                  <w:szCs w:val="18"/>
                </w:rPr>
                <w:delText xml:space="preserve">Ratio </w:delText>
              </w:r>
            </w:del>
            <w:ins w:id="1573" w:author="Abhilasha Vaid" w:date="2016-06-17T14:23:00Z">
              <w:r w:rsidR="002F1E30">
                <w:rPr>
                  <w:rFonts w:eastAsia="Times New Roman" w:cs="Times New Roman"/>
                  <w:color w:val="000000"/>
                  <w:sz w:val="18"/>
                  <w:szCs w:val="18"/>
                </w:rPr>
                <w:t>r</w:t>
              </w:r>
              <w:r w:rsidR="002F1E30" w:rsidRPr="00F03BEC">
                <w:rPr>
                  <w:rFonts w:eastAsia="Times New Roman" w:cs="Times New Roman"/>
                  <w:color w:val="000000"/>
                  <w:sz w:val="18"/>
                  <w:szCs w:val="18"/>
                </w:rPr>
                <w:t xml:space="preserve">atio </w:t>
              </w:r>
            </w:ins>
            <w:r w:rsidRPr="00F03BEC">
              <w:rPr>
                <w:rFonts w:eastAsia="Times New Roman" w:cs="Times New Roman"/>
                <w:color w:val="000000"/>
                <w:sz w:val="18"/>
                <w:szCs w:val="18"/>
              </w:rPr>
              <w:t>(GPS)</w:t>
            </w:r>
          </w:p>
        </w:tc>
        <w:tc>
          <w:tcPr>
            <w:tcW w:w="0" w:type="auto"/>
            <w:tcBorders>
              <w:top w:val="nil"/>
              <w:left w:val="single" w:sz="4" w:space="0" w:color="auto"/>
              <w:bottom w:val="nil"/>
            </w:tcBorders>
            <w:shd w:val="clear" w:color="auto" w:fill="auto"/>
            <w:noWrap/>
            <w:vAlign w:val="bottom"/>
            <w:hideMark/>
          </w:tcPr>
          <w:p w14:paraId="3BB3C750"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0.13</w:t>
            </w:r>
          </w:p>
        </w:tc>
        <w:tc>
          <w:tcPr>
            <w:tcW w:w="0" w:type="auto"/>
            <w:tcBorders>
              <w:top w:val="nil"/>
              <w:bottom w:val="nil"/>
            </w:tcBorders>
            <w:shd w:val="clear" w:color="auto" w:fill="auto"/>
            <w:noWrap/>
            <w:vAlign w:val="bottom"/>
            <w:hideMark/>
          </w:tcPr>
          <w:p w14:paraId="7AF2175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0.08</w:t>
            </w:r>
          </w:p>
        </w:tc>
        <w:tc>
          <w:tcPr>
            <w:tcW w:w="0" w:type="auto"/>
            <w:tcBorders>
              <w:top w:val="nil"/>
              <w:bottom w:val="nil"/>
            </w:tcBorders>
            <w:shd w:val="clear" w:color="auto" w:fill="auto"/>
            <w:noWrap/>
            <w:vAlign w:val="bottom"/>
            <w:hideMark/>
          </w:tcPr>
          <w:p w14:paraId="34761ED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0.15</w:t>
            </w:r>
          </w:p>
        </w:tc>
        <w:tc>
          <w:tcPr>
            <w:tcW w:w="0" w:type="auto"/>
            <w:tcBorders>
              <w:top w:val="nil"/>
              <w:bottom w:val="nil"/>
            </w:tcBorders>
            <w:shd w:val="clear" w:color="auto" w:fill="auto"/>
            <w:noWrap/>
            <w:vAlign w:val="bottom"/>
            <w:hideMark/>
          </w:tcPr>
          <w:p w14:paraId="328963B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0.09</w:t>
            </w:r>
          </w:p>
        </w:tc>
        <w:tc>
          <w:tcPr>
            <w:tcW w:w="0" w:type="auto"/>
            <w:tcBorders>
              <w:top w:val="nil"/>
              <w:bottom w:val="nil"/>
            </w:tcBorders>
            <w:shd w:val="clear" w:color="auto" w:fill="auto"/>
            <w:noWrap/>
            <w:vAlign w:val="bottom"/>
            <w:hideMark/>
          </w:tcPr>
          <w:p w14:paraId="5BC4106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0.09</w:t>
            </w:r>
          </w:p>
        </w:tc>
        <w:tc>
          <w:tcPr>
            <w:tcW w:w="0" w:type="auto"/>
            <w:tcBorders>
              <w:top w:val="nil"/>
              <w:bottom w:val="nil"/>
              <w:right w:val="single" w:sz="4" w:space="0" w:color="auto"/>
            </w:tcBorders>
            <w:shd w:val="clear" w:color="auto" w:fill="auto"/>
            <w:noWrap/>
            <w:vAlign w:val="bottom"/>
            <w:hideMark/>
          </w:tcPr>
          <w:p w14:paraId="0BB5B827"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55667241"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0.30</w:t>
            </w:r>
          </w:p>
        </w:tc>
        <w:tc>
          <w:tcPr>
            <w:tcW w:w="0" w:type="auto"/>
            <w:tcBorders>
              <w:top w:val="nil"/>
              <w:bottom w:val="nil"/>
            </w:tcBorders>
            <w:shd w:val="clear" w:color="auto" w:fill="auto"/>
            <w:noWrap/>
            <w:vAlign w:val="bottom"/>
            <w:hideMark/>
          </w:tcPr>
          <w:p w14:paraId="563A096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0.21</w:t>
            </w:r>
          </w:p>
        </w:tc>
        <w:tc>
          <w:tcPr>
            <w:tcW w:w="0" w:type="auto"/>
            <w:tcBorders>
              <w:top w:val="nil"/>
              <w:bottom w:val="nil"/>
            </w:tcBorders>
            <w:shd w:val="clear" w:color="auto" w:fill="auto"/>
            <w:noWrap/>
            <w:vAlign w:val="bottom"/>
            <w:hideMark/>
          </w:tcPr>
          <w:p w14:paraId="0B87431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0.42</w:t>
            </w:r>
          </w:p>
        </w:tc>
        <w:tc>
          <w:tcPr>
            <w:tcW w:w="0" w:type="auto"/>
            <w:tcBorders>
              <w:top w:val="nil"/>
              <w:bottom w:val="nil"/>
            </w:tcBorders>
            <w:shd w:val="clear" w:color="auto" w:fill="auto"/>
            <w:noWrap/>
            <w:vAlign w:val="bottom"/>
            <w:hideMark/>
          </w:tcPr>
          <w:p w14:paraId="5F262D5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0.16</w:t>
            </w:r>
          </w:p>
        </w:tc>
        <w:tc>
          <w:tcPr>
            <w:tcW w:w="0" w:type="auto"/>
            <w:tcBorders>
              <w:top w:val="nil"/>
              <w:bottom w:val="nil"/>
            </w:tcBorders>
            <w:shd w:val="clear" w:color="auto" w:fill="auto"/>
            <w:noWrap/>
            <w:vAlign w:val="bottom"/>
            <w:hideMark/>
          </w:tcPr>
          <w:p w14:paraId="56A7185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0.20</w:t>
            </w:r>
          </w:p>
        </w:tc>
        <w:tc>
          <w:tcPr>
            <w:tcW w:w="0" w:type="auto"/>
            <w:tcBorders>
              <w:top w:val="nil"/>
              <w:bottom w:val="nil"/>
              <w:right w:val="nil"/>
            </w:tcBorders>
            <w:shd w:val="clear" w:color="auto" w:fill="auto"/>
            <w:noWrap/>
            <w:vAlign w:val="bottom"/>
            <w:hideMark/>
          </w:tcPr>
          <w:p w14:paraId="635E578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0F316284"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6086FCF2" w14:textId="40C84DF5" w:rsidR="009A44BB" w:rsidRPr="00F03BEC" w:rsidRDefault="009A44BB"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Number of </w:t>
            </w:r>
            <w:del w:id="1574" w:author="Abhilasha Vaid" w:date="2016-06-17T14:23:00Z">
              <w:r w:rsidRPr="00F03BEC" w:rsidDel="002F1E30">
                <w:rPr>
                  <w:rFonts w:eastAsia="Times New Roman" w:cs="Times New Roman"/>
                  <w:color w:val="000000"/>
                  <w:sz w:val="18"/>
                  <w:szCs w:val="18"/>
                </w:rPr>
                <w:delText>Satellites</w:delText>
              </w:r>
            </w:del>
            <w:ins w:id="1575" w:author="Abhilasha Vaid" w:date="2016-06-17T14:23:00Z">
              <w:r w:rsidR="002F1E30">
                <w:rPr>
                  <w:rFonts w:eastAsia="Times New Roman" w:cs="Times New Roman"/>
                  <w:color w:val="000000"/>
                  <w:sz w:val="18"/>
                  <w:szCs w:val="18"/>
                </w:rPr>
                <w:t>s</w:t>
              </w:r>
              <w:r w:rsidR="002F1E30" w:rsidRPr="00F03BEC">
                <w:rPr>
                  <w:rFonts w:eastAsia="Times New Roman" w:cs="Times New Roman"/>
                  <w:color w:val="000000"/>
                  <w:sz w:val="18"/>
                  <w:szCs w:val="18"/>
                </w:rPr>
                <w:t>atellites</w:t>
              </w:r>
            </w:ins>
          </w:p>
        </w:tc>
        <w:tc>
          <w:tcPr>
            <w:tcW w:w="0" w:type="auto"/>
            <w:tcBorders>
              <w:top w:val="nil"/>
              <w:left w:val="single" w:sz="4" w:space="0" w:color="auto"/>
              <w:bottom w:val="nil"/>
            </w:tcBorders>
            <w:shd w:val="clear" w:color="auto" w:fill="auto"/>
            <w:noWrap/>
            <w:vAlign w:val="bottom"/>
            <w:hideMark/>
          </w:tcPr>
          <w:p w14:paraId="35A2B1C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bottom w:val="nil"/>
            </w:tcBorders>
            <w:shd w:val="clear" w:color="auto" w:fill="auto"/>
            <w:noWrap/>
            <w:vAlign w:val="bottom"/>
            <w:hideMark/>
          </w:tcPr>
          <w:p w14:paraId="3D8AB4F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bottom w:val="nil"/>
            </w:tcBorders>
            <w:shd w:val="clear" w:color="auto" w:fill="auto"/>
            <w:noWrap/>
            <w:vAlign w:val="bottom"/>
            <w:hideMark/>
          </w:tcPr>
          <w:p w14:paraId="0D4C94B7"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bottom w:val="nil"/>
            </w:tcBorders>
            <w:shd w:val="clear" w:color="auto" w:fill="auto"/>
            <w:noWrap/>
            <w:vAlign w:val="bottom"/>
            <w:hideMark/>
          </w:tcPr>
          <w:p w14:paraId="4DF1DA11"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bottom w:val="nil"/>
            </w:tcBorders>
            <w:shd w:val="clear" w:color="auto" w:fill="auto"/>
            <w:noWrap/>
            <w:vAlign w:val="bottom"/>
            <w:hideMark/>
          </w:tcPr>
          <w:p w14:paraId="524790BF"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bottom w:val="nil"/>
              <w:right w:val="single" w:sz="4" w:space="0" w:color="auto"/>
            </w:tcBorders>
            <w:shd w:val="clear" w:color="auto" w:fill="auto"/>
            <w:noWrap/>
            <w:vAlign w:val="bottom"/>
            <w:hideMark/>
          </w:tcPr>
          <w:p w14:paraId="1E88CFA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0193BCA0"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bottom w:val="nil"/>
            </w:tcBorders>
            <w:shd w:val="clear" w:color="auto" w:fill="auto"/>
            <w:noWrap/>
            <w:vAlign w:val="bottom"/>
            <w:hideMark/>
          </w:tcPr>
          <w:p w14:paraId="1BB7F00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bottom w:val="nil"/>
            </w:tcBorders>
            <w:shd w:val="clear" w:color="auto" w:fill="auto"/>
            <w:noWrap/>
            <w:vAlign w:val="bottom"/>
            <w:hideMark/>
          </w:tcPr>
          <w:p w14:paraId="7A7F6B2B"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bottom w:val="nil"/>
            </w:tcBorders>
            <w:shd w:val="clear" w:color="auto" w:fill="auto"/>
            <w:noWrap/>
            <w:vAlign w:val="bottom"/>
            <w:hideMark/>
          </w:tcPr>
          <w:p w14:paraId="053F524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bottom w:val="nil"/>
            </w:tcBorders>
            <w:shd w:val="clear" w:color="auto" w:fill="auto"/>
            <w:noWrap/>
            <w:vAlign w:val="bottom"/>
            <w:hideMark/>
          </w:tcPr>
          <w:p w14:paraId="69448DE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bottom w:val="nil"/>
              <w:right w:val="nil"/>
            </w:tcBorders>
            <w:shd w:val="clear" w:color="auto" w:fill="auto"/>
            <w:noWrap/>
            <w:vAlign w:val="bottom"/>
            <w:hideMark/>
          </w:tcPr>
          <w:p w14:paraId="06052A38"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40E0136B"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749D0FF5" w14:textId="26A52BF8" w:rsidR="009A44BB" w:rsidRPr="00F03BEC" w:rsidRDefault="009A44BB" w:rsidP="00FC0C5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xml:space="preserve">Walking </w:t>
            </w:r>
            <w:del w:id="1576" w:author="Abhilasha Vaid" w:date="2016-06-17T14:23:00Z">
              <w:r w:rsidRPr="00F03BEC" w:rsidDel="002F1E30">
                <w:rPr>
                  <w:rFonts w:eastAsia="Times New Roman" w:cs="Times New Roman"/>
                  <w:color w:val="000000"/>
                  <w:sz w:val="18"/>
                  <w:szCs w:val="18"/>
                </w:rPr>
                <w:delText xml:space="preserve">Speed </w:delText>
              </w:r>
            </w:del>
            <w:ins w:id="1577" w:author="Abhilasha Vaid" w:date="2016-06-17T14:23:00Z">
              <w:r w:rsidR="002F1E30">
                <w:rPr>
                  <w:rFonts w:eastAsia="Times New Roman" w:cs="Times New Roman"/>
                  <w:color w:val="000000"/>
                  <w:sz w:val="18"/>
                  <w:szCs w:val="18"/>
                </w:rPr>
                <w:t>s</w:t>
              </w:r>
              <w:r w:rsidR="002F1E30" w:rsidRPr="00F03BEC">
                <w:rPr>
                  <w:rFonts w:eastAsia="Times New Roman" w:cs="Times New Roman"/>
                  <w:color w:val="000000"/>
                  <w:sz w:val="18"/>
                  <w:szCs w:val="18"/>
                </w:rPr>
                <w:t xml:space="preserve">peed </w:t>
              </w:r>
            </w:ins>
            <w:r w:rsidRPr="00F03BEC">
              <w:rPr>
                <w:rFonts w:eastAsia="Times New Roman" w:cs="Times New Roman"/>
                <w:color w:val="000000"/>
                <w:sz w:val="18"/>
                <w:szCs w:val="18"/>
              </w:rPr>
              <w:t>(m/min)</w:t>
            </w:r>
          </w:p>
        </w:tc>
        <w:tc>
          <w:tcPr>
            <w:tcW w:w="0" w:type="auto"/>
            <w:tcBorders>
              <w:top w:val="nil"/>
              <w:left w:val="single" w:sz="4" w:space="0" w:color="auto"/>
              <w:bottom w:val="nil"/>
            </w:tcBorders>
            <w:shd w:val="clear" w:color="auto" w:fill="auto"/>
            <w:noWrap/>
            <w:vAlign w:val="bottom"/>
            <w:hideMark/>
          </w:tcPr>
          <w:p w14:paraId="487A181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58.6</w:t>
            </w:r>
          </w:p>
        </w:tc>
        <w:tc>
          <w:tcPr>
            <w:tcW w:w="0" w:type="auto"/>
            <w:tcBorders>
              <w:top w:val="nil"/>
              <w:bottom w:val="nil"/>
            </w:tcBorders>
            <w:shd w:val="clear" w:color="auto" w:fill="auto"/>
            <w:noWrap/>
            <w:vAlign w:val="bottom"/>
            <w:hideMark/>
          </w:tcPr>
          <w:p w14:paraId="0EFA644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67.5</w:t>
            </w:r>
          </w:p>
        </w:tc>
        <w:tc>
          <w:tcPr>
            <w:tcW w:w="0" w:type="auto"/>
            <w:tcBorders>
              <w:top w:val="nil"/>
              <w:bottom w:val="nil"/>
            </w:tcBorders>
            <w:shd w:val="clear" w:color="auto" w:fill="auto"/>
            <w:noWrap/>
            <w:vAlign w:val="bottom"/>
            <w:hideMark/>
          </w:tcPr>
          <w:p w14:paraId="36E697D1"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53.3</w:t>
            </w:r>
          </w:p>
        </w:tc>
        <w:tc>
          <w:tcPr>
            <w:tcW w:w="0" w:type="auto"/>
            <w:tcBorders>
              <w:top w:val="nil"/>
              <w:bottom w:val="nil"/>
            </w:tcBorders>
            <w:shd w:val="clear" w:color="auto" w:fill="auto"/>
            <w:noWrap/>
            <w:vAlign w:val="bottom"/>
            <w:hideMark/>
          </w:tcPr>
          <w:p w14:paraId="475B0F7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61.8</w:t>
            </w:r>
          </w:p>
        </w:tc>
        <w:tc>
          <w:tcPr>
            <w:tcW w:w="0" w:type="auto"/>
            <w:tcBorders>
              <w:top w:val="nil"/>
              <w:bottom w:val="nil"/>
            </w:tcBorders>
            <w:shd w:val="clear" w:color="auto" w:fill="auto"/>
            <w:noWrap/>
            <w:vAlign w:val="bottom"/>
            <w:hideMark/>
          </w:tcPr>
          <w:p w14:paraId="0B6CCFE0"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61.3</w:t>
            </w:r>
          </w:p>
        </w:tc>
        <w:tc>
          <w:tcPr>
            <w:tcW w:w="0" w:type="auto"/>
            <w:tcBorders>
              <w:top w:val="nil"/>
              <w:bottom w:val="nil"/>
              <w:right w:val="single" w:sz="4" w:space="0" w:color="auto"/>
            </w:tcBorders>
            <w:shd w:val="clear" w:color="auto" w:fill="auto"/>
            <w:noWrap/>
            <w:vAlign w:val="bottom"/>
            <w:hideMark/>
          </w:tcPr>
          <w:p w14:paraId="686F8C1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1A5DD4F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40.7</w:t>
            </w:r>
          </w:p>
        </w:tc>
        <w:tc>
          <w:tcPr>
            <w:tcW w:w="0" w:type="auto"/>
            <w:tcBorders>
              <w:top w:val="nil"/>
              <w:bottom w:val="nil"/>
            </w:tcBorders>
            <w:shd w:val="clear" w:color="auto" w:fill="auto"/>
            <w:noWrap/>
            <w:vAlign w:val="bottom"/>
            <w:hideMark/>
          </w:tcPr>
          <w:p w14:paraId="1CBF478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41.3</w:t>
            </w:r>
          </w:p>
        </w:tc>
        <w:tc>
          <w:tcPr>
            <w:tcW w:w="0" w:type="auto"/>
            <w:tcBorders>
              <w:top w:val="nil"/>
              <w:bottom w:val="nil"/>
            </w:tcBorders>
            <w:shd w:val="clear" w:color="auto" w:fill="auto"/>
            <w:noWrap/>
            <w:vAlign w:val="bottom"/>
            <w:hideMark/>
          </w:tcPr>
          <w:p w14:paraId="7127799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39.9</w:t>
            </w:r>
          </w:p>
        </w:tc>
        <w:tc>
          <w:tcPr>
            <w:tcW w:w="0" w:type="auto"/>
            <w:tcBorders>
              <w:top w:val="nil"/>
              <w:bottom w:val="nil"/>
            </w:tcBorders>
            <w:shd w:val="clear" w:color="auto" w:fill="auto"/>
            <w:noWrap/>
            <w:vAlign w:val="bottom"/>
            <w:hideMark/>
          </w:tcPr>
          <w:p w14:paraId="1271034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46.0</w:t>
            </w:r>
          </w:p>
        </w:tc>
        <w:tc>
          <w:tcPr>
            <w:tcW w:w="0" w:type="auto"/>
            <w:tcBorders>
              <w:top w:val="nil"/>
              <w:bottom w:val="nil"/>
            </w:tcBorders>
            <w:shd w:val="clear" w:color="auto" w:fill="auto"/>
            <w:noWrap/>
            <w:vAlign w:val="bottom"/>
            <w:hideMark/>
          </w:tcPr>
          <w:p w14:paraId="149892A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44.7</w:t>
            </w:r>
          </w:p>
        </w:tc>
        <w:tc>
          <w:tcPr>
            <w:tcW w:w="0" w:type="auto"/>
            <w:tcBorders>
              <w:top w:val="nil"/>
              <w:bottom w:val="nil"/>
              <w:right w:val="nil"/>
            </w:tcBorders>
            <w:shd w:val="clear" w:color="auto" w:fill="auto"/>
            <w:noWrap/>
            <w:vAlign w:val="bottom"/>
            <w:hideMark/>
          </w:tcPr>
          <w:p w14:paraId="3C3E661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08C6C67D"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6F55C224"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left w:val="single" w:sz="4" w:space="0" w:color="auto"/>
              <w:bottom w:val="nil"/>
            </w:tcBorders>
            <w:shd w:val="clear" w:color="auto" w:fill="auto"/>
            <w:noWrap/>
            <w:vAlign w:val="bottom"/>
            <w:hideMark/>
          </w:tcPr>
          <w:p w14:paraId="4805C9D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211D83E4"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0459978D" w14:textId="77777777" w:rsidR="009A44BB" w:rsidRPr="00F03BEC" w:rsidRDefault="009A44BB" w:rsidP="00850F34">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7C17A7E7"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32914526"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right w:val="single" w:sz="4" w:space="0" w:color="auto"/>
            </w:tcBorders>
            <w:shd w:val="clear" w:color="auto" w:fill="auto"/>
            <w:noWrap/>
            <w:vAlign w:val="bottom"/>
            <w:hideMark/>
          </w:tcPr>
          <w:p w14:paraId="0A16A2F1"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2175ACC1"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3A711A3E"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200883DC" w14:textId="77777777" w:rsidR="009A44BB" w:rsidRPr="00F03BEC" w:rsidRDefault="009A44BB" w:rsidP="00850F34">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01B73F68"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6E0819E6"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right w:val="nil"/>
            </w:tcBorders>
            <w:shd w:val="clear" w:color="auto" w:fill="auto"/>
            <w:noWrap/>
            <w:vAlign w:val="bottom"/>
            <w:hideMark/>
          </w:tcPr>
          <w:p w14:paraId="47D67156"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30FCC88E"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4CB95F82" w14:textId="6294CE90" w:rsidR="009A44BB" w:rsidRPr="00F03BEC" w:rsidRDefault="009A44BB" w:rsidP="00850F34">
            <w:pPr>
              <w:spacing w:after="0" w:line="240" w:lineRule="auto"/>
              <w:rPr>
                <w:rFonts w:eastAsia="Times New Roman" w:cs="Times New Roman"/>
                <w:i/>
                <w:iCs/>
                <w:color w:val="000000"/>
                <w:sz w:val="18"/>
                <w:szCs w:val="18"/>
              </w:rPr>
            </w:pPr>
            <w:r w:rsidRPr="00F03BEC">
              <w:rPr>
                <w:rFonts w:eastAsia="Times New Roman" w:cs="Times New Roman"/>
                <w:i/>
                <w:iCs/>
                <w:color w:val="000000"/>
                <w:sz w:val="18"/>
                <w:szCs w:val="18"/>
              </w:rPr>
              <w:t>Tree</w:t>
            </w:r>
            <w:r w:rsidR="00830267">
              <w:rPr>
                <w:rFonts w:eastAsia="Times New Roman" w:cs="Times New Roman"/>
                <w:i/>
                <w:iCs/>
                <w:color w:val="000000"/>
                <w:sz w:val="18"/>
                <w:szCs w:val="18"/>
              </w:rPr>
              <w:t xml:space="preserve"> </w:t>
            </w:r>
            <w:r w:rsidRPr="00F03BEC">
              <w:rPr>
                <w:rFonts w:eastAsia="Times New Roman" w:cs="Times New Roman"/>
                <w:i/>
                <w:iCs/>
                <w:color w:val="000000"/>
                <w:sz w:val="18"/>
                <w:szCs w:val="18"/>
              </w:rPr>
              <w:t>cover:</w:t>
            </w:r>
          </w:p>
        </w:tc>
        <w:tc>
          <w:tcPr>
            <w:tcW w:w="0" w:type="auto"/>
            <w:tcBorders>
              <w:top w:val="nil"/>
              <w:left w:val="single" w:sz="4" w:space="0" w:color="auto"/>
              <w:bottom w:val="nil"/>
            </w:tcBorders>
            <w:shd w:val="clear" w:color="auto" w:fill="auto"/>
            <w:noWrap/>
            <w:vAlign w:val="bottom"/>
            <w:hideMark/>
          </w:tcPr>
          <w:p w14:paraId="7E91DD9B"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3CEF8C47"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4CE55B21" w14:textId="77777777" w:rsidR="009A44BB" w:rsidRPr="00F03BEC" w:rsidRDefault="009A44BB" w:rsidP="00850F34">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15E5EAF1"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3072CCE2"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right w:val="single" w:sz="4" w:space="0" w:color="auto"/>
            </w:tcBorders>
            <w:shd w:val="clear" w:color="auto" w:fill="auto"/>
            <w:noWrap/>
            <w:vAlign w:val="bottom"/>
            <w:hideMark/>
          </w:tcPr>
          <w:p w14:paraId="3F2ACFD2"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68737D5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319C221C"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tcBorders>
            <w:shd w:val="clear" w:color="auto" w:fill="auto"/>
            <w:noWrap/>
            <w:vAlign w:val="bottom"/>
            <w:hideMark/>
          </w:tcPr>
          <w:p w14:paraId="4DD56C28" w14:textId="77777777" w:rsidR="009A44BB" w:rsidRPr="00F03BEC" w:rsidRDefault="009A44BB" w:rsidP="00850F34">
            <w:pPr>
              <w:spacing w:after="0" w:line="240" w:lineRule="auto"/>
              <w:jc w:val="center"/>
              <w:rPr>
                <w:rFonts w:eastAsia="Times New Roman" w:cs="Times New Roman"/>
                <w:sz w:val="18"/>
                <w:szCs w:val="18"/>
              </w:rPr>
            </w:pPr>
          </w:p>
        </w:tc>
        <w:tc>
          <w:tcPr>
            <w:tcW w:w="0" w:type="auto"/>
            <w:tcBorders>
              <w:top w:val="nil"/>
              <w:bottom w:val="nil"/>
            </w:tcBorders>
            <w:shd w:val="clear" w:color="auto" w:fill="auto"/>
            <w:noWrap/>
            <w:vAlign w:val="bottom"/>
            <w:hideMark/>
          </w:tcPr>
          <w:p w14:paraId="0FA30829"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nil"/>
            </w:tcBorders>
            <w:shd w:val="clear" w:color="auto" w:fill="auto"/>
            <w:noWrap/>
            <w:vAlign w:val="bottom"/>
            <w:hideMark/>
          </w:tcPr>
          <w:p w14:paraId="7C7CC743" w14:textId="77777777" w:rsidR="009A44BB" w:rsidRPr="00F03BEC" w:rsidRDefault="009A44BB" w:rsidP="00850F34">
            <w:pPr>
              <w:spacing w:after="0" w:line="240" w:lineRule="auto"/>
              <w:jc w:val="center"/>
              <w:rPr>
                <w:rFonts w:eastAsia="Times New Roman" w:cs="Times New Roman"/>
                <w:color w:val="000000"/>
                <w:sz w:val="18"/>
                <w:szCs w:val="18"/>
              </w:rPr>
            </w:pPr>
          </w:p>
        </w:tc>
        <w:tc>
          <w:tcPr>
            <w:tcW w:w="0" w:type="auto"/>
            <w:tcBorders>
              <w:top w:val="nil"/>
              <w:bottom w:val="nil"/>
              <w:right w:val="nil"/>
            </w:tcBorders>
            <w:shd w:val="clear" w:color="auto" w:fill="auto"/>
            <w:noWrap/>
            <w:vAlign w:val="bottom"/>
            <w:hideMark/>
          </w:tcPr>
          <w:p w14:paraId="59F54249"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715A897B"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6CA6C7D9" w14:textId="77777777" w:rsidR="009A44BB" w:rsidRPr="00F03BEC" w:rsidRDefault="009A44BB" w:rsidP="00850F34">
            <w:pPr>
              <w:spacing w:after="0" w:line="240" w:lineRule="auto"/>
              <w:ind w:firstLineChars="200" w:firstLine="360"/>
              <w:rPr>
                <w:rFonts w:eastAsia="Times New Roman" w:cs="Times New Roman"/>
                <w:color w:val="000000"/>
                <w:sz w:val="18"/>
                <w:szCs w:val="18"/>
              </w:rPr>
            </w:pPr>
            <w:r w:rsidRPr="00F03BEC">
              <w:rPr>
                <w:rFonts w:eastAsia="Times New Roman" w:cs="Times New Roman"/>
                <w:color w:val="000000"/>
                <w:sz w:val="18"/>
                <w:szCs w:val="18"/>
              </w:rPr>
              <w:t>Partial (n)</w:t>
            </w:r>
          </w:p>
        </w:tc>
        <w:tc>
          <w:tcPr>
            <w:tcW w:w="0" w:type="auto"/>
            <w:tcBorders>
              <w:top w:val="nil"/>
              <w:left w:val="single" w:sz="4" w:space="0" w:color="auto"/>
              <w:bottom w:val="nil"/>
            </w:tcBorders>
            <w:shd w:val="clear" w:color="auto" w:fill="auto"/>
            <w:noWrap/>
            <w:vAlign w:val="bottom"/>
            <w:hideMark/>
          </w:tcPr>
          <w:p w14:paraId="554DCEF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50</w:t>
            </w:r>
          </w:p>
        </w:tc>
        <w:tc>
          <w:tcPr>
            <w:tcW w:w="0" w:type="auto"/>
            <w:tcBorders>
              <w:top w:val="nil"/>
              <w:bottom w:val="nil"/>
            </w:tcBorders>
            <w:shd w:val="clear" w:color="auto" w:fill="auto"/>
            <w:noWrap/>
            <w:vAlign w:val="bottom"/>
            <w:hideMark/>
          </w:tcPr>
          <w:p w14:paraId="250A7CD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18</w:t>
            </w:r>
          </w:p>
        </w:tc>
        <w:tc>
          <w:tcPr>
            <w:tcW w:w="0" w:type="auto"/>
            <w:tcBorders>
              <w:top w:val="nil"/>
              <w:bottom w:val="nil"/>
            </w:tcBorders>
            <w:shd w:val="clear" w:color="auto" w:fill="auto"/>
            <w:noWrap/>
            <w:vAlign w:val="bottom"/>
            <w:hideMark/>
          </w:tcPr>
          <w:p w14:paraId="1E639E58"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32</w:t>
            </w:r>
          </w:p>
        </w:tc>
        <w:tc>
          <w:tcPr>
            <w:tcW w:w="0" w:type="auto"/>
            <w:tcBorders>
              <w:top w:val="nil"/>
              <w:bottom w:val="nil"/>
            </w:tcBorders>
            <w:shd w:val="clear" w:color="auto" w:fill="auto"/>
            <w:noWrap/>
            <w:vAlign w:val="bottom"/>
            <w:hideMark/>
          </w:tcPr>
          <w:p w14:paraId="6EBE5AD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228</w:t>
            </w:r>
          </w:p>
        </w:tc>
        <w:tc>
          <w:tcPr>
            <w:tcW w:w="0" w:type="auto"/>
            <w:tcBorders>
              <w:top w:val="nil"/>
              <w:bottom w:val="nil"/>
            </w:tcBorders>
            <w:shd w:val="clear" w:color="auto" w:fill="auto"/>
            <w:noWrap/>
            <w:vAlign w:val="bottom"/>
            <w:hideMark/>
          </w:tcPr>
          <w:p w14:paraId="17AF4E16"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278</w:t>
            </w:r>
          </w:p>
        </w:tc>
        <w:tc>
          <w:tcPr>
            <w:tcW w:w="0" w:type="auto"/>
            <w:tcBorders>
              <w:top w:val="nil"/>
              <w:bottom w:val="nil"/>
              <w:right w:val="single" w:sz="4" w:space="0" w:color="auto"/>
            </w:tcBorders>
            <w:shd w:val="clear" w:color="auto" w:fill="auto"/>
            <w:noWrap/>
            <w:vAlign w:val="bottom"/>
            <w:hideMark/>
          </w:tcPr>
          <w:p w14:paraId="3B53582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076A299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396</w:t>
            </w:r>
          </w:p>
        </w:tc>
        <w:tc>
          <w:tcPr>
            <w:tcW w:w="0" w:type="auto"/>
            <w:tcBorders>
              <w:top w:val="nil"/>
              <w:bottom w:val="nil"/>
            </w:tcBorders>
            <w:shd w:val="clear" w:color="auto" w:fill="auto"/>
            <w:noWrap/>
            <w:vAlign w:val="bottom"/>
            <w:hideMark/>
          </w:tcPr>
          <w:p w14:paraId="0ECB2429"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227</w:t>
            </w:r>
          </w:p>
        </w:tc>
        <w:tc>
          <w:tcPr>
            <w:tcW w:w="0" w:type="auto"/>
            <w:tcBorders>
              <w:top w:val="nil"/>
              <w:bottom w:val="nil"/>
            </w:tcBorders>
            <w:shd w:val="clear" w:color="auto" w:fill="auto"/>
            <w:noWrap/>
            <w:vAlign w:val="bottom"/>
            <w:hideMark/>
          </w:tcPr>
          <w:p w14:paraId="2236EE3F"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169</w:t>
            </w:r>
          </w:p>
        </w:tc>
        <w:tc>
          <w:tcPr>
            <w:tcW w:w="0" w:type="auto"/>
            <w:tcBorders>
              <w:top w:val="nil"/>
              <w:bottom w:val="nil"/>
            </w:tcBorders>
            <w:shd w:val="clear" w:color="auto" w:fill="auto"/>
            <w:noWrap/>
            <w:vAlign w:val="bottom"/>
            <w:hideMark/>
          </w:tcPr>
          <w:p w14:paraId="305EA6F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1259</w:t>
            </w:r>
          </w:p>
        </w:tc>
        <w:tc>
          <w:tcPr>
            <w:tcW w:w="0" w:type="auto"/>
            <w:tcBorders>
              <w:top w:val="nil"/>
              <w:bottom w:val="nil"/>
            </w:tcBorders>
            <w:shd w:val="clear" w:color="auto" w:fill="auto"/>
            <w:noWrap/>
            <w:vAlign w:val="bottom"/>
            <w:hideMark/>
          </w:tcPr>
          <w:p w14:paraId="3A379DBB"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1655</w:t>
            </w:r>
          </w:p>
        </w:tc>
        <w:tc>
          <w:tcPr>
            <w:tcW w:w="0" w:type="auto"/>
            <w:tcBorders>
              <w:top w:val="nil"/>
              <w:bottom w:val="nil"/>
              <w:right w:val="nil"/>
            </w:tcBorders>
            <w:shd w:val="clear" w:color="auto" w:fill="auto"/>
            <w:noWrap/>
            <w:vAlign w:val="bottom"/>
            <w:hideMark/>
          </w:tcPr>
          <w:p w14:paraId="02AAE687"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63FC038D"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3959159E" w14:textId="77777777" w:rsidR="009A44BB" w:rsidRPr="00F03BEC" w:rsidRDefault="009A44BB" w:rsidP="00850F34">
            <w:pPr>
              <w:spacing w:after="0" w:line="240" w:lineRule="auto"/>
              <w:ind w:firstLineChars="200" w:firstLine="360"/>
              <w:rPr>
                <w:rFonts w:eastAsia="Times New Roman" w:cs="Times New Roman"/>
                <w:color w:val="000000"/>
                <w:sz w:val="18"/>
                <w:szCs w:val="18"/>
              </w:rPr>
            </w:pPr>
            <w:r w:rsidRPr="00F03BEC">
              <w:rPr>
                <w:rFonts w:eastAsia="Times New Roman" w:cs="Times New Roman"/>
                <w:color w:val="000000"/>
                <w:sz w:val="18"/>
                <w:szCs w:val="18"/>
              </w:rPr>
              <w:t xml:space="preserve">              (%)</w:t>
            </w:r>
          </w:p>
        </w:tc>
        <w:tc>
          <w:tcPr>
            <w:tcW w:w="0" w:type="auto"/>
            <w:tcBorders>
              <w:top w:val="nil"/>
              <w:left w:val="single" w:sz="4" w:space="0" w:color="auto"/>
              <w:bottom w:val="nil"/>
            </w:tcBorders>
            <w:shd w:val="clear" w:color="auto" w:fill="auto"/>
            <w:noWrap/>
            <w:vAlign w:val="bottom"/>
            <w:hideMark/>
          </w:tcPr>
          <w:p w14:paraId="299F286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60%</w:t>
            </w:r>
          </w:p>
        </w:tc>
        <w:tc>
          <w:tcPr>
            <w:tcW w:w="0" w:type="auto"/>
            <w:tcBorders>
              <w:top w:val="nil"/>
              <w:bottom w:val="nil"/>
            </w:tcBorders>
            <w:shd w:val="clear" w:color="auto" w:fill="auto"/>
            <w:noWrap/>
            <w:vAlign w:val="bottom"/>
            <w:hideMark/>
          </w:tcPr>
          <w:p w14:paraId="59DD3D92"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60%</w:t>
            </w:r>
          </w:p>
        </w:tc>
        <w:tc>
          <w:tcPr>
            <w:tcW w:w="0" w:type="auto"/>
            <w:tcBorders>
              <w:top w:val="nil"/>
              <w:bottom w:val="nil"/>
            </w:tcBorders>
            <w:shd w:val="clear" w:color="auto" w:fill="auto"/>
            <w:noWrap/>
            <w:vAlign w:val="bottom"/>
            <w:hideMark/>
          </w:tcPr>
          <w:p w14:paraId="1790018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60%</w:t>
            </w:r>
          </w:p>
        </w:tc>
        <w:tc>
          <w:tcPr>
            <w:tcW w:w="0" w:type="auto"/>
            <w:tcBorders>
              <w:top w:val="nil"/>
              <w:bottom w:val="nil"/>
            </w:tcBorders>
            <w:shd w:val="clear" w:color="auto" w:fill="auto"/>
            <w:noWrap/>
            <w:vAlign w:val="bottom"/>
            <w:hideMark/>
          </w:tcPr>
          <w:p w14:paraId="0A984D3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57%</w:t>
            </w:r>
          </w:p>
        </w:tc>
        <w:tc>
          <w:tcPr>
            <w:tcW w:w="0" w:type="auto"/>
            <w:tcBorders>
              <w:top w:val="nil"/>
              <w:bottom w:val="nil"/>
            </w:tcBorders>
            <w:shd w:val="clear" w:color="auto" w:fill="auto"/>
            <w:noWrap/>
            <w:vAlign w:val="bottom"/>
            <w:hideMark/>
          </w:tcPr>
          <w:p w14:paraId="0FD6623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57%</w:t>
            </w:r>
          </w:p>
        </w:tc>
        <w:tc>
          <w:tcPr>
            <w:tcW w:w="0" w:type="auto"/>
            <w:tcBorders>
              <w:top w:val="nil"/>
              <w:bottom w:val="nil"/>
              <w:right w:val="single" w:sz="4" w:space="0" w:color="auto"/>
            </w:tcBorders>
            <w:shd w:val="clear" w:color="auto" w:fill="auto"/>
            <w:noWrap/>
            <w:vAlign w:val="bottom"/>
            <w:hideMark/>
          </w:tcPr>
          <w:p w14:paraId="2E83874B"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06EA068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39%</w:t>
            </w:r>
          </w:p>
        </w:tc>
        <w:tc>
          <w:tcPr>
            <w:tcW w:w="0" w:type="auto"/>
            <w:tcBorders>
              <w:top w:val="nil"/>
              <w:bottom w:val="nil"/>
            </w:tcBorders>
            <w:shd w:val="clear" w:color="auto" w:fill="auto"/>
            <w:noWrap/>
            <w:vAlign w:val="bottom"/>
            <w:hideMark/>
          </w:tcPr>
          <w:p w14:paraId="5B08A741"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39%</w:t>
            </w:r>
          </w:p>
        </w:tc>
        <w:tc>
          <w:tcPr>
            <w:tcW w:w="0" w:type="auto"/>
            <w:tcBorders>
              <w:top w:val="nil"/>
              <w:bottom w:val="nil"/>
            </w:tcBorders>
            <w:shd w:val="clear" w:color="auto" w:fill="auto"/>
            <w:noWrap/>
            <w:vAlign w:val="bottom"/>
            <w:hideMark/>
          </w:tcPr>
          <w:p w14:paraId="76055661"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40%</w:t>
            </w:r>
          </w:p>
        </w:tc>
        <w:tc>
          <w:tcPr>
            <w:tcW w:w="0" w:type="auto"/>
            <w:tcBorders>
              <w:top w:val="nil"/>
              <w:bottom w:val="nil"/>
            </w:tcBorders>
            <w:shd w:val="clear" w:color="auto" w:fill="auto"/>
            <w:noWrap/>
            <w:vAlign w:val="bottom"/>
            <w:hideMark/>
          </w:tcPr>
          <w:p w14:paraId="45CFCB69"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40%</w:t>
            </w:r>
          </w:p>
        </w:tc>
        <w:tc>
          <w:tcPr>
            <w:tcW w:w="0" w:type="auto"/>
            <w:tcBorders>
              <w:top w:val="nil"/>
              <w:bottom w:val="nil"/>
            </w:tcBorders>
            <w:shd w:val="clear" w:color="auto" w:fill="auto"/>
            <w:noWrap/>
            <w:vAlign w:val="bottom"/>
            <w:hideMark/>
          </w:tcPr>
          <w:p w14:paraId="4FBB64D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40%</w:t>
            </w:r>
          </w:p>
        </w:tc>
        <w:tc>
          <w:tcPr>
            <w:tcW w:w="0" w:type="auto"/>
            <w:tcBorders>
              <w:top w:val="nil"/>
              <w:bottom w:val="nil"/>
              <w:right w:val="nil"/>
            </w:tcBorders>
            <w:shd w:val="clear" w:color="auto" w:fill="auto"/>
            <w:noWrap/>
            <w:vAlign w:val="bottom"/>
            <w:hideMark/>
          </w:tcPr>
          <w:p w14:paraId="63197DC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79B95E8E"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56212F82" w14:textId="77777777" w:rsidR="009A44BB" w:rsidRPr="00F03BEC" w:rsidRDefault="009A44BB" w:rsidP="00850F34">
            <w:pPr>
              <w:spacing w:after="0" w:line="240" w:lineRule="auto"/>
              <w:ind w:firstLineChars="200" w:firstLine="360"/>
              <w:rPr>
                <w:rFonts w:eastAsia="Times New Roman" w:cs="Times New Roman"/>
                <w:color w:val="000000"/>
                <w:sz w:val="18"/>
                <w:szCs w:val="18"/>
              </w:rPr>
            </w:pPr>
            <w:r w:rsidRPr="00F03BEC">
              <w:rPr>
                <w:rFonts w:eastAsia="Times New Roman" w:cs="Times New Roman"/>
                <w:color w:val="000000"/>
                <w:sz w:val="18"/>
                <w:szCs w:val="18"/>
              </w:rPr>
              <w:t>Heavy (n)</w:t>
            </w:r>
          </w:p>
        </w:tc>
        <w:tc>
          <w:tcPr>
            <w:tcW w:w="0" w:type="auto"/>
            <w:tcBorders>
              <w:top w:val="nil"/>
              <w:left w:val="single" w:sz="4" w:space="0" w:color="auto"/>
              <w:bottom w:val="nil"/>
            </w:tcBorders>
            <w:shd w:val="clear" w:color="auto" w:fill="auto"/>
            <w:noWrap/>
            <w:vAlign w:val="bottom"/>
            <w:hideMark/>
          </w:tcPr>
          <w:p w14:paraId="52286EA9"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9</w:t>
            </w:r>
          </w:p>
        </w:tc>
        <w:tc>
          <w:tcPr>
            <w:tcW w:w="0" w:type="auto"/>
            <w:tcBorders>
              <w:top w:val="nil"/>
              <w:bottom w:val="nil"/>
            </w:tcBorders>
            <w:shd w:val="clear" w:color="auto" w:fill="auto"/>
            <w:noWrap/>
            <w:vAlign w:val="bottom"/>
            <w:hideMark/>
          </w:tcPr>
          <w:p w14:paraId="742A1A77"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w:t>
            </w:r>
          </w:p>
        </w:tc>
        <w:tc>
          <w:tcPr>
            <w:tcW w:w="0" w:type="auto"/>
            <w:tcBorders>
              <w:top w:val="nil"/>
              <w:bottom w:val="nil"/>
            </w:tcBorders>
            <w:shd w:val="clear" w:color="auto" w:fill="auto"/>
            <w:noWrap/>
            <w:vAlign w:val="bottom"/>
            <w:hideMark/>
          </w:tcPr>
          <w:p w14:paraId="0E46359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w:t>
            </w:r>
          </w:p>
        </w:tc>
        <w:tc>
          <w:tcPr>
            <w:tcW w:w="0" w:type="auto"/>
            <w:tcBorders>
              <w:top w:val="nil"/>
              <w:bottom w:val="nil"/>
            </w:tcBorders>
            <w:shd w:val="clear" w:color="auto" w:fill="auto"/>
            <w:noWrap/>
            <w:vAlign w:val="bottom"/>
            <w:hideMark/>
          </w:tcPr>
          <w:p w14:paraId="36831DD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48</w:t>
            </w:r>
          </w:p>
        </w:tc>
        <w:tc>
          <w:tcPr>
            <w:tcW w:w="0" w:type="auto"/>
            <w:tcBorders>
              <w:top w:val="nil"/>
              <w:bottom w:val="nil"/>
            </w:tcBorders>
            <w:shd w:val="clear" w:color="auto" w:fill="auto"/>
            <w:noWrap/>
            <w:vAlign w:val="bottom"/>
            <w:hideMark/>
          </w:tcPr>
          <w:p w14:paraId="5F1D03EB"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57</w:t>
            </w:r>
          </w:p>
        </w:tc>
        <w:tc>
          <w:tcPr>
            <w:tcW w:w="0" w:type="auto"/>
            <w:tcBorders>
              <w:top w:val="nil"/>
              <w:bottom w:val="nil"/>
              <w:right w:val="single" w:sz="4" w:space="0" w:color="auto"/>
            </w:tcBorders>
            <w:shd w:val="clear" w:color="auto" w:fill="auto"/>
            <w:noWrap/>
            <w:vAlign w:val="bottom"/>
            <w:hideMark/>
          </w:tcPr>
          <w:p w14:paraId="772C3266"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nil"/>
            </w:tcBorders>
            <w:shd w:val="clear" w:color="auto" w:fill="auto"/>
            <w:noWrap/>
            <w:vAlign w:val="bottom"/>
            <w:hideMark/>
          </w:tcPr>
          <w:p w14:paraId="75965FB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74</w:t>
            </w:r>
          </w:p>
        </w:tc>
        <w:tc>
          <w:tcPr>
            <w:tcW w:w="0" w:type="auto"/>
            <w:tcBorders>
              <w:top w:val="nil"/>
              <w:bottom w:val="nil"/>
            </w:tcBorders>
            <w:shd w:val="clear" w:color="auto" w:fill="auto"/>
            <w:noWrap/>
            <w:vAlign w:val="bottom"/>
            <w:hideMark/>
          </w:tcPr>
          <w:p w14:paraId="24E23E8E"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39</w:t>
            </w:r>
          </w:p>
        </w:tc>
        <w:tc>
          <w:tcPr>
            <w:tcW w:w="0" w:type="auto"/>
            <w:tcBorders>
              <w:top w:val="nil"/>
              <w:bottom w:val="nil"/>
            </w:tcBorders>
            <w:shd w:val="clear" w:color="auto" w:fill="auto"/>
            <w:noWrap/>
            <w:vAlign w:val="bottom"/>
            <w:hideMark/>
          </w:tcPr>
          <w:p w14:paraId="1686900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35</w:t>
            </w:r>
          </w:p>
        </w:tc>
        <w:tc>
          <w:tcPr>
            <w:tcW w:w="0" w:type="auto"/>
            <w:tcBorders>
              <w:top w:val="nil"/>
              <w:bottom w:val="nil"/>
            </w:tcBorders>
            <w:shd w:val="clear" w:color="auto" w:fill="auto"/>
            <w:noWrap/>
            <w:vAlign w:val="bottom"/>
            <w:hideMark/>
          </w:tcPr>
          <w:p w14:paraId="4350FA9F"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176</w:t>
            </w:r>
          </w:p>
        </w:tc>
        <w:tc>
          <w:tcPr>
            <w:tcW w:w="0" w:type="auto"/>
            <w:tcBorders>
              <w:top w:val="nil"/>
              <w:bottom w:val="nil"/>
            </w:tcBorders>
            <w:shd w:val="clear" w:color="auto" w:fill="auto"/>
            <w:noWrap/>
            <w:vAlign w:val="bottom"/>
            <w:hideMark/>
          </w:tcPr>
          <w:p w14:paraId="14AB6C92"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250</w:t>
            </w:r>
          </w:p>
        </w:tc>
        <w:tc>
          <w:tcPr>
            <w:tcW w:w="0" w:type="auto"/>
            <w:tcBorders>
              <w:top w:val="nil"/>
              <w:bottom w:val="nil"/>
              <w:right w:val="nil"/>
            </w:tcBorders>
            <w:shd w:val="clear" w:color="auto" w:fill="auto"/>
            <w:noWrap/>
            <w:vAlign w:val="bottom"/>
            <w:hideMark/>
          </w:tcPr>
          <w:p w14:paraId="0F70E978"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r w:rsidR="002F1E30" w:rsidRPr="00F03BEC" w14:paraId="374059FB" w14:textId="77777777" w:rsidTr="005B6EA1">
        <w:trPr>
          <w:trHeight w:val="302"/>
          <w:jc w:val="center"/>
        </w:trPr>
        <w:tc>
          <w:tcPr>
            <w:tcW w:w="0" w:type="auto"/>
            <w:tcBorders>
              <w:top w:val="nil"/>
              <w:left w:val="nil"/>
              <w:bottom w:val="nil"/>
              <w:right w:val="single" w:sz="4" w:space="0" w:color="auto"/>
            </w:tcBorders>
            <w:shd w:val="clear" w:color="auto" w:fill="auto"/>
            <w:noWrap/>
            <w:vAlign w:val="bottom"/>
            <w:hideMark/>
          </w:tcPr>
          <w:p w14:paraId="576D761B" w14:textId="77777777" w:rsidR="009A44BB" w:rsidRPr="00F03BEC" w:rsidRDefault="009A44BB" w:rsidP="00850F34">
            <w:pPr>
              <w:spacing w:after="0" w:line="240" w:lineRule="auto"/>
              <w:ind w:firstLineChars="200" w:firstLine="360"/>
              <w:rPr>
                <w:rFonts w:eastAsia="Times New Roman" w:cs="Times New Roman"/>
                <w:color w:val="000000"/>
                <w:sz w:val="18"/>
                <w:szCs w:val="18"/>
              </w:rPr>
            </w:pPr>
            <w:r w:rsidRPr="00F03BEC">
              <w:rPr>
                <w:rFonts w:eastAsia="Times New Roman" w:cs="Times New Roman"/>
                <w:color w:val="000000"/>
                <w:sz w:val="18"/>
                <w:szCs w:val="18"/>
              </w:rPr>
              <w:t xml:space="preserve">              (%)</w:t>
            </w:r>
          </w:p>
        </w:tc>
        <w:tc>
          <w:tcPr>
            <w:tcW w:w="0" w:type="auto"/>
            <w:tcBorders>
              <w:top w:val="nil"/>
              <w:left w:val="single" w:sz="4" w:space="0" w:color="auto"/>
              <w:bottom w:val="nil"/>
            </w:tcBorders>
            <w:shd w:val="clear" w:color="auto" w:fill="auto"/>
            <w:noWrap/>
            <w:vAlign w:val="bottom"/>
            <w:hideMark/>
          </w:tcPr>
          <w:p w14:paraId="1D58C1D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11%</w:t>
            </w:r>
          </w:p>
        </w:tc>
        <w:tc>
          <w:tcPr>
            <w:tcW w:w="0" w:type="auto"/>
            <w:tcBorders>
              <w:top w:val="nil"/>
              <w:bottom w:val="nil"/>
            </w:tcBorders>
            <w:shd w:val="clear" w:color="auto" w:fill="auto"/>
            <w:noWrap/>
            <w:vAlign w:val="bottom"/>
            <w:hideMark/>
          </w:tcPr>
          <w:p w14:paraId="71118C1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10%</w:t>
            </w:r>
          </w:p>
        </w:tc>
        <w:tc>
          <w:tcPr>
            <w:tcW w:w="0" w:type="auto"/>
            <w:tcBorders>
              <w:top w:val="nil"/>
              <w:bottom w:val="nil"/>
            </w:tcBorders>
            <w:shd w:val="clear" w:color="auto" w:fill="auto"/>
            <w:noWrap/>
            <w:vAlign w:val="bottom"/>
            <w:hideMark/>
          </w:tcPr>
          <w:p w14:paraId="4937CAD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11%</w:t>
            </w:r>
          </w:p>
        </w:tc>
        <w:tc>
          <w:tcPr>
            <w:tcW w:w="0" w:type="auto"/>
            <w:tcBorders>
              <w:top w:val="nil"/>
              <w:bottom w:val="nil"/>
            </w:tcBorders>
            <w:shd w:val="clear" w:color="auto" w:fill="auto"/>
            <w:noWrap/>
            <w:vAlign w:val="bottom"/>
            <w:hideMark/>
          </w:tcPr>
          <w:p w14:paraId="7C6D390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12%</w:t>
            </w:r>
          </w:p>
        </w:tc>
        <w:tc>
          <w:tcPr>
            <w:tcW w:w="0" w:type="auto"/>
            <w:tcBorders>
              <w:top w:val="nil"/>
              <w:bottom w:val="nil"/>
            </w:tcBorders>
            <w:shd w:val="clear" w:color="auto" w:fill="auto"/>
            <w:noWrap/>
            <w:vAlign w:val="bottom"/>
            <w:hideMark/>
          </w:tcPr>
          <w:p w14:paraId="0532823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12%</w:t>
            </w:r>
          </w:p>
        </w:tc>
        <w:tc>
          <w:tcPr>
            <w:tcW w:w="0" w:type="auto"/>
            <w:tcBorders>
              <w:top w:val="nil"/>
              <w:bottom w:val="nil"/>
              <w:right w:val="single" w:sz="4" w:space="0" w:color="auto"/>
            </w:tcBorders>
            <w:shd w:val="clear" w:color="auto" w:fill="auto"/>
            <w:noWrap/>
            <w:vAlign w:val="bottom"/>
            <w:hideMark/>
          </w:tcPr>
          <w:p w14:paraId="7DBB21D1"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c>
          <w:tcPr>
            <w:tcW w:w="0" w:type="auto"/>
            <w:tcBorders>
              <w:top w:val="nil"/>
              <w:left w:val="single" w:sz="4" w:space="0" w:color="auto"/>
              <w:bottom w:val="nil"/>
            </w:tcBorders>
            <w:shd w:val="clear" w:color="auto" w:fill="auto"/>
            <w:noWrap/>
            <w:vAlign w:val="bottom"/>
            <w:hideMark/>
          </w:tcPr>
          <w:p w14:paraId="0F0D4FF5"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w:t>
            </w:r>
          </w:p>
        </w:tc>
        <w:tc>
          <w:tcPr>
            <w:tcW w:w="0" w:type="auto"/>
            <w:tcBorders>
              <w:top w:val="nil"/>
              <w:bottom w:val="nil"/>
            </w:tcBorders>
            <w:shd w:val="clear" w:color="auto" w:fill="auto"/>
            <w:noWrap/>
            <w:vAlign w:val="bottom"/>
            <w:hideMark/>
          </w:tcPr>
          <w:p w14:paraId="0CC1156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7%</w:t>
            </w:r>
          </w:p>
        </w:tc>
        <w:tc>
          <w:tcPr>
            <w:tcW w:w="0" w:type="auto"/>
            <w:tcBorders>
              <w:top w:val="nil"/>
              <w:bottom w:val="nil"/>
            </w:tcBorders>
            <w:shd w:val="clear" w:color="auto" w:fill="auto"/>
            <w:noWrap/>
            <w:vAlign w:val="bottom"/>
            <w:hideMark/>
          </w:tcPr>
          <w:p w14:paraId="665E5752"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8%</w:t>
            </w:r>
          </w:p>
        </w:tc>
        <w:tc>
          <w:tcPr>
            <w:tcW w:w="0" w:type="auto"/>
            <w:tcBorders>
              <w:top w:val="nil"/>
              <w:bottom w:val="nil"/>
            </w:tcBorders>
            <w:shd w:val="clear" w:color="auto" w:fill="auto"/>
            <w:noWrap/>
            <w:vAlign w:val="bottom"/>
            <w:hideMark/>
          </w:tcPr>
          <w:p w14:paraId="4C48D542"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w:t>
            </w:r>
          </w:p>
        </w:tc>
        <w:tc>
          <w:tcPr>
            <w:tcW w:w="0" w:type="auto"/>
            <w:tcBorders>
              <w:top w:val="nil"/>
              <w:bottom w:val="nil"/>
            </w:tcBorders>
            <w:shd w:val="clear" w:color="auto" w:fill="auto"/>
            <w:noWrap/>
            <w:vAlign w:val="bottom"/>
            <w:hideMark/>
          </w:tcPr>
          <w:p w14:paraId="212A111B"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6%</w:t>
            </w:r>
          </w:p>
        </w:tc>
        <w:tc>
          <w:tcPr>
            <w:tcW w:w="0" w:type="auto"/>
            <w:tcBorders>
              <w:top w:val="nil"/>
              <w:bottom w:val="nil"/>
              <w:right w:val="nil"/>
            </w:tcBorders>
            <w:shd w:val="clear" w:color="auto" w:fill="auto"/>
            <w:noWrap/>
            <w:vAlign w:val="bottom"/>
            <w:hideMark/>
          </w:tcPr>
          <w:p w14:paraId="65DF014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w:t>
            </w:r>
          </w:p>
        </w:tc>
      </w:tr>
      <w:tr w:rsidR="002F1E30" w:rsidRPr="00F03BEC" w14:paraId="7935A297" w14:textId="77777777" w:rsidTr="005B6EA1">
        <w:trPr>
          <w:trHeight w:val="248"/>
          <w:jc w:val="center"/>
        </w:trPr>
        <w:tc>
          <w:tcPr>
            <w:tcW w:w="0" w:type="auto"/>
            <w:tcBorders>
              <w:top w:val="nil"/>
              <w:left w:val="nil"/>
              <w:bottom w:val="single" w:sz="4" w:space="0" w:color="auto"/>
              <w:right w:val="single" w:sz="4" w:space="0" w:color="auto"/>
            </w:tcBorders>
            <w:shd w:val="clear" w:color="auto" w:fill="auto"/>
            <w:noWrap/>
            <w:vAlign w:val="bottom"/>
            <w:hideMark/>
          </w:tcPr>
          <w:p w14:paraId="3AC8C894" w14:textId="77777777" w:rsidR="009A44BB" w:rsidRPr="00F03BEC" w:rsidRDefault="009A44BB" w:rsidP="00850F34">
            <w:pPr>
              <w:spacing w:after="0" w:line="240" w:lineRule="auto"/>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single" w:sz="4" w:space="0" w:color="auto"/>
            </w:tcBorders>
            <w:shd w:val="clear" w:color="auto" w:fill="auto"/>
            <w:noWrap/>
            <w:vAlign w:val="bottom"/>
            <w:hideMark/>
          </w:tcPr>
          <w:p w14:paraId="43C399C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single" w:sz="4" w:space="0" w:color="auto"/>
            </w:tcBorders>
            <w:shd w:val="clear" w:color="auto" w:fill="auto"/>
            <w:noWrap/>
            <w:vAlign w:val="bottom"/>
            <w:hideMark/>
          </w:tcPr>
          <w:p w14:paraId="41F0249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single" w:sz="4" w:space="0" w:color="auto"/>
            </w:tcBorders>
            <w:shd w:val="clear" w:color="auto" w:fill="auto"/>
            <w:noWrap/>
            <w:vAlign w:val="bottom"/>
            <w:hideMark/>
          </w:tcPr>
          <w:p w14:paraId="34B97E64"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single" w:sz="4" w:space="0" w:color="auto"/>
            </w:tcBorders>
            <w:shd w:val="clear" w:color="auto" w:fill="auto"/>
            <w:noWrap/>
            <w:vAlign w:val="bottom"/>
            <w:hideMark/>
          </w:tcPr>
          <w:p w14:paraId="4B32969F"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single" w:sz="4" w:space="0" w:color="auto"/>
            </w:tcBorders>
            <w:shd w:val="clear" w:color="auto" w:fill="auto"/>
            <w:noWrap/>
            <w:vAlign w:val="bottom"/>
            <w:hideMark/>
          </w:tcPr>
          <w:p w14:paraId="6EC938DC"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single" w:sz="4" w:space="0" w:color="auto"/>
              <w:right w:val="single" w:sz="4" w:space="0" w:color="auto"/>
            </w:tcBorders>
            <w:shd w:val="clear" w:color="auto" w:fill="auto"/>
            <w:noWrap/>
            <w:vAlign w:val="bottom"/>
            <w:hideMark/>
          </w:tcPr>
          <w:p w14:paraId="38974DBA"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left w:val="single" w:sz="4" w:space="0" w:color="auto"/>
              <w:bottom w:val="single" w:sz="4" w:space="0" w:color="auto"/>
            </w:tcBorders>
            <w:shd w:val="clear" w:color="auto" w:fill="auto"/>
            <w:noWrap/>
            <w:vAlign w:val="bottom"/>
            <w:hideMark/>
          </w:tcPr>
          <w:p w14:paraId="1F8DB183"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single" w:sz="4" w:space="0" w:color="auto"/>
            </w:tcBorders>
            <w:shd w:val="clear" w:color="auto" w:fill="auto"/>
            <w:noWrap/>
            <w:vAlign w:val="bottom"/>
            <w:hideMark/>
          </w:tcPr>
          <w:p w14:paraId="19DFB95F"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single" w:sz="4" w:space="0" w:color="auto"/>
            </w:tcBorders>
            <w:shd w:val="clear" w:color="auto" w:fill="auto"/>
            <w:noWrap/>
            <w:vAlign w:val="bottom"/>
            <w:hideMark/>
          </w:tcPr>
          <w:p w14:paraId="36D72FA1"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single" w:sz="4" w:space="0" w:color="auto"/>
            </w:tcBorders>
            <w:shd w:val="clear" w:color="auto" w:fill="auto"/>
            <w:noWrap/>
            <w:vAlign w:val="bottom"/>
            <w:hideMark/>
          </w:tcPr>
          <w:p w14:paraId="784AFD37"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single" w:sz="4" w:space="0" w:color="auto"/>
            </w:tcBorders>
            <w:shd w:val="clear" w:color="auto" w:fill="auto"/>
            <w:noWrap/>
            <w:vAlign w:val="bottom"/>
            <w:hideMark/>
          </w:tcPr>
          <w:p w14:paraId="6FE11CFD"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c>
          <w:tcPr>
            <w:tcW w:w="0" w:type="auto"/>
            <w:tcBorders>
              <w:top w:val="nil"/>
              <w:bottom w:val="single" w:sz="4" w:space="0" w:color="auto"/>
              <w:right w:val="nil"/>
            </w:tcBorders>
            <w:shd w:val="clear" w:color="auto" w:fill="auto"/>
            <w:noWrap/>
            <w:vAlign w:val="bottom"/>
            <w:hideMark/>
          </w:tcPr>
          <w:p w14:paraId="2A221969" w14:textId="77777777" w:rsidR="009A44BB" w:rsidRPr="00F03BEC" w:rsidRDefault="009A44BB" w:rsidP="00850F34">
            <w:pPr>
              <w:spacing w:after="0" w:line="240" w:lineRule="auto"/>
              <w:jc w:val="center"/>
              <w:rPr>
                <w:rFonts w:eastAsia="Times New Roman" w:cs="Times New Roman"/>
                <w:color w:val="000000"/>
                <w:sz w:val="18"/>
                <w:szCs w:val="18"/>
              </w:rPr>
            </w:pPr>
            <w:r w:rsidRPr="00F03BEC">
              <w:rPr>
                <w:rFonts w:eastAsia="Times New Roman" w:cs="Times New Roman"/>
                <w:color w:val="000000"/>
                <w:sz w:val="18"/>
                <w:szCs w:val="18"/>
              </w:rPr>
              <w:t> </w:t>
            </w:r>
          </w:p>
        </w:tc>
      </w:tr>
    </w:tbl>
    <w:p w14:paraId="5F698521" w14:textId="59460D90" w:rsidR="009A44BB" w:rsidRDefault="009A44BB" w:rsidP="00A54F82">
      <w:pPr>
        <w:sectPr w:rsidR="009A44BB" w:rsidSect="005B6EA1">
          <w:pgSz w:w="15840" w:h="12240" w:orient="landscape"/>
          <w:pgMar w:top="720" w:right="720" w:bottom="720" w:left="720" w:header="720" w:footer="720" w:gutter="0"/>
          <w:cols w:space="720"/>
          <w:docGrid w:linePitch="360"/>
        </w:sectPr>
      </w:pPr>
      <w:r>
        <w:rPr>
          <w:rFonts w:asciiTheme="minorHAnsi" w:hAnsiTheme="minorHAnsi"/>
          <w:i/>
        </w:rPr>
        <w:t>Source: Authors’ calculations.</w:t>
      </w:r>
    </w:p>
    <w:p w14:paraId="53442E95" w14:textId="23D31391" w:rsidR="00F418A8" w:rsidRPr="00106042" w:rsidRDefault="003652DC" w:rsidP="0066125A">
      <w:pPr>
        <w:spacing w:line="360" w:lineRule="auto"/>
        <w:jc w:val="both"/>
      </w:pPr>
      <w:r w:rsidRPr="00106042">
        <w:t xml:space="preserve">One last variable for which </w:t>
      </w:r>
      <w:r w:rsidR="00B7163D" w:rsidRPr="00106042">
        <w:t>there appear</w:t>
      </w:r>
      <w:r w:rsidR="00DF1197" w:rsidRPr="00106042">
        <w:t>s</w:t>
      </w:r>
      <w:r w:rsidR="00B7163D" w:rsidRPr="00106042">
        <w:t xml:space="preserve"> to be</w:t>
      </w:r>
      <w:r w:rsidRPr="00106042">
        <w:t xml:space="preserve"> systematic differences is the magnitude of the CR closing error. In both Ethiopia and Tanzania there is a gradient between plots that are underestimated by a large margin (which have the smallest closing error), plots with error below 10 </w:t>
      </w:r>
      <w:r w:rsidR="00850F34" w:rsidRPr="00106042">
        <w:t>percent (</w:t>
      </w:r>
      <w:r w:rsidRPr="00106042">
        <w:t>which have in-between closing error), and plots with large GPS overestimate</w:t>
      </w:r>
      <w:r w:rsidR="009C3E58" w:rsidRPr="00106042">
        <w:t>s</w:t>
      </w:r>
      <w:r w:rsidRPr="00106042">
        <w:t xml:space="preserve"> (with the largest closing error). In Nigeria the plots with larger overestimates are also the ones with the largest closing error, but the ranking of the other two groups is inverted. What we conclude from these observations is that for the cases in which we observe substantial deviations between GPS and CR measures, part of the explanation is likely to res</w:t>
      </w:r>
      <w:r w:rsidR="009C3E58" w:rsidRPr="00106042">
        <w:t>ul</w:t>
      </w:r>
      <w:r w:rsidRPr="00106042">
        <w:t>t in noise in the CR measures. In that sense</w:t>
      </w:r>
      <w:r w:rsidR="009C3E58" w:rsidRPr="00106042">
        <w:t>,</w:t>
      </w:r>
      <w:r w:rsidRPr="00106042">
        <w:t xml:space="preserve"> the inaccuracy in the GPS measures may be somewhat less serious than the prevalence of high bias cases</w:t>
      </w:r>
      <w:r w:rsidR="009C3E58" w:rsidRPr="00106042">
        <w:t xml:space="preserve"> seems to indicate</w:t>
      </w:r>
      <w:r w:rsidRPr="00106042">
        <w:t xml:space="preserve">, </w:t>
      </w:r>
      <w:r w:rsidR="006A3F78" w:rsidRPr="00106042">
        <w:t>particularly when recognizing that</w:t>
      </w:r>
      <w:r w:rsidRPr="00106042">
        <w:t xml:space="preserve"> the gold standard is also bound to be imperfect. </w:t>
      </w:r>
    </w:p>
    <w:p w14:paraId="5BE2C9A7" w14:textId="73A26C9A" w:rsidR="0069223E" w:rsidRDefault="005349DA" w:rsidP="00A54F82">
      <w:pPr>
        <w:pStyle w:val="Heading4"/>
      </w:pPr>
      <w:bookmarkStart w:id="1578" w:name="_Toc409670544"/>
      <w:r>
        <w:t>9.</w:t>
      </w:r>
      <w:r w:rsidR="0069223E">
        <w:t>2.4</w:t>
      </w:r>
      <w:r>
        <w:t xml:space="preserve"> </w:t>
      </w:r>
      <w:r w:rsidR="003652DC" w:rsidRPr="00372827">
        <w:t xml:space="preserve">A multivariate analysis of factors contributing to </w:t>
      </w:r>
      <w:r w:rsidR="00157637" w:rsidRPr="00372827">
        <w:t xml:space="preserve">deviations of GPS from </w:t>
      </w:r>
      <w:r w:rsidR="003652DC" w:rsidRPr="00372827">
        <w:t>CR</w:t>
      </w:r>
      <w:bookmarkEnd w:id="1578"/>
    </w:p>
    <w:p w14:paraId="5D4FB040" w14:textId="269C2CAF" w:rsidR="003652DC" w:rsidRPr="00106042" w:rsidRDefault="003652DC" w:rsidP="00106042">
      <w:pPr>
        <w:spacing w:line="360" w:lineRule="auto"/>
        <w:jc w:val="both"/>
      </w:pPr>
      <w:r w:rsidRPr="00106042">
        <w:t>The descriptive statistics presented above are aimed at comparing the two primary objective area measurement options</w:t>
      </w:r>
      <w:r w:rsidR="00730C70" w:rsidRPr="00106042">
        <w:t>:</w:t>
      </w:r>
      <w:r w:rsidRPr="00106042">
        <w:t xml:space="preserve"> GPS and compass and rope. In this section, regression analysis is used to explore the determinants of measurement bias, defined here as the difference between GPS measured area and compass and rope measured area, which is used as the benchmark. </w:t>
      </w:r>
    </w:p>
    <w:p w14:paraId="552973E5" w14:textId="46569646" w:rsidR="003652DC" w:rsidRPr="00106042" w:rsidRDefault="003652DC" w:rsidP="00106042">
      <w:pPr>
        <w:spacing w:line="360" w:lineRule="auto"/>
        <w:jc w:val="both"/>
      </w:pPr>
      <w:r w:rsidRPr="00106042">
        <w:t xml:space="preserve">The results in </w:t>
      </w:r>
      <w:hyperlink w:anchor="Table17" w:history="1">
        <w:r w:rsidR="009C5BEF" w:rsidRPr="00106042">
          <w:t xml:space="preserve">Table </w:t>
        </w:r>
      </w:hyperlink>
      <w:ins w:id="1579" w:author="Sydney Gourlay" w:date="2016-06-17T13:34:00Z">
        <w:r w:rsidR="005870A9">
          <w:t>19</w:t>
        </w:r>
      </w:ins>
      <w:del w:id="1580" w:author="Sydney Gourlay" w:date="2016-06-17T13:34:00Z">
        <w:r w:rsidR="00645480" w:rsidDel="005870A9">
          <w:delText>2</w:delText>
        </w:r>
      </w:del>
      <w:ins w:id="1581" w:author="Abhilasha Vaid" w:date="2016-06-17T15:46:00Z">
        <w:del w:id="1582" w:author="Sydney Gourlay" w:date="2016-06-17T13:34:00Z">
          <w:r w:rsidR="00367086" w:rsidDel="005870A9">
            <w:delText>1</w:delText>
          </w:r>
        </w:del>
      </w:ins>
      <w:del w:id="1583" w:author="Abhilasha Vaid" w:date="2016-06-17T15:46:00Z">
        <w:r w:rsidR="00645480" w:rsidDel="00367086">
          <w:delText>0</w:delText>
        </w:r>
      </w:del>
      <w:r w:rsidR="009C5BEF" w:rsidRPr="00106042">
        <w:t xml:space="preserve"> </w:t>
      </w:r>
      <w:r w:rsidRPr="00106042">
        <w:t>include four specifications per dataset, the difference among them being the dependent variable, which is: (</w:t>
      </w:r>
      <w:proofErr w:type="spellStart"/>
      <w:r w:rsidRPr="00106042">
        <w:t>i</w:t>
      </w:r>
      <w:proofErr w:type="spellEnd"/>
      <w:r w:rsidRPr="00106042">
        <w:t xml:space="preserve">) bias (GPS – CR), (ii) absolute value of bias, (iii) relative bias (bias divided by CR area * 100), and </w:t>
      </w:r>
      <w:proofErr w:type="gramStart"/>
      <w:r w:rsidRPr="00106042">
        <w:t>(iv) absolute value</w:t>
      </w:r>
      <w:proofErr w:type="gramEnd"/>
      <w:r w:rsidRPr="00106042">
        <w:t xml:space="preserve"> of relative bias. Recall from the descriptive statistics that the observed error is generally small, and that we found little evidence of systematic variation with many of the factors that are a priori expected to influence GPS measurement precision. It is therefore not completely surprising that the explanatory power of these regressions (as captured by their R2 values) is low, and that a majority of the estimated coefficients are not statistically significant. </w:t>
      </w:r>
    </w:p>
    <w:p w14:paraId="415E166D" w14:textId="4BE502EB" w:rsidR="00A15901" w:rsidRPr="00106042" w:rsidRDefault="003652DC" w:rsidP="00106042">
      <w:pPr>
        <w:spacing w:line="360" w:lineRule="auto"/>
        <w:jc w:val="both"/>
      </w:pPr>
      <w:r w:rsidRPr="00106042">
        <w:t xml:space="preserve">The main variables of interests are the set of terms (levels, quadratic, cubic) related to the plot size itself, as measured by CR, graphic representations of which are available in </w:t>
      </w:r>
      <w:del w:id="1584" w:author="Sydney Gourlay" w:date="2016-06-17T13:15:00Z">
        <w:r w:rsidR="00F63185" w:rsidDel="00626910">
          <w:fldChar w:fldCharType="begin"/>
        </w:r>
        <w:r w:rsidR="00F63185" w:rsidDel="00626910">
          <w:delInstrText xml:space="preserve"> HYPERLINK \l "Figure9" </w:delInstrText>
        </w:r>
        <w:r w:rsidR="00F63185" w:rsidDel="00626910">
          <w:fldChar w:fldCharType="separate"/>
        </w:r>
        <w:r w:rsidRPr="00106042" w:rsidDel="00626910">
          <w:delText>Figure 9</w:delText>
        </w:r>
        <w:r w:rsidR="00F63185" w:rsidDel="00626910">
          <w:fldChar w:fldCharType="end"/>
        </w:r>
      </w:del>
      <w:ins w:id="1585" w:author="Sydney Gourlay" w:date="2016-06-17T13:15:00Z">
        <w:r w:rsidR="00626910">
          <w:fldChar w:fldCharType="begin"/>
        </w:r>
        <w:r w:rsidR="00626910">
          <w:instrText xml:space="preserve"> HYPERLINK \l "Figure9" </w:instrText>
        </w:r>
        <w:r w:rsidR="00626910">
          <w:fldChar w:fldCharType="separate"/>
        </w:r>
        <w:r w:rsidR="00626910" w:rsidRPr="00106042">
          <w:t xml:space="preserve">Figure </w:t>
        </w:r>
        <w:r w:rsidR="00626910">
          <w:t>11</w:t>
        </w:r>
        <w:r w:rsidR="00626910">
          <w:fldChar w:fldCharType="end"/>
        </w:r>
      </w:ins>
      <w:r w:rsidRPr="00106042">
        <w:t xml:space="preserve">. In the first specification, there appears to be a relationship between plot size and measurement error only in Ethiopia, where the shape of the relationship is that of an inverted U, with the predicted bias being positive on very small plots, peaking at about 0.7 acres, and becoming negative for plots larger than about 1.7 acres. The coefficients are small, so that the predicted error is in the </w:t>
      </w:r>
      <w:r w:rsidR="00730C70" w:rsidRPr="00106042">
        <w:t xml:space="preserve">+/- </w:t>
      </w:r>
      <w:r w:rsidRPr="00106042">
        <w:t>0.02 acres range. In Tanzania, a linear relationship is exhibited in which larger plot size results in larger bias (in terms of acres). In Nigeria and the pooled data</w:t>
      </w:r>
      <w:r w:rsidR="007B4841" w:rsidRPr="00106042">
        <w:t>,</w:t>
      </w:r>
      <w:r w:rsidRPr="00106042">
        <w:t xml:space="preserve"> there is no statistically significant relationship between bias and plot size, controlling for other factors. </w:t>
      </w:r>
    </w:p>
    <w:p w14:paraId="3000C4B4" w14:textId="77777777" w:rsidR="00C90878" w:rsidRDefault="00C90878" w:rsidP="004A51D0">
      <w:pPr>
        <w:sectPr w:rsidR="00C90878" w:rsidSect="00421A24">
          <w:pgSz w:w="12240" w:h="15840"/>
          <w:pgMar w:top="1440" w:right="1080" w:bottom="1440" w:left="1080" w:header="720" w:footer="720" w:gutter="0"/>
          <w:cols w:space="720"/>
          <w:docGrid w:linePitch="360"/>
        </w:sectPr>
      </w:pPr>
    </w:p>
    <w:p w14:paraId="24A55176" w14:textId="02CFD652" w:rsidR="004A51D0" w:rsidRPr="0066125A" w:rsidRDefault="004A51D0" w:rsidP="004A51D0">
      <w:pPr>
        <w:rPr>
          <w:b/>
        </w:rPr>
      </w:pPr>
      <w:r w:rsidRPr="0066125A">
        <w:rPr>
          <w:b/>
        </w:rPr>
        <w:t xml:space="preserve">Table </w:t>
      </w:r>
      <w:ins w:id="1586" w:author="Sydney Gourlay" w:date="2016-06-17T13:34:00Z">
        <w:r w:rsidR="005870A9">
          <w:rPr>
            <w:b/>
          </w:rPr>
          <w:t>19</w:t>
        </w:r>
      </w:ins>
      <w:del w:id="1587" w:author="Sydney Gourlay" w:date="2016-06-17T13:34:00Z">
        <w:r w:rsidR="00645480" w:rsidDel="005870A9">
          <w:rPr>
            <w:b/>
          </w:rPr>
          <w:delText>2</w:delText>
        </w:r>
      </w:del>
      <w:ins w:id="1588" w:author="Abhilasha Vaid" w:date="2016-06-17T15:46:00Z">
        <w:del w:id="1589" w:author="Sydney Gourlay" w:date="2016-06-17T13:34:00Z">
          <w:r w:rsidR="00367086" w:rsidDel="005870A9">
            <w:rPr>
              <w:b/>
            </w:rPr>
            <w:delText>1</w:delText>
          </w:r>
        </w:del>
      </w:ins>
      <w:del w:id="1590" w:author="Abhilasha Vaid" w:date="2016-06-17T15:46:00Z">
        <w:r w:rsidR="00645480" w:rsidDel="00367086">
          <w:rPr>
            <w:b/>
          </w:rPr>
          <w:delText>0</w:delText>
        </w:r>
      </w:del>
      <w:r w:rsidRPr="0066125A">
        <w:rPr>
          <w:b/>
        </w:rPr>
        <w:t xml:space="preserve"> – Determinants of </w:t>
      </w:r>
      <w:r w:rsidR="00850F34">
        <w:rPr>
          <w:b/>
        </w:rPr>
        <w:t>B</w:t>
      </w:r>
      <w:r w:rsidRPr="0066125A">
        <w:rPr>
          <w:b/>
        </w:rPr>
        <w:t>ias (GPS – CR</w:t>
      </w:r>
      <w:r w:rsidR="00F01048">
        <w:rPr>
          <w:b/>
        </w:rPr>
        <w:t>, in acres</w:t>
      </w:r>
      <w:r w:rsidRPr="0066125A">
        <w:rPr>
          <w:b/>
        </w:rPr>
        <w:t>)</w:t>
      </w:r>
    </w:p>
    <w:tbl>
      <w:tblPr>
        <w:tblW w:w="5222" w:type="pct"/>
        <w:tblInd w:w="-284" w:type="dxa"/>
        <w:tblLook w:val="04A0" w:firstRow="1" w:lastRow="0" w:firstColumn="1" w:lastColumn="0" w:noHBand="0" w:noVBand="1"/>
      </w:tblPr>
      <w:tblGrid>
        <w:gridCol w:w="3828"/>
        <w:gridCol w:w="1344"/>
        <w:gridCol w:w="1201"/>
        <w:gridCol w:w="1674"/>
        <w:gridCol w:w="6"/>
        <w:gridCol w:w="1613"/>
        <w:gridCol w:w="1159"/>
        <w:gridCol w:w="12"/>
        <w:gridCol w:w="1250"/>
        <w:gridCol w:w="1586"/>
        <w:gridCol w:w="1592"/>
      </w:tblGrid>
      <w:tr w:rsidR="002A1100" w:rsidRPr="00600A37" w14:paraId="37C91FA2" w14:textId="77777777" w:rsidTr="005B6EA1">
        <w:trPr>
          <w:trHeight w:val="319"/>
        </w:trPr>
        <w:tc>
          <w:tcPr>
            <w:tcW w:w="1109" w:type="pct"/>
            <w:tcBorders>
              <w:top w:val="single" w:sz="2" w:space="0" w:color="auto"/>
              <w:left w:val="nil"/>
              <w:bottom w:val="single" w:sz="4" w:space="0" w:color="auto"/>
              <w:right w:val="single" w:sz="4" w:space="0" w:color="auto"/>
            </w:tcBorders>
            <w:shd w:val="clear" w:color="auto" w:fill="A9D5E7" w:themeFill="accent1" w:themeFillTint="66"/>
            <w:noWrap/>
            <w:vAlign w:val="bottom"/>
            <w:hideMark/>
          </w:tcPr>
          <w:p w14:paraId="16635D8C" w14:textId="77777777" w:rsidR="004A51D0" w:rsidRPr="00F03BEC" w:rsidRDefault="004A51D0" w:rsidP="004A51D0">
            <w:pPr>
              <w:spacing w:after="0" w:line="240" w:lineRule="auto"/>
              <w:rPr>
                <w:rFonts w:ascii="Calibri" w:eastAsia="Times New Roman" w:hAnsi="Calibri" w:cs="Times New Roman"/>
                <w:b/>
                <w:i/>
                <w:iCs/>
                <w:color w:val="000000"/>
                <w:sz w:val="20"/>
                <w:szCs w:val="20"/>
              </w:rPr>
            </w:pPr>
          </w:p>
        </w:tc>
        <w:tc>
          <w:tcPr>
            <w:tcW w:w="457" w:type="pct"/>
            <w:tcBorders>
              <w:top w:val="single" w:sz="2" w:space="0" w:color="auto"/>
              <w:left w:val="single" w:sz="4" w:space="0" w:color="auto"/>
              <w:bottom w:val="single" w:sz="4" w:space="0" w:color="auto"/>
              <w:right w:val="nil"/>
            </w:tcBorders>
            <w:shd w:val="clear" w:color="auto" w:fill="A9D5E7" w:themeFill="accent1" w:themeFillTint="66"/>
            <w:noWrap/>
            <w:vAlign w:val="bottom"/>
            <w:hideMark/>
          </w:tcPr>
          <w:p w14:paraId="7D0873F6" w14:textId="77777777" w:rsidR="004A51D0" w:rsidRPr="00F03BEC" w:rsidRDefault="004A51D0" w:rsidP="004A51D0">
            <w:pPr>
              <w:spacing w:after="0" w:line="240" w:lineRule="auto"/>
              <w:jc w:val="center"/>
              <w:rPr>
                <w:rFonts w:ascii="Calibri" w:eastAsia="Times New Roman" w:hAnsi="Calibri" w:cs="Times New Roman"/>
                <w:b/>
                <w:color w:val="000000"/>
                <w:sz w:val="20"/>
                <w:szCs w:val="20"/>
              </w:rPr>
            </w:pPr>
            <w:r w:rsidRPr="00F03BEC">
              <w:rPr>
                <w:rFonts w:ascii="Calibri" w:eastAsia="Times New Roman" w:hAnsi="Calibri" w:cs="Times New Roman"/>
                <w:b/>
                <w:color w:val="000000"/>
                <w:sz w:val="20"/>
                <w:szCs w:val="20"/>
              </w:rPr>
              <w:t>Bias</w:t>
            </w:r>
          </w:p>
        </w:tc>
        <w:tc>
          <w:tcPr>
            <w:tcW w:w="410" w:type="pct"/>
            <w:tcBorders>
              <w:top w:val="single" w:sz="2" w:space="0" w:color="auto"/>
              <w:left w:val="nil"/>
              <w:bottom w:val="single" w:sz="4" w:space="0" w:color="auto"/>
              <w:right w:val="nil"/>
            </w:tcBorders>
            <w:shd w:val="clear" w:color="auto" w:fill="A9D5E7" w:themeFill="accent1" w:themeFillTint="66"/>
            <w:noWrap/>
            <w:vAlign w:val="bottom"/>
            <w:hideMark/>
          </w:tcPr>
          <w:p w14:paraId="485595BC" w14:textId="77777777" w:rsidR="004A51D0" w:rsidRPr="00F03BEC" w:rsidRDefault="004A51D0" w:rsidP="004A51D0">
            <w:pPr>
              <w:spacing w:after="0" w:line="240" w:lineRule="auto"/>
              <w:jc w:val="center"/>
              <w:rPr>
                <w:rFonts w:ascii="Calibri" w:eastAsia="Times New Roman" w:hAnsi="Calibri" w:cs="Times New Roman"/>
                <w:b/>
                <w:color w:val="000000"/>
                <w:sz w:val="20"/>
                <w:szCs w:val="20"/>
              </w:rPr>
            </w:pPr>
            <w:r w:rsidRPr="00F03BEC">
              <w:rPr>
                <w:rFonts w:ascii="Calibri" w:eastAsia="Times New Roman" w:hAnsi="Calibri" w:cs="Times New Roman"/>
                <w:b/>
                <w:color w:val="000000"/>
                <w:sz w:val="20"/>
                <w:szCs w:val="20"/>
              </w:rPr>
              <w:t>|Bias|</w:t>
            </w:r>
          </w:p>
        </w:tc>
        <w:tc>
          <w:tcPr>
            <w:tcW w:w="565" w:type="pct"/>
            <w:tcBorders>
              <w:top w:val="single" w:sz="2" w:space="0" w:color="auto"/>
              <w:left w:val="nil"/>
              <w:bottom w:val="single" w:sz="4" w:space="0" w:color="auto"/>
              <w:right w:val="nil"/>
            </w:tcBorders>
            <w:shd w:val="clear" w:color="auto" w:fill="A9D5E7" w:themeFill="accent1" w:themeFillTint="66"/>
            <w:vAlign w:val="bottom"/>
            <w:hideMark/>
          </w:tcPr>
          <w:p w14:paraId="340D8707" w14:textId="54173B72" w:rsidR="004A51D0" w:rsidRPr="00F03BEC" w:rsidRDefault="004A51D0" w:rsidP="005B6EA1">
            <w:pPr>
              <w:spacing w:after="0" w:line="240" w:lineRule="auto"/>
              <w:rPr>
                <w:rFonts w:ascii="Calibri" w:eastAsia="Times New Roman" w:hAnsi="Calibri" w:cs="Times New Roman"/>
                <w:b/>
                <w:color w:val="000000"/>
                <w:sz w:val="20"/>
                <w:szCs w:val="20"/>
              </w:rPr>
            </w:pPr>
            <w:r w:rsidRPr="00600A37">
              <w:rPr>
                <w:rFonts w:ascii="Calibri" w:eastAsia="Times New Roman" w:hAnsi="Calibri" w:cs="Times New Roman"/>
                <w:b/>
                <w:color w:val="000000"/>
                <w:sz w:val="20"/>
                <w:szCs w:val="20"/>
              </w:rPr>
              <w:t>{Bias/CR }</w:t>
            </w:r>
            <w:r w:rsidRPr="00F03BEC">
              <w:rPr>
                <w:rFonts w:ascii="Calibri" w:eastAsia="Times New Roman" w:hAnsi="Calibri" w:cs="Times New Roman"/>
                <w:b/>
                <w:color w:val="000000"/>
                <w:sz w:val="20"/>
                <w:szCs w:val="20"/>
              </w:rPr>
              <w:t>*100</w:t>
            </w:r>
          </w:p>
        </w:tc>
        <w:tc>
          <w:tcPr>
            <w:tcW w:w="547" w:type="pct"/>
            <w:gridSpan w:val="2"/>
            <w:tcBorders>
              <w:top w:val="single" w:sz="2" w:space="0" w:color="auto"/>
              <w:left w:val="nil"/>
              <w:bottom w:val="single" w:sz="4" w:space="0" w:color="auto"/>
              <w:right w:val="single" w:sz="4" w:space="0" w:color="auto"/>
            </w:tcBorders>
            <w:shd w:val="clear" w:color="auto" w:fill="A9D5E7" w:themeFill="accent1" w:themeFillTint="66"/>
            <w:vAlign w:val="bottom"/>
            <w:hideMark/>
          </w:tcPr>
          <w:p w14:paraId="119C250A" w14:textId="640AA355" w:rsidR="004A51D0" w:rsidRPr="00F03BEC" w:rsidRDefault="004A51D0" w:rsidP="005B6EA1">
            <w:pPr>
              <w:spacing w:after="0" w:line="240" w:lineRule="auto"/>
              <w:rPr>
                <w:rFonts w:ascii="Calibri" w:eastAsia="Times New Roman" w:hAnsi="Calibri" w:cs="Times New Roman"/>
                <w:b/>
                <w:color w:val="000000"/>
                <w:sz w:val="20"/>
                <w:szCs w:val="20"/>
              </w:rPr>
            </w:pPr>
            <w:r w:rsidRPr="00600A37">
              <w:rPr>
                <w:rFonts w:ascii="Calibri" w:eastAsia="Times New Roman" w:hAnsi="Calibri" w:cs="Times New Roman"/>
                <w:b/>
                <w:color w:val="000000"/>
                <w:sz w:val="20"/>
                <w:szCs w:val="20"/>
              </w:rPr>
              <w:t>{|Bias|/CR }</w:t>
            </w:r>
            <w:r w:rsidRPr="00F03BEC">
              <w:rPr>
                <w:rFonts w:ascii="Calibri" w:eastAsia="Times New Roman" w:hAnsi="Calibri" w:cs="Times New Roman"/>
                <w:b/>
                <w:color w:val="000000"/>
                <w:sz w:val="20"/>
                <w:szCs w:val="20"/>
              </w:rPr>
              <w:t>*100</w:t>
            </w:r>
          </w:p>
        </w:tc>
        <w:tc>
          <w:tcPr>
            <w:tcW w:w="396" w:type="pct"/>
            <w:tcBorders>
              <w:top w:val="single" w:sz="2" w:space="0" w:color="auto"/>
              <w:left w:val="nil"/>
              <w:bottom w:val="single" w:sz="4" w:space="0" w:color="auto"/>
              <w:right w:val="nil"/>
            </w:tcBorders>
            <w:shd w:val="clear" w:color="auto" w:fill="A9D5E7" w:themeFill="accent1" w:themeFillTint="66"/>
            <w:noWrap/>
            <w:vAlign w:val="bottom"/>
            <w:hideMark/>
          </w:tcPr>
          <w:p w14:paraId="2E45A010" w14:textId="77777777" w:rsidR="004A51D0" w:rsidRPr="00F03BEC" w:rsidRDefault="004A51D0" w:rsidP="004A51D0">
            <w:pPr>
              <w:spacing w:after="0" w:line="240" w:lineRule="auto"/>
              <w:jc w:val="center"/>
              <w:rPr>
                <w:rFonts w:ascii="Calibri" w:eastAsia="Times New Roman" w:hAnsi="Calibri" w:cs="Times New Roman"/>
                <w:b/>
                <w:color w:val="000000"/>
                <w:sz w:val="20"/>
                <w:szCs w:val="20"/>
              </w:rPr>
            </w:pPr>
            <w:r w:rsidRPr="00F03BEC">
              <w:rPr>
                <w:rFonts w:ascii="Calibri" w:eastAsia="Times New Roman" w:hAnsi="Calibri" w:cs="Times New Roman"/>
                <w:b/>
                <w:color w:val="000000"/>
                <w:sz w:val="20"/>
                <w:szCs w:val="20"/>
              </w:rPr>
              <w:t>Bias</w:t>
            </w:r>
          </w:p>
        </w:tc>
        <w:tc>
          <w:tcPr>
            <w:tcW w:w="446" w:type="pct"/>
            <w:gridSpan w:val="2"/>
            <w:tcBorders>
              <w:top w:val="single" w:sz="2" w:space="0" w:color="auto"/>
              <w:left w:val="nil"/>
              <w:bottom w:val="single" w:sz="4" w:space="0" w:color="auto"/>
              <w:right w:val="nil"/>
            </w:tcBorders>
            <w:shd w:val="clear" w:color="auto" w:fill="A9D5E7" w:themeFill="accent1" w:themeFillTint="66"/>
            <w:noWrap/>
            <w:vAlign w:val="bottom"/>
            <w:hideMark/>
          </w:tcPr>
          <w:p w14:paraId="401A5ED4" w14:textId="77777777" w:rsidR="004A51D0" w:rsidRPr="00F03BEC" w:rsidRDefault="004A51D0" w:rsidP="004A51D0">
            <w:pPr>
              <w:spacing w:after="0" w:line="240" w:lineRule="auto"/>
              <w:jc w:val="center"/>
              <w:rPr>
                <w:rFonts w:ascii="Calibri" w:eastAsia="Times New Roman" w:hAnsi="Calibri" w:cs="Times New Roman"/>
                <w:b/>
                <w:color w:val="000000"/>
                <w:sz w:val="20"/>
                <w:szCs w:val="20"/>
              </w:rPr>
            </w:pPr>
            <w:r w:rsidRPr="00F03BEC">
              <w:rPr>
                <w:rFonts w:ascii="Calibri" w:eastAsia="Times New Roman" w:hAnsi="Calibri" w:cs="Times New Roman"/>
                <w:b/>
                <w:color w:val="000000"/>
                <w:sz w:val="20"/>
                <w:szCs w:val="20"/>
              </w:rPr>
              <w:t>|Bias|</w:t>
            </w:r>
          </w:p>
        </w:tc>
        <w:tc>
          <w:tcPr>
            <w:tcW w:w="536" w:type="pct"/>
            <w:tcBorders>
              <w:top w:val="single" w:sz="2" w:space="0" w:color="auto"/>
              <w:left w:val="nil"/>
              <w:bottom w:val="single" w:sz="4" w:space="0" w:color="auto"/>
              <w:right w:val="nil"/>
            </w:tcBorders>
            <w:shd w:val="clear" w:color="auto" w:fill="A9D5E7" w:themeFill="accent1" w:themeFillTint="66"/>
            <w:vAlign w:val="bottom"/>
            <w:hideMark/>
          </w:tcPr>
          <w:p w14:paraId="4EB4BCC3" w14:textId="44885095" w:rsidR="004A51D0" w:rsidRPr="00F03BEC" w:rsidRDefault="004A51D0" w:rsidP="005B6EA1">
            <w:pPr>
              <w:spacing w:after="0" w:line="240" w:lineRule="auto"/>
              <w:rPr>
                <w:rFonts w:ascii="Calibri" w:eastAsia="Times New Roman" w:hAnsi="Calibri" w:cs="Times New Roman"/>
                <w:b/>
                <w:color w:val="000000"/>
                <w:sz w:val="20"/>
                <w:szCs w:val="20"/>
              </w:rPr>
            </w:pPr>
            <w:r w:rsidRPr="00F03BEC">
              <w:rPr>
                <w:rFonts w:ascii="Calibri" w:eastAsia="Times New Roman" w:hAnsi="Calibri" w:cs="Times New Roman"/>
                <w:b/>
                <w:color w:val="000000"/>
                <w:sz w:val="20"/>
                <w:szCs w:val="20"/>
              </w:rPr>
              <w:t>{Bias/CR }*100</w:t>
            </w:r>
          </w:p>
        </w:tc>
        <w:tc>
          <w:tcPr>
            <w:tcW w:w="534" w:type="pct"/>
            <w:tcBorders>
              <w:top w:val="single" w:sz="2" w:space="0" w:color="auto"/>
              <w:left w:val="nil"/>
              <w:bottom w:val="single" w:sz="4" w:space="0" w:color="auto"/>
            </w:tcBorders>
            <w:shd w:val="clear" w:color="auto" w:fill="A9D5E7" w:themeFill="accent1" w:themeFillTint="66"/>
            <w:vAlign w:val="bottom"/>
            <w:hideMark/>
          </w:tcPr>
          <w:p w14:paraId="06BA6534" w14:textId="4D3D6AD1" w:rsidR="004A51D0" w:rsidRPr="00F03BEC" w:rsidRDefault="004A51D0" w:rsidP="005B6EA1">
            <w:pPr>
              <w:spacing w:after="0" w:line="240" w:lineRule="auto"/>
              <w:rPr>
                <w:rFonts w:ascii="Calibri" w:eastAsia="Times New Roman" w:hAnsi="Calibri" w:cs="Times New Roman"/>
                <w:b/>
                <w:color w:val="000000"/>
                <w:sz w:val="20"/>
                <w:szCs w:val="20"/>
              </w:rPr>
            </w:pPr>
            <w:r w:rsidRPr="00F03BEC">
              <w:rPr>
                <w:rFonts w:ascii="Calibri" w:eastAsia="Times New Roman" w:hAnsi="Calibri" w:cs="Times New Roman"/>
                <w:b/>
                <w:color w:val="000000"/>
                <w:sz w:val="20"/>
                <w:szCs w:val="20"/>
              </w:rPr>
              <w:t>{|Bias|/CR}*100</w:t>
            </w:r>
          </w:p>
        </w:tc>
      </w:tr>
      <w:tr w:rsidR="00AA1443" w:rsidRPr="00F03BEC" w14:paraId="1C2C20FC" w14:textId="77777777" w:rsidTr="005B6EA1">
        <w:trPr>
          <w:trHeight w:val="206"/>
        </w:trPr>
        <w:tc>
          <w:tcPr>
            <w:tcW w:w="1109" w:type="pct"/>
            <w:tcBorders>
              <w:top w:val="nil"/>
              <w:left w:val="nil"/>
              <w:bottom w:val="nil"/>
              <w:right w:val="nil"/>
            </w:tcBorders>
            <w:shd w:val="clear" w:color="auto" w:fill="A9D5E7" w:themeFill="accent1" w:themeFillTint="66"/>
            <w:noWrap/>
            <w:vAlign w:val="bottom"/>
          </w:tcPr>
          <w:p w14:paraId="05F4BF1A" w14:textId="77777777" w:rsidR="0030274C" w:rsidRPr="00F03BEC" w:rsidRDefault="0030274C" w:rsidP="004A51D0">
            <w:pPr>
              <w:spacing w:after="0" w:line="240" w:lineRule="auto"/>
              <w:rPr>
                <w:rFonts w:ascii="Calibri" w:eastAsia="Times New Roman" w:hAnsi="Calibri" w:cs="Times New Roman"/>
                <w:color w:val="000000"/>
                <w:sz w:val="20"/>
                <w:szCs w:val="20"/>
              </w:rPr>
            </w:pPr>
          </w:p>
        </w:tc>
        <w:tc>
          <w:tcPr>
            <w:tcW w:w="1979" w:type="pct"/>
            <w:gridSpan w:val="5"/>
            <w:tcBorders>
              <w:top w:val="nil"/>
              <w:left w:val="single" w:sz="4" w:space="0" w:color="auto"/>
              <w:bottom w:val="nil"/>
              <w:right w:val="single" w:sz="4" w:space="0" w:color="auto"/>
            </w:tcBorders>
            <w:shd w:val="clear" w:color="auto" w:fill="A9D5E7" w:themeFill="accent1" w:themeFillTint="66"/>
            <w:noWrap/>
            <w:vAlign w:val="bottom"/>
          </w:tcPr>
          <w:p w14:paraId="66A6CC05" w14:textId="175015FF" w:rsidR="0030274C" w:rsidRPr="00F03BEC" w:rsidRDefault="0030274C"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b/>
                <w:color w:val="000000"/>
                <w:sz w:val="20"/>
                <w:szCs w:val="20"/>
              </w:rPr>
              <w:t>Ethiopia</w:t>
            </w:r>
          </w:p>
        </w:tc>
        <w:tc>
          <w:tcPr>
            <w:tcW w:w="1912" w:type="pct"/>
            <w:gridSpan w:val="5"/>
            <w:tcBorders>
              <w:top w:val="nil"/>
              <w:left w:val="nil"/>
              <w:bottom w:val="nil"/>
            </w:tcBorders>
            <w:shd w:val="clear" w:color="auto" w:fill="A9D5E7" w:themeFill="accent1" w:themeFillTint="66"/>
            <w:noWrap/>
            <w:vAlign w:val="bottom"/>
          </w:tcPr>
          <w:p w14:paraId="2686CB25" w14:textId="5697FDFF" w:rsidR="0030274C" w:rsidRPr="00F03BEC" w:rsidRDefault="0030274C"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b/>
                <w:color w:val="000000"/>
                <w:sz w:val="20"/>
                <w:szCs w:val="20"/>
              </w:rPr>
              <w:t>Tanzania</w:t>
            </w:r>
          </w:p>
        </w:tc>
      </w:tr>
      <w:tr w:rsidR="00AA1443" w:rsidRPr="00F03BEC" w14:paraId="631B3F4D" w14:textId="77777777" w:rsidTr="005B6EA1">
        <w:trPr>
          <w:trHeight w:val="6"/>
        </w:trPr>
        <w:tc>
          <w:tcPr>
            <w:tcW w:w="1109" w:type="pct"/>
            <w:tcBorders>
              <w:top w:val="nil"/>
              <w:left w:val="nil"/>
              <w:bottom w:val="nil"/>
              <w:right w:val="nil"/>
            </w:tcBorders>
            <w:shd w:val="clear" w:color="auto" w:fill="auto"/>
            <w:noWrap/>
            <w:vAlign w:val="bottom"/>
            <w:hideMark/>
          </w:tcPr>
          <w:p w14:paraId="39CF55FB" w14:textId="6B543C4B" w:rsidR="004A51D0" w:rsidRPr="00F03BEC" w:rsidRDefault="004A51D0" w:rsidP="00FC0C54">
            <w:pPr>
              <w:spacing w:after="0" w:line="240" w:lineRule="auto"/>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xml:space="preserve">CR </w:t>
            </w:r>
            <w:del w:id="1591" w:author="Abhilasha Vaid" w:date="2016-06-17T14:27:00Z">
              <w:r w:rsidRPr="00F03BEC" w:rsidDel="002F1E30">
                <w:rPr>
                  <w:rFonts w:ascii="Calibri" w:eastAsia="Times New Roman" w:hAnsi="Calibri" w:cs="Times New Roman"/>
                  <w:color w:val="000000"/>
                  <w:sz w:val="20"/>
                  <w:szCs w:val="20"/>
                </w:rPr>
                <w:delText xml:space="preserve">Area </w:delText>
              </w:r>
            </w:del>
            <w:ins w:id="1592" w:author="Abhilasha Vaid" w:date="2016-06-17T14:27:00Z">
              <w:r w:rsidR="002F1E30">
                <w:rPr>
                  <w:rFonts w:ascii="Calibri" w:eastAsia="Times New Roman" w:hAnsi="Calibri" w:cs="Times New Roman"/>
                  <w:color w:val="000000"/>
                  <w:sz w:val="20"/>
                  <w:szCs w:val="20"/>
                </w:rPr>
                <w:t>a</w:t>
              </w:r>
              <w:r w:rsidR="002F1E30" w:rsidRPr="00F03BEC">
                <w:rPr>
                  <w:rFonts w:ascii="Calibri" w:eastAsia="Times New Roman" w:hAnsi="Calibri" w:cs="Times New Roman"/>
                  <w:color w:val="000000"/>
                  <w:sz w:val="20"/>
                  <w:szCs w:val="20"/>
                </w:rPr>
                <w:t xml:space="preserve">rea </w:t>
              </w:r>
            </w:ins>
            <w:r w:rsidRPr="00F03BEC">
              <w:rPr>
                <w:rFonts w:ascii="Calibri" w:eastAsia="Times New Roman" w:hAnsi="Calibri" w:cs="Times New Roman"/>
                <w:color w:val="000000"/>
                <w:sz w:val="20"/>
                <w:szCs w:val="20"/>
              </w:rPr>
              <w:t>(acres)</w:t>
            </w:r>
          </w:p>
        </w:tc>
        <w:tc>
          <w:tcPr>
            <w:tcW w:w="457" w:type="pct"/>
            <w:tcBorders>
              <w:top w:val="nil"/>
              <w:left w:val="single" w:sz="4" w:space="0" w:color="auto"/>
              <w:bottom w:val="nil"/>
              <w:right w:val="nil"/>
            </w:tcBorders>
            <w:shd w:val="clear" w:color="auto" w:fill="auto"/>
            <w:noWrap/>
            <w:vAlign w:val="bottom"/>
            <w:hideMark/>
          </w:tcPr>
          <w:p w14:paraId="622246A3"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0.049***</w:t>
            </w:r>
          </w:p>
        </w:tc>
        <w:tc>
          <w:tcPr>
            <w:tcW w:w="410" w:type="pct"/>
            <w:tcBorders>
              <w:top w:val="nil"/>
              <w:left w:val="nil"/>
              <w:bottom w:val="nil"/>
              <w:right w:val="nil"/>
            </w:tcBorders>
            <w:shd w:val="clear" w:color="auto" w:fill="auto"/>
            <w:noWrap/>
            <w:vAlign w:val="bottom"/>
            <w:hideMark/>
          </w:tcPr>
          <w:p w14:paraId="57FCCDDB"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0.040***</w:t>
            </w:r>
          </w:p>
        </w:tc>
        <w:tc>
          <w:tcPr>
            <w:tcW w:w="565" w:type="pct"/>
            <w:tcBorders>
              <w:top w:val="nil"/>
              <w:left w:val="nil"/>
              <w:bottom w:val="nil"/>
              <w:right w:val="nil"/>
            </w:tcBorders>
            <w:shd w:val="clear" w:color="auto" w:fill="auto"/>
            <w:noWrap/>
            <w:vAlign w:val="bottom"/>
            <w:hideMark/>
          </w:tcPr>
          <w:p w14:paraId="187220F4"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-9.186***</w:t>
            </w:r>
          </w:p>
        </w:tc>
        <w:tc>
          <w:tcPr>
            <w:tcW w:w="547" w:type="pct"/>
            <w:gridSpan w:val="2"/>
            <w:tcBorders>
              <w:top w:val="nil"/>
              <w:left w:val="nil"/>
              <w:bottom w:val="nil"/>
              <w:right w:val="single" w:sz="4" w:space="0" w:color="auto"/>
            </w:tcBorders>
            <w:shd w:val="clear" w:color="auto" w:fill="auto"/>
            <w:noWrap/>
            <w:vAlign w:val="bottom"/>
            <w:hideMark/>
          </w:tcPr>
          <w:p w14:paraId="6D66F4AC"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-9.013***</w:t>
            </w:r>
          </w:p>
        </w:tc>
        <w:tc>
          <w:tcPr>
            <w:tcW w:w="396" w:type="pct"/>
            <w:tcBorders>
              <w:top w:val="nil"/>
              <w:left w:val="nil"/>
              <w:bottom w:val="nil"/>
              <w:right w:val="nil"/>
            </w:tcBorders>
            <w:shd w:val="clear" w:color="auto" w:fill="auto"/>
            <w:noWrap/>
            <w:vAlign w:val="bottom"/>
            <w:hideMark/>
          </w:tcPr>
          <w:p w14:paraId="21C567FE"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0.055**</w:t>
            </w:r>
          </w:p>
        </w:tc>
        <w:tc>
          <w:tcPr>
            <w:tcW w:w="446" w:type="pct"/>
            <w:gridSpan w:val="2"/>
            <w:tcBorders>
              <w:top w:val="nil"/>
              <w:left w:val="nil"/>
              <w:bottom w:val="nil"/>
              <w:right w:val="nil"/>
            </w:tcBorders>
            <w:shd w:val="clear" w:color="auto" w:fill="auto"/>
            <w:noWrap/>
            <w:vAlign w:val="bottom"/>
            <w:hideMark/>
          </w:tcPr>
          <w:p w14:paraId="2D333857"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0.069***</w:t>
            </w:r>
          </w:p>
        </w:tc>
        <w:tc>
          <w:tcPr>
            <w:tcW w:w="536" w:type="pct"/>
            <w:tcBorders>
              <w:top w:val="nil"/>
              <w:left w:val="nil"/>
              <w:bottom w:val="nil"/>
              <w:right w:val="nil"/>
            </w:tcBorders>
            <w:shd w:val="clear" w:color="auto" w:fill="auto"/>
            <w:noWrap/>
            <w:vAlign w:val="bottom"/>
            <w:hideMark/>
          </w:tcPr>
          <w:p w14:paraId="21053CDF"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-8.169***</w:t>
            </w:r>
          </w:p>
        </w:tc>
        <w:tc>
          <w:tcPr>
            <w:tcW w:w="534" w:type="pct"/>
            <w:tcBorders>
              <w:top w:val="nil"/>
              <w:left w:val="nil"/>
              <w:bottom w:val="nil"/>
            </w:tcBorders>
            <w:shd w:val="clear" w:color="auto" w:fill="auto"/>
            <w:noWrap/>
            <w:vAlign w:val="bottom"/>
            <w:hideMark/>
          </w:tcPr>
          <w:p w14:paraId="60FCF3A1"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-5.421***</w:t>
            </w:r>
          </w:p>
        </w:tc>
      </w:tr>
      <w:tr w:rsidR="00AA1443" w:rsidRPr="00F03BEC" w14:paraId="09CD9D60" w14:textId="77777777" w:rsidTr="005B6EA1">
        <w:trPr>
          <w:trHeight w:val="7"/>
        </w:trPr>
        <w:tc>
          <w:tcPr>
            <w:tcW w:w="1109" w:type="pct"/>
            <w:tcBorders>
              <w:top w:val="nil"/>
              <w:left w:val="nil"/>
              <w:bottom w:val="nil"/>
              <w:right w:val="nil"/>
            </w:tcBorders>
            <w:shd w:val="clear" w:color="auto" w:fill="auto"/>
            <w:noWrap/>
            <w:vAlign w:val="bottom"/>
            <w:hideMark/>
          </w:tcPr>
          <w:p w14:paraId="275868AE" w14:textId="2C898C49" w:rsidR="004A51D0" w:rsidRPr="00F03BEC" w:rsidRDefault="004A51D0" w:rsidP="00FC0C54">
            <w:pPr>
              <w:spacing w:after="0" w:line="240" w:lineRule="auto"/>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xml:space="preserve">CR </w:t>
            </w:r>
            <w:del w:id="1593" w:author="Abhilasha Vaid" w:date="2016-06-17T14:27:00Z">
              <w:r w:rsidRPr="00F03BEC" w:rsidDel="002F1E30">
                <w:rPr>
                  <w:rFonts w:ascii="Calibri" w:eastAsia="Times New Roman" w:hAnsi="Calibri" w:cs="Times New Roman"/>
                  <w:color w:val="000000"/>
                  <w:sz w:val="20"/>
                  <w:szCs w:val="20"/>
                </w:rPr>
                <w:delText>Area</w:delText>
              </w:r>
              <w:r w:rsidRPr="00F03BEC" w:rsidDel="002F1E30">
                <w:rPr>
                  <w:rFonts w:ascii="Calibri" w:eastAsia="Times New Roman" w:hAnsi="Calibri" w:cs="Times New Roman"/>
                  <w:color w:val="000000"/>
                  <w:sz w:val="20"/>
                  <w:szCs w:val="20"/>
                  <w:vertAlign w:val="superscript"/>
                </w:rPr>
                <w:delText>2</w:delText>
              </w:r>
            </w:del>
            <w:ins w:id="1594" w:author="Abhilasha Vaid" w:date="2016-06-17T14:27:00Z">
              <w:r w:rsidR="002F1E30">
                <w:rPr>
                  <w:rFonts w:ascii="Calibri" w:eastAsia="Times New Roman" w:hAnsi="Calibri" w:cs="Times New Roman"/>
                  <w:color w:val="000000"/>
                  <w:sz w:val="20"/>
                  <w:szCs w:val="20"/>
                </w:rPr>
                <w:t>a</w:t>
              </w:r>
              <w:r w:rsidR="002F1E30" w:rsidRPr="00F03BEC">
                <w:rPr>
                  <w:rFonts w:ascii="Calibri" w:eastAsia="Times New Roman" w:hAnsi="Calibri" w:cs="Times New Roman"/>
                  <w:color w:val="000000"/>
                  <w:sz w:val="20"/>
                  <w:szCs w:val="20"/>
                </w:rPr>
                <w:t>rea</w:t>
              </w:r>
              <w:r w:rsidR="002F1E30" w:rsidRPr="00F03BEC">
                <w:rPr>
                  <w:rFonts w:ascii="Calibri" w:eastAsia="Times New Roman" w:hAnsi="Calibri" w:cs="Times New Roman"/>
                  <w:color w:val="000000"/>
                  <w:sz w:val="20"/>
                  <w:szCs w:val="20"/>
                  <w:vertAlign w:val="superscript"/>
                </w:rPr>
                <w:t>2</w:t>
              </w:r>
            </w:ins>
          </w:p>
        </w:tc>
        <w:tc>
          <w:tcPr>
            <w:tcW w:w="457" w:type="pct"/>
            <w:tcBorders>
              <w:top w:val="nil"/>
              <w:left w:val="single" w:sz="4" w:space="0" w:color="auto"/>
              <w:bottom w:val="nil"/>
              <w:right w:val="nil"/>
            </w:tcBorders>
            <w:shd w:val="clear" w:color="auto" w:fill="auto"/>
            <w:noWrap/>
            <w:vAlign w:val="bottom"/>
            <w:hideMark/>
          </w:tcPr>
          <w:p w14:paraId="05B4B0C8"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-0.037***</w:t>
            </w:r>
          </w:p>
        </w:tc>
        <w:tc>
          <w:tcPr>
            <w:tcW w:w="410" w:type="pct"/>
            <w:tcBorders>
              <w:top w:val="nil"/>
              <w:left w:val="nil"/>
              <w:bottom w:val="nil"/>
              <w:right w:val="nil"/>
            </w:tcBorders>
            <w:shd w:val="clear" w:color="auto" w:fill="auto"/>
            <w:noWrap/>
            <w:vAlign w:val="bottom"/>
            <w:hideMark/>
          </w:tcPr>
          <w:p w14:paraId="7FEEACC3"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565" w:type="pct"/>
            <w:tcBorders>
              <w:top w:val="nil"/>
              <w:left w:val="nil"/>
              <w:bottom w:val="nil"/>
              <w:right w:val="nil"/>
            </w:tcBorders>
            <w:shd w:val="clear" w:color="auto" w:fill="auto"/>
            <w:noWrap/>
            <w:vAlign w:val="bottom"/>
            <w:hideMark/>
          </w:tcPr>
          <w:p w14:paraId="0266B951"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4.025***</w:t>
            </w:r>
          </w:p>
        </w:tc>
        <w:tc>
          <w:tcPr>
            <w:tcW w:w="547" w:type="pct"/>
            <w:gridSpan w:val="2"/>
            <w:tcBorders>
              <w:top w:val="nil"/>
              <w:left w:val="nil"/>
              <w:bottom w:val="nil"/>
              <w:right w:val="single" w:sz="4" w:space="0" w:color="auto"/>
            </w:tcBorders>
            <w:shd w:val="clear" w:color="auto" w:fill="auto"/>
            <w:noWrap/>
            <w:vAlign w:val="bottom"/>
            <w:hideMark/>
          </w:tcPr>
          <w:p w14:paraId="39E0114C"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4.557***</w:t>
            </w:r>
          </w:p>
        </w:tc>
        <w:tc>
          <w:tcPr>
            <w:tcW w:w="396" w:type="pct"/>
            <w:tcBorders>
              <w:top w:val="nil"/>
              <w:left w:val="nil"/>
              <w:bottom w:val="nil"/>
              <w:right w:val="nil"/>
            </w:tcBorders>
            <w:shd w:val="clear" w:color="auto" w:fill="auto"/>
            <w:noWrap/>
            <w:vAlign w:val="bottom"/>
            <w:hideMark/>
          </w:tcPr>
          <w:p w14:paraId="64046547"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446" w:type="pct"/>
            <w:gridSpan w:val="2"/>
            <w:tcBorders>
              <w:top w:val="nil"/>
              <w:left w:val="nil"/>
              <w:bottom w:val="nil"/>
              <w:right w:val="nil"/>
            </w:tcBorders>
            <w:shd w:val="clear" w:color="auto" w:fill="auto"/>
            <w:noWrap/>
            <w:vAlign w:val="bottom"/>
            <w:hideMark/>
          </w:tcPr>
          <w:p w14:paraId="17AE4F61"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536" w:type="pct"/>
            <w:tcBorders>
              <w:top w:val="nil"/>
              <w:left w:val="nil"/>
              <w:bottom w:val="nil"/>
              <w:right w:val="nil"/>
            </w:tcBorders>
            <w:shd w:val="clear" w:color="auto" w:fill="auto"/>
            <w:noWrap/>
            <w:vAlign w:val="bottom"/>
            <w:hideMark/>
          </w:tcPr>
          <w:p w14:paraId="1527F603"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3.057**</w:t>
            </w:r>
          </w:p>
        </w:tc>
        <w:tc>
          <w:tcPr>
            <w:tcW w:w="534" w:type="pct"/>
            <w:tcBorders>
              <w:top w:val="nil"/>
              <w:left w:val="nil"/>
              <w:bottom w:val="nil"/>
            </w:tcBorders>
            <w:shd w:val="clear" w:color="auto" w:fill="auto"/>
            <w:noWrap/>
            <w:vAlign w:val="bottom"/>
            <w:hideMark/>
          </w:tcPr>
          <w:p w14:paraId="3915864A"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2.406**</w:t>
            </w:r>
          </w:p>
        </w:tc>
      </w:tr>
      <w:tr w:rsidR="00AA1443" w:rsidRPr="00F03BEC" w14:paraId="19E5D7E2" w14:textId="77777777" w:rsidTr="005B6EA1">
        <w:trPr>
          <w:trHeight w:val="7"/>
        </w:trPr>
        <w:tc>
          <w:tcPr>
            <w:tcW w:w="1109" w:type="pct"/>
            <w:tcBorders>
              <w:top w:val="nil"/>
              <w:left w:val="nil"/>
              <w:bottom w:val="nil"/>
              <w:right w:val="nil"/>
            </w:tcBorders>
            <w:shd w:val="clear" w:color="auto" w:fill="auto"/>
            <w:noWrap/>
            <w:vAlign w:val="bottom"/>
            <w:hideMark/>
          </w:tcPr>
          <w:p w14:paraId="301B3335" w14:textId="4F7BB5D6" w:rsidR="004A51D0" w:rsidRPr="00F03BEC" w:rsidRDefault="004A51D0" w:rsidP="00FC0C54">
            <w:pPr>
              <w:spacing w:after="0" w:line="240" w:lineRule="auto"/>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xml:space="preserve">CR </w:t>
            </w:r>
            <w:del w:id="1595" w:author="Abhilasha Vaid" w:date="2016-06-17T14:27:00Z">
              <w:r w:rsidRPr="00F03BEC" w:rsidDel="002F1E30">
                <w:rPr>
                  <w:rFonts w:ascii="Calibri" w:eastAsia="Times New Roman" w:hAnsi="Calibri" w:cs="Times New Roman"/>
                  <w:color w:val="000000"/>
                  <w:sz w:val="20"/>
                  <w:szCs w:val="20"/>
                </w:rPr>
                <w:delText>Area</w:delText>
              </w:r>
              <w:r w:rsidRPr="00F03BEC" w:rsidDel="002F1E30">
                <w:rPr>
                  <w:rFonts w:ascii="Calibri" w:eastAsia="Times New Roman" w:hAnsi="Calibri" w:cs="Times New Roman"/>
                  <w:color w:val="000000"/>
                  <w:sz w:val="20"/>
                  <w:szCs w:val="20"/>
                  <w:vertAlign w:val="superscript"/>
                </w:rPr>
                <w:delText>3</w:delText>
              </w:r>
            </w:del>
            <w:ins w:id="1596" w:author="Abhilasha Vaid" w:date="2016-06-17T14:27:00Z">
              <w:r w:rsidR="002F1E30">
                <w:rPr>
                  <w:rFonts w:ascii="Calibri" w:eastAsia="Times New Roman" w:hAnsi="Calibri" w:cs="Times New Roman"/>
                  <w:color w:val="000000"/>
                  <w:sz w:val="20"/>
                  <w:szCs w:val="20"/>
                </w:rPr>
                <w:t>a</w:t>
              </w:r>
              <w:r w:rsidR="002F1E30" w:rsidRPr="00F03BEC">
                <w:rPr>
                  <w:rFonts w:ascii="Calibri" w:eastAsia="Times New Roman" w:hAnsi="Calibri" w:cs="Times New Roman"/>
                  <w:color w:val="000000"/>
                  <w:sz w:val="20"/>
                  <w:szCs w:val="20"/>
                </w:rPr>
                <w:t>rea</w:t>
              </w:r>
              <w:r w:rsidR="002F1E30" w:rsidRPr="00F03BEC">
                <w:rPr>
                  <w:rFonts w:ascii="Calibri" w:eastAsia="Times New Roman" w:hAnsi="Calibri" w:cs="Times New Roman"/>
                  <w:color w:val="000000"/>
                  <w:sz w:val="20"/>
                  <w:szCs w:val="20"/>
                  <w:vertAlign w:val="superscript"/>
                </w:rPr>
                <w:t>3</w:t>
              </w:r>
            </w:ins>
          </w:p>
        </w:tc>
        <w:tc>
          <w:tcPr>
            <w:tcW w:w="457" w:type="pct"/>
            <w:tcBorders>
              <w:top w:val="nil"/>
              <w:left w:val="single" w:sz="4" w:space="0" w:color="auto"/>
              <w:bottom w:val="nil"/>
              <w:right w:val="nil"/>
            </w:tcBorders>
            <w:shd w:val="clear" w:color="auto" w:fill="auto"/>
            <w:noWrap/>
            <w:vAlign w:val="bottom"/>
            <w:hideMark/>
          </w:tcPr>
          <w:p w14:paraId="1E884F19"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0.006***</w:t>
            </w:r>
          </w:p>
        </w:tc>
        <w:tc>
          <w:tcPr>
            <w:tcW w:w="410" w:type="pct"/>
            <w:tcBorders>
              <w:top w:val="nil"/>
              <w:left w:val="nil"/>
              <w:bottom w:val="nil"/>
              <w:right w:val="nil"/>
            </w:tcBorders>
            <w:shd w:val="clear" w:color="auto" w:fill="auto"/>
            <w:noWrap/>
            <w:vAlign w:val="bottom"/>
            <w:hideMark/>
          </w:tcPr>
          <w:p w14:paraId="6E4F3990"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565" w:type="pct"/>
            <w:tcBorders>
              <w:top w:val="nil"/>
              <w:left w:val="nil"/>
              <w:bottom w:val="nil"/>
              <w:right w:val="nil"/>
            </w:tcBorders>
            <w:shd w:val="clear" w:color="auto" w:fill="auto"/>
            <w:noWrap/>
            <w:vAlign w:val="bottom"/>
            <w:hideMark/>
          </w:tcPr>
          <w:p w14:paraId="70602E17"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-0.477**</w:t>
            </w:r>
          </w:p>
        </w:tc>
        <w:tc>
          <w:tcPr>
            <w:tcW w:w="547" w:type="pct"/>
            <w:gridSpan w:val="2"/>
            <w:tcBorders>
              <w:top w:val="nil"/>
              <w:left w:val="nil"/>
              <w:bottom w:val="nil"/>
              <w:right w:val="single" w:sz="4" w:space="0" w:color="auto"/>
            </w:tcBorders>
            <w:shd w:val="clear" w:color="auto" w:fill="auto"/>
            <w:noWrap/>
            <w:vAlign w:val="bottom"/>
            <w:hideMark/>
          </w:tcPr>
          <w:p w14:paraId="34D50E09"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-0.589***</w:t>
            </w:r>
          </w:p>
        </w:tc>
        <w:tc>
          <w:tcPr>
            <w:tcW w:w="396" w:type="pct"/>
            <w:tcBorders>
              <w:top w:val="nil"/>
              <w:left w:val="nil"/>
              <w:bottom w:val="nil"/>
              <w:right w:val="nil"/>
            </w:tcBorders>
            <w:shd w:val="clear" w:color="auto" w:fill="auto"/>
            <w:noWrap/>
            <w:vAlign w:val="bottom"/>
            <w:hideMark/>
          </w:tcPr>
          <w:p w14:paraId="6C88357A"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446" w:type="pct"/>
            <w:gridSpan w:val="2"/>
            <w:tcBorders>
              <w:top w:val="nil"/>
              <w:left w:val="nil"/>
              <w:bottom w:val="nil"/>
              <w:right w:val="nil"/>
            </w:tcBorders>
            <w:shd w:val="clear" w:color="auto" w:fill="auto"/>
            <w:noWrap/>
            <w:vAlign w:val="bottom"/>
            <w:hideMark/>
          </w:tcPr>
          <w:p w14:paraId="40786ABA"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536" w:type="pct"/>
            <w:tcBorders>
              <w:top w:val="nil"/>
              <w:left w:val="nil"/>
              <w:bottom w:val="nil"/>
              <w:right w:val="nil"/>
            </w:tcBorders>
            <w:shd w:val="clear" w:color="auto" w:fill="auto"/>
            <w:noWrap/>
            <w:vAlign w:val="bottom"/>
            <w:hideMark/>
          </w:tcPr>
          <w:p w14:paraId="66A34081"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534" w:type="pct"/>
            <w:tcBorders>
              <w:top w:val="nil"/>
              <w:left w:val="nil"/>
              <w:bottom w:val="nil"/>
            </w:tcBorders>
            <w:shd w:val="clear" w:color="auto" w:fill="auto"/>
            <w:noWrap/>
            <w:vAlign w:val="bottom"/>
            <w:hideMark/>
          </w:tcPr>
          <w:p w14:paraId="1FEE7406"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r>
      <w:tr w:rsidR="00AA1443" w:rsidRPr="00F03BEC" w14:paraId="5AD83CE4" w14:textId="77777777" w:rsidTr="005B6EA1">
        <w:trPr>
          <w:trHeight w:val="6"/>
        </w:trPr>
        <w:tc>
          <w:tcPr>
            <w:tcW w:w="1109" w:type="pct"/>
            <w:tcBorders>
              <w:top w:val="nil"/>
              <w:left w:val="nil"/>
              <w:bottom w:val="nil"/>
              <w:right w:val="nil"/>
            </w:tcBorders>
            <w:shd w:val="clear" w:color="auto" w:fill="auto"/>
            <w:noWrap/>
            <w:vAlign w:val="bottom"/>
            <w:hideMark/>
          </w:tcPr>
          <w:p w14:paraId="2197BA71" w14:textId="4F4FFAC1" w:rsidR="004A51D0" w:rsidRPr="00F03BEC" w:rsidRDefault="004A51D0" w:rsidP="00FC0C54">
            <w:pPr>
              <w:spacing w:after="0" w:line="240" w:lineRule="auto"/>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xml:space="preserve">Closing </w:t>
            </w:r>
            <w:del w:id="1597" w:author="Abhilasha Vaid" w:date="2016-06-17T14:27:00Z">
              <w:r w:rsidRPr="00F03BEC" w:rsidDel="002F1E30">
                <w:rPr>
                  <w:rFonts w:ascii="Calibri" w:eastAsia="Times New Roman" w:hAnsi="Calibri" w:cs="Times New Roman"/>
                  <w:color w:val="000000"/>
                  <w:sz w:val="20"/>
                  <w:szCs w:val="20"/>
                </w:rPr>
                <w:delText xml:space="preserve">Error </w:delText>
              </w:r>
            </w:del>
            <w:ins w:id="1598" w:author="Abhilasha Vaid" w:date="2016-06-17T14:27:00Z">
              <w:r w:rsidR="002F1E30">
                <w:rPr>
                  <w:rFonts w:ascii="Calibri" w:eastAsia="Times New Roman" w:hAnsi="Calibri" w:cs="Times New Roman"/>
                  <w:color w:val="000000"/>
                  <w:sz w:val="20"/>
                  <w:szCs w:val="20"/>
                </w:rPr>
                <w:t>e</w:t>
              </w:r>
              <w:r w:rsidR="002F1E30" w:rsidRPr="00F03BEC">
                <w:rPr>
                  <w:rFonts w:ascii="Calibri" w:eastAsia="Times New Roman" w:hAnsi="Calibri" w:cs="Times New Roman"/>
                  <w:color w:val="000000"/>
                  <w:sz w:val="20"/>
                  <w:szCs w:val="20"/>
                </w:rPr>
                <w:t xml:space="preserve">rror </w:t>
              </w:r>
            </w:ins>
            <w:r w:rsidRPr="00F03BEC">
              <w:rPr>
                <w:rFonts w:ascii="Calibri" w:eastAsia="Times New Roman" w:hAnsi="Calibri" w:cs="Times New Roman"/>
                <w:color w:val="000000"/>
                <w:sz w:val="20"/>
                <w:szCs w:val="20"/>
              </w:rPr>
              <w:t>(%)</w:t>
            </w:r>
          </w:p>
        </w:tc>
        <w:tc>
          <w:tcPr>
            <w:tcW w:w="457" w:type="pct"/>
            <w:tcBorders>
              <w:top w:val="nil"/>
              <w:left w:val="single" w:sz="4" w:space="0" w:color="auto"/>
              <w:bottom w:val="nil"/>
              <w:right w:val="nil"/>
            </w:tcBorders>
            <w:shd w:val="clear" w:color="auto" w:fill="auto"/>
            <w:noWrap/>
            <w:vAlign w:val="bottom"/>
            <w:hideMark/>
          </w:tcPr>
          <w:p w14:paraId="54D84383"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0.003**</w:t>
            </w:r>
          </w:p>
        </w:tc>
        <w:tc>
          <w:tcPr>
            <w:tcW w:w="410" w:type="pct"/>
            <w:tcBorders>
              <w:top w:val="nil"/>
              <w:left w:val="nil"/>
              <w:bottom w:val="nil"/>
              <w:right w:val="nil"/>
            </w:tcBorders>
            <w:shd w:val="clear" w:color="auto" w:fill="auto"/>
            <w:noWrap/>
            <w:vAlign w:val="bottom"/>
            <w:hideMark/>
          </w:tcPr>
          <w:p w14:paraId="07A2D6DA"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0.001</w:t>
            </w:r>
          </w:p>
        </w:tc>
        <w:tc>
          <w:tcPr>
            <w:tcW w:w="565" w:type="pct"/>
            <w:tcBorders>
              <w:top w:val="nil"/>
              <w:left w:val="nil"/>
              <w:bottom w:val="nil"/>
              <w:right w:val="nil"/>
            </w:tcBorders>
            <w:shd w:val="clear" w:color="auto" w:fill="auto"/>
            <w:noWrap/>
            <w:vAlign w:val="bottom"/>
            <w:hideMark/>
          </w:tcPr>
          <w:p w14:paraId="0D193002"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0.862***</w:t>
            </w:r>
          </w:p>
        </w:tc>
        <w:tc>
          <w:tcPr>
            <w:tcW w:w="547" w:type="pct"/>
            <w:gridSpan w:val="2"/>
            <w:tcBorders>
              <w:top w:val="nil"/>
              <w:left w:val="nil"/>
              <w:bottom w:val="nil"/>
              <w:right w:val="single" w:sz="4" w:space="0" w:color="auto"/>
            </w:tcBorders>
            <w:shd w:val="clear" w:color="auto" w:fill="auto"/>
            <w:noWrap/>
            <w:vAlign w:val="bottom"/>
            <w:hideMark/>
          </w:tcPr>
          <w:p w14:paraId="1A5362CB"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0.156</w:t>
            </w:r>
          </w:p>
        </w:tc>
        <w:tc>
          <w:tcPr>
            <w:tcW w:w="396" w:type="pct"/>
            <w:tcBorders>
              <w:top w:val="nil"/>
              <w:left w:val="nil"/>
              <w:bottom w:val="nil"/>
              <w:right w:val="nil"/>
            </w:tcBorders>
            <w:shd w:val="clear" w:color="auto" w:fill="auto"/>
            <w:noWrap/>
            <w:vAlign w:val="bottom"/>
            <w:hideMark/>
          </w:tcPr>
          <w:p w14:paraId="0C01C3B7"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0.002*</w:t>
            </w:r>
          </w:p>
        </w:tc>
        <w:tc>
          <w:tcPr>
            <w:tcW w:w="446" w:type="pct"/>
            <w:gridSpan w:val="2"/>
            <w:tcBorders>
              <w:top w:val="nil"/>
              <w:left w:val="nil"/>
              <w:bottom w:val="nil"/>
              <w:right w:val="nil"/>
            </w:tcBorders>
            <w:shd w:val="clear" w:color="auto" w:fill="auto"/>
            <w:noWrap/>
            <w:vAlign w:val="bottom"/>
            <w:hideMark/>
          </w:tcPr>
          <w:p w14:paraId="3ABDFF46"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0.002**</w:t>
            </w:r>
          </w:p>
        </w:tc>
        <w:tc>
          <w:tcPr>
            <w:tcW w:w="536" w:type="pct"/>
            <w:tcBorders>
              <w:top w:val="nil"/>
              <w:left w:val="nil"/>
              <w:bottom w:val="nil"/>
              <w:right w:val="nil"/>
            </w:tcBorders>
            <w:shd w:val="clear" w:color="auto" w:fill="auto"/>
            <w:noWrap/>
            <w:vAlign w:val="bottom"/>
            <w:hideMark/>
          </w:tcPr>
          <w:p w14:paraId="25F6F853"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0.494***</w:t>
            </w:r>
          </w:p>
        </w:tc>
        <w:tc>
          <w:tcPr>
            <w:tcW w:w="534" w:type="pct"/>
            <w:tcBorders>
              <w:top w:val="nil"/>
              <w:left w:val="nil"/>
              <w:bottom w:val="nil"/>
            </w:tcBorders>
            <w:shd w:val="clear" w:color="auto" w:fill="auto"/>
            <w:noWrap/>
            <w:vAlign w:val="bottom"/>
            <w:hideMark/>
          </w:tcPr>
          <w:p w14:paraId="0EA13E1B"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0.282**</w:t>
            </w:r>
          </w:p>
        </w:tc>
      </w:tr>
      <w:tr w:rsidR="00AA1443" w:rsidRPr="00F03BEC" w14:paraId="14FD1018" w14:textId="77777777" w:rsidTr="005B6EA1">
        <w:trPr>
          <w:trHeight w:val="6"/>
        </w:trPr>
        <w:tc>
          <w:tcPr>
            <w:tcW w:w="1109" w:type="pct"/>
            <w:tcBorders>
              <w:top w:val="nil"/>
              <w:left w:val="nil"/>
              <w:bottom w:val="nil"/>
              <w:right w:val="nil"/>
            </w:tcBorders>
            <w:shd w:val="clear" w:color="auto" w:fill="auto"/>
            <w:noWrap/>
            <w:vAlign w:val="bottom"/>
            <w:hideMark/>
          </w:tcPr>
          <w:p w14:paraId="34A4E1AD" w14:textId="32B46F6F" w:rsidR="004A51D0" w:rsidRPr="00F03BEC" w:rsidRDefault="004A51D0" w:rsidP="00FC0C54">
            <w:pPr>
              <w:spacing w:after="0" w:line="240" w:lineRule="auto"/>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xml:space="preserve">Number of </w:t>
            </w:r>
            <w:del w:id="1599" w:author="Abhilasha Vaid" w:date="2016-06-17T14:27:00Z">
              <w:r w:rsidRPr="00F03BEC" w:rsidDel="002F1E30">
                <w:rPr>
                  <w:rFonts w:ascii="Calibri" w:eastAsia="Times New Roman" w:hAnsi="Calibri" w:cs="Times New Roman"/>
                  <w:color w:val="000000"/>
                  <w:sz w:val="20"/>
                  <w:szCs w:val="20"/>
                </w:rPr>
                <w:delText xml:space="preserve">Corners </w:delText>
              </w:r>
            </w:del>
            <w:ins w:id="1600" w:author="Abhilasha Vaid" w:date="2016-06-17T14:27:00Z">
              <w:r w:rsidR="002F1E30">
                <w:rPr>
                  <w:rFonts w:ascii="Calibri" w:eastAsia="Times New Roman" w:hAnsi="Calibri" w:cs="Times New Roman"/>
                  <w:color w:val="000000"/>
                  <w:sz w:val="20"/>
                  <w:szCs w:val="20"/>
                </w:rPr>
                <w:t>c</w:t>
              </w:r>
              <w:r w:rsidR="002F1E30" w:rsidRPr="00F03BEC">
                <w:rPr>
                  <w:rFonts w:ascii="Calibri" w:eastAsia="Times New Roman" w:hAnsi="Calibri" w:cs="Times New Roman"/>
                  <w:color w:val="000000"/>
                  <w:sz w:val="20"/>
                  <w:szCs w:val="20"/>
                </w:rPr>
                <w:t xml:space="preserve">orners </w:t>
              </w:r>
            </w:ins>
          </w:p>
        </w:tc>
        <w:tc>
          <w:tcPr>
            <w:tcW w:w="457" w:type="pct"/>
            <w:tcBorders>
              <w:top w:val="nil"/>
              <w:left w:val="single" w:sz="4" w:space="0" w:color="auto"/>
              <w:bottom w:val="nil"/>
              <w:right w:val="nil"/>
            </w:tcBorders>
            <w:shd w:val="clear" w:color="auto" w:fill="auto"/>
            <w:noWrap/>
            <w:vAlign w:val="bottom"/>
            <w:hideMark/>
          </w:tcPr>
          <w:p w14:paraId="34728470"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0.001</w:t>
            </w:r>
          </w:p>
        </w:tc>
        <w:tc>
          <w:tcPr>
            <w:tcW w:w="410" w:type="pct"/>
            <w:tcBorders>
              <w:top w:val="nil"/>
              <w:left w:val="nil"/>
              <w:bottom w:val="nil"/>
              <w:right w:val="nil"/>
            </w:tcBorders>
            <w:shd w:val="clear" w:color="auto" w:fill="auto"/>
            <w:noWrap/>
            <w:vAlign w:val="bottom"/>
            <w:hideMark/>
          </w:tcPr>
          <w:p w14:paraId="284F8751"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0.001</w:t>
            </w:r>
          </w:p>
        </w:tc>
        <w:tc>
          <w:tcPr>
            <w:tcW w:w="565" w:type="pct"/>
            <w:tcBorders>
              <w:top w:val="nil"/>
              <w:left w:val="nil"/>
              <w:bottom w:val="nil"/>
              <w:right w:val="nil"/>
            </w:tcBorders>
            <w:shd w:val="clear" w:color="auto" w:fill="auto"/>
            <w:noWrap/>
            <w:vAlign w:val="bottom"/>
            <w:hideMark/>
          </w:tcPr>
          <w:p w14:paraId="0E0704F9"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-0.048</w:t>
            </w:r>
          </w:p>
        </w:tc>
        <w:tc>
          <w:tcPr>
            <w:tcW w:w="547" w:type="pct"/>
            <w:gridSpan w:val="2"/>
            <w:tcBorders>
              <w:top w:val="nil"/>
              <w:left w:val="nil"/>
              <w:bottom w:val="nil"/>
              <w:right w:val="single" w:sz="4" w:space="0" w:color="auto"/>
            </w:tcBorders>
            <w:shd w:val="clear" w:color="auto" w:fill="auto"/>
            <w:noWrap/>
            <w:vAlign w:val="bottom"/>
            <w:hideMark/>
          </w:tcPr>
          <w:p w14:paraId="3E567011"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0.026</w:t>
            </w:r>
          </w:p>
        </w:tc>
        <w:tc>
          <w:tcPr>
            <w:tcW w:w="396" w:type="pct"/>
            <w:tcBorders>
              <w:top w:val="nil"/>
              <w:left w:val="nil"/>
              <w:bottom w:val="nil"/>
              <w:right w:val="nil"/>
            </w:tcBorders>
            <w:shd w:val="clear" w:color="auto" w:fill="auto"/>
            <w:noWrap/>
            <w:vAlign w:val="bottom"/>
            <w:hideMark/>
          </w:tcPr>
          <w:p w14:paraId="15160B14"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0.000</w:t>
            </w:r>
          </w:p>
        </w:tc>
        <w:tc>
          <w:tcPr>
            <w:tcW w:w="446" w:type="pct"/>
            <w:gridSpan w:val="2"/>
            <w:tcBorders>
              <w:top w:val="nil"/>
              <w:left w:val="nil"/>
              <w:bottom w:val="nil"/>
              <w:right w:val="nil"/>
            </w:tcBorders>
            <w:shd w:val="clear" w:color="auto" w:fill="auto"/>
            <w:noWrap/>
            <w:vAlign w:val="bottom"/>
            <w:hideMark/>
          </w:tcPr>
          <w:p w14:paraId="09B3BC03"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0.000</w:t>
            </w:r>
          </w:p>
        </w:tc>
        <w:tc>
          <w:tcPr>
            <w:tcW w:w="536" w:type="pct"/>
            <w:tcBorders>
              <w:top w:val="nil"/>
              <w:left w:val="nil"/>
              <w:bottom w:val="nil"/>
              <w:right w:val="nil"/>
            </w:tcBorders>
            <w:shd w:val="clear" w:color="auto" w:fill="auto"/>
            <w:noWrap/>
            <w:vAlign w:val="bottom"/>
            <w:hideMark/>
          </w:tcPr>
          <w:p w14:paraId="4F4065FA"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0.056</w:t>
            </w:r>
          </w:p>
        </w:tc>
        <w:tc>
          <w:tcPr>
            <w:tcW w:w="534" w:type="pct"/>
            <w:tcBorders>
              <w:top w:val="nil"/>
              <w:left w:val="nil"/>
              <w:bottom w:val="nil"/>
            </w:tcBorders>
            <w:shd w:val="clear" w:color="auto" w:fill="auto"/>
            <w:noWrap/>
            <w:vAlign w:val="bottom"/>
            <w:hideMark/>
          </w:tcPr>
          <w:p w14:paraId="74950C12"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0.090**</w:t>
            </w:r>
          </w:p>
        </w:tc>
      </w:tr>
      <w:tr w:rsidR="00AA1443" w:rsidRPr="00F03BEC" w14:paraId="25B4BF5B" w14:textId="77777777" w:rsidTr="005B6EA1">
        <w:trPr>
          <w:trHeight w:val="6"/>
        </w:trPr>
        <w:tc>
          <w:tcPr>
            <w:tcW w:w="1109" w:type="pct"/>
            <w:tcBorders>
              <w:top w:val="nil"/>
              <w:left w:val="nil"/>
              <w:bottom w:val="nil"/>
              <w:right w:val="nil"/>
            </w:tcBorders>
            <w:shd w:val="clear" w:color="auto" w:fill="auto"/>
            <w:noWrap/>
            <w:vAlign w:val="bottom"/>
            <w:hideMark/>
          </w:tcPr>
          <w:p w14:paraId="4B5F1E71" w14:textId="2FD979CE" w:rsidR="004A51D0" w:rsidRPr="00F03BEC" w:rsidRDefault="004A51D0" w:rsidP="00FC0C54">
            <w:pPr>
              <w:spacing w:after="0" w:line="240" w:lineRule="auto"/>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xml:space="preserve">Per : </w:t>
            </w:r>
            <w:del w:id="1601" w:author="Abhilasha Vaid" w:date="2016-06-17T14:27:00Z">
              <w:r w:rsidRPr="00F03BEC" w:rsidDel="002F1E30">
                <w:rPr>
                  <w:rFonts w:ascii="Calibri" w:eastAsia="Times New Roman" w:hAnsi="Calibri" w:cs="Times New Roman"/>
                  <w:color w:val="000000"/>
                  <w:sz w:val="20"/>
                  <w:szCs w:val="20"/>
                </w:rPr>
                <w:delText xml:space="preserve">Area </w:delText>
              </w:r>
            </w:del>
            <w:ins w:id="1602" w:author="Abhilasha Vaid" w:date="2016-06-17T14:27:00Z">
              <w:r w:rsidR="002F1E30">
                <w:rPr>
                  <w:rFonts w:ascii="Calibri" w:eastAsia="Times New Roman" w:hAnsi="Calibri" w:cs="Times New Roman"/>
                  <w:color w:val="000000"/>
                  <w:sz w:val="20"/>
                  <w:szCs w:val="20"/>
                </w:rPr>
                <w:t>a</w:t>
              </w:r>
              <w:r w:rsidR="002F1E30" w:rsidRPr="00F03BEC">
                <w:rPr>
                  <w:rFonts w:ascii="Calibri" w:eastAsia="Times New Roman" w:hAnsi="Calibri" w:cs="Times New Roman"/>
                  <w:color w:val="000000"/>
                  <w:sz w:val="20"/>
                  <w:szCs w:val="20"/>
                </w:rPr>
                <w:t xml:space="preserve">rea </w:t>
              </w:r>
            </w:ins>
            <w:del w:id="1603" w:author="Abhilasha Vaid" w:date="2016-06-17T14:27:00Z">
              <w:r w:rsidRPr="00F03BEC" w:rsidDel="002F1E30">
                <w:rPr>
                  <w:rFonts w:ascii="Calibri" w:eastAsia="Times New Roman" w:hAnsi="Calibri" w:cs="Times New Roman"/>
                  <w:color w:val="000000"/>
                  <w:sz w:val="20"/>
                  <w:szCs w:val="20"/>
                </w:rPr>
                <w:delText xml:space="preserve">Ratio </w:delText>
              </w:r>
            </w:del>
            <w:ins w:id="1604" w:author="Abhilasha Vaid" w:date="2016-06-17T14:27:00Z">
              <w:r w:rsidR="002F1E30">
                <w:rPr>
                  <w:rFonts w:ascii="Calibri" w:eastAsia="Times New Roman" w:hAnsi="Calibri" w:cs="Times New Roman"/>
                  <w:color w:val="000000"/>
                  <w:sz w:val="20"/>
                  <w:szCs w:val="20"/>
                </w:rPr>
                <w:t>r</w:t>
              </w:r>
              <w:r w:rsidR="002F1E30" w:rsidRPr="00F03BEC">
                <w:rPr>
                  <w:rFonts w:ascii="Calibri" w:eastAsia="Times New Roman" w:hAnsi="Calibri" w:cs="Times New Roman"/>
                  <w:color w:val="000000"/>
                  <w:sz w:val="20"/>
                  <w:szCs w:val="20"/>
                </w:rPr>
                <w:t xml:space="preserve">atio </w:t>
              </w:r>
            </w:ins>
            <w:r w:rsidRPr="00F03BEC">
              <w:rPr>
                <w:rFonts w:ascii="Calibri" w:eastAsia="Times New Roman" w:hAnsi="Calibri" w:cs="Times New Roman"/>
                <w:color w:val="000000"/>
                <w:sz w:val="20"/>
                <w:szCs w:val="20"/>
              </w:rPr>
              <w:t>(GPS)</w:t>
            </w:r>
          </w:p>
        </w:tc>
        <w:tc>
          <w:tcPr>
            <w:tcW w:w="457" w:type="pct"/>
            <w:tcBorders>
              <w:top w:val="nil"/>
              <w:left w:val="single" w:sz="4" w:space="0" w:color="auto"/>
              <w:bottom w:val="nil"/>
              <w:right w:val="nil"/>
            </w:tcBorders>
            <w:shd w:val="clear" w:color="auto" w:fill="auto"/>
            <w:noWrap/>
            <w:vAlign w:val="bottom"/>
            <w:hideMark/>
          </w:tcPr>
          <w:p w14:paraId="1B1FB7F5"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0.002</w:t>
            </w:r>
          </w:p>
        </w:tc>
        <w:tc>
          <w:tcPr>
            <w:tcW w:w="410" w:type="pct"/>
            <w:tcBorders>
              <w:top w:val="nil"/>
              <w:left w:val="nil"/>
              <w:bottom w:val="nil"/>
              <w:right w:val="nil"/>
            </w:tcBorders>
            <w:shd w:val="clear" w:color="auto" w:fill="auto"/>
            <w:noWrap/>
            <w:vAlign w:val="bottom"/>
            <w:hideMark/>
          </w:tcPr>
          <w:p w14:paraId="2AE102DA"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-0.002</w:t>
            </w:r>
          </w:p>
        </w:tc>
        <w:tc>
          <w:tcPr>
            <w:tcW w:w="565" w:type="pct"/>
            <w:tcBorders>
              <w:top w:val="nil"/>
              <w:left w:val="nil"/>
              <w:bottom w:val="nil"/>
              <w:right w:val="nil"/>
            </w:tcBorders>
            <w:shd w:val="clear" w:color="auto" w:fill="auto"/>
            <w:noWrap/>
            <w:vAlign w:val="bottom"/>
            <w:hideMark/>
          </w:tcPr>
          <w:p w14:paraId="15373EAA"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-13.927***</w:t>
            </w:r>
          </w:p>
        </w:tc>
        <w:tc>
          <w:tcPr>
            <w:tcW w:w="547" w:type="pct"/>
            <w:gridSpan w:val="2"/>
            <w:tcBorders>
              <w:top w:val="nil"/>
              <w:left w:val="nil"/>
              <w:bottom w:val="nil"/>
              <w:right w:val="single" w:sz="4" w:space="0" w:color="auto"/>
            </w:tcBorders>
            <w:shd w:val="clear" w:color="auto" w:fill="auto"/>
            <w:noWrap/>
            <w:vAlign w:val="bottom"/>
            <w:hideMark/>
          </w:tcPr>
          <w:p w14:paraId="036BAE98"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10.551***</w:t>
            </w:r>
          </w:p>
        </w:tc>
        <w:tc>
          <w:tcPr>
            <w:tcW w:w="396" w:type="pct"/>
            <w:tcBorders>
              <w:top w:val="nil"/>
              <w:left w:val="nil"/>
              <w:bottom w:val="nil"/>
              <w:right w:val="nil"/>
            </w:tcBorders>
            <w:shd w:val="clear" w:color="auto" w:fill="auto"/>
            <w:noWrap/>
            <w:vAlign w:val="bottom"/>
            <w:hideMark/>
          </w:tcPr>
          <w:p w14:paraId="55159E7C"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-0.003</w:t>
            </w:r>
          </w:p>
        </w:tc>
        <w:tc>
          <w:tcPr>
            <w:tcW w:w="446" w:type="pct"/>
            <w:gridSpan w:val="2"/>
            <w:tcBorders>
              <w:top w:val="nil"/>
              <w:left w:val="nil"/>
              <w:bottom w:val="nil"/>
              <w:right w:val="nil"/>
            </w:tcBorders>
            <w:shd w:val="clear" w:color="auto" w:fill="auto"/>
            <w:noWrap/>
            <w:vAlign w:val="bottom"/>
            <w:hideMark/>
          </w:tcPr>
          <w:p w14:paraId="396DEDC3"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0.036</w:t>
            </w:r>
          </w:p>
        </w:tc>
        <w:tc>
          <w:tcPr>
            <w:tcW w:w="536" w:type="pct"/>
            <w:tcBorders>
              <w:top w:val="nil"/>
              <w:left w:val="nil"/>
              <w:bottom w:val="nil"/>
              <w:right w:val="nil"/>
            </w:tcBorders>
            <w:shd w:val="clear" w:color="auto" w:fill="auto"/>
            <w:noWrap/>
            <w:vAlign w:val="bottom"/>
            <w:hideMark/>
          </w:tcPr>
          <w:p w14:paraId="49472F33"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-38.537***</w:t>
            </w:r>
          </w:p>
        </w:tc>
        <w:tc>
          <w:tcPr>
            <w:tcW w:w="534" w:type="pct"/>
            <w:tcBorders>
              <w:top w:val="nil"/>
              <w:left w:val="nil"/>
              <w:bottom w:val="nil"/>
            </w:tcBorders>
            <w:shd w:val="clear" w:color="auto" w:fill="auto"/>
            <w:noWrap/>
            <w:vAlign w:val="bottom"/>
            <w:hideMark/>
          </w:tcPr>
          <w:p w14:paraId="4AEA9DCE"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12.955***</w:t>
            </w:r>
          </w:p>
        </w:tc>
      </w:tr>
      <w:tr w:rsidR="00AA1443" w:rsidRPr="00F03BEC" w14:paraId="521E2AAD" w14:textId="77777777" w:rsidTr="005B6EA1">
        <w:trPr>
          <w:trHeight w:val="6"/>
        </w:trPr>
        <w:tc>
          <w:tcPr>
            <w:tcW w:w="1109" w:type="pct"/>
            <w:tcBorders>
              <w:top w:val="nil"/>
              <w:left w:val="nil"/>
              <w:bottom w:val="nil"/>
              <w:right w:val="nil"/>
            </w:tcBorders>
            <w:shd w:val="clear" w:color="auto" w:fill="auto"/>
            <w:noWrap/>
            <w:vAlign w:val="bottom"/>
            <w:hideMark/>
          </w:tcPr>
          <w:p w14:paraId="221DBF88" w14:textId="69D6887D" w:rsidR="004A51D0" w:rsidRPr="00F03BEC" w:rsidRDefault="004A51D0" w:rsidP="00FC0C54">
            <w:pPr>
              <w:spacing w:after="0" w:line="240" w:lineRule="auto"/>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xml:space="preserve">Number of </w:t>
            </w:r>
            <w:del w:id="1605" w:author="Abhilasha Vaid" w:date="2016-06-17T14:27:00Z">
              <w:r w:rsidRPr="00F03BEC" w:rsidDel="002F1E30">
                <w:rPr>
                  <w:rFonts w:ascii="Calibri" w:eastAsia="Times New Roman" w:hAnsi="Calibri" w:cs="Times New Roman"/>
                  <w:color w:val="000000"/>
                  <w:sz w:val="20"/>
                  <w:szCs w:val="20"/>
                </w:rPr>
                <w:delText>Satellites</w:delText>
              </w:r>
            </w:del>
            <w:ins w:id="1606" w:author="Abhilasha Vaid" w:date="2016-06-17T14:27:00Z">
              <w:r w:rsidR="002F1E30">
                <w:rPr>
                  <w:rFonts w:ascii="Calibri" w:eastAsia="Times New Roman" w:hAnsi="Calibri" w:cs="Times New Roman"/>
                  <w:color w:val="000000"/>
                  <w:sz w:val="20"/>
                  <w:szCs w:val="20"/>
                </w:rPr>
                <w:t>s</w:t>
              </w:r>
              <w:r w:rsidR="002F1E30" w:rsidRPr="00F03BEC">
                <w:rPr>
                  <w:rFonts w:ascii="Calibri" w:eastAsia="Times New Roman" w:hAnsi="Calibri" w:cs="Times New Roman"/>
                  <w:color w:val="000000"/>
                  <w:sz w:val="20"/>
                  <w:szCs w:val="20"/>
                </w:rPr>
                <w:t>atellites</w:t>
              </w:r>
            </w:ins>
          </w:p>
        </w:tc>
        <w:tc>
          <w:tcPr>
            <w:tcW w:w="457" w:type="pct"/>
            <w:tcBorders>
              <w:top w:val="nil"/>
              <w:left w:val="single" w:sz="4" w:space="0" w:color="auto"/>
              <w:bottom w:val="nil"/>
              <w:right w:val="nil"/>
            </w:tcBorders>
            <w:shd w:val="clear" w:color="auto" w:fill="auto"/>
            <w:noWrap/>
            <w:vAlign w:val="bottom"/>
            <w:hideMark/>
          </w:tcPr>
          <w:p w14:paraId="6A498418"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0.000</w:t>
            </w:r>
          </w:p>
        </w:tc>
        <w:tc>
          <w:tcPr>
            <w:tcW w:w="410" w:type="pct"/>
            <w:tcBorders>
              <w:top w:val="nil"/>
              <w:left w:val="nil"/>
              <w:bottom w:val="nil"/>
              <w:right w:val="nil"/>
            </w:tcBorders>
            <w:shd w:val="clear" w:color="auto" w:fill="auto"/>
            <w:noWrap/>
            <w:vAlign w:val="bottom"/>
            <w:hideMark/>
          </w:tcPr>
          <w:p w14:paraId="215D75B2"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-0.001</w:t>
            </w:r>
          </w:p>
        </w:tc>
        <w:tc>
          <w:tcPr>
            <w:tcW w:w="565" w:type="pct"/>
            <w:tcBorders>
              <w:top w:val="nil"/>
              <w:left w:val="nil"/>
              <w:bottom w:val="nil"/>
              <w:right w:val="nil"/>
            </w:tcBorders>
            <w:shd w:val="clear" w:color="auto" w:fill="auto"/>
            <w:noWrap/>
            <w:vAlign w:val="bottom"/>
            <w:hideMark/>
          </w:tcPr>
          <w:p w14:paraId="1978F380"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0.107</w:t>
            </w:r>
          </w:p>
        </w:tc>
        <w:tc>
          <w:tcPr>
            <w:tcW w:w="547" w:type="pct"/>
            <w:gridSpan w:val="2"/>
            <w:tcBorders>
              <w:top w:val="nil"/>
              <w:left w:val="nil"/>
              <w:bottom w:val="nil"/>
              <w:right w:val="single" w:sz="4" w:space="0" w:color="auto"/>
            </w:tcBorders>
            <w:shd w:val="clear" w:color="auto" w:fill="auto"/>
            <w:noWrap/>
            <w:vAlign w:val="bottom"/>
            <w:hideMark/>
          </w:tcPr>
          <w:p w14:paraId="50223411"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-0.114</w:t>
            </w:r>
          </w:p>
        </w:tc>
        <w:tc>
          <w:tcPr>
            <w:tcW w:w="396" w:type="pct"/>
            <w:tcBorders>
              <w:top w:val="nil"/>
              <w:left w:val="nil"/>
              <w:bottom w:val="nil"/>
              <w:right w:val="nil"/>
            </w:tcBorders>
            <w:shd w:val="clear" w:color="auto" w:fill="auto"/>
            <w:noWrap/>
            <w:vAlign w:val="bottom"/>
            <w:hideMark/>
          </w:tcPr>
          <w:p w14:paraId="4B343D5A"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0.000</w:t>
            </w:r>
          </w:p>
        </w:tc>
        <w:tc>
          <w:tcPr>
            <w:tcW w:w="446" w:type="pct"/>
            <w:gridSpan w:val="2"/>
            <w:tcBorders>
              <w:top w:val="nil"/>
              <w:left w:val="nil"/>
              <w:bottom w:val="nil"/>
              <w:right w:val="nil"/>
            </w:tcBorders>
            <w:shd w:val="clear" w:color="auto" w:fill="auto"/>
            <w:noWrap/>
            <w:vAlign w:val="bottom"/>
            <w:hideMark/>
          </w:tcPr>
          <w:p w14:paraId="2E2282FC"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0.000*</w:t>
            </w:r>
          </w:p>
        </w:tc>
        <w:tc>
          <w:tcPr>
            <w:tcW w:w="536" w:type="pct"/>
            <w:tcBorders>
              <w:top w:val="nil"/>
              <w:left w:val="nil"/>
              <w:bottom w:val="nil"/>
              <w:right w:val="nil"/>
            </w:tcBorders>
            <w:shd w:val="clear" w:color="auto" w:fill="auto"/>
            <w:noWrap/>
            <w:vAlign w:val="bottom"/>
            <w:hideMark/>
          </w:tcPr>
          <w:p w14:paraId="7D07B67D"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0.027</w:t>
            </w:r>
          </w:p>
        </w:tc>
        <w:tc>
          <w:tcPr>
            <w:tcW w:w="534" w:type="pct"/>
            <w:tcBorders>
              <w:top w:val="nil"/>
              <w:left w:val="nil"/>
              <w:bottom w:val="nil"/>
            </w:tcBorders>
            <w:shd w:val="clear" w:color="auto" w:fill="auto"/>
            <w:noWrap/>
            <w:vAlign w:val="bottom"/>
            <w:hideMark/>
          </w:tcPr>
          <w:p w14:paraId="2BF0DB6A"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-0.004</w:t>
            </w:r>
          </w:p>
        </w:tc>
      </w:tr>
      <w:tr w:rsidR="00AA1443" w:rsidRPr="00F03BEC" w14:paraId="6818F8D7" w14:textId="77777777" w:rsidTr="005B6EA1">
        <w:trPr>
          <w:trHeight w:val="6"/>
        </w:trPr>
        <w:tc>
          <w:tcPr>
            <w:tcW w:w="1109" w:type="pct"/>
            <w:tcBorders>
              <w:top w:val="nil"/>
              <w:left w:val="nil"/>
              <w:bottom w:val="nil"/>
              <w:right w:val="nil"/>
            </w:tcBorders>
            <w:shd w:val="clear" w:color="auto" w:fill="auto"/>
            <w:noWrap/>
            <w:vAlign w:val="bottom"/>
            <w:hideMark/>
          </w:tcPr>
          <w:p w14:paraId="6A581F63" w14:textId="77777777" w:rsidR="004A51D0" w:rsidRPr="00F03BEC" w:rsidRDefault="004A51D0" w:rsidP="004A51D0">
            <w:pPr>
              <w:spacing w:after="0" w:line="240" w:lineRule="auto"/>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Slope (clinometer)</w:t>
            </w:r>
          </w:p>
        </w:tc>
        <w:tc>
          <w:tcPr>
            <w:tcW w:w="457" w:type="pct"/>
            <w:tcBorders>
              <w:top w:val="nil"/>
              <w:left w:val="single" w:sz="4" w:space="0" w:color="auto"/>
              <w:bottom w:val="nil"/>
              <w:right w:val="nil"/>
            </w:tcBorders>
            <w:shd w:val="clear" w:color="auto" w:fill="auto"/>
            <w:noWrap/>
            <w:vAlign w:val="bottom"/>
            <w:hideMark/>
          </w:tcPr>
          <w:p w14:paraId="51B9126C"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0.000</w:t>
            </w:r>
          </w:p>
        </w:tc>
        <w:tc>
          <w:tcPr>
            <w:tcW w:w="410" w:type="pct"/>
            <w:tcBorders>
              <w:top w:val="nil"/>
              <w:left w:val="nil"/>
              <w:bottom w:val="nil"/>
              <w:right w:val="nil"/>
            </w:tcBorders>
            <w:shd w:val="clear" w:color="auto" w:fill="auto"/>
            <w:noWrap/>
            <w:vAlign w:val="bottom"/>
            <w:hideMark/>
          </w:tcPr>
          <w:p w14:paraId="4404A3EF"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0.000</w:t>
            </w:r>
          </w:p>
        </w:tc>
        <w:tc>
          <w:tcPr>
            <w:tcW w:w="565" w:type="pct"/>
            <w:tcBorders>
              <w:top w:val="nil"/>
              <w:left w:val="nil"/>
              <w:bottom w:val="nil"/>
              <w:right w:val="nil"/>
            </w:tcBorders>
            <w:shd w:val="clear" w:color="auto" w:fill="auto"/>
            <w:noWrap/>
            <w:vAlign w:val="bottom"/>
            <w:hideMark/>
          </w:tcPr>
          <w:p w14:paraId="0111D47B"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0.018</w:t>
            </w:r>
          </w:p>
        </w:tc>
        <w:tc>
          <w:tcPr>
            <w:tcW w:w="547" w:type="pct"/>
            <w:gridSpan w:val="2"/>
            <w:tcBorders>
              <w:top w:val="nil"/>
              <w:left w:val="nil"/>
              <w:bottom w:val="nil"/>
              <w:right w:val="single" w:sz="4" w:space="0" w:color="auto"/>
            </w:tcBorders>
            <w:shd w:val="clear" w:color="auto" w:fill="auto"/>
            <w:noWrap/>
            <w:vAlign w:val="bottom"/>
            <w:hideMark/>
          </w:tcPr>
          <w:p w14:paraId="24111F31"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0.045</w:t>
            </w:r>
          </w:p>
        </w:tc>
        <w:tc>
          <w:tcPr>
            <w:tcW w:w="396" w:type="pct"/>
            <w:tcBorders>
              <w:top w:val="nil"/>
              <w:left w:val="nil"/>
              <w:bottom w:val="nil"/>
              <w:right w:val="nil"/>
            </w:tcBorders>
            <w:shd w:val="clear" w:color="auto" w:fill="auto"/>
            <w:noWrap/>
            <w:vAlign w:val="bottom"/>
            <w:hideMark/>
          </w:tcPr>
          <w:p w14:paraId="3FE67098"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446" w:type="pct"/>
            <w:gridSpan w:val="2"/>
            <w:tcBorders>
              <w:top w:val="nil"/>
              <w:left w:val="nil"/>
              <w:bottom w:val="nil"/>
              <w:right w:val="nil"/>
            </w:tcBorders>
            <w:shd w:val="clear" w:color="auto" w:fill="auto"/>
            <w:noWrap/>
            <w:vAlign w:val="bottom"/>
            <w:hideMark/>
          </w:tcPr>
          <w:p w14:paraId="067A5BBD"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536" w:type="pct"/>
            <w:tcBorders>
              <w:top w:val="nil"/>
              <w:left w:val="nil"/>
              <w:bottom w:val="nil"/>
              <w:right w:val="nil"/>
            </w:tcBorders>
            <w:shd w:val="clear" w:color="auto" w:fill="auto"/>
            <w:noWrap/>
            <w:vAlign w:val="bottom"/>
            <w:hideMark/>
          </w:tcPr>
          <w:p w14:paraId="1F1E1BA8"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534" w:type="pct"/>
            <w:tcBorders>
              <w:top w:val="nil"/>
              <w:left w:val="nil"/>
              <w:bottom w:val="nil"/>
            </w:tcBorders>
            <w:shd w:val="clear" w:color="auto" w:fill="auto"/>
            <w:noWrap/>
            <w:vAlign w:val="bottom"/>
            <w:hideMark/>
          </w:tcPr>
          <w:p w14:paraId="6117C622"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r>
      <w:tr w:rsidR="00AA1443" w:rsidRPr="00F03BEC" w14:paraId="30BB24F5" w14:textId="77777777" w:rsidTr="005B6EA1">
        <w:trPr>
          <w:trHeight w:val="6"/>
        </w:trPr>
        <w:tc>
          <w:tcPr>
            <w:tcW w:w="1109" w:type="pct"/>
            <w:tcBorders>
              <w:top w:val="nil"/>
              <w:left w:val="nil"/>
              <w:bottom w:val="nil"/>
              <w:right w:val="nil"/>
            </w:tcBorders>
            <w:shd w:val="clear" w:color="auto" w:fill="auto"/>
            <w:noWrap/>
            <w:vAlign w:val="bottom"/>
            <w:hideMark/>
          </w:tcPr>
          <w:p w14:paraId="210F3EED" w14:textId="01C55876" w:rsidR="004A51D0" w:rsidRPr="00F03BEC" w:rsidRDefault="004A51D0" w:rsidP="004A51D0">
            <w:pPr>
              <w:spacing w:after="0" w:line="240" w:lineRule="auto"/>
              <w:rPr>
                <w:rFonts w:ascii="Calibri" w:eastAsia="Times New Roman" w:hAnsi="Calibri" w:cs="Times New Roman"/>
                <w:i/>
                <w:iCs/>
                <w:color w:val="000000"/>
                <w:sz w:val="20"/>
                <w:szCs w:val="20"/>
              </w:rPr>
            </w:pPr>
            <w:r w:rsidRPr="00F03BEC">
              <w:rPr>
                <w:rFonts w:ascii="Calibri" w:eastAsia="Times New Roman" w:hAnsi="Calibri" w:cs="Times New Roman"/>
                <w:i/>
                <w:iCs/>
                <w:color w:val="000000"/>
                <w:sz w:val="20"/>
                <w:szCs w:val="20"/>
              </w:rPr>
              <w:t>Tree</w:t>
            </w:r>
            <w:r w:rsidR="00830267">
              <w:rPr>
                <w:rFonts w:ascii="Calibri" w:eastAsia="Times New Roman" w:hAnsi="Calibri" w:cs="Times New Roman"/>
                <w:i/>
                <w:iCs/>
                <w:color w:val="000000"/>
                <w:sz w:val="20"/>
                <w:szCs w:val="20"/>
              </w:rPr>
              <w:t xml:space="preserve"> </w:t>
            </w:r>
            <w:r w:rsidRPr="00F03BEC">
              <w:rPr>
                <w:rFonts w:ascii="Calibri" w:eastAsia="Times New Roman" w:hAnsi="Calibri" w:cs="Times New Roman"/>
                <w:i/>
                <w:iCs/>
                <w:color w:val="000000"/>
                <w:sz w:val="20"/>
                <w:szCs w:val="20"/>
              </w:rPr>
              <w:t>cover:</w:t>
            </w:r>
          </w:p>
        </w:tc>
        <w:tc>
          <w:tcPr>
            <w:tcW w:w="457" w:type="pct"/>
            <w:tcBorders>
              <w:top w:val="nil"/>
              <w:left w:val="single" w:sz="4" w:space="0" w:color="auto"/>
              <w:bottom w:val="nil"/>
              <w:right w:val="nil"/>
            </w:tcBorders>
            <w:shd w:val="clear" w:color="auto" w:fill="auto"/>
            <w:noWrap/>
            <w:vAlign w:val="bottom"/>
            <w:hideMark/>
          </w:tcPr>
          <w:p w14:paraId="60EDD65F"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w:t>
            </w:r>
          </w:p>
        </w:tc>
        <w:tc>
          <w:tcPr>
            <w:tcW w:w="410" w:type="pct"/>
            <w:tcBorders>
              <w:top w:val="nil"/>
              <w:left w:val="nil"/>
              <w:bottom w:val="nil"/>
              <w:right w:val="nil"/>
            </w:tcBorders>
            <w:shd w:val="clear" w:color="auto" w:fill="auto"/>
            <w:noWrap/>
            <w:vAlign w:val="bottom"/>
            <w:hideMark/>
          </w:tcPr>
          <w:p w14:paraId="1F45F745"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p>
        </w:tc>
        <w:tc>
          <w:tcPr>
            <w:tcW w:w="565" w:type="pct"/>
            <w:tcBorders>
              <w:top w:val="nil"/>
              <w:left w:val="nil"/>
              <w:bottom w:val="nil"/>
              <w:right w:val="nil"/>
            </w:tcBorders>
            <w:shd w:val="clear" w:color="auto" w:fill="auto"/>
            <w:noWrap/>
            <w:vAlign w:val="bottom"/>
            <w:hideMark/>
          </w:tcPr>
          <w:p w14:paraId="5A2BD61A" w14:textId="77777777" w:rsidR="004A51D0" w:rsidRPr="00F03BEC" w:rsidRDefault="004A51D0" w:rsidP="004A51D0">
            <w:pPr>
              <w:spacing w:after="0" w:line="240" w:lineRule="auto"/>
              <w:jc w:val="center"/>
              <w:rPr>
                <w:rFonts w:ascii="Calibri" w:eastAsia="Times New Roman" w:hAnsi="Calibri" w:cs="Times New Roman"/>
                <w:sz w:val="20"/>
                <w:szCs w:val="20"/>
              </w:rPr>
            </w:pPr>
          </w:p>
        </w:tc>
        <w:tc>
          <w:tcPr>
            <w:tcW w:w="547" w:type="pct"/>
            <w:gridSpan w:val="2"/>
            <w:tcBorders>
              <w:top w:val="nil"/>
              <w:left w:val="nil"/>
              <w:bottom w:val="nil"/>
              <w:right w:val="single" w:sz="4" w:space="0" w:color="auto"/>
            </w:tcBorders>
            <w:shd w:val="clear" w:color="auto" w:fill="auto"/>
            <w:noWrap/>
            <w:vAlign w:val="bottom"/>
            <w:hideMark/>
          </w:tcPr>
          <w:p w14:paraId="5EC17A96"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w:t>
            </w:r>
          </w:p>
        </w:tc>
        <w:tc>
          <w:tcPr>
            <w:tcW w:w="396" w:type="pct"/>
            <w:tcBorders>
              <w:top w:val="nil"/>
              <w:left w:val="nil"/>
              <w:bottom w:val="nil"/>
              <w:right w:val="nil"/>
            </w:tcBorders>
            <w:shd w:val="clear" w:color="auto" w:fill="auto"/>
            <w:noWrap/>
            <w:vAlign w:val="bottom"/>
            <w:hideMark/>
          </w:tcPr>
          <w:p w14:paraId="3F88AFD9"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w:t>
            </w:r>
          </w:p>
        </w:tc>
        <w:tc>
          <w:tcPr>
            <w:tcW w:w="446" w:type="pct"/>
            <w:gridSpan w:val="2"/>
            <w:tcBorders>
              <w:top w:val="nil"/>
              <w:left w:val="nil"/>
              <w:bottom w:val="nil"/>
              <w:right w:val="nil"/>
            </w:tcBorders>
            <w:shd w:val="clear" w:color="auto" w:fill="auto"/>
            <w:noWrap/>
            <w:vAlign w:val="bottom"/>
            <w:hideMark/>
          </w:tcPr>
          <w:p w14:paraId="79CEEC20"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p>
        </w:tc>
        <w:tc>
          <w:tcPr>
            <w:tcW w:w="536" w:type="pct"/>
            <w:tcBorders>
              <w:top w:val="nil"/>
              <w:left w:val="nil"/>
              <w:bottom w:val="nil"/>
              <w:right w:val="nil"/>
            </w:tcBorders>
            <w:shd w:val="clear" w:color="auto" w:fill="auto"/>
            <w:noWrap/>
            <w:vAlign w:val="bottom"/>
            <w:hideMark/>
          </w:tcPr>
          <w:p w14:paraId="12456EBB" w14:textId="77777777" w:rsidR="004A51D0" w:rsidRPr="00F03BEC" w:rsidRDefault="004A51D0" w:rsidP="004A51D0">
            <w:pPr>
              <w:spacing w:after="0" w:line="240" w:lineRule="auto"/>
              <w:jc w:val="center"/>
              <w:rPr>
                <w:rFonts w:ascii="Calibri" w:eastAsia="Times New Roman" w:hAnsi="Calibri" w:cs="Times New Roman"/>
                <w:sz w:val="20"/>
                <w:szCs w:val="20"/>
              </w:rPr>
            </w:pPr>
          </w:p>
        </w:tc>
        <w:tc>
          <w:tcPr>
            <w:tcW w:w="534" w:type="pct"/>
            <w:tcBorders>
              <w:top w:val="nil"/>
              <w:left w:val="nil"/>
              <w:bottom w:val="nil"/>
            </w:tcBorders>
            <w:shd w:val="clear" w:color="auto" w:fill="auto"/>
            <w:noWrap/>
            <w:vAlign w:val="bottom"/>
            <w:hideMark/>
          </w:tcPr>
          <w:p w14:paraId="0CB5AD04"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w:t>
            </w:r>
          </w:p>
        </w:tc>
      </w:tr>
      <w:tr w:rsidR="00AA1443" w:rsidRPr="00F03BEC" w14:paraId="281B3E60" w14:textId="77777777" w:rsidTr="005B6EA1">
        <w:trPr>
          <w:trHeight w:val="6"/>
        </w:trPr>
        <w:tc>
          <w:tcPr>
            <w:tcW w:w="1109" w:type="pct"/>
            <w:tcBorders>
              <w:top w:val="nil"/>
              <w:left w:val="nil"/>
              <w:bottom w:val="nil"/>
              <w:right w:val="nil"/>
            </w:tcBorders>
            <w:shd w:val="clear" w:color="auto" w:fill="auto"/>
            <w:noWrap/>
            <w:vAlign w:val="bottom"/>
            <w:hideMark/>
          </w:tcPr>
          <w:p w14:paraId="16858ED1" w14:textId="77777777" w:rsidR="004A51D0" w:rsidRPr="00F03BEC" w:rsidRDefault="004A51D0" w:rsidP="004A51D0">
            <w:pPr>
              <w:spacing w:after="0" w:line="240" w:lineRule="auto"/>
              <w:ind w:firstLineChars="200" w:firstLine="400"/>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Partial</w:t>
            </w:r>
          </w:p>
        </w:tc>
        <w:tc>
          <w:tcPr>
            <w:tcW w:w="457" w:type="pct"/>
            <w:tcBorders>
              <w:top w:val="nil"/>
              <w:left w:val="single" w:sz="4" w:space="0" w:color="auto"/>
              <w:bottom w:val="nil"/>
              <w:right w:val="nil"/>
            </w:tcBorders>
            <w:shd w:val="clear" w:color="auto" w:fill="auto"/>
            <w:noWrap/>
            <w:vAlign w:val="bottom"/>
            <w:hideMark/>
          </w:tcPr>
          <w:p w14:paraId="1CC4AA2A"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-0.005**</w:t>
            </w:r>
          </w:p>
        </w:tc>
        <w:tc>
          <w:tcPr>
            <w:tcW w:w="410" w:type="pct"/>
            <w:tcBorders>
              <w:top w:val="nil"/>
              <w:left w:val="nil"/>
              <w:bottom w:val="nil"/>
              <w:right w:val="nil"/>
            </w:tcBorders>
            <w:shd w:val="clear" w:color="auto" w:fill="auto"/>
            <w:noWrap/>
            <w:vAlign w:val="bottom"/>
            <w:hideMark/>
          </w:tcPr>
          <w:p w14:paraId="3FC0D69D"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0.000</w:t>
            </w:r>
          </w:p>
        </w:tc>
        <w:tc>
          <w:tcPr>
            <w:tcW w:w="565" w:type="pct"/>
            <w:tcBorders>
              <w:top w:val="nil"/>
              <w:left w:val="nil"/>
              <w:bottom w:val="nil"/>
              <w:right w:val="nil"/>
            </w:tcBorders>
            <w:shd w:val="clear" w:color="auto" w:fill="auto"/>
            <w:noWrap/>
            <w:vAlign w:val="bottom"/>
            <w:hideMark/>
          </w:tcPr>
          <w:p w14:paraId="63F61834"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-0.074</w:t>
            </w:r>
          </w:p>
        </w:tc>
        <w:tc>
          <w:tcPr>
            <w:tcW w:w="547" w:type="pct"/>
            <w:gridSpan w:val="2"/>
            <w:tcBorders>
              <w:top w:val="nil"/>
              <w:left w:val="nil"/>
              <w:bottom w:val="nil"/>
              <w:right w:val="single" w:sz="4" w:space="0" w:color="auto"/>
            </w:tcBorders>
            <w:shd w:val="clear" w:color="auto" w:fill="auto"/>
            <w:noWrap/>
            <w:vAlign w:val="bottom"/>
            <w:hideMark/>
          </w:tcPr>
          <w:p w14:paraId="730B748E"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0.318</w:t>
            </w:r>
          </w:p>
        </w:tc>
        <w:tc>
          <w:tcPr>
            <w:tcW w:w="396" w:type="pct"/>
            <w:tcBorders>
              <w:top w:val="nil"/>
              <w:left w:val="nil"/>
              <w:bottom w:val="nil"/>
              <w:right w:val="nil"/>
            </w:tcBorders>
            <w:shd w:val="clear" w:color="auto" w:fill="auto"/>
            <w:noWrap/>
            <w:vAlign w:val="bottom"/>
            <w:hideMark/>
          </w:tcPr>
          <w:p w14:paraId="19835A7C"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-0.001</w:t>
            </w:r>
          </w:p>
        </w:tc>
        <w:tc>
          <w:tcPr>
            <w:tcW w:w="446" w:type="pct"/>
            <w:gridSpan w:val="2"/>
            <w:tcBorders>
              <w:top w:val="nil"/>
              <w:left w:val="nil"/>
              <w:bottom w:val="nil"/>
              <w:right w:val="nil"/>
            </w:tcBorders>
            <w:shd w:val="clear" w:color="auto" w:fill="auto"/>
            <w:noWrap/>
            <w:vAlign w:val="bottom"/>
            <w:hideMark/>
          </w:tcPr>
          <w:p w14:paraId="5F32F3ED"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0.002</w:t>
            </w:r>
          </w:p>
        </w:tc>
        <w:tc>
          <w:tcPr>
            <w:tcW w:w="536" w:type="pct"/>
            <w:tcBorders>
              <w:top w:val="nil"/>
              <w:left w:val="nil"/>
              <w:bottom w:val="nil"/>
              <w:right w:val="nil"/>
            </w:tcBorders>
            <w:shd w:val="clear" w:color="auto" w:fill="auto"/>
            <w:noWrap/>
            <w:vAlign w:val="bottom"/>
            <w:hideMark/>
          </w:tcPr>
          <w:p w14:paraId="40C4C3BC"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-0.729*</w:t>
            </w:r>
          </w:p>
        </w:tc>
        <w:tc>
          <w:tcPr>
            <w:tcW w:w="534" w:type="pct"/>
            <w:tcBorders>
              <w:top w:val="nil"/>
              <w:left w:val="nil"/>
              <w:bottom w:val="nil"/>
            </w:tcBorders>
            <w:shd w:val="clear" w:color="auto" w:fill="auto"/>
            <w:noWrap/>
            <w:vAlign w:val="bottom"/>
            <w:hideMark/>
          </w:tcPr>
          <w:p w14:paraId="5795C7B5"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0.779**</w:t>
            </w:r>
          </w:p>
        </w:tc>
      </w:tr>
      <w:tr w:rsidR="00AA1443" w:rsidRPr="00F03BEC" w14:paraId="5E88D9AB" w14:textId="77777777" w:rsidTr="005B6EA1">
        <w:trPr>
          <w:trHeight w:val="6"/>
        </w:trPr>
        <w:tc>
          <w:tcPr>
            <w:tcW w:w="1109" w:type="pct"/>
            <w:tcBorders>
              <w:top w:val="nil"/>
              <w:left w:val="nil"/>
              <w:bottom w:val="nil"/>
              <w:right w:val="nil"/>
            </w:tcBorders>
            <w:shd w:val="clear" w:color="auto" w:fill="auto"/>
            <w:noWrap/>
            <w:vAlign w:val="bottom"/>
            <w:hideMark/>
          </w:tcPr>
          <w:p w14:paraId="3834B7A0" w14:textId="77777777" w:rsidR="004A51D0" w:rsidRPr="00F03BEC" w:rsidRDefault="004A51D0" w:rsidP="004A51D0">
            <w:pPr>
              <w:spacing w:after="0" w:line="240" w:lineRule="auto"/>
              <w:ind w:firstLineChars="200" w:firstLine="400"/>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Heavy</w:t>
            </w:r>
          </w:p>
        </w:tc>
        <w:tc>
          <w:tcPr>
            <w:tcW w:w="457" w:type="pct"/>
            <w:tcBorders>
              <w:top w:val="nil"/>
              <w:left w:val="single" w:sz="4" w:space="0" w:color="auto"/>
              <w:bottom w:val="nil"/>
              <w:right w:val="nil"/>
            </w:tcBorders>
            <w:shd w:val="clear" w:color="auto" w:fill="auto"/>
            <w:noWrap/>
            <w:vAlign w:val="bottom"/>
            <w:hideMark/>
          </w:tcPr>
          <w:p w14:paraId="59754B4B"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-0.006</w:t>
            </w:r>
          </w:p>
        </w:tc>
        <w:tc>
          <w:tcPr>
            <w:tcW w:w="410" w:type="pct"/>
            <w:tcBorders>
              <w:top w:val="nil"/>
              <w:left w:val="nil"/>
              <w:bottom w:val="nil"/>
              <w:right w:val="nil"/>
            </w:tcBorders>
            <w:shd w:val="clear" w:color="auto" w:fill="auto"/>
            <w:noWrap/>
            <w:vAlign w:val="bottom"/>
            <w:hideMark/>
          </w:tcPr>
          <w:p w14:paraId="03D651BE"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0.009*</w:t>
            </w:r>
          </w:p>
        </w:tc>
        <w:tc>
          <w:tcPr>
            <w:tcW w:w="565" w:type="pct"/>
            <w:tcBorders>
              <w:top w:val="nil"/>
              <w:left w:val="nil"/>
              <w:bottom w:val="nil"/>
              <w:right w:val="nil"/>
            </w:tcBorders>
            <w:shd w:val="clear" w:color="auto" w:fill="auto"/>
            <w:noWrap/>
            <w:vAlign w:val="bottom"/>
            <w:hideMark/>
          </w:tcPr>
          <w:p w14:paraId="500AA32A"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-1.019</w:t>
            </w:r>
          </w:p>
        </w:tc>
        <w:tc>
          <w:tcPr>
            <w:tcW w:w="547" w:type="pct"/>
            <w:gridSpan w:val="2"/>
            <w:tcBorders>
              <w:top w:val="nil"/>
              <w:left w:val="nil"/>
              <w:bottom w:val="nil"/>
              <w:right w:val="single" w:sz="4" w:space="0" w:color="auto"/>
            </w:tcBorders>
            <w:shd w:val="clear" w:color="auto" w:fill="auto"/>
            <w:noWrap/>
            <w:vAlign w:val="bottom"/>
            <w:hideMark/>
          </w:tcPr>
          <w:p w14:paraId="4322647D"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3.804**</w:t>
            </w:r>
          </w:p>
        </w:tc>
        <w:tc>
          <w:tcPr>
            <w:tcW w:w="396" w:type="pct"/>
            <w:tcBorders>
              <w:top w:val="nil"/>
              <w:left w:val="nil"/>
              <w:bottom w:val="nil"/>
              <w:right w:val="nil"/>
            </w:tcBorders>
            <w:shd w:val="clear" w:color="auto" w:fill="auto"/>
            <w:noWrap/>
            <w:vAlign w:val="bottom"/>
            <w:hideMark/>
          </w:tcPr>
          <w:p w14:paraId="1975EE46"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-0.006*</w:t>
            </w:r>
          </w:p>
        </w:tc>
        <w:tc>
          <w:tcPr>
            <w:tcW w:w="446" w:type="pct"/>
            <w:gridSpan w:val="2"/>
            <w:tcBorders>
              <w:top w:val="nil"/>
              <w:left w:val="nil"/>
              <w:bottom w:val="nil"/>
              <w:right w:val="nil"/>
            </w:tcBorders>
            <w:shd w:val="clear" w:color="auto" w:fill="auto"/>
            <w:noWrap/>
            <w:vAlign w:val="bottom"/>
            <w:hideMark/>
          </w:tcPr>
          <w:p w14:paraId="5C42A541"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0.001</w:t>
            </w:r>
          </w:p>
        </w:tc>
        <w:tc>
          <w:tcPr>
            <w:tcW w:w="536" w:type="pct"/>
            <w:tcBorders>
              <w:top w:val="nil"/>
              <w:left w:val="nil"/>
              <w:bottom w:val="nil"/>
              <w:right w:val="nil"/>
            </w:tcBorders>
            <w:shd w:val="clear" w:color="auto" w:fill="auto"/>
            <w:noWrap/>
            <w:vAlign w:val="bottom"/>
            <w:hideMark/>
          </w:tcPr>
          <w:p w14:paraId="03CAA6CD"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-1.339</w:t>
            </w:r>
          </w:p>
        </w:tc>
        <w:tc>
          <w:tcPr>
            <w:tcW w:w="534" w:type="pct"/>
            <w:tcBorders>
              <w:top w:val="nil"/>
              <w:left w:val="nil"/>
              <w:bottom w:val="nil"/>
            </w:tcBorders>
            <w:shd w:val="clear" w:color="auto" w:fill="auto"/>
            <w:noWrap/>
            <w:vAlign w:val="bottom"/>
            <w:hideMark/>
          </w:tcPr>
          <w:p w14:paraId="106DC770"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1.116*</w:t>
            </w:r>
          </w:p>
        </w:tc>
      </w:tr>
      <w:tr w:rsidR="00AA1443" w:rsidRPr="00F03BEC" w14:paraId="1144B995" w14:textId="77777777" w:rsidTr="005B6EA1">
        <w:trPr>
          <w:trHeight w:val="6"/>
        </w:trPr>
        <w:tc>
          <w:tcPr>
            <w:tcW w:w="1109" w:type="pct"/>
            <w:tcBorders>
              <w:top w:val="nil"/>
              <w:left w:val="nil"/>
              <w:bottom w:val="nil"/>
              <w:right w:val="nil"/>
            </w:tcBorders>
            <w:shd w:val="clear" w:color="auto" w:fill="auto"/>
            <w:noWrap/>
            <w:vAlign w:val="bottom"/>
            <w:hideMark/>
          </w:tcPr>
          <w:p w14:paraId="431367FC" w14:textId="77777777" w:rsidR="004A51D0" w:rsidRPr="00F03BEC" w:rsidRDefault="004A51D0" w:rsidP="004A51D0">
            <w:pPr>
              <w:spacing w:after="0" w:line="240" w:lineRule="auto"/>
              <w:rPr>
                <w:rFonts w:ascii="Calibri" w:eastAsia="Times New Roman" w:hAnsi="Calibri" w:cs="Times New Roman"/>
                <w:i/>
                <w:iCs/>
                <w:color w:val="000000"/>
                <w:sz w:val="20"/>
                <w:szCs w:val="20"/>
              </w:rPr>
            </w:pPr>
            <w:r w:rsidRPr="00F03BEC">
              <w:rPr>
                <w:rFonts w:ascii="Calibri" w:eastAsia="Times New Roman" w:hAnsi="Calibri" w:cs="Times New Roman"/>
                <w:i/>
                <w:iCs/>
                <w:color w:val="000000"/>
                <w:sz w:val="20"/>
                <w:szCs w:val="20"/>
              </w:rPr>
              <w:t>Weather:</w:t>
            </w:r>
          </w:p>
        </w:tc>
        <w:tc>
          <w:tcPr>
            <w:tcW w:w="457" w:type="pct"/>
            <w:tcBorders>
              <w:top w:val="nil"/>
              <w:left w:val="single" w:sz="4" w:space="0" w:color="auto"/>
              <w:bottom w:val="nil"/>
              <w:right w:val="nil"/>
            </w:tcBorders>
            <w:shd w:val="clear" w:color="auto" w:fill="auto"/>
            <w:noWrap/>
            <w:vAlign w:val="bottom"/>
            <w:hideMark/>
          </w:tcPr>
          <w:p w14:paraId="5A8919D8"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w:t>
            </w:r>
          </w:p>
        </w:tc>
        <w:tc>
          <w:tcPr>
            <w:tcW w:w="410" w:type="pct"/>
            <w:tcBorders>
              <w:top w:val="nil"/>
              <w:left w:val="nil"/>
              <w:bottom w:val="nil"/>
              <w:right w:val="nil"/>
            </w:tcBorders>
            <w:shd w:val="clear" w:color="auto" w:fill="auto"/>
            <w:noWrap/>
            <w:vAlign w:val="bottom"/>
            <w:hideMark/>
          </w:tcPr>
          <w:p w14:paraId="58B15181"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p>
        </w:tc>
        <w:tc>
          <w:tcPr>
            <w:tcW w:w="565" w:type="pct"/>
            <w:tcBorders>
              <w:top w:val="nil"/>
              <w:left w:val="nil"/>
              <w:bottom w:val="nil"/>
              <w:right w:val="nil"/>
            </w:tcBorders>
            <w:shd w:val="clear" w:color="auto" w:fill="auto"/>
            <w:noWrap/>
            <w:vAlign w:val="bottom"/>
            <w:hideMark/>
          </w:tcPr>
          <w:p w14:paraId="25909A21" w14:textId="77777777" w:rsidR="004A51D0" w:rsidRPr="00F03BEC" w:rsidRDefault="004A51D0" w:rsidP="004A51D0">
            <w:pPr>
              <w:spacing w:after="0" w:line="240" w:lineRule="auto"/>
              <w:jc w:val="center"/>
              <w:rPr>
                <w:rFonts w:ascii="Calibri" w:eastAsia="Times New Roman" w:hAnsi="Calibri" w:cs="Times New Roman"/>
                <w:sz w:val="20"/>
                <w:szCs w:val="20"/>
              </w:rPr>
            </w:pPr>
          </w:p>
        </w:tc>
        <w:tc>
          <w:tcPr>
            <w:tcW w:w="547" w:type="pct"/>
            <w:gridSpan w:val="2"/>
            <w:tcBorders>
              <w:top w:val="nil"/>
              <w:left w:val="nil"/>
              <w:bottom w:val="nil"/>
              <w:right w:val="single" w:sz="4" w:space="0" w:color="auto"/>
            </w:tcBorders>
            <w:shd w:val="clear" w:color="auto" w:fill="auto"/>
            <w:noWrap/>
            <w:vAlign w:val="bottom"/>
            <w:hideMark/>
          </w:tcPr>
          <w:p w14:paraId="3775BCC7"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w:t>
            </w:r>
          </w:p>
        </w:tc>
        <w:tc>
          <w:tcPr>
            <w:tcW w:w="396" w:type="pct"/>
            <w:tcBorders>
              <w:top w:val="nil"/>
              <w:left w:val="nil"/>
              <w:bottom w:val="nil"/>
              <w:right w:val="nil"/>
            </w:tcBorders>
            <w:shd w:val="clear" w:color="auto" w:fill="auto"/>
            <w:noWrap/>
            <w:vAlign w:val="bottom"/>
            <w:hideMark/>
          </w:tcPr>
          <w:p w14:paraId="3AD80180"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w:t>
            </w:r>
          </w:p>
        </w:tc>
        <w:tc>
          <w:tcPr>
            <w:tcW w:w="446" w:type="pct"/>
            <w:gridSpan w:val="2"/>
            <w:tcBorders>
              <w:top w:val="nil"/>
              <w:left w:val="nil"/>
              <w:bottom w:val="nil"/>
              <w:right w:val="nil"/>
            </w:tcBorders>
            <w:shd w:val="clear" w:color="auto" w:fill="auto"/>
            <w:noWrap/>
            <w:vAlign w:val="bottom"/>
            <w:hideMark/>
          </w:tcPr>
          <w:p w14:paraId="0BBE51DC"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p>
        </w:tc>
        <w:tc>
          <w:tcPr>
            <w:tcW w:w="536" w:type="pct"/>
            <w:tcBorders>
              <w:top w:val="nil"/>
              <w:left w:val="nil"/>
              <w:bottom w:val="nil"/>
              <w:right w:val="nil"/>
            </w:tcBorders>
            <w:shd w:val="clear" w:color="auto" w:fill="auto"/>
            <w:noWrap/>
            <w:vAlign w:val="bottom"/>
            <w:hideMark/>
          </w:tcPr>
          <w:p w14:paraId="1F572DE8" w14:textId="77777777" w:rsidR="004A51D0" w:rsidRPr="00F03BEC" w:rsidRDefault="004A51D0" w:rsidP="004A51D0">
            <w:pPr>
              <w:spacing w:after="0" w:line="240" w:lineRule="auto"/>
              <w:jc w:val="center"/>
              <w:rPr>
                <w:rFonts w:ascii="Calibri" w:eastAsia="Times New Roman" w:hAnsi="Calibri" w:cs="Times New Roman"/>
                <w:sz w:val="20"/>
                <w:szCs w:val="20"/>
              </w:rPr>
            </w:pPr>
          </w:p>
        </w:tc>
        <w:tc>
          <w:tcPr>
            <w:tcW w:w="534" w:type="pct"/>
            <w:tcBorders>
              <w:top w:val="nil"/>
              <w:left w:val="nil"/>
              <w:bottom w:val="nil"/>
            </w:tcBorders>
            <w:shd w:val="clear" w:color="auto" w:fill="auto"/>
            <w:noWrap/>
            <w:vAlign w:val="bottom"/>
            <w:hideMark/>
          </w:tcPr>
          <w:p w14:paraId="6E88CD9C"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w:t>
            </w:r>
          </w:p>
        </w:tc>
      </w:tr>
      <w:tr w:rsidR="00AA1443" w:rsidRPr="00F03BEC" w14:paraId="17A598B3" w14:textId="77777777" w:rsidTr="005B6EA1">
        <w:trPr>
          <w:trHeight w:val="6"/>
        </w:trPr>
        <w:tc>
          <w:tcPr>
            <w:tcW w:w="1109" w:type="pct"/>
            <w:tcBorders>
              <w:top w:val="nil"/>
              <w:left w:val="nil"/>
              <w:bottom w:val="nil"/>
              <w:right w:val="nil"/>
            </w:tcBorders>
            <w:shd w:val="clear" w:color="auto" w:fill="auto"/>
            <w:noWrap/>
            <w:vAlign w:val="bottom"/>
            <w:hideMark/>
          </w:tcPr>
          <w:p w14:paraId="14904FCA" w14:textId="14278A31" w:rsidR="004A51D0" w:rsidRPr="00F03BEC" w:rsidRDefault="004A51D0" w:rsidP="00FC0C54">
            <w:pPr>
              <w:spacing w:after="0" w:line="240" w:lineRule="auto"/>
              <w:ind w:firstLineChars="200" w:firstLine="400"/>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xml:space="preserve">Mostly </w:t>
            </w:r>
            <w:del w:id="1607" w:author="Abhilasha Vaid" w:date="2016-06-17T14:27:00Z">
              <w:r w:rsidRPr="00F03BEC" w:rsidDel="002F1E30">
                <w:rPr>
                  <w:rFonts w:ascii="Calibri" w:eastAsia="Times New Roman" w:hAnsi="Calibri" w:cs="Times New Roman"/>
                  <w:color w:val="000000"/>
                  <w:sz w:val="20"/>
                  <w:szCs w:val="20"/>
                </w:rPr>
                <w:delText xml:space="preserve">Cloudy </w:delText>
              </w:r>
            </w:del>
            <w:ins w:id="1608" w:author="Abhilasha Vaid" w:date="2016-06-17T14:27:00Z">
              <w:r w:rsidR="002F1E30">
                <w:rPr>
                  <w:rFonts w:ascii="Calibri" w:eastAsia="Times New Roman" w:hAnsi="Calibri" w:cs="Times New Roman"/>
                  <w:color w:val="000000"/>
                  <w:sz w:val="20"/>
                  <w:szCs w:val="20"/>
                </w:rPr>
                <w:t>c</w:t>
              </w:r>
              <w:r w:rsidR="002F1E30" w:rsidRPr="00F03BEC">
                <w:rPr>
                  <w:rFonts w:ascii="Calibri" w:eastAsia="Times New Roman" w:hAnsi="Calibri" w:cs="Times New Roman"/>
                  <w:color w:val="000000"/>
                  <w:sz w:val="20"/>
                  <w:szCs w:val="20"/>
                </w:rPr>
                <w:t xml:space="preserve">loudy </w:t>
              </w:r>
            </w:ins>
            <w:r w:rsidRPr="00F03BEC">
              <w:rPr>
                <w:rFonts w:ascii="Calibri" w:eastAsia="Times New Roman" w:hAnsi="Calibri" w:cs="Times New Roman"/>
                <w:color w:val="000000"/>
                <w:sz w:val="20"/>
                <w:szCs w:val="20"/>
              </w:rPr>
              <w:t xml:space="preserve">- </w:t>
            </w:r>
            <w:del w:id="1609" w:author="Abhilasha Vaid" w:date="2016-06-17T14:27:00Z">
              <w:r w:rsidRPr="00F03BEC" w:rsidDel="002F1E30">
                <w:rPr>
                  <w:rFonts w:ascii="Calibri" w:eastAsia="Times New Roman" w:hAnsi="Calibri" w:cs="Times New Roman"/>
                  <w:color w:val="000000"/>
                  <w:sz w:val="20"/>
                  <w:szCs w:val="20"/>
                </w:rPr>
                <w:delText>Rainy</w:delText>
              </w:r>
            </w:del>
            <w:ins w:id="1610" w:author="Abhilasha Vaid" w:date="2016-06-17T14:27:00Z">
              <w:r w:rsidR="002F1E30">
                <w:rPr>
                  <w:rFonts w:ascii="Calibri" w:eastAsia="Times New Roman" w:hAnsi="Calibri" w:cs="Times New Roman"/>
                  <w:color w:val="000000"/>
                  <w:sz w:val="20"/>
                  <w:szCs w:val="20"/>
                </w:rPr>
                <w:t>r</w:t>
              </w:r>
              <w:r w:rsidR="002F1E30" w:rsidRPr="00F03BEC">
                <w:rPr>
                  <w:rFonts w:ascii="Calibri" w:eastAsia="Times New Roman" w:hAnsi="Calibri" w:cs="Times New Roman"/>
                  <w:color w:val="000000"/>
                  <w:sz w:val="20"/>
                  <w:szCs w:val="20"/>
                </w:rPr>
                <w:t>ainy</w:t>
              </w:r>
            </w:ins>
          </w:p>
        </w:tc>
        <w:tc>
          <w:tcPr>
            <w:tcW w:w="457" w:type="pct"/>
            <w:tcBorders>
              <w:top w:val="nil"/>
              <w:left w:val="single" w:sz="4" w:space="0" w:color="auto"/>
              <w:bottom w:val="nil"/>
              <w:right w:val="nil"/>
            </w:tcBorders>
            <w:shd w:val="clear" w:color="auto" w:fill="auto"/>
            <w:noWrap/>
            <w:vAlign w:val="bottom"/>
            <w:hideMark/>
          </w:tcPr>
          <w:p w14:paraId="7F51B6DF"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-0.005**</w:t>
            </w:r>
          </w:p>
        </w:tc>
        <w:tc>
          <w:tcPr>
            <w:tcW w:w="410" w:type="pct"/>
            <w:tcBorders>
              <w:top w:val="nil"/>
              <w:left w:val="nil"/>
              <w:bottom w:val="nil"/>
              <w:right w:val="nil"/>
            </w:tcBorders>
            <w:shd w:val="clear" w:color="auto" w:fill="auto"/>
            <w:noWrap/>
            <w:vAlign w:val="bottom"/>
            <w:hideMark/>
          </w:tcPr>
          <w:p w14:paraId="7CE17594"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0.003</w:t>
            </w:r>
          </w:p>
        </w:tc>
        <w:tc>
          <w:tcPr>
            <w:tcW w:w="565" w:type="pct"/>
            <w:tcBorders>
              <w:top w:val="nil"/>
              <w:left w:val="nil"/>
              <w:bottom w:val="nil"/>
              <w:right w:val="nil"/>
            </w:tcBorders>
            <w:shd w:val="clear" w:color="auto" w:fill="auto"/>
            <w:noWrap/>
            <w:vAlign w:val="bottom"/>
            <w:hideMark/>
          </w:tcPr>
          <w:p w14:paraId="7068B69C"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-0.085</w:t>
            </w:r>
          </w:p>
        </w:tc>
        <w:tc>
          <w:tcPr>
            <w:tcW w:w="547" w:type="pct"/>
            <w:gridSpan w:val="2"/>
            <w:tcBorders>
              <w:top w:val="nil"/>
              <w:left w:val="nil"/>
              <w:bottom w:val="nil"/>
              <w:right w:val="single" w:sz="4" w:space="0" w:color="auto"/>
            </w:tcBorders>
            <w:shd w:val="clear" w:color="auto" w:fill="auto"/>
            <w:noWrap/>
            <w:vAlign w:val="bottom"/>
            <w:hideMark/>
          </w:tcPr>
          <w:p w14:paraId="7C3264A5"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1.206*</w:t>
            </w:r>
          </w:p>
        </w:tc>
        <w:tc>
          <w:tcPr>
            <w:tcW w:w="396" w:type="pct"/>
            <w:tcBorders>
              <w:top w:val="nil"/>
              <w:left w:val="nil"/>
              <w:bottom w:val="nil"/>
              <w:right w:val="nil"/>
            </w:tcBorders>
            <w:shd w:val="clear" w:color="auto" w:fill="auto"/>
            <w:noWrap/>
            <w:vAlign w:val="bottom"/>
            <w:hideMark/>
          </w:tcPr>
          <w:p w14:paraId="344C1663"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0.001</w:t>
            </w:r>
          </w:p>
        </w:tc>
        <w:tc>
          <w:tcPr>
            <w:tcW w:w="446" w:type="pct"/>
            <w:gridSpan w:val="2"/>
            <w:tcBorders>
              <w:top w:val="nil"/>
              <w:left w:val="nil"/>
              <w:bottom w:val="nil"/>
              <w:right w:val="nil"/>
            </w:tcBorders>
            <w:shd w:val="clear" w:color="auto" w:fill="auto"/>
            <w:noWrap/>
            <w:vAlign w:val="bottom"/>
            <w:hideMark/>
          </w:tcPr>
          <w:p w14:paraId="6603A4F6"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0.000</w:t>
            </w:r>
          </w:p>
        </w:tc>
        <w:tc>
          <w:tcPr>
            <w:tcW w:w="536" w:type="pct"/>
            <w:tcBorders>
              <w:top w:val="nil"/>
              <w:left w:val="nil"/>
              <w:bottom w:val="nil"/>
              <w:right w:val="nil"/>
            </w:tcBorders>
            <w:shd w:val="clear" w:color="auto" w:fill="auto"/>
            <w:noWrap/>
            <w:vAlign w:val="bottom"/>
            <w:hideMark/>
          </w:tcPr>
          <w:p w14:paraId="34DC58C5"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0.569</w:t>
            </w:r>
          </w:p>
        </w:tc>
        <w:tc>
          <w:tcPr>
            <w:tcW w:w="534" w:type="pct"/>
            <w:tcBorders>
              <w:top w:val="nil"/>
              <w:left w:val="nil"/>
              <w:bottom w:val="nil"/>
            </w:tcBorders>
            <w:shd w:val="clear" w:color="auto" w:fill="auto"/>
            <w:noWrap/>
            <w:vAlign w:val="bottom"/>
            <w:hideMark/>
          </w:tcPr>
          <w:p w14:paraId="04464A86"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0.527*</w:t>
            </w:r>
          </w:p>
        </w:tc>
      </w:tr>
      <w:tr w:rsidR="00AA1443" w:rsidRPr="00F03BEC" w14:paraId="421E0AD0" w14:textId="77777777" w:rsidTr="005B6EA1">
        <w:trPr>
          <w:trHeight w:val="6"/>
        </w:trPr>
        <w:tc>
          <w:tcPr>
            <w:tcW w:w="1109" w:type="pct"/>
            <w:tcBorders>
              <w:top w:val="nil"/>
              <w:left w:val="nil"/>
              <w:bottom w:val="nil"/>
              <w:right w:val="nil"/>
            </w:tcBorders>
            <w:shd w:val="clear" w:color="auto" w:fill="auto"/>
            <w:noWrap/>
            <w:vAlign w:val="bottom"/>
            <w:hideMark/>
          </w:tcPr>
          <w:p w14:paraId="46DFD056" w14:textId="77777777" w:rsidR="004A51D0" w:rsidRPr="00F03BEC" w:rsidRDefault="004A51D0" w:rsidP="004A51D0">
            <w:pPr>
              <w:spacing w:after="0" w:line="240" w:lineRule="auto"/>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Constant</w:t>
            </w:r>
          </w:p>
        </w:tc>
        <w:tc>
          <w:tcPr>
            <w:tcW w:w="457" w:type="pct"/>
            <w:tcBorders>
              <w:top w:val="nil"/>
              <w:left w:val="single" w:sz="4" w:space="0" w:color="auto"/>
              <w:bottom w:val="nil"/>
              <w:right w:val="nil"/>
            </w:tcBorders>
            <w:shd w:val="clear" w:color="auto" w:fill="auto"/>
            <w:noWrap/>
            <w:vAlign w:val="bottom"/>
            <w:hideMark/>
          </w:tcPr>
          <w:p w14:paraId="13484DC2"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-0.009</w:t>
            </w:r>
          </w:p>
        </w:tc>
        <w:tc>
          <w:tcPr>
            <w:tcW w:w="410" w:type="pct"/>
            <w:tcBorders>
              <w:top w:val="nil"/>
              <w:left w:val="nil"/>
              <w:bottom w:val="nil"/>
              <w:right w:val="nil"/>
            </w:tcBorders>
            <w:shd w:val="clear" w:color="auto" w:fill="auto"/>
            <w:noWrap/>
            <w:vAlign w:val="bottom"/>
            <w:hideMark/>
          </w:tcPr>
          <w:p w14:paraId="57DBCF23"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0.007</w:t>
            </w:r>
          </w:p>
        </w:tc>
        <w:tc>
          <w:tcPr>
            <w:tcW w:w="565" w:type="pct"/>
            <w:tcBorders>
              <w:top w:val="nil"/>
              <w:left w:val="nil"/>
              <w:bottom w:val="nil"/>
              <w:right w:val="nil"/>
            </w:tcBorders>
            <w:shd w:val="clear" w:color="auto" w:fill="auto"/>
            <w:noWrap/>
            <w:vAlign w:val="bottom"/>
            <w:hideMark/>
          </w:tcPr>
          <w:p w14:paraId="26A64C61"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3.897</w:t>
            </w:r>
          </w:p>
        </w:tc>
        <w:tc>
          <w:tcPr>
            <w:tcW w:w="547" w:type="pct"/>
            <w:gridSpan w:val="2"/>
            <w:tcBorders>
              <w:top w:val="nil"/>
              <w:left w:val="nil"/>
              <w:bottom w:val="nil"/>
              <w:right w:val="single" w:sz="4" w:space="0" w:color="auto"/>
            </w:tcBorders>
            <w:shd w:val="clear" w:color="auto" w:fill="auto"/>
            <w:noWrap/>
            <w:vAlign w:val="bottom"/>
            <w:hideMark/>
          </w:tcPr>
          <w:p w14:paraId="54CCF6D6"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9.213***</w:t>
            </w:r>
          </w:p>
        </w:tc>
        <w:tc>
          <w:tcPr>
            <w:tcW w:w="396" w:type="pct"/>
            <w:tcBorders>
              <w:top w:val="nil"/>
              <w:left w:val="nil"/>
              <w:bottom w:val="nil"/>
              <w:right w:val="nil"/>
            </w:tcBorders>
            <w:shd w:val="clear" w:color="auto" w:fill="auto"/>
            <w:noWrap/>
            <w:vAlign w:val="bottom"/>
            <w:hideMark/>
          </w:tcPr>
          <w:p w14:paraId="5626422A"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-0.007</w:t>
            </w:r>
          </w:p>
        </w:tc>
        <w:tc>
          <w:tcPr>
            <w:tcW w:w="446" w:type="pct"/>
            <w:gridSpan w:val="2"/>
            <w:tcBorders>
              <w:top w:val="nil"/>
              <w:left w:val="nil"/>
              <w:bottom w:val="nil"/>
              <w:right w:val="nil"/>
            </w:tcBorders>
            <w:shd w:val="clear" w:color="auto" w:fill="auto"/>
            <w:noWrap/>
            <w:vAlign w:val="bottom"/>
            <w:hideMark/>
          </w:tcPr>
          <w:p w14:paraId="14C5179B"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-0.021</w:t>
            </w:r>
          </w:p>
        </w:tc>
        <w:tc>
          <w:tcPr>
            <w:tcW w:w="536" w:type="pct"/>
            <w:tcBorders>
              <w:top w:val="nil"/>
              <w:left w:val="nil"/>
              <w:bottom w:val="nil"/>
              <w:right w:val="nil"/>
            </w:tcBorders>
            <w:shd w:val="clear" w:color="auto" w:fill="auto"/>
            <w:noWrap/>
            <w:vAlign w:val="bottom"/>
            <w:hideMark/>
          </w:tcPr>
          <w:p w14:paraId="682760AF"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8.317***</w:t>
            </w:r>
          </w:p>
        </w:tc>
        <w:tc>
          <w:tcPr>
            <w:tcW w:w="534" w:type="pct"/>
            <w:tcBorders>
              <w:top w:val="nil"/>
              <w:left w:val="nil"/>
              <w:bottom w:val="nil"/>
            </w:tcBorders>
            <w:shd w:val="clear" w:color="auto" w:fill="auto"/>
            <w:noWrap/>
            <w:vAlign w:val="bottom"/>
            <w:hideMark/>
          </w:tcPr>
          <w:p w14:paraId="49B50F70"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3.867**</w:t>
            </w:r>
          </w:p>
        </w:tc>
      </w:tr>
      <w:tr w:rsidR="00AA1443" w:rsidRPr="00F03BEC" w14:paraId="6CE28C54" w14:textId="77777777" w:rsidTr="005B6EA1">
        <w:trPr>
          <w:trHeight w:val="6"/>
        </w:trPr>
        <w:tc>
          <w:tcPr>
            <w:tcW w:w="1109" w:type="pct"/>
            <w:tcBorders>
              <w:top w:val="nil"/>
              <w:left w:val="nil"/>
              <w:bottom w:val="nil"/>
              <w:right w:val="nil"/>
            </w:tcBorders>
            <w:shd w:val="clear" w:color="auto" w:fill="auto"/>
            <w:noWrap/>
            <w:vAlign w:val="bottom"/>
            <w:hideMark/>
          </w:tcPr>
          <w:p w14:paraId="1591A036" w14:textId="7B58C18D" w:rsidR="004A51D0" w:rsidRPr="00F03BEC" w:rsidRDefault="004A51D0" w:rsidP="00FC0C54">
            <w:pPr>
              <w:spacing w:after="0" w:line="240" w:lineRule="auto"/>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 xml:space="preserve">Includes </w:t>
            </w:r>
            <w:del w:id="1611" w:author="Abhilasha Vaid" w:date="2016-06-17T14:27:00Z">
              <w:r w:rsidRPr="00F03BEC" w:rsidDel="002F1E30">
                <w:rPr>
                  <w:rFonts w:ascii="Calibri" w:eastAsia="Times New Roman" w:hAnsi="Calibri" w:cs="Times New Roman"/>
                  <w:color w:val="000000"/>
                  <w:sz w:val="20"/>
                  <w:szCs w:val="20"/>
                </w:rPr>
                <w:delText xml:space="preserve">Country </w:delText>
              </w:r>
            </w:del>
            <w:ins w:id="1612" w:author="Abhilasha Vaid" w:date="2016-06-17T14:27:00Z">
              <w:r w:rsidR="002F1E30">
                <w:rPr>
                  <w:rFonts w:ascii="Calibri" w:eastAsia="Times New Roman" w:hAnsi="Calibri" w:cs="Times New Roman"/>
                  <w:color w:val="000000"/>
                  <w:sz w:val="20"/>
                  <w:szCs w:val="20"/>
                </w:rPr>
                <w:t>c</w:t>
              </w:r>
              <w:r w:rsidR="002F1E30" w:rsidRPr="00F03BEC">
                <w:rPr>
                  <w:rFonts w:ascii="Calibri" w:eastAsia="Times New Roman" w:hAnsi="Calibri" w:cs="Times New Roman"/>
                  <w:color w:val="000000"/>
                  <w:sz w:val="20"/>
                  <w:szCs w:val="20"/>
                </w:rPr>
                <w:t xml:space="preserve">ountry </w:t>
              </w:r>
            </w:ins>
            <w:del w:id="1613" w:author="Abhilasha Vaid" w:date="2016-06-17T14:27:00Z">
              <w:r w:rsidRPr="00F03BEC" w:rsidDel="002F1E30">
                <w:rPr>
                  <w:rFonts w:ascii="Calibri" w:eastAsia="Times New Roman" w:hAnsi="Calibri" w:cs="Times New Roman"/>
                  <w:color w:val="000000"/>
                  <w:sz w:val="20"/>
                  <w:szCs w:val="20"/>
                </w:rPr>
                <w:delText>Dummies</w:delText>
              </w:r>
            </w:del>
            <w:ins w:id="1614" w:author="Abhilasha Vaid" w:date="2016-06-17T14:27:00Z">
              <w:r w:rsidR="002F1E30">
                <w:rPr>
                  <w:rFonts w:ascii="Calibri" w:eastAsia="Times New Roman" w:hAnsi="Calibri" w:cs="Times New Roman"/>
                  <w:color w:val="000000"/>
                  <w:sz w:val="20"/>
                  <w:szCs w:val="20"/>
                </w:rPr>
                <w:t>d</w:t>
              </w:r>
              <w:r w:rsidR="002F1E30" w:rsidRPr="00F03BEC">
                <w:rPr>
                  <w:rFonts w:ascii="Calibri" w:eastAsia="Times New Roman" w:hAnsi="Calibri" w:cs="Times New Roman"/>
                  <w:color w:val="000000"/>
                  <w:sz w:val="20"/>
                  <w:szCs w:val="20"/>
                </w:rPr>
                <w:t>ummies</w:t>
              </w:r>
            </w:ins>
          </w:p>
        </w:tc>
        <w:tc>
          <w:tcPr>
            <w:tcW w:w="457" w:type="pct"/>
            <w:tcBorders>
              <w:top w:val="nil"/>
              <w:left w:val="single" w:sz="4" w:space="0" w:color="auto"/>
              <w:bottom w:val="nil"/>
              <w:right w:val="nil"/>
            </w:tcBorders>
            <w:shd w:val="clear" w:color="auto" w:fill="auto"/>
            <w:noWrap/>
            <w:vAlign w:val="bottom"/>
            <w:hideMark/>
          </w:tcPr>
          <w:p w14:paraId="0EBBF882"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410" w:type="pct"/>
            <w:tcBorders>
              <w:top w:val="nil"/>
              <w:left w:val="nil"/>
              <w:bottom w:val="nil"/>
              <w:right w:val="nil"/>
            </w:tcBorders>
            <w:shd w:val="clear" w:color="auto" w:fill="auto"/>
            <w:noWrap/>
            <w:vAlign w:val="bottom"/>
            <w:hideMark/>
          </w:tcPr>
          <w:p w14:paraId="5C39523D"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565" w:type="pct"/>
            <w:tcBorders>
              <w:top w:val="nil"/>
              <w:left w:val="nil"/>
              <w:bottom w:val="nil"/>
              <w:right w:val="nil"/>
            </w:tcBorders>
            <w:shd w:val="clear" w:color="auto" w:fill="auto"/>
            <w:noWrap/>
            <w:vAlign w:val="bottom"/>
            <w:hideMark/>
          </w:tcPr>
          <w:p w14:paraId="1E14E526"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547" w:type="pct"/>
            <w:gridSpan w:val="2"/>
            <w:tcBorders>
              <w:top w:val="nil"/>
              <w:left w:val="nil"/>
              <w:bottom w:val="nil"/>
              <w:right w:val="single" w:sz="4" w:space="0" w:color="auto"/>
            </w:tcBorders>
            <w:shd w:val="clear" w:color="auto" w:fill="auto"/>
            <w:noWrap/>
            <w:vAlign w:val="bottom"/>
            <w:hideMark/>
          </w:tcPr>
          <w:p w14:paraId="22A7A75E"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396" w:type="pct"/>
            <w:tcBorders>
              <w:top w:val="nil"/>
              <w:left w:val="nil"/>
              <w:bottom w:val="nil"/>
              <w:right w:val="nil"/>
            </w:tcBorders>
            <w:shd w:val="clear" w:color="auto" w:fill="auto"/>
            <w:noWrap/>
            <w:vAlign w:val="bottom"/>
            <w:hideMark/>
          </w:tcPr>
          <w:p w14:paraId="14CC7C58"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446" w:type="pct"/>
            <w:gridSpan w:val="2"/>
            <w:tcBorders>
              <w:top w:val="nil"/>
              <w:left w:val="nil"/>
              <w:bottom w:val="nil"/>
              <w:right w:val="nil"/>
            </w:tcBorders>
            <w:shd w:val="clear" w:color="auto" w:fill="auto"/>
            <w:noWrap/>
            <w:vAlign w:val="bottom"/>
            <w:hideMark/>
          </w:tcPr>
          <w:p w14:paraId="03CB027B"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536" w:type="pct"/>
            <w:tcBorders>
              <w:top w:val="nil"/>
              <w:left w:val="nil"/>
              <w:bottom w:val="nil"/>
              <w:right w:val="nil"/>
            </w:tcBorders>
            <w:shd w:val="clear" w:color="auto" w:fill="auto"/>
            <w:noWrap/>
            <w:vAlign w:val="bottom"/>
            <w:hideMark/>
          </w:tcPr>
          <w:p w14:paraId="1E2AD93D"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c>
          <w:tcPr>
            <w:tcW w:w="534" w:type="pct"/>
            <w:tcBorders>
              <w:top w:val="nil"/>
              <w:left w:val="nil"/>
              <w:bottom w:val="nil"/>
            </w:tcBorders>
            <w:shd w:val="clear" w:color="auto" w:fill="auto"/>
            <w:noWrap/>
            <w:vAlign w:val="bottom"/>
            <w:hideMark/>
          </w:tcPr>
          <w:p w14:paraId="6CDCC79C"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w:t>
            </w:r>
          </w:p>
        </w:tc>
      </w:tr>
      <w:tr w:rsidR="00AA1443" w:rsidRPr="00F03BEC" w14:paraId="3A8E092F" w14:textId="77777777" w:rsidTr="005B6EA1">
        <w:trPr>
          <w:trHeight w:val="6"/>
        </w:trPr>
        <w:tc>
          <w:tcPr>
            <w:tcW w:w="1109" w:type="pct"/>
            <w:tcBorders>
              <w:top w:val="nil"/>
              <w:left w:val="nil"/>
              <w:bottom w:val="nil"/>
              <w:right w:val="nil"/>
            </w:tcBorders>
            <w:shd w:val="clear" w:color="auto" w:fill="auto"/>
            <w:noWrap/>
            <w:vAlign w:val="bottom"/>
            <w:hideMark/>
          </w:tcPr>
          <w:p w14:paraId="4A2E58A5" w14:textId="77777777" w:rsidR="004A51D0" w:rsidRPr="00F03BEC" w:rsidRDefault="004A51D0" w:rsidP="004A51D0">
            <w:pPr>
              <w:spacing w:after="0" w:line="240" w:lineRule="auto"/>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N</w:t>
            </w:r>
          </w:p>
        </w:tc>
        <w:tc>
          <w:tcPr>
            <w:tcW w:w="457" w:type="pct"/>
            <w:tcBorders>
              <w:top w:val="nil"/>
              <w:left w:val="single" w:sz="4" w:space="0" w:color="auto"/>
              <w:bottom w:val="nil"/>
              <w:right w:val="nil"/>
            </w:tcBorders>
            <w:shd w:val="clear" w:color="auto" w:fill="auto"/>
            <w:noWrap/>
            <w:vAlign w:val="bottom"/>
            <w:hideMark/>
          </w:tcPr>
          <w:p w14:paraId="6F0B7B98"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1765</w:t>
            </w:r>
          </w:p>
        </w:tc>
        <w:tc>
          <w:tcPr>
            <w:tcW w:w="410" w:type="pct"/>
            <w:tcBorders>
              <w:top w:val="nil"/>
              <w:left w:val="nil"/>
              <w:bottom w:val="nil"/>
              <w:right w:val="nil"/>
            </w:tcBorders>
            <w:shd w:val="clear" w:color="auto" w:fill="auto"/>
            <w:noWrap/>
            <w:vAlign w:val="bottom"/>
            <w:hideMark/>
          </w:tcPr>
          <w:p w14:paraId="26916544"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1765</w:t>
            </w:r>
          </w:p>
        </w:tc>
        <w:tc>
          <w:tcPr>
            <w:tcW w:w="565" w:type="pct"/>
            <w:tcBorders>
              <w:top w:val="nil"/>
              <w:left w:val="nil"/>
              <w:bottom w:val="nil"/>
              <w:right w:val="nil"/>
            </w:tcBorders>
            <w:shd w:val="clear" w:color="auto" w:fill="auto"/>
            <w:noWrap/>
            <w:vAlign w:val="bottom"/>
            <w:hideMark/>
          </w:tcPr>
          <w:p w14:paraId="32E69CAC"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1765</w:t>
            </w:r>
          </w:p>
        </w:tc>
        <w:tc>
          <w:tcPr>
            <w:tcW w:w="547" w:type="pct"/>
            <w:gridSpan w:val="2"/>
            <w:tcBorders>
              <w:top w:val="nil"/>
              <w:left w:val="nil"/>
              <w:bottom w:val="nil"/>
              <w:right w:val="single" w:sz="4" w:space="0" w:color="auto"/>
            </w:tcBorders>
            <w:shd w:val="clear" w:color="auto" w:fill="auto"/>
            <w:noWrap/>
            <w:vAlign w:val="bottom"/>
            <w:hideMark/>
          </w:tcPr>
          <w:p w14:paraId="54154A73"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1765</w:t>
            </w:r>
          </w:p>
        </w:tc>
        <w:tc>
          <w:tcPr>
            <w:tcW w:w="396" w:type="pct"/>
            <w:tcBorders>
              <w:top w:val="nil"/>
              <w:left w:val="nil"/>
              <w:bottom w:val="nil"/>
              <w:right w:val="nil"/>
            </w:tcBorders>
            <w:shd w:val="clear" w:color="auto" w:fill="auto"/>
            <w:noWrap/>
            <w:vAlign w:val="bottom"/>
            <w:hideMark/>
          </w:tcPr>
          <w:p w14:paraId="4FD6010F"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1908</w:t>
            </w:r>
          </w:p>
        </w:tc>
        <w:tc>
          <w:tcPr>
            <w:tcW w:w="446" w:type="pct"/>
            <w:gridSpan w:val="2"/>
            <w:tcBorders>
              <w:top w:val="nil"/>
              <w:left w:val="nil"/>
              <w:bottom w:val="nil"/>
              <w:right w:val="nil"/>
            </w:tcBorders>
            <w:shd w:val="clear" w:color="auto" w:fill="auto"/>
            <w:noWrap/>
            <w:vAlign w:val="bottom"/>
            <w:hideMark/>
          </w:tcPr>
          <w:p w14:paraId="5FF369C6"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1908</w:t>
            </w:r>
          </w:p>
        </w:tc>
        <w:tc>
          <w:tcPr>
            <w:tcW w:w="536" w:type="pct"/>
            <w:tcBorders>
              <w:top w:val="nil"/>
              <w:left w:val="nil"/>
              <w:bottom w:val="nil"/>
              <w:right w:val="nil"/>
            </w:tcBorders>
            <w:shd w:val="clear" w:color="auto" w:fill="auto"/>
            <w:noWrap/>
            <w:vAlign w:val="bottom"/>
            <w:hideMark/>
          </w:tcPr>
          <w:p w14:paraId="182DBC28"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1908</w:t>
            </w:r>
          </w:p>
        </w:tc>
        <w:tc>
          <w:tcPr>
            <w:tcW w:w="534" w:type="pct"/>
            <w:tcBorders>
              <w:top w:val="nil"/>
              <w:left w:val="nil"/>
              <w:bottom w:val="nil"/>
            </w:tcBorders>
            <w:shd w:val="clear" w:color="auto" w:fill="auto"/>
            <w:noWrap/>
            <w:vAlign w:val="bottom"/>
            <w:hideMark/>
          </w:tcPr>
          <w:p w14:paraId="2D97FB3C"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1908</w:t>
            </w:r>
          </w:p>
        </w:tc>
      </w:tr>
      <w:tr w:rsidR="00AA1443" w:rsidRPr="00F03BEC" w14:paraId="6A553EE2" w14:textId="77777777" w:rsidTr="005B6EA1">
        <w:trPr>
          <w:trHeight w:val="272"/>
        </w:trPr>
        <w:tc>
          <w:tcPr>
            <w:tcW w:w="1109" w:type="pct"/>
            <w:tcBorders>
              <w:top w:val="nil"/>
              <w:left w:val="nil"/>
              <w:bottom w:val="single" w:sz="4" w:space="0" w:color="auto"/>
              <w:right w:val="nil"/>
            </w:tcBorders>
            <w:shd w:val="clear" w:color="auto" w:fill="auto"/>
            <w:noWrap/>
            <w:vAlign w:val="bottom"/>
            <w:hideMark/>
          </w:tcPr>
          <w:p w14:paraId="7603287D" w14:textId="77777777" w:rsidR="004A51D0" w:rsidRPr="00F03BEC" w:rsidRDefault="004A51D0" w:rsidP="004A51D0">
            <w:pPr>
              <w:spacing w:after="0" w:line="240" w:lineRule="auto"/>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R2</w:t>
            </w:r>
          </w:p>
        </w:tc>
        <w:tc>
          <w:tcPr>
            <w:tcW w:w="457" w:type="pct"/>
            <w:tcBorders>
              <w:top w:val="nil"/>
              <w:left w:val="single" w:sz="4" w:space="0" w:color="auto"/>
              <w:bottom w:val="single" w:sz="4" w:space="0" w:color="auto"/>
              <w:right w:val="nil"/>
            </w:tcBorders>
            <w:shd w:val="clear" w:color="auto" w:fill="auto"/>
            <w:noWrap/>
            <w:vAlign w:val="bottom"/>
            <w:hideMark/>
          </w:tcPr>
          <w:p w14:paraId="72352A22"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0.046</w:t>
            </w:r>
          </w:p>
        </w:tc>
        <w:tc>
          <w:tcPr>
            <w:tcW w:w="410" w:type="pct"/>
            <w:tcBorders>
              <w:top w:val="nil"/>
              <w:left w:val="nil"/>
              <w:bottom w:val="single" w:sz="4" w:space="0" w:color="auto"/>
              <w:right w:val="nil"/>
            </w:tcBorders>
            <w:shd w:val="clear" w:color="auto" w:fill="auto"/>
            <w:noWrap/>
            <w:vAlign w:val="bottom"/>
            <w:hideMark/>
          </w:tcPr>
          <w:p w14:paraId="7C9E5BC0"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0.262</w:t>
            </w:r>
          </w:p>
        </w:tc>
        <w:tc>
          <w:tcPr>
            <w:tcW w:w="565" w:type="pct"/>
            <w:tcBorders>
              <w:top w:val="nil"/>
              <w:left w:val="nil"/>
              <w:bottom w:val="single" w:sz="4" w:space="0" w:color="auto"/>
              <w:right w:val="nil"/>
            </w:tcBorders>
            <w:shd w:val="clear" w:color="auto" w:fill="auto"/>
            <w:noWrap/>
            <w:vAlign w:val="bottom"/>
            <w:hideMark/>
          </w:tcPr>
          <w:p w14:paraId="6232C943"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0.117</w:t>
            </w:r>
          </w:p>
        </w:tc>
        <w:tc>
          <w:tcPr>
            <w:tcW w:w="547" w:type="pct"/>
            <w:gridSpan w:val="2"/>
            <w:tcBorders>
              <w:top w:val="nil"/>
              <w:left w:val="nil"/>
              <w:bottom w:val="single" w:sz="4" w:space="0" w:color="auto"/>
              <w:right w:val="single" w:sz="4" w:space="0" w:color="auto"/>
            </w:tcBorders>
            <w:shd w:val="clear" w:color="auto" w:fill="auto"/>
            <w:noWrap/>
            <w:vAlign w:val="bottom"/>
            <w:hideMark/>
          </w:tcPr>
          <w:p w14:paraId="515FFA90"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0.199</w:t>
            </w:r>
          </w:p>
        </w:tc>
        <w:tc>
          <w:tcPr>
            <w:tcW w:w="396" w:type="pct"/>
            <w:tcBorders>
              <w:top w:val="nil"/>
              <w:left w:val="nil"/>
              <w:bottom w:val="single" w:sz="4" w:space="0" w:color="auto"/>
              <w:right w:val="nil"/>
            </w:tcBorders>
            <w:shd w:val="clear" w:color="auto" w:fill="auto"/>
            <w:noWrap/>
            <w:vAlign w:val="bottom"/>
            <w:hideMark/>
          </w:tcPr>
          <w:p w14:paraId="6A1C3D60"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0.151</w:t>
            </w:r>
          </w:p>
        </w:tc>
        <w:tc>
          <w:tcPr>
            <w:tcW w:w="446" w:type="pct"/>
            <w:gridSpan w:val="2"/>
            <w:tcBorders>
              <w:top w:val="nil"/>
              <w:left w:val="nil"/>
              <w:bottom w:val="single" w:sz="4" w:space="0" w:color="auto"/>
              <w:right w:val="nil"/>
            </w:tcBorders>
            <w:shd w:val="clear" w:color="auto" w:fill="auto"/>
            <w:noWrap/>
            <w:vAlign w:val="bottom"/>
            <w:hideMark/>
          </w:tcPr>
          <w:p w14:paraId="586B8EA0"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0.263</w:t>
            </w:r>
          </w:p>
        </w:tc>
        <w:tc>
          <w:tcPr>
            <w:tcW w:w="536" w:type="pct"/>
            <w:tcBorders>
              <w:top w:val="nil"/>
              <w:left w:val="nil"/>
              <w:bottom w:val="single" w:sz="4" w:space="0" w:color="auto"/>
              <w:right w:val="nil"/>
            </w:tcBorders>
            <w:shd w:val="clear" w:color="auto" w:fill="auto"/>
            <w:noWrap/>
            <w:vAlign w:val="bottom"/>
            <w:hideMark/>
          </w:tcPr>
          <w:p w14:paraId="314B688B"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0.071</w:t>
            </w:r>
          </w:p>
        </w:tc>
        <w:tc>
          <w:tcPr>
            <w:tcW w:w="534" w:type="pct"/>
            <w:tcBorders>
              <w:top w:val="nil"/>
              <w:left w:val="nil"/>
              <w:bottom w:val="single" w:sz="4" w:space="0" w:color="auto"/>
            </w:tcBorders>
            <w:shd w:val="clear" w:color="auto" w:fill="auto"/>
            <w:noWrap/>
            <w:vAlign w:val="bottom"/>
            <w:hideMark/>
          </w:tcPr>
          <w:p w14:paraId="34F65CDC" w14:textId="77777777" w:rsidR="004A51D0" w:rsidRPr="00F03BEC" w:rsidRDefault="004A51D0" w:rsidP="004A51D0">
            <w:pPr>
              <w:spacing w:after="0" w:line="240" w:lineRule="auto"/>
              <w:jc w:val="center"/>
              <w:rPr>
                <w:rFonts w:ascii="Calibri" w:eastAsia="Times New Roman" w:hAnsi="Calibri" w:cs="Times New Roman"/>
                <w:color w:val="000000"/>
                <w:sz w:val="20"/>
                <w:szCs w:val="20"/>
              </w:rPr>
            </w:pPr>
            <w:r w:rsidRPr="00F03BEC">
              <w:rPr>
                <w:rFonts w:ascii="Calibri" w:eastAsia="Times New Roman" w:hAnsi="Calibri" w:cs="Times New Roman"/>
                <w:color w:val="000000"/>
                <w:sz w:val="20"/>
                <w:szCs w:val="20"/>
              </w:rPr>
              <w:t>0.051</w:t>
            </w:r>
          </w:p>
        </w:tc>
      </w:tr>
      <w:tr w:rsidR="00B92F44" w:rsidRPr="00600A37" w14:paraId="0111CE70" w14:textId="77777777" w:rsidTr="005B6EA1">
        <w:trPr>
          <w:trHeight w:val="207"/>
        </w:trPr>
        <w:tc>
          <w:tcPr>
            <w:tcW w:w="1109" w:type="pct"/>
            <w:tcBorders>
              <w:top w:val="nil"/>
              <w:left w:val="nil"/>
              <w:right w:val="single" w:sz="4" w:space="0" w:color="auto"/>
            </w:tcBorders>
            <w:shd w:val="clear" w:color="auto" w:fill="A9D5E7" w:themeFill="accent1" w:themeFillTint="66"/>
            <w:noWrap/>
            <w:vAlign w:val="bottom"/>
            <w:hideMark/>
          </w:tcPr>
          <w:p w14:paraId="635A5192" w14:textId="77777777" w:rsidR="004A51D0" w:rsidRPr="00600A37" w:rsidRDefault="004A51D0" w:rsidP="004A51D0">
            <w:pPr>
              <w:spacing w:after="0" w:line="240" w:lineRule="auto"/>
              <w:rPr>
                <w:rFonts w:ascii="Calibri" w:eastAsia="Times New Roman" w:hAnsi="Calibri" w:cs="Times New Roman"/>
                <w:b/>
                <w:sz w:val="20"/>
                <w:szCs w:val="20"/>
              </w:rPr>
            </w:pPr>
          </w:p>
        </w:tc>
        <w:tc>
          <w:tcPr>
            <w:tcW w:w="1979" w:type="pct"/>
            <w:gridSpan w:val="5"/>
            <w:tcBorders>
              <w:top w:val="single" w:sz="4" w:space="0" w:color="auto"/>
              <w:left w:val="single" w:sz="4" w:space="0" w:color="auto"/>
              <w:bottom w:val="nil"/>
              <w:right w:val="nil"/>
            </w:tcBorders>
            <w:shd w:val="clear" w:color="auto" w:fill="A9D5E7" w:themeFill="accent1" w:themeFillTint="66"/>
            <w:noWrap/>
            <w:vAlign w:val="bottom"/>
            <w:hideMark/>
          </w:tcPr>
          <w:p w14:paraId="1AF83658" w14:textId="77777777" w:rsidR="004A51D0" w:rsidRPr="00600A37" w:rsidRDefault="004A51D0" w:rsidP="004A51D0">
            <w:pPr>
              <w:spacing w:after="0" w:line="240" w:lineRule="auto"/>
              <w:jc w:val="center"/>
              <w:rPr>
                <w:rFonts w:ascii="Calibri" w:eastAsia="Times New Roman" w:hAnsi="Calibri" w:cs="Times New Roman"/>
                <w:b/>
                <w:color w:val="000000"/>
                <w:sz w:val="20"/>
                <w:szCs w:val="20"/>
              </w:rPr>
            </w:pPr>
            <w:r w:rsidRPr="00600A37">
              <w:rPr>
                <w:rFonts w:ascii="Calibri" w:eastAsia="Times New Roman" w:hAnsi="Calibri" w:cs="Times New Roman"/>
                <w:b/>
                <w:color w:val="000000"/>
                <w:sz w:val="20"/>
                <w:szCs w:val="20"/>
              </w:rPr>
              <w:t>Nigeria</w:t>
            </w:r>
          </w:p>
        </w:tc>
        <w:tc>
          <w:tcPr>
            <w:tcW w:w="1912" w:type="pct"/>
            <w:gridSpan w:val="5"/>
            <w:tcBorders>
              <w:top w:val="nil"/>
              <w:left w:val="single" w:sz="4" w:space="0" w:color="auto"/>
              <w:bottom w:val="nil"/>
              <w:right w:val="nil"/>
            </w:tcBorders>
            <w:shd w:val="clear" w:color="auto" w:fill="A9D5E7" w:themeFill="accent1" w:themeFillTint="66"/>
            <w:noWrap/>
            <w:vAlign w:val="bottom"/>
            <w:hideMark/>
          </w:tcPr>
          <w:p w14:paraId="3F497B73" w14:textId="77777777" w:rsidR="004A51D0" w:rsidRPr="00600A37" w:rsidRDefault="004A51D0" w:rsidP="004A51D0">
            <w:pPr>
              <w:spacing w:after="0" w:line="240" w:lineRule="auto"/>
              <w:jc w:val="center"/>
              <w:rPr>
                <w:rFonts w:ascii="Calibri" w:eastAsia="Times New Roman" w:hAnsi="Calibri" w:cs="Times New Roman"/>
                <w:b/>
                <w:color w:val="000000"/>
                <w:sz w:val="20"/>
                <w:szCs w:val="20"/>
              </w:rPr>
            </w:pPr>
            <w:r w:rsidRPr="00600A37">
              <w:rPr>
                <w:rFonts w:ascii="Calibri" w:eastAsia="Times New Roman" w:hAnsi="Calibri" w:cs="Times New Roman"/>
                <w:b/>
                <w:color w:val="000000"/>
                <w:sz w:val="20"/>
                <w:szCs w:val="20"/>
              </w:rPr>
              <w:t>Pooled</w:t>
            </w:r>
          </w:p>
        </w:tc>
      </w:tr>
      <w:tr w:rsidR="00B92F44" w:rsidRPr="00600A37" w14:paraId="3267E588" w14:textId="77777777" w:rsidTr="005B6EA1">
        <w:trPr>
          <w:trHeight w:val="6"/>
        </w:trPr>
        <w:tc>
          <w:tcPr>
            <w:tcW w:w="1109" w:type="pct"/>
            <w:tcBorders>
              <w:top w:val="nil"/>
              <w:left w:val="nil"/>
              <w:bottom w:val="nil"/>
              <w:right w:val="nil"/>
            </w:tcBorders>
            <w:shd w:val="clear" w:color="auto" w:fill="auto"/>
            <w:noWrap/>
            <w:vAlign w:val="bottom"/>
            <w:hideMark/>
          </w:tcPr>
          <w:p w14:paraId="36799EC9" w14:textId="459A0E09" w:rsidR="004A51D0" w:rsidRPr="00600A37" w:rsidRDefault="004A51D0" w:rsidP="00FC0C54">
            <w:pPr>
              <w:spacing w:after="0" w:line="240" w:lineRule="auto"/>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 xml:space="preserve">CR </w:t>
            </w:r>
            <w:del w:id="1615" w:author="Abhilasha Vaid" w:date="2016-06-17T14:27:00Z">
              <w:r w:rsidRPr="00600A37" w:rsidDel="002F1E30">
                <w:rPr>
                  <w:rFonts w:ascii="Calibri" w:eastAsia="Times New Roman" w:hAnsi="Calibri" w:cs="Times New Roman"/>
                  <w:color w:val="000000"/>
                  <w:sz w:val="20"/>
                  <w:szCs w:val="20"/>
                </w:rPr>
                <w:delText xml:space="preserve">Area </w:delText>
              </w:r>
            </w:del>
            <w:ins w:id="1616" w:author="Abhilasha Vaid" w:date="2016-06-17T14:27:00Z">
              <w:r w:rsidR="002F1E30">
                <w:rPr>
                  <w:rFonts w:ascii="Calibri" w:eastAsia="Times New Roman" w:hAnsi="Calibri" w:cs="Times New Roman"/>
                  <w:color w:val="000000"/>
                  <w:sz w:val="20"/>
                  <w:szCs w:val="20"/>
                </w:rPr>
                <w:t>a</w:t>
              </w:r>
              <w:r w:rsidR="002F1E30" w:rsidRPr="00600A37">
                <w:rPr>
                  <w:rFonts w:ascii="Calibri" w:eastAsia="Times New Roman" w:hAnsi="Calibri" w:cs="Times New Roman"/>
                  <w:color w:val="000000"/>
                  <w:sz w:val="20"/>
                  <w:szCs w:val="20"/>
                </w:rPr>
                <w:t xml:space="preserve">rea </w:t>
              </w:r>
            </w:ins>
            <w:r w:rsidRPr="00600A37">
              <w:rPr>
                <w:rFonts w:ascii="Calibri" w:eastAsia="Times New Roman" w:hAnsi="Calibri" w:cs="Times New Roman"/>
                <w:color w:val="000000"/>
                <w:sz w:val="20"/>
                <w:szCs w:val="20"/>
              </w:rPr>
              <w:t>(acres)</w:t>
            </w:r>
          </w:p>
        </w:tc>
        <w:tc>
          <w:tcPr>
            <w:tcW w:w="457" w:type="pct"/>
            <w:tcBorders>
              <w:top w:val="nil"/>
              <w:left w:val="single" w:sz="4" w:space="0" w:color="auto"/>
              <w:bottom w:val="nil"/>
              <w:right w:val="nil"/>
            </w:tcBorders>
            <w:shd w:val="clear" w:color="auto" w:fill="auto"/>
            <w:noWrap/>
            <w:vAlign w:val="bottom"/>
            <w:hideMark/>
          </w:tcPr>
          <w:p w14:paraId="72CD4F45"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-0.005</w:t>
            </w:r>
          </w:p>
        </w:tc>
        <w:tc>
          <w:tcPr>
            <w:tcW w:w="410" w:type="pct"/>
            <w:tcBorders>
              <w:top w:val="nil"/>
              <w:left w:val="nil"/>
              <w:bottom w:val="nil"/>
              <w:right w:val="nil"/>
            </w:tcBorders>
            <w:shd w:val="clear" w:color="auto" w:fill="auto"/>
            <w:noWrap/>
            <w:vAlign w:val="bottom"/>
            <w:hideMark/>
          </w:tcPr>
          <w:p w14:paraId="49670A7E"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0.055***</w:t>
            </w:r>
          </w:p>
        </w:tc>
        <w:tc>
          <w:tcPr>
            <w:tcW w:w="567" w:type="pct"/>
            <w:gridSpan w:val="2"/>
            <w:tcBorders>
              <w:top w:val="nil"/>
              <w:left w:val="nil"/>
              <w:bottom w:val="nil"/>
              <w:right w:val="nil"/>
            </w:tcBorders>
            <w:shd w:val="clear" w:color="auto" w:fill="auto"/>
            <w:noWrap/>
            <w:vAlign w:val="bottom"/>
            <w:hideMark/>
          </w:tcPr>
          <w:p w14:paraId="110A6A81"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-0.331</w:t>
            </w:r>
          </w:p>
        </w:tc>
        <w:tc>
          <w:tcPr>
            <w:tcW w:w="545" w:type="pct"/>
            <w:tcBorders>
              <w:top w:val="nil"/>
              <w:left w:val="nil"/>
              <w:bottom w:val="nil"/>
              <w:right w:val="nil"/>
            </w:tcBorders>
            <w:shd w:val="clear" w:color="auto" w:fill="auto"/>
            <w:noWrap/>
            <w:vAlign w:val="bottom"/>
            <w:hideMark/>
          </w:tcPr>
          <w:p w14:paraId="57A48B76"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-0.015</w:t>
            </w:r>
          </w:p>
        </w:tc>
        <w:tc>
          <w:tcPr>
            <w:tcW w:w="401" w:type="pct"/>
            <w:gridSpan w:val="2"/>
            <w:tcBorders>
              <w:top w:val="nil"/>
              <w:left w:val="single" w:sz="4" w:space="0" w:color="auto"/>
              <w:bottom w:val="nil"/>
              <w:right w:val="nil"/>
            </w:tcBorders>
            <w:shd w:val="clear" w:color="auto" w:fill="auto"/>
            <w:noWrap/>
            <w:vAlign w:val="bottom"/>
            <w:hideMark/>
          </w:tcPr>
          <w:p w14:paraId="5E871B56"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0.011</w:t>
            </w:r>
          </w:p>
        </w:tc>
        <w:tc>
          <w:tcPr>
            <w:tcW w:w="441" w:type="pct"/>
            <w:tcBorders>
              <w:top w:val="nil"/>
              <w:left w:val="nil"/>
              <w:bottom w:val="nil"/>
              <w:right w:val="nil"/>
            </w:tcBorders>
            <w:shd w:val="clear" w:color="auto" w:fill="auto"/>
            <w:noWrap/>
            <w:vAlign w:val="bottom"/>
            <w:hideMark/>
          </w:tcPr>
          <w:p w14:paraId="00309A8C"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0.050***</w:t>
            </w:r>
          </w:p>
        </w:tc>
        <w:tc>
          <w:tcPr>
            <w:tcW w:w="530" w:type="pct"/>
            <w:tcBorders>
              <w:top w:val="nil"/>
              <w:left w:val="nil"/>
              <w:bottom w:val="nil"/>
              <w:right w:val="nil"/>
            </w:tcBorders>
            <w:shd w:val="clear" w:color="auto" w:fill="auto"/>
            <w:noWrap/>
            <w:vAlign w:val="bottom"/>
            <w:hideMark/>
          </w:tcPr>
          <w:p w14:paraId="63A59A57"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-1.898***</w:t>
            </w:r>
          </w:p>
        </w:tc>
        <w:tc>
          <w:tcPr>
            <w:tcW w:w="540" w:type="pct"/>
            <w:tcBorders>
              <w:top w:val="nil"/>
              <w:left w:val="nil"/>
              <w:bottom w:val="nil"/>
              <w:right w:val="nil"/>
            </w:tcBorders>
            <w:shd w:val="clear" w:color="auto" w:fill="auto"/>
            <w:noWrap/>
            <w:vAlign w:val="bottom"/>
            <w:hideMark/>
          </w:tcPr>
          <w:p w14:paraId="631EDF42"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-3.344***</w:t>
            </w:r>
          </w:p>
        </w:tc>
      </w:tr>
      <w:tr w:rsidR="00B92F44" w:rsidRPr="00600A37" w14:paraId="73E470C5" w14:textId="77777777" w:rsidTr="005B6EA1">
        <w:trPr>
          <w:trHeight w:val="7"/>
        </w:trPr>
        <w:tc>
          <w:tcPr>
            <w:tcW w:w="1109" w:type="pct"/>
            <w:tcBorders>
              <w:top w:val="nil"/>
              <w:left w:val="nil"/>
              <w:bottom w:val="nil"/>
              <w:right w:val="nil"/>
            </w:tcBorders>
            <w:shd w:val="clear" w:color="auto" w:fill="auto"/>
            <w:noWrap/>
            <w:vAlign w:val="bottom"/>
            <w:hideMark/>
          </w:tcPr>
          <w:p w14:paraId="56DD643A" w14:textId="27FD0BE6" w:rsidR="004A51D0" w:rsidRPr="00600A37" w:rsidRDefault="004A51D0" w:rsidP="00FC0C54">
            <w:pPr>
              <w:spacing w:after="0" w:line="240" w:lineRule="auto"/>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 xml:space="preserve">CR </w:t>
            </w:r>
            <w:del w:id="1617" w:author="Abhilasha Vaid" w:date="2016-06-17T14:27:00Z">
              <w:r w:rsidRPr="00600A37" w:rsidDel="002F1E30">
                <w:rPr>
                  <w:rFonts w:ascii="Calibri" w:eastAsia="Times New Roman" w:hAnsi="Calibri" w:cs="Times New Roman"/>
                  <w:color w:val="000000"/>
                  <w:sz w:val="20"/>
                  <w:szCs w:val="20"/>
                </w:rPr>
                <w:delText>Area</w:delText>
              </w:r>
              <w:r w:rsidRPr="00600A37" w:rsidDel="002F1E30">
                <w:rPr>
                  <w:rFonts w:ascii="Calibri" w:eastAsia="Times New Roman" w:hAnsi="Calibri" w:cs="Times New Roman"/>
                  <w:color w:val="000000"/>
                  <w:sz w:val="20"/>
                  <w:szCs w:val="20"/>
                  <w:vertAlign w:val="superscript"/>
                </w:rPr>
                <w:delText>2</w:delText>
              </w:r>
            </w:del>
            <w:ins w:id="1618" w:author="Abhilasha Vaid" w:date="2016-06-17T14:27:00Z">
              <w:r w:rsidR="002F1E30">
                <w:rPr>
                  <w:rFonts w:ascii="Calibri" w:eastAsia="Times New Roman" w:hAnsi="Calibri" w:cs="Times New Roman"/>
                  <w:color w:val="000000"/>
                  <w:sz w:val="20"/>
                  <w:szCs w:val="20"/>
                </w:rPr>
                <w:t>a</w:t>
              </w:r>
              <w:r w:rsidR="002F1E30" w:rsidRPr="00600A37">
                <w:rPr>
                  <w:rFonts w:ascii="Calibri" w:eastAsia="Times New Roman" w:hAnsi="Calibri" w:cs="Times New Roman"/>
                  <w:color w:val="000000"/>
                  <w:sz w:val="20"/>
                  <w:szCs w:val="20"/>
                </w:rPr>
                <w:t>rea</w:t>
              </w:r>
              <w:r w:rsidR="002F1E30" w:rsidRPr="00600A37">
                <w:rPr>
                  <w:rFonts w:ascii="Calibri" w:eastAsia="Times New Roman" w:hAnsi="Calibri" w:cs="Times New Roman"/>
                  <w:color w:val="000000"/>
                  <w:sz w:val="20"/>
                  <w:szCs w:val="20"/>
                  <w:vertAlign w:val="superscript"/>
                </w:rPr>
                <w:t>2</w:t>
              </w:r>
            </w:ins>
          </w:p>
        </w:tc>
        <w:tc>
          <w:tcPr>
            <w:tcW w:w="457" w:type="pct"/>
            <w:tcBorders>
              <w:top w:val="nil"/>
              <w:left w:val="single" w:sz="4" w:space="0" w:color="auto"/>
              <w:bottom w:val="nil"/>
              <w:right w:val="nil"/>
            </w:tcBorders>
            <w:shd w:val="clear" w:color="auto" w:fill="auto"/>
            <w:noWrap/>
            <w:vAlign w:val="bottom"/>
            <w:hideMark/>
          </w:tcPr>
          <w:p w14:paraId="065AEC66"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410" w:type="pct"/>
            <w:tcBorders>
              <w:top w:val="nil"/>
              <w:left w:val="nil"/>
              <w:bottom w:val="nil"/>
              <w:right w:val="nil"/>
            </w:tcBorders>
            <w:shd w:val="clear" w:color="auto" w:fill="auto"/>
            <w:noWrap/>
            <w:vAlign w:val="bottom"/>
            <w:hideMark/>
          </w:tcPr>
          <w:p w14:paraId="692BCB09"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-0.002***</w:t>
            </w:r>
          </w:p>
        </w:tc>
        <w:tc>
          <w:tcPr>
            <w:tcW w:w="567" w:type="pct"/>
            <w:gridSpan w:val="2"/>
            <w:tcBorders>
              <w:top w:val="nil"/>
              <w:left w:val="nil"/>
              <w:bottom w:val="nil"/>
              <w:right w:val="nil"/>
            </w:tcBorders>
            <w:shd w:val="clear" w:color="auto" w:fill="auto"/>
            <w:noWrap/>
            <w:vAlign w:val="bottom"/>
            <w:hideMark/>
          </w:tcPr>
          <w:p w14:paraId="50190B22"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545" w:type="pct"/>
            <w:tcBorders>
              <w:top w:val="nil"/>
              <w:left w:val="nil"/>
              <w:bottom w:val="nil"/>
              <w:right w:val="nil"/>
            </w:tcBorders>
            <w:shd w:val="clear" w:color="auto" w:fill="auto"/>
            <w:noWrap/>
            <w:vAlign w:val="bottom"/>
            <w:hideMark/>
          </w:tcPr>
          <w:p w14:paraId="6BCD02A6"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401" w:type="pct"/>
            <w:gridSpan w:val="2"/>
            <w:tcBorders>
              <w:top w:val="nil"/>
              <w:left w:val="single" w:sz="4" w:space="0" w:color="auto"/>
              <w:bottom w:val="nil"/>
              <w:right w:val="nil"/>
            </w:tcBorders>
            <w:shd w:val="clear" w:color="auto" w:fill="auto"/>
            <w:noWrap/>
            <w:vAlign w:val="bottom"/>
            <w:hideMark/>
          </w:tcPr>
          <w:p w14:paraId="32EB7857"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-0.001***</w:t>
            </w:r>
          </w:p>
        </w:tc>
        <w:tc>
          <w:tcPr>
            <w:tcW w:w="441" w:type="pct"/>
            <w:tcBorders>
              <w:top w:val="nil"/>
              <w:left w:val="nil"/>
              <w:bottom w:val="nil"/>
              <w:right w:val="nil"/>
            </w:tcBorders>
            <w:shd w:val="clear" w:color="auto" w:fill="auto"/>
            <w:noWrap/>
            <w:vAlign w:val="bottom"/>
            <w:hideMark/>
          </w:tcPr>
          <w:p w14:paraId="0E7479F3"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-0.002***</w:t>
            </w:r>
          </w:p>
        </w:tc>
        <w:tc>
          <w:tcPr>
            <w:tcW w:w="530" w:type="pct"/>
            <w:tcBorders>
              <w:top w:val="nil"/>
              <w:left w:val="nil"/>
              <w:bottom w:val="nil"/>
              <w:right w:val="nil"/>
            </w:tcBorders>
            <w:shd w:val="clear" w:color="auto" w:fill="auto"/>
            <w:noWrap/>
            <w:vAlign w:val="bottom"/>
            <w:hideMark/>
          </w:tcPr>
          <w:p w14:paraId="257718AD"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0.352**</w:t>
            </w:r>
          </w:p>
        </w:tc>
        <w:tc>
          <w:tcPr>
            <w:tcW w:w="540" w:type="pct"/>
            <w:tcBorders>
              <w:top w:val="nil"/>
              <w:left w:val="nil"/>
              <w:bottom w:val="nil"/>
              <w:right w:val="nil"/>
            </w:tcBorders>
            <w:shd w:val="clear" w:color="auto" w:fill="auto"/>
            <w:noWrap/>
            <w:vAlign w:val="bottom"/>
            <w:hideMark/>
          </w:tcPr>
          <w:p w14:paraId="64FA5D91"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0.507***</w:t>
            </w:r>
          </w:p>
        </w:tc>
      </w:tr>
      <w:tr w:rsidR="00B92F44" w:rsidRPr="00600A37" w14:paraId="7584B2CF" w14:textId="77777777" w:rsidTr="005B6EA1">
        <w:trPr>
          <w:trHeight w:val="7"/>
        </w:trPr>
        <w:tc>
          <w:tcPr>
            <w:tcW w:w="1109" w:type="pct"/>
            <w:tcBorders>
              <w:top w:val="nil"/>
              <w:left w:val="nil"/>
              <w:bottom w:val="nil"/>
              <w:right w:val="nil"/>
            </w:tcBorders>
            <w:shd w:val="clear" w:color="auto" w:fill="auto"/>
            <w:noWrap/>
            <w:vAlign w:val="bottom"/>
            <w:hideMark/>
          </w:tcPr>
          <w:p w14:paraId="1DC72164" w14:textId="79555FBE" w:rsidR="004A51D0" w:rsidRPr="00600A37" w:rsidRDefault="004A51D0" w:rsidP="00FC0C54">
            <w:pPr>
              <w:spacing w:after="0" w:line="240" w:lineRule="auto"/>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 xml:space="preserve">CR </w:t>
            </w:r>
            <w:del w:id="1619" w:author="Abhilasha Vaid" w:date="2016-06-17T14:27:00Z">
              <w:r w:rsidRPr="00600A37" w:rsidDel="002F1E30">
                <w:rPr>
                  <w:rFonts w:ascii="Calibri" w:eastAsia="Times New Roman" w:hAnsi="Calibri" w:cs="Times New Roman"/>
                  <w:color w:val="000000"/>
                  <w:sz w:val="20"/>
                  <w:szCs w:val="20"/>
                </w:rPr>
                <w:delText>Area</w:delText>
              </w:r>
              <w:r w:rsidRPr="00600A37" w:rsidDel="002F1E30">
                <w:rPr>
                  <w:rFonts w:ascii="Calibri" w:eastAsia="Times New Roman" w:hAnsi="Calibri" w:cs="Times New Roman"/>
                  <w:color w:val="000000"/>
                  <w:sz w:val="20"/>
                  <w:szCs w:val="20"/>
                  <w:vertAlign w:val="superscript"/>
                </w:rPr>
                <w:delText>3</w:delText>
              </w:r>
            </w:del>
            <w:ins w:id="1620" w:author="Abhilasha Vaid" w:date="2016-06-17T14:27:00Z">
              <w:r w:rsidR="002F1E30">
                <w:rPr>
                  <w:rFonts w:ascii="Calibri" w:eastAsia="Times New Roman" w:hAnsi="Calibri" w:cs="Times New Roman"/>
                  <w:color w:val="000000"/>
                  <w:sz w:val="20"/>
                  <w:szCs w:val="20"/>
                </w:rPr>
                <w:t>a</w:t>
              </w:r>
              <w:r w:rsidR="002F1E30" w:rsidRPr="00600A37">
                <w:rPr>
                  <w:rFonts w:ascii="Calibri" w:eastAsia="Times New Roman" w:hAnsi="Calibri" w:cs="Times New Roman"/>
                  <w:color w:val="000000"/>
                  <w:sz w:val="20"/>
                  <w:szCs w:val="20"/>
                </w:rPr>
                <w:t>rea</w:t>
              </w:r>
              <w:r w:rsidR="002F1E30" w:rsidRPr="00600A37">
                <w:rPr>
                  <w:rFonts w:ascii="Calibri" w:eastAsia="Times New Roman" w:hAnsi="Calibri" w:cs="Times New Roman"/>
                  <w:color w:val="000000"/>
                  <w:sz w:val="20"/>
                  <w:szCs w:val="20"/>
                  <w:vertAlign w:val="superscript"/>
                </w:rPr>
                <w:t>3</w:t>
              </w:r>
            </w:ins>
          </w:p>
        </w:tc>
        <w:tc>
          <w:tcPr>
            <w:tcW w:w="457" w:type="pct"/>
            <w:tcBorders>
              <w:top w:val="nil"/>
              <w:left w:val="single" w:sz="4" w:space="0" w:color="auto"/>
              <w:bottom w:val="nil"/>
              <w:right w:val="nil"/>
            </w:tcBorders>
            <w:shd w:val="clear" w:color="auto" w:fill="auto"/>
            <w:noWrap/>
            <w:vAlign w:val="bottom"/>
            <w:hideMark/>
          </w:tcPr>
          <w:p w14:paraId="7B58BB7D"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410" w:type="pct"/>
            <w:tcBorders>
              <w:top w:val="nil"/>
              <w:left w:val="nil"/>
              <w:bottom w:val="nil"/>
              <w:right w:val="nil"/>
            </w:tcBorders>
            <w:shd w:val="clear" w:color="auto" w:fill="auto"/>
            <w:noWrap/>
            <w:vAlign w:val="bottom"/>
            <w:hideMark/>
          </w:tcPr>
          <w:p w14:paraId="161D932A"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567" w:type="pct"/>
            <w:gridSpan w:val="2"/>
            <w:tcBorders>
              <w:top w:val="nil"/>
              <w:left w:val="nil"/>
              <w:bottom w:val="nil"/>
              <w:right w:val="nil"/>
            </w:tcBorders>
            <w:shd w:val="clear" w:color="auto" w:fill="auto"/>
            <w:noWrap/>
            <w:vAlign w:val="bottom"/>
            <w:hideMark/>
          </w:tcPr>
          <w:p w14:paraId="07A36357"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545" w:type="pct"/>
            <w:tcBorders>
              <w:top w:val="nil"/>
              <w:left w:val="nil"/>
              <w:bottom w:val="nil"/>
              <w:right w:val="single" w:sz="4" w:space="0" w:color="auto"/>
            </w:tcBorders>
            <w:shd w:val="clear" w:color="auto" w:fill="auto"/>
            <w:noWrap/>
            <w:vAlign w:val="bottom"/>
            <w:hideMark/>
          </w:tcPr>
          <w:p w14:paraId="2226B31C"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401" w:type="pct"/>
            <w:gridSpan w:val="2"/>
            <w:tcBorders>
              <w:top w:val="nil"/>
              <w:left w:val="nil"/>
              <w:bottom w:val="nil"/>
              <w:right w:val="nil"/>
            </w:tcBorders>
            <w:shd w:val="clear" w:color="auto" w:fill="auto"/>
            <w:noWrap/>
            <w:vAlign w:val="bottom"/>
            <w:hideMark/>
          </w:tcPr>
          <w:p w14:paraId="41B1FCFB"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441" w:type="pct"/>
            <w:tcBorders>
              <w:top w:val="nil"/>
              <w:left w:val="nil"/>
              <w:bottom w:val="nil"/>
              <w:right w:val="nil"/>
            </w:tcBorders>
            <w:shd w:val="clear" w:color="auto" w:fill="auto"/>
            <w:noWrap/>
            <w:vAlign w:val="bottom"/>
            <w:hideMark/>
          </w:tcPr>
          <w:p w14:paraId="644311C8"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530" w:type="pct"/>
            <w:tcBorders>
              <w:top w:val="nil"/>
              <w:left w:val="nil"/>
              <w:bottom w:val="nil"/>
              <w:right w:val="nil"/>
            </w:tcBorders>
            <w:shd w:val="clear" w:color="auto" w:fill="auto"/>
            <w:noWrap/>
            <w:vAlign w:val="bottom"/>
            <w:hideMark/>
          </w:tcPr>
          <w:p w14:paraId="7C0E155F"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-0.012**</w:t>
            </w:r>
          </w:p>
        </w:tc>
        <w:tc>
          <w:tcPr>
            <w:tcW w:w="540" w:type="pct"/>
            <w:tcBorders>
              <w:top w:val="nil"/>
              <w:left w:val="nil"/>
              <w:bottom w:val="nil"/>
              <w:right w:val="nil"/>
            </w:tcBorders>
            <w:shd w:val="clear" w:color="auto" w:fill="auto"/>
            <w:noWrap/>
            <w:vAlign w:val="bottom"/>
            <w:hideMark/>
          </w:tcPr>
          <w:p w14:paraId="4356D70C"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-0.017***</w:t>
            </w:r>
          </w:p>
        </w:tc>
      </w:tr>
      <w:tr w:rsidR="00B92F44" w:rsidRPr="00600A37" w14:paraId="4A29608D" w14:textId="77777777" w:rsidTr="005B6EA1">
        <w:trPr>
          <w:trHeight w:val="6"/>
        </w:trPr>
        <w:tc>
          <w:tcPr>
            <w:tcW w:w="1109" w:type="pct"/>
            <w:tcBorders>
              <w:top w:val="nil"/>
              <w:left w:val="nil"/>
              <w:bottom w:val="nil"/>
              <w:right w:val="nil"/>
            </w:tcBorders>
            <w:shd w:val="clear" w:color="auto" w:fill="auto"/>
            <w:noWrap/>
            <w:vAlign w:val="bottom"/>
            <w:hideMark/>
          </w:tcPr>
          <w:p w14:paraId="7ECCAC07" w14:textId="7C3E0C96" w:rsidR="004A51D0" w:rsidRPr="00600A37" w:rsidRDefault="004A51D0" w:rsidP="00FC0C54">
            <w:pPr>
              <w:spacing w:after="0" w:line="240" w:lineRule="auto"/>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 xml:space="preserve">Closing </w:t>
            </w:r>
            <w:del w:id="1621" w:author="Abhilasha Vaid" w:date="2016-06-17T14:27:00Z">
              <w:r w:rsidRPr="00600A37" w:rsidDel="002F1E30">
                <w:rPr>
                  <w:rFonts w:ascii="Calibri" w:eastAsia="Times New Roman" w:hAnsi="Calibri" w:cs="Times New Roman"/>
                  <w:color w:val="000000"/>
                  <w:sz w:val="20"/>
                  <w:szCs w:val="20"/>
                </w:rPr>
                <w:delText xml:space="preserve">Error </w:delText>
              </w:r>
            </w:del>
            <w:ins w:id="1622" w:author="Abhilasha Vaid" w:date="2016-06-17T14:27:00Z">
              <w:r w:rsidR="002F1E30">
                <w:rPr>
                  <w:rFonts w:ascii="Calibri" w:eastAsia="Times New Roman" w:hAnsi="Calibri" w:cs="Times New Roman"/>
                  <w:color w:val="000000"/>
                  <w:sz w:val="20"/>
                  <w:szCs w:val="20"/>
                </w:rPr>
                <w:t>e</w:t>
              </w:r>
              <w:r w:rsidR="002F1E30" w:rsidRPr="00600A37">
                <w:rPr>
                  <w:rFonts w:ascii="Calibri" w:eastAsia="Times New Roman" w:hAnsi="Calibri" w:cs="Times New Roman"/>
                  <w:color w:val="000000"/>
                  <w:sz w:val="20"/>
                  <w:szCs w:val="20"/>
                </w:rPr>
                <w:t xml:space="preserve">rror </w:t>
              </w:r>
            </w:ins>
            <w:r w:rsidRPr="00600A37">
              <w:rPr>
                <w:rFonts w:ascii="Calibri" w:eastAsia="Times New Roman" w:hAnsi="Calibri" w:cs="Times New Roman"/>
                <w:color w:val="000000"/>
                <w:sz w:val="20"/>
                <w:szCs w:val="20"/>
              </w:rPr>
              <w:t>(%)</w:t>
            </w:r>
          </w:p>
        </w:tc>
        <w:tc>
          <w:tcPr>
            <w:tcW w:w="457" w:type="pct"/>
            <w:tcBorders>
              <w:top w:val="nil"/>
              <w:left w:val="single" w:sz="4" w:space="0" w:color="auto"/>
              <w:bottom w:val="nil"/>
              <w:right w:val="nil"/>
            </w:tcBorders>
            <w:shd w:val="clear" w:color="auto" w:fill="auto"/>
            <w:noWrap/>
            <w:vAlign w:val="bottom"/>
            <w:hideMark/>
          </w:tcPr>
          <w:p w14:paraId="0CF07A10"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0.006</w:t>
            </w:r>
          </w:p>
        </w:tc>
        <w:tc>
          <w:tcPr>
            <w:tcW w:w="410" w:type="pct"/>
            <w:tcBorders>
              <w:top w:val="nil"/>
              <w:left w:val="nil"/>
              <w:bottom w:val="nil"/>
              <w:right w:val="nil"/>
            </w:tcBorders>
            <w:shd w:val="clear" w:color="auto" w:fill="auto"/>
            <w:noWrap/>
            <w:vAlign w:val="bottom"/>
            <w:hideMark/>
          </w:tcPr>
          <w:p w14:paraId="0087727C"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0.019***</w:t>
            </w:r>
          </w:p>
        </w:tc>
        <w:tc>
          <w:tcPr>
            <w:tcW w:w="567" w:type="pct"/>
            <w:gridSpan w:val="2"/>
            <w:tcBorders>
              <w:top w:val="nil"/>
              <w:left w:val="nil"/>
              <w:bottom w:val="nil"/>
              <w:right w:val="nil"/>
            </w:tcBorders>
            <w:shd w:val="clear" w:color="auto" w:fill="auto"/>
            <w:noWrap/>
            <w:vAlign w:val="bottom"/>
            <w:hideMark/>
          </w:tcPr>
          <w:p w14:paraId="673FBB23"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1.327***</w:t>
            </w:r>
          </w:p>
        </w:tc>
        <w:tc>
          <w:tcPr>
            <w:tcW w:w="545" w:type="pct"/>
            <w:tcBorders>
              <w:top w:val="nil"/>
              <w:left w:val="nil"/>
              <w:bottom w:val="nil"/>
              <w:right w:val="nil"/>
            </w:tcBorders>
            <w:shd w:val="clear" w:color="auto" w:fill="auto"/>
            <w:noWrap/>
            <w:vAlign w:val="bottom"/>
            <w:hideMark/>
          </w:tcPr>
          <w:p w14:paraId="12FB217C"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1.260***</w:t>
            </w:r>
          </w:p>
        </w:tc>
        <w:tc>
          <w:tcPr>
            <w:tcW w:w="401" w:type="pct"/>
            <w:gridSpan w:val="2"/>
            <w:tcBorders>
              <w:top w:val="nil"/>
              <w:left w:val="single" w:sz="4" w:space="0" w:color="auto"/>
              <w:bottom w:val="nil"/>
              <w:right w:val="nil"/>
            </w:tcBorders>
            <w:shd w:val="clear" w:color="auto" w:fill="auto"/>
            <w:noWrap/>
            <w:vAlign w:val="bottom"/>
            <w:hideMark/>
          </w:tcPr>
          <w:p w14:paraId="474042FA"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0.003*</w:t>
            </w:r>
          </w:p>
        </w:tc>
        <w:tc>
          <w:tcPr>
            <w:tcW w:w="441" w:type="pct"/>
            <w:tcBorders>
              <w:top w:val="nil"/>
              <w:left w:val="nil"/>
              <w:bottom w:val="nil"/>
              <w:right w:val="nil"/>
            </w:tcBorders>
            <w:shd w:val="clear" w:color="auto" w:fill="auto"/>
            <w:noWrap/>
            <w:vAlign w:val="bottom"/>
            <w:hideMark/>
          </w:tcPr>
          <w:p w14:paraId="07563BC1"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0.004***</w:t>
            </w:r>
          </w:p>
        </w:tc>
        <w:tc>
          <w:tcPr>
            <w:tcW w:w="530" w:type="pct"/>
            <w:tcBorders>
              <w:top w:val="nil"/>
              <w:left w:val="nil"/>
              <w:bottom w:val="nil"/>
              <w:right w:val="nil"/>
            </w:tcBorders>
            <w:shd w:val="clear" w:color="auto" w:fill="auto"/>
            <w:noWrap/>
            <w:vAlign w:val="bottom"/>
            <w:hideMark/>
          </w:tcPr>
          <w:p w14:paraId="123F00CE"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0.762***</w:t>
            </w:r>
          </w:p>
        </w:tc>
        <w:tc>
          <w:tcPr>
            <w:tcW w:w="540" w:type="pct"/>
            <w:tcBorders>
              <w:top w:val="nil"/>
              <w:left w:val="nil"/>
              <w:bottom w:val="nil"/>
              <w:right w:val="nil"/>
            </w:tcBorders>
            <w:shd w:val="clear" w:color="auto" w:fill="auto"/>
            <w:noWrap/>
            <w:vAlign w:val="bottom"/>
            <w:hideMark/>
          </w:tcPr>
          <w:p w14:paraId="160EA053"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0.370***</w:t>
            </w:r>
          </w:p>
        </w:tc>
      </w:tr>
      <w:tr w:rsidR="00B92F44" w:rsidRPr="00600A37" w14:paraId="2955C2E5" w14:textId="77777777" w:rsidTr="005B6EA1">
        <w:trPr>
          <w:trHeight w:val="6"/>
        </w:trPr>
        <w:tc>
          <w:tcPr>
            <w:tcW w:w="1109" w:type="pct"/>
            <w:tcBorders>
              <w:top w:val="nil"/>
              <w:left w:val="nil"/>
              <w:bottom w:val="nil"/>
              <w:right w:val="nil"/>
            </w:tcBorders>
            <w:shd w:val="clear" w:color="auto" w:fill="auto"/>
            <w:noWrap/>
            <w:vAlign w:val="bottom"/>
            <w:hideMark/>
          </w:tcPr>
          <w:p w14:paraId="3069D73E" w14:textId="6D8E3CCB" w:rsidR="004A51D0" w:rsidRPr="00600A37" w:rsidRDefault="004A51D0" w:rsidP="00FC0C54">
            <w:pPr>
              <w:spacing w:after="0" w:line="240" w:lineRule="auto"/>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 xml:space="preserve">Number of </w:t>
            </w:r>
            <w:del w:id="1623" w:author="Abhilasha Vaid" w:date="2016-06-17T14:27:00Z">
              <w:r w:rsidRPr="00600A37" w:rsidDel="002F1E30">
                <w:rPr>
                  <w:rFonts w:ascii="Calibri" w:eastAsia="Times New Roman" w:hAnsi="Calibri" w:cs="Times New Roman"/>
                  <w:color w:val="000000"/>
                  <w:sz w:val="20"/>
                  <w:szCs w:val="20"/>
                </w:rPr>
                <w:delText xml:space="preserve">Corners </w:delText>
              </w:r>
            </w:del>
            <w:ins w:id="1624" w:author="Abhilasha Vaid" w:date="2016-06-17T14:27:00Z">
              <w:r w:rsidR="002F1E30">
                <w:rPr>
                  <w:rFonts w:ascii="Calibri" w:eastAsia="Times New Roman" w:hAnsi="Calibri" w:cs="Times New Roman"/>
                  <w:color w:val="000000"/>
                  <w:sz w:val="20"/>
                  <w:szCs w:val="20"/>
                </w:rPr>
                <w:t>c</w:t>
              </w:r>
              <w:r w:rsidR="002F1E30" w:rsidRPr="00600A37">
                <w:rPr>
                  <w:rFonts w:ascii="Calibri" w:eastAsia="Times New Roman" w:hAnsi="Calibri" w:cs="Times New Roman"/>
                  <w:color w:val="000000"/>
                  <w:sz w:val="20"/>
                  <w:szCs w:val="20"/>
                </w:rPr>
                <w:t xml:space="preserve">orners </w:t>
              </w:r>
            </w:ins>
          </w:p>
        </w:tc>
        <w:tc>
          <w:tcPr>
            <w:tcW w:w="457" w:type="pct"/>
            <w:tcBorders>
              <w:top w:val="nil"/>
              <w:left w:val="single" w:sz="4" w:space="0" w:color="auto"/>
              <w:bottom w:val="nil"/>
              <w:right w:val="nil"/>
            </w:tcBorders>
            <w:shd w:val="clear" w:color="auto" w:fill="auto"/>
            <w:noWrap/>
            <w:vAlign w:val="bottom"/>
            <w:hideMark/>
          </w:tcPr>
          <w:p w14:paraId="67732D14"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-0.001</w:t>
            </w:r>
          </w:p>
        </w:tc>
        <w:tc>
          <w:tcPr>
            <w:tcW w:w="410" w:type="pct"/>
            <w:tcBorders>
              <w:top w:val="nil"/>
              <w:left w:val="nil"/>
              <w:bottom w:val="nil"/>
              <w:right w:val="nil"/>
            </w:tcBorders>
            <w:shd w:val="clear" w:color="auto" w:fill="auto"/>
            <w:noWrap/>
            <w:vAlign w:val="bottom"/>
            <w:hideMark/>
          </w:tcPr>
          <w:p w14:paraId="48954403"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0.000</w:t>
            </w:r>
          </w:p>
        </w:tc>
        <w:tc>
          <w:tcPr>
            <w:tcW w:w="567" w:type="pct"/>
            <w:gridSpan w:val="2"/>
            <w:tcBorders>
              <w:top w:val="nil"/>
              <w:left w:val="nil"/>
              <w:bottom w:val="nil"/>
              <w:right w:val="nil"/>
            </w:tcBorders>
            <w:shd w:val="clear" w:color="auto" w:fill="auto"/>
            <w:noWrap/>
            <w:vAlign w:val="bottom"/>
            <w:hideMark/>
          </w:tcPr>
          <w:p w14:paraId="215F0893"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-0.101*</w:t>
            </w:r>
          </w:p>
        </w:tc>
        <w:tc>
          <w:tcPr>
            <w:tcW w:w="545" w:type="pct"/>
            <w:tcBorders>
              <w:top w:val="nil"/>
              <w:left w:val="nil"/>
              <w:bottom w:val="nil"/>
              <w:right w:val="nil"/>
            </w:tcBorders>
            <w:shd w:val="clear" w:color="auto" w:fill="auto"/>
            <w:noWrap/>
            <w:vAlign w:val="bottom"/>
            <w:hideMark/>
          </w:tcPr>
          <w:p w14:paraId="55D8AEF1"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-0.009</w:t>
            </w:r>
          </w:p>
        </w:tc>
        <w:tc>
          <w:tcPr>
            <w:tcW w:w="401" w:type="pct"/>
            <w:gridSpan w:val="2"/>
            <w:tcBorders>
              <w:top w:val="nil"/>
              <w:left w:val="single" w:sz="4" w:space="0" w:color="auto"/>
              <w:bottom w:val="nil"/>
              <w:right w:val="nil"/>
            </w:tcBorders>
            <w:shd w:val="clear" w:color="auto" w:fill="auto"/>
            <w:noWrap/>
            <w:vAlign w:val="bottom"/>
            <w:hideMark/>
          </w:tcPr>
          <w:p w14:paraId="74BC2E96"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0.000</w:t>
            </w:r>
          </w:p>
        </w:tc>
        <w:tc>
          <w:tcPr>
            <w:tcW w:w="441" w:type="pct"/>
            <w:tcBorders>
              <w:top w:val="nil"/>
              <w:left w:val="nil"/>
              <w:bottom w:val="nil"/>
              <w:right w:val="nil"/>
            </w:tcBorders>
            <w:shd w:val="clear" w:color="auto" w:fill="auto"/>
            <w:noWrap/>
            <w:vAlign w:val="bottom"/>
            <w:hideMark/>
          </w:tcPr>
          <w:p w14:paraId="725424EE"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0.000</w:t>
            </w:r>
          </w:p>
        </w:tc>
        <w:tc>
          <w:tcPr>
            <w:tcW w:w="530" w:type="pct"/>
            <w:tcBorders>
              <w:top w:val="nil"/>
              <w:left w:val="nil"/>
              <w:bottom w:val="nil"/>
              <w:right w:val="nil"/>
            </w:tcBorders>
            <w:shd w:val="clear" w:color="auto" w:fill="auto"/>
            <w:noWrap/>
            <w:vAlign w:val="bottom"/>
            <w:hideMark/>
          </w:tcPr>
          <w:p w14:paraId="2119A2CB"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-0.002</w:t>
            </w:r>
          </w:p>
        </w:tc>
        <w:tc>
          <w:tcPr>
            <w:tcW w:w="540" w:type="pct"/>
            <w:tcBorders>
              <w:top w:val="nil"/>
              <w:left w:val="nil"/>
              <w:bottom w:val="nil"/>
              <w:right w:val="nil"/>
            </w:tcBorders>
            <w:shd w:val="clear" w:color="auto" w:fill="auto"/>
            <w:noWrap/>
            <w:vAlign w:val="bottom"/>
            <w:hideMark/>
          </w:tcPr>
          <w:p w14:paraId="6F87019C"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0.055*</w:t>
            </w:r>
          </w:p>
        </w:tc>
      </w:tr>
      <w:tr w:rsidR="00B92F44" w:rsidRPr="00600A37" w14:paraId="1646703B" w14:textId="77777777" w:rsidTr="005B6EA1">
        <w:trPr>
          <w:trHeight w:val="6"/>
        </w:trPr>
        <w:tc>
          <w:tcPr>
            <w:tcW w:w="1109" w:type="pct"/>
            <w:tcBorders>
              <w:top w:val="nil"/>
              <w:left w:val="nil"/>
              <w:bottom w:val="nil"/>
              <w:right w:val="nil"/>
            </w:tcBorders>
            <w:shd w:val="clear" w:color="auto" w:fill="auto"/>
            <w:noWrap/>
            <w:vAlign w:val="bottom"/>
            <w:hideMark/>
          </w:tcPr>
          <w:p w14:paraId="5A22A388" w14:textId="5F5333CD" w:rsidR="004A51D0" w:rsidRPr="00600A37" w:rsidRDefault="004A51D0" w:rsidP="00FC0C54">
            <w:pPr>
              <w:spacing w:after="0" w:line="240" w:lineRule="auto"/>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 xml:space="preserve">Per : </w:t>
            </w:r>
            <w:del w:id="1625" w:author="Abhilasha Vaid" w:date="2016-06-17T14:27:00Z">
              <w:r w:rsidRPr="00600A37" w:rsidDel="002F1E30">
                <w:rPr>
                  <w:rFonts w:ascii="Calibri" w:eastAsia="Times New Roman" w:hAnsi="Calibri" w:cs="Times New Roman"/>
                  <w:color w:val="000000"/>
                  <w:sz w:val="20"/>
                  <w:szCs w:val="20"/>
                </w:rPr>
                <w:delText xml:space="preserve">Area </w:delText>
              </w:r>
            </w:del>
            <w:ins w:id="1626" w:author="Abhilasha Vaid" w:date="2016-06-17T14:27:00Z">
              <w:r w:rsidR="002F1E30">
                <w:rPr>
                  <w:rFonts w:ascii="Calibri" w:eastAsia="Times New Roman" w:hAnsi="Calibri" w:cs="Times New Roman"/>
                  <w:color w:val="000000"/>
                  <w:sz w:val="20"/>
                  <w:szCs w:val="20"/>
                </w:rPr>
                <w:t>a</w:t>
              </w:r>
              <w:r w:rsidR="002F1E30" w:rsidRPr="00600A37">
                <w:rPr>
                  <w:rFonts w:ascii="Calibri" w:eastAsia="Times New Roman" w:hAnsi="Calibri" w:cs="Times New Roman"/>
                  <w:color w:val="000000"/>
                  <w:sz w:val="20"/>
                  <w:szCs w:val="20"/>
                </w:rPr>
                <w:t xml:space="preserve">rea </w:t>
              </w:r>
            </w:ins>
            <w:del w:id="1627" w:author="Abhilasha Vaid" w:date="2016-06-17T14:27:00Z">
              <w:r w:rsidRPr="00600A37" w:rsidDel="002F1E30">
                <w:rPr>
                  <w:rFonts w:ascii="Calibri" w:eastAsia="Times New Roman" w:hAnsi="Calibri" w:cs="Times New Roman"/>
                  <w:color w:val="000000"/>
                  <w:sz w:val="20"/>
                  <w:szCs w:val="20"/>
                </w:rPr>
                <w:delText xml:space="preserve">Ratio </w:delText>
              </w:r>
            </w:del>
            <w:ins w:id="1628" w:author="Abhilasha Vaid" w:date="2016-06-17T14:27:00Z">
              <w:r w:rsidR="002F1E30">
                <w:rPr>
                  <w:rFonts w:ascii="Calibri" w:eastAsia="Times New Roman" w:hAnsi="Calibri" w:cs="Times New Roman"/>
                  <w:color w:val="000000"/>
                  <w:sz w:val="20"/>
                  <w:szCs w:val="20"/>
                </w:rPr>
                <w:t>r</w:t>
              </w:r>
              <w:r w:rsidR="002F1E30" w:rsidRPr="00600A37">
                <w:rPr>
                  <w:rFonts w:ascii="Calibri" w:eastAsia="Times New Roman" w:hAnsi="Calibri" w:cs="Times New Roman"/>
                  <w:color w:val="000000"/>
                  <w:sz w:val="20"/>
                  <w:szCs w:val="20"/>
                </w:rPr>
                <w:t xml:space="preserve">atio </w:t>
              </w:r>
            </w:ins>
            <w:r w:rsidRPr="00600A37">
              <w:rPr>
                <w:rFonts w:ascii="Calibri" w:eastAsia="Times New Roman" w:hAnsi="Calibri" w:cs="Times New Roman"/>
                <w:color w:val="000000"/>
                <w:sz w:val="20"/>
                <w:szCs w:val="20"/>
              </w:rPr>
              <w:t>(GPS)</w:t>
            </w:r>
          </w:p>
        </w:tc>
        <w:tc>
          <w:tcPr>
            <w:tcW w:w="457" w:type="pct"/>
            <w:tcBorders>
              <w:top w:val="nil"/>
              <w:left w:val="single" w:sz="4" w:space="0" w:color="auto"/>
              <w:bottom w:val="nil"/>
              <w:right w:val="nil"/>
            </w:tcBorders>
            <w:shd w:val="clear" w:color="auto" w:fill="auto"/>
            <w:noWrap/>
            <w:vAlign w:val="bottom"/>
            <w:hideMark/>
          </w:tcPr>
          <w:p w14:paraId="7DE87829"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-0.13</w:t>
            </w:r>
          </w:p>
        </w:tc>
        <w:tc>
          <w:tcPr>
            <w:tcW w:w="410" w:type="pct"/>
            <w:tcBorders>
              <w:top w:val="nil"/>
              <w:left w:val="nil"/>
              <w:bottom w:val="nil"/>
              <w:right w:val="nil"/>
            </w:tcBorders>
            <w:shd w:val="clear" w:color="auto" w:fill="auto"/>
            <w:noWrap/>
            <w:vAlign w:val="bottom"/>
            <w:hideMark/>
          </w:tcPr>
          <w:p w14:paraId="5A56C257"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0.109</w:t>
            </w:r>
          </w:p>
        </w:tc>
        <w:tc>
          <w:tcPr>
            <w:tcW w:w="567" w:type="pct"/>
            <w:gridSpan w:val="2"/>
            <w:tcBorders>
              <w:top w:val="nil"/>
              <w:left w:val="nil"/>
              <w:bottom w:val="nil"/>
              <w:right w:val="nil"/>
            </w:tcBorders>
            <w:shd w:val="clear" w:color="auto" w:fill="auto"/>
            <w:noWrap/>
            <w:vAlign w:val="bottom"/>
            <w:hideMark/>
          </w:tcPr>
          <w:p w14:paraId="4D6A70C7"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-58.831***</w:t>
            </w:r>
          </w:p>
        </w:tc>
        <w:tc>
          <w:tcPr>
            <w:tcW w:w="545" w:type="pct"/>
            <w:tcBorders>
              <w:top w:val="nil"/>
              <w:left w:val="nil"/>
              <w:bottom w:val="nil"/>
              <w:right w:val="nil"/>
            </w:tcBorders>
            <w:shd w:val="clear" w:color="auto" w:fill="auto"/>
            <w:noWrap/>
            <w:vAlign w:val="bottom"/>
            <w:hideMark/>
          </w:tcPr>
          <w:p w14:paraId="07754EB9"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43.445***</w:t>
            </w:r>
          </w:p>
        </w:tc>
        <w:tc>
          <w:tcPr>
            <w:tcW w:w="401" w:type="pct"/>
            <w:gridSpan w:val="2"/>
            <w:tcBorders>
              <w:top w:val="nil"/>
              <w:left w:val="single" w:sz="4" w:space="0" w:color="auto"/>
              <w:bottom w:val="nil"/>
              <w:right w:val="nil"/>
            </w:tcBorders>
            <w:shd w:val="clear" w:color="auto" w:fill="auto"/>
            <w:noWrap/>
            <w:vAlign w:val="bottom"/>
            <w:hideMark/>
          </w:tcPr>
          <w:p w14:paraId="3A59CD2C"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-0.006</w:t>
            </w:r>
          </w:p>
        </w:tc>
        <w:tc>
          <w:tcPr>
            <w:tcW w:w="441" w:type="pct"/>
            <w:tcBorders>
              <w:top w:val="nil"/>
              <w:left w:val="nil"/>
              <w:bottom w:val="nil"/>
              <w:right w:val="nil"/>
            </w:tcBorders>
            <w:shd w:val="clear" w:color="auto" w:fill="auto"/>
            <w:noWrap/>
            <w:vAlign w:val="bottom"/>
            <w:hideMark/>
          </w:tcPr>
          <w:p w14:paraId="2220F325"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0.001</w:t>
            </w:r>
          </w:p>
        </w:tc>
        <w:tc>
          <w:tcPr>
            <w:tcW w:w="530" w:type="pct"/>
            <w:tcBorders>
              <w:top w:val="nil"/>
              <w:left w:val="nil"/>
              <w:bottom w:val="nil"/>
              <w:right w:val="nil"/>
            </w:tcBorders>
            <w:shd w:val="clear" w:color="auto" w:fill="auto"/>
            <w:noWrap/>
            <w:vAlign w:val="bottom"/>
            <w:hideMark/>
          </w:tcPr>
          <w:p w14:paraId="651C83F8"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-13.442***</w:t>
            </w:r>
          </w:p>
        </w:tc>
        <w:tc>
          <w:tcPr>
            <w:tcW w:w="540" w:type="pct"/>
            <w:tcBorders>
              <w:top w:val="nil"/>
              <w:left w:val="nil"/>
              <w:bottom w:val="nil"/>
              <w:right w:val="nil"/>
            </w:tcBorders>
            <w:shd w:val="clear" w:color="auto" w:fill="auto"/>
            <w:noWrap/>
            <w:vAlign w:val="bottom"/>
            <w:hideMark/>
          </w:tcPr>
          <w:p w14:paraId="11FF9D69"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11.534***</w:t>
            </w:r>
          </w:p>
        </w:tc>
      </w:tr>
      <w:tr w:rsidR="00B92F44" w:rsidRPr="00600A37" w14:paraId="084710A5" w14:textId="77777777" w:rsidTr="005B6EA1">
        <w:trPr>
          <w:trHeight w:val="6"/>
        </w:trPr>
        <w:tc>
          <w:tcPr>
            <w:tcW w:w="1109" w:type="pct"/>
            <w:tcBorders>
              <w:top w:val="nil"/>
              <w:left w:val="nil"/>
              <w:bottom w:val="nil"/>
              <w:right w:val="nil"/>
            </w:tcBorders>
            <w:shd w:val="clear" w:color="auto" w:fill="auto"/>
            <w:noWrap/>
            <w:vAlign w:val="bottom"/>
            <w:hideMark/>
          </w:tcPr>
          <w:p w14:paraId="274C4BEB" w14:textId="3C90CE03" w:rsidR="004A51D0" w:rsidRPr="00600A37" w:rsidRDefault="004A51D0" w:rsidP="00FC0C54">
            <w:pPr>
              <w:spacing w:after="0" w:line="240" w:lineRule="auto"/>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 xml:space="preserve">Number of </w:t>
            </w:r>
            <w:del w:id="1629" w:author="Abhilasha Vaid" w:date="2016-06-17T14:27:00Z">
              <w:r w:rsidRPr="00600A37" w:rsidDel="002F1E30">
                <w:rPr>
                  <w:rFonts w:ascii="Calibri" w:eastAsia="Times New Roman" w:hAnsi="Calibri" w:cs="Times New Roman"/>
                  <w:color w:val="000000"/>
                  <w:sz w:val="20"/>
                  <w:szCs w:val="20"/>
                </w:rPr>
                <w:delText>Satellites</w:delText>
              </w:r>
            </w:del>
            <w:ins w:id="1630" w:author="Abhilasha Vaid" w:date="2016-06-17T14:27:00Z">
              <w:r w:rsidR="002F1E30">
                <w:rPr>
                  <w:rFonts w:ascii="Calibri" w:eastAsia="Times New Roman" w:hAnsi="Calibri" w:cs="Times New Roman"/>
                  <w:color w:val="000000"/>
                  <w:sz w:val="20"/>
                  <w:szCs w:val="20"/>
                </w:rPr>
                <w:t>s</w:t>
              </w:r>
            </w:ins>
            <w:ins w:id="1631" w:author="Abhilasha Vaid" w:date="2016-06-17T14:28:00Z">
              <w:r w:rsidR="002F1E30">
                <w:rPr>
                  <w:rFonts w:ascii="Calibri" w:eastAsia="Times New Roman" w:hAnsi="Calibri" w:cs="Times New Roman"/>
                  <w:color w:val="000000"/>
                  <w:sz w:val="20"/>
                  <w:szCs w:val="20"/>
                </w:rPr>
                <w:t>a</w:t>
              </w:r>
            </w:ins>
            <w:ins w:id="1632" w:author="Abhilasha Vaid" w:date="2016-06-17T14:27:00Z">
              <w:r w:rsidR="002F1E30" w:rsidRPr="00600A37">
                <w:rPr>
                  <w:rFonts w:ascii="Calibri" w:eastAsia="Times New Roman" w:hAnsi="Calibri" w:cs="Times New Roman"/>
                  <w:color w:val="000000"/>
                  <w:sz w:val="20"/>
                  <w:szCs w:val="20"/>
                </w:rPr>
                <w:t>tellites</w:t>
              </w:r>
            </w:ins>
          </w:p>
        </w:tc>
        <w:tc>
          <w:tcPr>
            <w:tcW w:w="457" w:type="pct"/>
            <w:tcBorders>
              <w:top w:val="nil"/>
              <w:left w:val="single" w:sz="4" w:space="0" w:color="auto"/>
              <w:bottom w:val="nil"/>
              <w:right w:val="nil"/>
            </w:tcBorders>
            <w:shd w:val="clear" w:color="auto" w:fill="auto"/>
            <w:noWrap/>
            <w:vAlign w:val="bottom"/>
            <w:hideMark/>
          </w:tcPr>
          <w:p w14:paraId="350950F6"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410" w:type="pct"/>
            <w:tcBorders>
              <w:top w:val="nil"/>
              <w:left w:val="nil"/>
              <w:bottom w:val="nil"/>
              <w:right w:val="nil"/>
            </w:tcBorders>
            <w:shd w:val="clear" w:color="auto" w:fill="auto"/>
            <w:noWrap/>
            <w:vAlign w:val="bottom"/>
            <w:hideMark/>
          </w:tcPr>
          <w:p w14:paraId="4173B7FF"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567" w:type="pct"/>
            <w:gridSpan w:val="2"/>
            <w:tcBorders>
              <w:top w:val="nil"/>
              <w:left w:val="nil"/>
              <w:bottom w:val="nil"/>
              <w:right w:val="nil"/>
            </w:tcBorders>
            <w:shd w:val="clear" w:color="auto" w:fill="auto"/>
            <w:noWrap/>
            <w:vAlign w:val="bottom"/>
            <w:hideMark/>
          </w:tcPr>
          <w:p w14:paraId="0F66882F"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545" w:type="pct"/>
            <w:tcBorders>
              <w:top w:val="nil"/>
              <w:left w:val="nil"/>
              <w:bottom w:val="nil"/>
              <w:right w:val="single" w:sz="4" w:space="0" w:color="auto"/>
            </w:tcBorders>
            <w:shd w:val="clear" w:color="auto" w:fill="auto"/>
            <w:noWrap/>
            <w:vAlign w:val="bottom"/>
            <w:hideMark/>
          </w:tcPr>
          <w:p w14:paraId="6B831EAE"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401" w:type="pct"/>
            <w:gridSpan w:val="2"/>
            <w:tcBorders>
              <w:top w:val="nil"/>
              <w:left w:val="nil"/>
              <w:bottom w:val="nil"/>
              <w:right w:val="nil"/>
            </w:tcBorders>
            <w:shd w:val="clear" w:color="auto" w:fill="auto"/>
            <w:noWrap/>
            <w:vAlign w:val="bottom"/>
            <w:hideMark/>
          </w:tcPr>
          <w:p w14:paraId="203CEE7A"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441" w:type="pct"/>
            <w:tcBorders>
              <w:top w:val="nil"/>
              <w:left w:val="nil"/>
              <w:bottom w:val="nil"/>
              <w:right w:val="nil"/>
            </w:tcBorders>
            <w:shd w:val="clear" w:color="auto" w:fill="auto"/>
            <w:noWrap/>
            <w:vAlign w:val="bottom"/>
            <w:hideMark/>
          </w:tcPr>
          <w:p w14:paraId="5C957C22"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530" w:type="pct"/>
            <w:tcBorders>
              <w:top w:val="nil"/>
              <w:left w:val="nil"/>
              <w:bottom w:val="nil"/>
              <w:right w:val="nil"/>
            </w:tcBorders>
            <w:shd w:val="clear" w:color="auto" w:fill="auto"/>
            <w:noWrap/>
            <w:vAlign w:val="bottom"/>
            <w:hideMark/>
          </w:tcPr>
          <w:p w14:paraId="6DC81EEF"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540" w:type="pct"/>
            <w:tcBorders>
              <w:top w:val="nil"/>
              <w:left w:val="nil"/>
              <w:bottom w:val="nil"/>
              <w:right w:val="nil"/>
            </w:tcBorders>
            <w:shd w:val="clear" w:color="auto" w:fill="auto"/>
            <w:noWrap/>
            <w:vAlign w:val="bottom"/>
            <w:hideMark/>
          </w:tcPr>
          <w:p w14:paraId="315796F5"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r>
      <w:tr w:rsidR="00B92F44" w:rsidRPr="00600A37" w14:paraId="1D3C28C9" w14:textId="77777777" w:rsidTr="005B6EA1">
        <w:trPr>
          <w:trHeight w:val="6"/>
        </w:trPr>
        <w:tc>
          <w:tcPr>
            <w:tcW w:w="1109" w:type="pct"/>
            <w:tcBorders>
              <w:top w:val="nil"/>
              <w:left w:val="nil"/>
              <w:bottom w:val="nil"/>
              <w:right w:val="nil"/>
            </w:tcBorders>
            <w:shd w:val="clear" w:color="auto" w:fill="auto"/>
            <w:noWrap/>
            <w:vAlign w:val="bottom"/>
            <w:hideMark/>
          </w:tcPr>
          <w:p w14:paraId="2956430A" w14:textId="77777777" w:rsidR="004A51D0" w:rsidRPr="00600A37" w:rsidRDefault="004A51D0" w:rsidP="004A51D0">
            <w:pPr>
              <w:spacing w:after="0" w:line="240" w:lineRule="auto"/>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Slope (clinometer)</w:t>
            </w:r>
          </w:p>
        </w:tc>
        <w:tc>
          <w:tcPr>
            <w:tcW w:w="457" w:type="pct"/>
            <w:tcBorders>
              <w:top w:val="nil"/>
              <w:left w:val="single" w:sz="4" w:space="0" w:color="auto"/>
              <w:bottom w:val="nil"/>
              <w:right w:val="nil"/>
            </w:tcBorders>
            <w:shd w:val="clear" w:color="auto" w:fill="auto"/>
            <w:noWrap/>
            <w:vAlign w:val="bottom"/>
            <w:hideMark/>
          </w:tcPr>
          <w:p w14:paraId="6D5699D7"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410" w:type="pct"/>
            <w:tcBorders>
              <w:top w:val="nil"/>
              <w:left w:val="nil"/>
              <w:bottom w:val="nil"/>
              <w:right w:val="nil"/>
            </w:tcBorders>
            <w:shd w:val="clear" w:color="auto" w:fill="auto"/>
            <w:noWrap/>
            <w:vAlign w:val="bottom"/>
            <w:hideMark/>
          </w:tcPr>
          <w:p w14:paraId="2E58CAB0"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567" w:type="pct"/>
            <w:gridSpan w:val="2"/>
            <w:tcBorders>
              <w:top w:val="nil"/>
              <w:left w:val="nil"/>
              <w:bottom w:val="nil"/>
              <w:right w:val="nil"/>
            </w:tcBorders>
            <w:shd w:val="clear" w:color="auto" w:fill="auto"/>
            <w:noWrap/>
            <w:vAlign w:val="bottom"/>
            <w:hideMark/>
          </w:tcPr>
          <w:p w14:paraId="1F6485E6"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545" w:type="pct"/>
            <w:tcBorders>
              <w:top w:val="nil"/>
              <w:left w:val="nil"/>
              <w:bottom w:val="nil"/>
              <w:right w:val="single" w:sz="4" w:space="0" w:color="auto"/>
            </w:tcBorders>
            <w:shd w:val="clear" w:color="auto" w:fill="auto"/>
            <w:noWrap/>
            <w:vAlign w:val="bottom"/>
            <w:hideMark/>
          </w:tcPr>
          <w:p w14:paraId="6E7198BA"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401" w:type="pct"/>
            <w:gridSpan w:val="2"/>
            <w:tcBorders>
              <w:top w:val="nil"/>
              <w:left w:val="nil"/>
              <w:bottom w:val="nil"/>
              <w:right w:val="nil"/>
            </w:tcBorders>
            <w:shd w:val="clear" w:color="auto" w:fill="auto"/>
            <w:noWrap/>
            <w:vAlign w:val="bottom"/>
            <w:hideMark/>
          </w:tcPr>
          <w:p w14:paraId="16FCFF0D"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441" w:type="pct"/>
            <w:tcBorders>
              <w:top w:val="nil"/>
              <w:left w:val="nil"/>
              <w:bottom w:val="nil"/>
              <w:right w:val="nil"/>
            </w:tcBorders>
            <w:shd w:val="clear" w:color="auto" w:fill="auto"/>
            <w:noWrap/>
            <w:vAlign w:val="bottom"/>
            <w:hideMark/>
          </w:tcPr>
          <w:p w14:paraId="02D1435C"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530" w:type="pct"/>
            <w:tcBorders>
              <w:top w:val="nil"/>
              <w:left w:val="nil"/>
              <w:bottom w:val="nil"/>
              <w:right w:val="nil"/>
            </w:tcBorders>
            <w:shd w:val="clear" w:color="auto" w:fill="auto"/>
            <w:noWrap/>
            <w:vAlign w:val="bottom"/>
            <w:hideMark/>
          </w:tcPr>
          <w:p w14:paraId="3111C54A"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540" w:type="pct"/>
            <w:tcBorders>
              <w:top w:val="nil"/>
              <w:left w:val="nil"/>
              <w:bottom w:val="nil"/>
              <w:right w:val="nil"/>
            </w:tcBorders>
            <w:shd w:val="clear" w:color="auto" w:fill="auto"/>
            <w:noWrap/>
            <w:vAlign w:val="bottom"/>
            <w:hideMark/>
          </w:tcPr>
          <w:p w14:paraId="11CA6973"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r>
      <w:tr w:rsidR="00B92F44" w:rsidRPr="00600A37" w14:paraId="4892BE6E" w14:textId="77777777" w:rsidTr="005B6EA1">
        <w:trPr>
          <w:trHeight w:val="6"/>
        </w:trPr>
        <w:tc>
          <w:tcPr>
            <w:tcW w:w="1109" w:type="pct"/>
            <w:tcBorders>
              <w:top w:val="nil"/>
              <w:left w:val="nil"/>
              <w:bottom w:val="nil"/>
              <w:right w:val="nil"/>
            </w:tcBorders>
            <w:shd w:val="clear" w:color="auto" w:fill="auto"/>
            <w:noWrap/>
            <w:vAlign w:val="bottom"/>
            <w:hideMark/>
          </w:tcPr>
          <w:p w14:paraId="27F56FDA" w14:textId="0ADF5ACC" w:rsidR="004A51D0" w:rsidRPr="00600A37" w:rsidRDefault="004A51D0" w:rsidP="004A51D0">
            <w:pPr>
              <w:spacing w:after="0" w:line="240" w:lineRule="auto"/>
              <w:rPr>
                <w:rFonts w:ascii="Calibri" w:eastAsia="Times New Roman" w:hAnsi="Calibri" w:cs="Times New Roman"/>
                <w:i/>
                <w:iCs/>
                <w:color w:val="000000"/>
                <w:sz w:val="20"/>
                <w:szCs w:val="20"/>
              </w:rPr>
            </w:pPr>
            <w:r w:rsidRPr="00600A37">
              <w:rPr>
                <w:rFonts w:ascii="Calibri" w:eastAsia="Times New Roman" w:hAnsi="Calibri" w:cs="Times New Roman"/>
                <w:i/>
                <w:iCs/>
                <w:color w:val="000000"/>
                <w:sz w:val="20"/>
                <w:szCs w:val="20"/>
              </w:rPr>
              <w:t>Tree</w:t>
            </w:r>
            <w:r w:rsidR="00830267">
              <w:rPr>
                <w:rFonts w:ascii="Calibri" w:eastAsia="Times New Roman" w:hAnsi="Calibri" w:cs="Times New Roman"/>
                <w:i/>
                <w:iCs/>
                <w:color w:val="000000"/>
                <w:sz w:val="20"/>
                <w:szCs w:val="20"/>
              </w:rPr>
              <w:t xml:space="preserve"> </w:t>
            </w:r>
            <w:r w:rsidRPr="00600A37">
              <w:rPr>
                <w:rFonts w:ascii="Calibri" w:eastAsia="Times New Roman" w:hAnsi="Calibri" w:cs="Times New Roman"/>
                <w:i/>
                <w:iCs/>
                <w:color w:val="000000"/>
                <w:sz w:val="20"/>
                <w:szCs w:val="20"/>
              </w:rPr>
              <w:t>cover:</w:t>
            </w:r>
          </w:p>
        </w:tc>
        <w:tc>
          <w:tcPr>
            <w:tcW w:w="457" w:type="pct"/>
            <w:tcBorders>
              <w:top w:val="nil"/>
              <w:left w:val="single" w:sz="4" w:space="0" w:color="auto"/>
              <w:bottom w:val="nil"/>
              <w:right w:val="nil"/>
            </w:tcBorders>
            <w:shd w:val="clear" w:color="auto" w:fill="auto"/>
            <w:noWrap/>
            <w:vAlign w:val="bottom"/>
            <w:hideMark/>
          </w:tcPr>
          <w:p w14:paraId="0DD0C6F4"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 </w:t>
            </w:r>
          </w:p>
        </w:tc>
        <w:tc>
          <w:tcPr>
            <w:tcW w:w="410" w:type="pct"/>
            <w:tcBorders>
              <w:top w:val="nil"/>
              <w:left w:val="nil"/>
              <w:bottom w:val="nil"/>
              <w:right w:val="nil"/>
            </w:tcBorders>
            <w:shd w:val="clear" w:color="auto" w:fill="auto"/>
            <w:noWrap/>
            <w:vAlign w:val="bottom"/>
            <w:hideMark/>
          </w:tcPr>
          <w:p w14:paraId="1D6D406E"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p>
        </w:tc>
        <w:tc>
          <w:tcPr>
            <w:tcW w:w="567" w:type="pct"/>
            <w:gridSpan w:val="2"/>
            <w:tcBorders>
              <w:top w:val="nil"/>
              <w:left w:val="nil"/>
              <w:bottom w:val="nil"/>
              <w:right w:val="nil"/>
            </w:tcBorders>
            <w:shd w:val="clear" w:color="auto" w:fill="auto"/>
            <w:noWrap/>
            <w:vAlign w:val="bottom"/>
            <w:hideMark/>
          </w:tcPr>
          <w:p w14:paraId="034D81E0" w14:textId="77777777" w:rsidR="004A51D0" w:rsidRPr="00600A37" w:rsidRDefault="004A51D0" w:rsidP="004A51D0">
            <w:pPr>
              <w:spacing w:after="0" w:line="240" w:lineRule="auto"/>
              <w:jc w:val="center"/>
              <w:rPr>
                <w:rFonts w:ascii="Calibri" w:eastAsia="Times New Roman" w:hAnsi="Calibri" w:cs="Times New Roman"/>
                <w:sz w:val="20"/>
                <w:szCs w:val="20"/>
              </w:rPr>
            </w:pPr>
          </w:p>
        </w:tc>
        <w:tc>
          <w:tcPr>
            <w:tcW w:w="545" w:type="pct"/>
            <w:tcBorders>
              <w:top w:val="nil"/>
              <w:left w:val="nil"/>
              <w:bottom w:val="nil"/>
              <w:right w:val="nil"/>
            </w:tcBorders>
            <w:shd w:val="clear" w:color="auto" w:fill="auto"/>
            <w:noWrap/>
            <w:vAlign w:val="bottom"/>
            <w:hideMark/>
          </w:tcPr>
          <w:p w14:paraId="4F7C0D8B" w14:textId="77777777" w:rsidR="004A51D0" w:rsidRPr="00600A37" w:rsidRDefault="004A51D0" w:rsidP="004A51D0">
            <w:pPr>
              <w:spacing w:after="0" w:line="240" w:lineRule="auto"/>
              <w:jc w:val="center"/>
              <w:rPr>
                <w:rFonts w:ascii="Calibri" w:eastAsia="Times New Roman" w:hAnsi="Calibri" w:cs="Times New Roman"/>
                <w:sz w:val="20"/>
                <w:szCs w:val="20"/>
              </w:rPr>
            </w:pPr>
          </w:p>
        </w:tc>
        <w:tc>
          <w:tcPr>
            <w:tcW w:w="401" w:type="pct"/>
            <w:gridSpan w:val="2"/>
            <w:tcBorders>
              <w:top w:val="nil"/>
              <w:left w:val="single" w:sz="4" w:space="0" w:color="auto"/>
              <w:bottom w:val="nil"/>
              <w:right w:val="nil"/>
            </w:tcBorders>
            <w:shd w:val="clear" w:color="auto" w:fill="auto"/>
            <w:noWrap/>
            <w:vAlign w:val="bottom"/>
            <w:hideMark/>
          </w:tcPr>
          <w:p w14:paraId="65207CEA"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 </w:t>
            </w:r>
          </w:p>
        </w:tc>
        <w:tc>
          <w:tcPr>
            <w:tcW w:w="441" w:type="pct"/>
            <w:tcBorders>
              <w:top w:val="nil"/>
              <w:left w:val="nil"/>
              <w:bottom w:val="nil"/>
              <w:right w:val="nil"/>
            </w:tcBorders>
            <w:shd w:val="clear" w:color="auto" w:fill="auto"/>
            <w:noWrap/>
            <w:vAlign w:val="bottom"/>
            <w:hideMark/>
          </w:tcPr>
          <w:p w14:paraId="2A6511AC"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p>
        </w:tc>
        <w:tc>
          <w:tcPr>
            <w:tcW w:w="530" w:type="pct"/>
            <w:tcBorders>
              <w:top w:val="nil"/>
              <w:left w:val="nil"/>
              <w:bottom w:val="nil"/>
              <w:right w:val="nil"/>
            </w:tcBorders>
            <w:shd w:val="clear" w:color="auto" w:fill="auto"/>
            <w:noWrap/>
            <w:vAlign w:val="bottom"/>
            <w:hideMark/>
          </w:tcPr>
          <w:p w14:paraId="0263C636" w14:textId="77777777" w:rsidR="004A51D0" w:rsidRPr="00600A37" w:rsidRDefault="004A51D0" w:rsidP="004A51D0">
            <w:pPr>
              <w:spacing w:after="0" w:line="240" w:lineRule="auto"/>
              <w:jc w:val="center"/>
              <w:rPr>
                <w:rFonts w:ascii="Calibri" w:eastAsia="Times New Roman" w:hAnsi="Calibri" w:cs="Times New Roman"/>
                <w:sz w:val="20"/>
                <w:szCs w:val="20"/>
              </w:rPr>
            </w:pPr>
          </w:p>
        </w:tc>
        <w:tc>
          <w:tcPr>
            <w:tcW w:w="540" w:type="pct"/>
            <w:tcBorders>
              <w:top w:val="nil"/>
              <w:left w:val="nil"/>
              <w:bottom w:val="nil"/>
              <w:right w:val="nil"/>
            </w:tcBorders>
            <w:shd w:val="clear" w:color="auto" w:fill="auto"/>
            <w:noWrap/>
            <w:vAlign w:val="bottom"/>
            <w:hideMark/>
          </w:tcPr>
          <w:p w14:paraId="48B7A71C" w14:textId="77777777" w:rsidR="004A51D0" w:rsidRPr="00600A37" w:rsidRDefault="004A51D0" w:rsidP="004A51D0">
            <w:pPr>
              <w:spacing w:after="0" w:line="240" w:lineRule="auto"/>
              <w:jc w:val="center"/>
              <w:rPr>
                <w:rFonts w:ascii="Calibri" w:eastAsia="Times New Roman" w:hAnsi="Calibri" w:cs="Times New Roman"/>
                <w:sz w:val="20"/>
                <w:szCs w:val="20"/>
              </w:rPr>
            </w:pPr>
          </w:p>
        </w:tc>
      </w:tr>
      <w:tr w:rsidR="00B92F44" w:rsidRPr="00600A37" w14:paraId="5CC1D5A0" w14:textId="77777777" w:rsidTr="005B6EA1">
        <w:trPr>
          <w:trHeight w:val="6"/>
        </w:trPr>
        <w:tc>
          <w:tcPr>
            <w:tcW w:w="1109" w:type="pct"/>
            <w:tcBorders>
              <w:top w:val="nil"/>
              <w:left w:val="nil"/>
              <w:bottom w:val="nil"/>
              <w:right w:val="nil"/>
            </w:tcBorders>
            <w:shd w:val="clear" w:color="auto" w:fill="auto"/>
            <w:noWrap/>
            <w:vAlign w:val="bottom"/>
            <w:hideMark/>
          </w:tcPr>
          <w:p w14:paraId="40A069F6" w14:textId="77777777" w:rsidR="004A51D0" w:rsidRPr="00600A37" w:rsidRDefault="004A51D0" w:rsidP="004A51D0">
            <w:pPr>
              <w:spacing w:after="0" w:line="240" w:lineRule="auto"/>
              <w:ind w:firstLineChars="200" w:firstLine="400"/>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Partial</w:t>
            </w:r>
          </w:p>
        </w:tc>
        <w:tc>
          <w:tcPr>
            <w:tcW w:w="457" w:type="pct"/>
            <w:tcBorders>
              <w:top w:val="nil"/>
              <w:left w:val="single" w:sz="4" w:space="0" w:color="auto"/>
              <w:bottom w:val="nil"/>
              <w:right w:val="nil"/>
            </w:tcBorders>
            <w:shd w:val="clear" w:color="auto" w:fill="auto"/>
            <w:noWrap/>
            <w:vAlign w:val="bottom"/>
            <w:hideMark/>
          </w:tcPr>
          <w:p w14:paraId="650DE0B3"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0.013</w:t>
            </w:r>
          </w:p>
        </w:tc>
        <w:tc>
          <w:tcPr>
            <w:tcW w:w="410" w:type="pct"/>
            <w:tcBorders>
              <w:top w:val="nil"/>
              <w:left w:val="nil"/>
              <w:bottom w:val="nil"/>
              <w:right w:val="nil"/>
            </w:tcBorders>
            <w:shd w:val="clear" w:color="auto" w:fill="auto"/>
            <w:noWrap/>
            <w:vAlign w:val="bottom"/>
            <w:hideMark/>
          </w:tcPr>
          <w:p w14:paraId="6072272A"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-0.004</w:t>
            </w:r>
          </w:p>
        </w:tc>
        <w:tc>
          <w:tcPr>
            <w:tcW w:w="567" w:type="pct"/>
            <w:gridSpan w:val="2"/>
            <w:tcBorders>
              <w:top w:val="nil"/>
              <w:left w:val="nil"/>
              <w:bottom w:val="nil"/>
              <w:right w:val="nil"/>
            </w:tcBorders>
            <w:shd w:val="clear" w:color="auto" w:fill="auto"/>
            <w:noWrap/>
            <w:vAlign w:val="bottom"/>
            <w:hideMark/>
          </w:tcPr>
          <w:p w14:paraId="165564EE"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0.126</w:t>
            </w:r>
          </w:p>
        </w:tc>
        <w:tc>
          <w:tcPr>
            <w:tcW w:w="545" w:type="pct"/>
            <w:tcBorders>
              <w:top w:val="nil"/>
              <w:left w:val="nil"/>
              <w:bottom w:val="nil"/>
              <w:right w:val="nil"/>
            </w:tcBorders>
            <w:shd w:val="clear" w:color="auto" w:fill="auto"/>
            <w:noWrap/>
            <w:vAlign w:val="bottom"/>
            <w:hideMark/>
          </w:tcPr>
          <w:p w14:paraId="650DBCCD"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0.721</w:t>
            </w:r>
          </w:p>
        </w:tc>
        <w:tc>
          <w:tcPr>
            <w:tcW w:w="401" w:type="pct"/>
            <w:gridSpan w:val="2"/>
            <w:tcBorders>
              <w:top w:val="nil"/>
              <w:left w:val="single" w:sz="4" w:space="0" w:color="auto"/>
              <w:bottom w:val="nil"/>
              <w:right w:val="nil"/>
            </w:tcBorders>
            <w:shd w:val="clear" w:color="auto" w:fill="auto"/>
            <w:noWrap/>
            <w:vAlign w:val="bottom"/>
            <w:hideMark/>
          </w:tcPr>
          <w:p w14:paraId="5B10E31B"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-0.001</w:t>
            </w:r>
          </w:p>
        </w:tc>
        <w:tc>
          <w:tcPr>
            <w:tcW w:w="441" w:type="pct"/>
            <w:tcBorders>
              <w:top w:val="nil"/>
              <w:left w:val="nil"/>
              <w:bottom w:val="nil"/>
              <w:right w:val="nil"/>
            </w:tcBorders>
            <w:shd w:val="clear" w:color="auto" w:fill="auto"/>
            <w:noWrap/>
            <w:vAlign w:val="bottom"/>
            <w:hideMark/>
          </w:tcPr>
          <w:p w14:paraId="31E56C75"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0.001</w:t>
            </w:r>
          </w:p>
        </w:tc>
        <w:tc>
          <w:tcPr>
            <w:tcW w:w="530" w:type="pct"/>
            <w:tcBorders>
              <w:top w:val="nil"/>
              <w:left w:val="nil"/>
              <w:bottom w:val="nil"/>
              <w:right w:val="nil"/>
            </w:tcBorders>
            <w:shd w:val="clear" w:color="auto" w:fill="auto"/>
            <w:noWrap/>
            <w:vAlign w:val="bottom"/>
            <w:hideMark/>
          </w:tcPr>
          <w:p w14:paraId="497EA2B0"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-0.217</w:t>
            </w:r>
          </w:p>
        </w:tc>
        <w:tc>
          <w:tcPr>
            <w:tcW w:w="540" w:type="pct"/>
            <w:tcBorders>
              <w:top w:val="nil"/>
              <w:left w:val="nil"/>
              <w:bottom w:val="nil"/>
              <w:right w:val="nil"/>
            </w:tcBorders>
            <w:shd w:val="clear" w:color="auto" w:fill="auto"/>
            <w:noWrap/>
            <w:vAlign w:val="bottom"/>
            <w:hideMark/>
          </w:tcPr>
          <w:p w14:paraId="1A342024"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0.692**</w:t>
            </w:r>
          </w:p>
        </w:tc>
      </w:tr>
      <w:tr w:rsidR="00B92F44" w:rsidRPr="00600A37" w14:paraId="43A5D465" w14:textId="77777777" w:rsidTr="005B6EA1">
        <w:trPr>
          <w:trHeight w:val="6"/>
        </w:trPr>
        <w:tc>
          <w:tcPr>
            <w:tcW w:w="1109" w:type="pct"/>
            <w:tcBorders>
              <w:top w:val="nil"/>
              <w:left w:val="nil"/>
              <w:bottom w:val="nil"/>
              <w:right w:val="nil"/>
            </w:tcBorders>
            <w:shd w:val="clear" w:color="auto" w:fill="auto"/>
            <w:noWrap/>
            <w:vAlign w:val="bottom"/>
            <w:hideMark/>
          </w:tcPr>
          <w:p w14:paraId="132D3F15" w14:textId="77777777" w:rsidR="004A51D0" w:rsidRPr="00600A37" w:rsidRDefault="004A51D0" w:rsidP="004A51D0">
            <w:pPr>
              <w:spacing w:after="0" w:line="240" w:lineRule="auto"/>
              <w:ind w:firstLineChars="200" w:firstLine="400"/>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Heavy</w:t>
            </w:r>
          </w:p>
        </w:tc>
        <w:tc>
          <w:tcPr>
            <w:tcW w:w="457" w:type="pct"/>
            <w:tcBorders>
              <w:top w:val="nil"/>
              <w:left w:val="single" w:sz="4" w:space="0" w:color="auto"/>
              <w:bottom w:val="nil"/>
              <w:right w:val="nil"/>
            </w:tcBorders>
            <w:shd w:val="clear" w:color="auto" w:fill="auto"/>
            <w:noWrap/>
            <w:vAlign w:val="bottom"/>
            <w:hideMark/>
          </w:tcPr>
          <w:p w14:paraId="49D9C7F1"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0.023</w:t>
            </w:r>
          </w:p>
        </w:tc>
        <w:tc>
          <w:tcPr>
            <w:tcW w:w="410" w:type="pct"/>
            <w:tcBorders>
              <w:top w:val="nil"/>
              <w:left w:val="nil"/>
              <w:bottom w:val="nil"/>
              <w:right w:val="nil"/>
            </w:tcBorders>
            <w:shd w:val="clear" w:color="auto" w:fill="auto"/>
            <w:noWrap/>
            <w:vAlign w:val="bottom"/>
            <w:hideMark/>
          </w:tcPr>
          <w:p w14:paraId="42D8550C"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-0.012</w:t>
            </w:r>
          </w:p>
        </w:tc>
        <w:tc>
          <w:tcPr>
            <w:tcW w:w="567" w:type="pct"/>
            <w:gridSpan w:val="2"/>
            <w:tcBorders>
              <w:top w:val="nil"/>
              <w:left w:val="nil"/>
              <w:bottom w:val="nil"/>
              <w:right w:val="nil"/>
            </w:tcBorders>
            <w:shd w:val="clear" w:color="auto" w:fill="auto"/>
            <w:noWrap/>
            <w:vAlign w:val="bottom"/>
            <w:hideMark/>
          </w:tcPr>
          <w:p w14:paraId="004387CD"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-1.237</w:t>
            </w:r>
          </w:p>
        </w:tc>
        <w:tc>
          <w:tcPr>
            <w:tcW w:w="545" w:type="pct"/>
            <w:tcBorders>
              <w:top w:val="nil"/>
              <w:left w:val="nil"/>
              <w:bottom w:val="nil"/>
              <w:right w:val="nil"/>
            </w:tcBorders>
            <w:shd w:val="clear" w:color="auto" w:fill="auto"/>
            <w:noWrap/>
            <w:vAlign w:val="bottom"/>
            <w:hideMark/>
          </w:tcPr>
          <w:p w14:paraId="39BD802A"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0.56</w:t>
            </w:r>
          </w:p>
        </w:tc>
        <w:tc>
          <w:tcPr>
            <w:tcW w:w="401" w:type="pct"/>
            <w:gridSpan w:val="2"/>
            <w:tcBorders>
              <w:top w:val="nil"/>
              <w:left w:val="single" w:sz="4" w:space="0" w:color="auto"/>
              <w:bottom w:val="nil"/>
              <w:right w:val="nil"/>
            </w:tcBorders>
            <w:shd w:val="clear" w:color="auto" w:fill="auto"/>
            <w:noWrap/>
            <w:vAlign w:val="bottom"/>
            <w:hideMark/>
          </w:tcPr>
          <w:p w14:paraId="35EAAA0B"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-0.002</w:t>
            </w:r>
          </w:p>
        </w:tc>
        <w:tc>
          <w:tcPr>
            <w:tcW w:w="441" w:type="pct"/>
            <w:tcBorders>
              <w:top w:val="nil"/>
              <w:left w:val="nil"/>
              <w:bottom w:val="nil"/>
              <w:right w:val="nil"/>
            </w:tcBorders>
            <w:shd w:val="clear" w:color="auto" w:fill="auto"/>
            <w:noWrap/>
            <w:vAlign w:val="bottom"/>
            <w:hideMark/>
          </w:tcPr>
          <w:p w14:paraId="068A479C"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0.004</w:t>
            </w:r>
          </w:p>
        </w:tc>
        <w:tc>
          <w:tcPr>
            <w:tcW w:w="530" w:type="pct"/>
            <w:tcBorders>
              <w:top w:val="nil"/>
              <w:left w:val="nil"/>
              <w:bottom w:val="nil"/>
              <w:right w:val="nil"/>
            </w:tcBorders>
            <w:shd w:val="clear" w:color="auto" w:fill="auto"/>
            <w:noWrap/>
            <w:vAlign w:val="bottom"/>
            <w:hideMark/>
          </w:tcPr>
          <w:p w14:paraId="01E9D676"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-0.870</w:t>
            </w:r>
          </w:p>
        </w:tc>
        <w:tc>
          <w:tcPr>
            <w:tcW w:w="540" w:type="pct"/>
            <w:tcBorders>
              <w:top w:val="nil"/>
              <w:left w:val="nil"/>
              <w:bottom w:val="nil"/>
              <w:right w:val="nil"/>
            </w:tcBorders>
            <w:shd w:val="clear" w:color="auto" w:fill="auto"/>
            <w:noWrap/>
            <w:vAlign w:val="bottom"/>
            <w:hideMark/>
          </w:tcPr>
          <w:p w14:paraId="02D5157B"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2.170***</w:t>
            </w:r>
          </w:p>
        </w:tc>
      </w:tr>
      <w:tr w:rsidR="00B92F44" w:rsidRPr="00600A37" w14:paraId="6D214726" w14:textId="77777777" w:rsidTr="005B6EA1">
        <w:trPr>
          <w:trHeight w:val="6"/>
        </w:trPr>
        <w:tc>
          <w:tcPr>
            <w:tcW w:w="1109" w:type="pct"/>
            <w:tcBorders>
              <w:top w:val="nil"/>
              <w:left w:val="nil"/>
              <w:bottom w:val="nil"/>
              <w:right w:val="nil"/>
            </w:tcBorders>
            <w:shd w:val="clear" w:color="auto" w:fill="auto"/>
            <w:noWrap/>
            <w:vAlign w:val="bottom"/>
            <w:hideMark/>
          </w:tcPr>
          <w:p w14:paraId="4BD206D2" w14:textId="77777777" w:rsidR="004A51D0" w:rsidRPr="00600A37" w:rsidRDefault="004A51D0" w:rsidP="004A51D0">
            <w:pPr>
              <w:spacing w:after="0" w:line="240" w:lineRule="auto"/>
              <w:rPr>
                <w:rFonts w:ascii="Calibri" w:eastAsia="Times New Roman" w:hAnsi="Calibri" w:cs="Times New Roman"/>
                <w:i/>
                <w:iCs/>
                <w:color w:val="000000"/>
                <w:sz w:val="20"/>
                <w:szCs w:val="20"/>
              </w:rPr>
            </w:pPr>
            <w:r w:rsidRPr="00600A37">
              <w:rPr>
                <w:rFonts w:ascii="Calibri" w:eastAsia="Times New Roman" w:hAnsi="Calibri" w:cs="Times New Roman"/>
                <w:i/>
                <w:iCs/>
                <w:color w:val="000000"/>
                <w:sz w:val="20"/>
                <w:szCs w:val="20"/>
              </w:rPr>
              <w:t>Weather:</w:t>
            </w:r>
          </w:p>
        </w:tc>
        <w:tc>
          <w:tcPr>
            <w:tcW w:w="457" w:type="pct"/>
            <w:tcBorders>
              <w:top w:val="nil"/>
              <w:left w:val="single" w:sz="4" w:space="0" w:color="auto"/>
              <w:bottom w:val="nil"/>
              <w:right w:val="nil"/>
            </w:tcBorders>
            <w:shd w:val="clear" w:color="auto" w:fill="auto"/>
            <w:noWrap/>
            <w:vAlign w:val="bottom"/>
            <w:hideMark/>
          </w:tcPr>
          <w:p w14:paraId="535C7A35"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 </w:t>
            </w:r>
          </w:p>
        </w:tc>
        <w:tc>
          <w:tcPr>
            <w:tcW w:w="410" w:type="pct"/>
            <w:tcBorders>
              <w:top w:val="nil"/>
              <w:left w:val="nil"/>
              <w:bottom w:val="nil"/>
              <w:right w:val="nil"/>
            </w:tcBorders>
            <w:shd w:val="clear" w:color="auto" w:fill="auto"/>
            <w:noWrap/>
            <w:vAlign w:val="bottom"/>
            <w:hideMark/>
          </w:tcPr>
          <w:p w14:paraId="1DC92DE1"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p>
        </w:tc>
        <w:tc>
          <w:tcPr>
            <w:tcW w:w="567" w:type="pct"/>
            <w:gridSpan w:val="2"/>
            <w:tcBorders>
              <w:top w:val="nil"/>
              <w:left w:val="nil"/>
              <w:bottom w:val="nil"/>
              <w:right w:val="nil"/>
            </w:tcBorders>
            <w:shd w:val="clear" w:color="auto" w:fill="auto"/>
            <w:noWrap/>
            <w:vAlign w:val="bottom"/>
            <w:hideMark/>
          </w:tcPr>
          <w:p w14:paraId="49F1D66C" w14:textId="77777777" w:rsidR="004A51D0" w:rsidRPr="00600A37" w:rsidRDefault="004A51D0" w:rsidP="004A51D0">
            <w:pPr>
              <w:spacing w:after="0" w:line="240" w:lineRule="auto"/>
              <w:jc w:val="center"/>
              <w:rPr>
                <w:rFonts w:ascii="Calibri" w:eastAsia="Times New Roman" w:hAnsi="Calibri" w:cs="Times New Roman"/>
                <w:sz w:val="20"/>
                <w:szCs w:val="20"/>
              </w:rPr>
            </w:pPr>
          </w:p>
        </w:tc>
        <w:tc>
          <w:tcPr>
            <w:tcW w:w="545" w:type="pct"/>
            <w:tcBorders>
              <w:top w:val="nil"/>
              <w:left w:val="nil"/>
              <w:bottom w:val="nil"/>
              <w:right w:val="nil"/>
            </w:tcBorders>
            <w:shd w:val="clear" w:color="auto" w:fill="auto"/>
            <w:noWrap/>
            <w:vAlign w:val="bottom"/>
            <w:hideMark/>
          </w:tcPr>
          <w:p w14:paraId="5DBBC43A" w14:textId="77777777" w:rsidR="004A51D0" w:rsidRPr="00600A37" w:rsidRDefault="004A51D0" w:rsidP="004A51D0">
            <w:pPr>
              <w:spacing w:after="0" w:line="240" w:lineRule="auto"/>
              <w:jc w:val="center"/>
              <w:rPr>
                <w:rFonts w:ascii="Calibri" w:eastAsia="Times New Roman" w:hAnsi="Calibri" w:cs="Times New Roman"/>
                <w:sz w:val="20"/>
                <w:szCs w:val="20"/>
              </w:rPr>
            </w:pPr>
          </w:p>
        </w:tc>
        <w:tc>
          <w:tcPr>
            <w:tcW w:w="401" w:type="pct"/>
            <w:gridSpan w:val="2"/>
            <w:tcBorders>
              <w:top w:val="nil"/>
              <w:left w:val="single" w:sz="4" w:space="0" w:color="auto"/>
              <w:bottom w:val="nil"/>
              <w:right w:val="nil"/>
            </w:tcBorders>
            <w:shd w:val="clear" w:color="auto" w:fill="auto"/>
            <w:noWrap/>
            <w:vAlign w:val="bottom"/>
            <w:hideMark/>
          </w:tcPr>
          <w:p w14:paraId="0763BA7E"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 </w:t>
            </w:r>
          </w:p>
        </w:tc>
        <w:tc>
          <w:tcPr>
            <w:tcW w:w="441" w:type="pct"/>
            <w:tcBorders>
              <w:top w:val="nil"/>
              <w:left w:val="nil"/>
              <w:bottom w:val="nil"/>
              <w:right w:val="nil"/>
            </w:tcBorders>
            <w:shd w:val="clear" w:color="auto" w:fill="auto"/>
            <w:noWrap/>
            <w:vAlign w:val="bottom"/>
            <w:hideMark/>
          </w:tcPr>
          <w:p w14:paraId="17F629F3"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p>
        </w:tc>
        <w:tc>
          <w:tcPr>
            <w:tcW w:w="530" w:type="pct"/>
            <w:tcBorders>
              <w:top w:val="nil"/>
              <w:left w:val="nil"/>
              <w:bottom w:val="nil"/>
              <w:right w:val="nil"/>
            </w:tcBorders>
            <w:shd w:val="clear" w:color="auto" w:fill="auto"/>
            <w:noWrap/>
            <w:vAlign w:val="bottom"/>
            <w:hideMark/>
          </w:tcPr>
          <w:p w14:paraId="59B40F44" w14:textId="77777777" w:rsidR="004A51D0" w:rsidRPr="00600A37" w:rsidRDefault="004A51D0" w:rsidP="004A51D0">
            <w:pPr>
              <w:spacing w:after="0" w:line="240" w:lineRule="auto"/>
              <w:jc w:val="center"/>
              <w:rPr>
                <w:rFonts w:ascii="Calibri" w:eastAsia="Times New Roman" w:hAnsi="Calibri" w:cs="Times New Roman"/>
                <w:sz w:val="20"/>
                <w:szCs w:val="20"/>
              </w:rPr>
            </w:pPr>
          </w:p>
        </w:tc>
        <w:tc>
          <w:tcPr>
            <w:tcW w:w="540" w:type="pct"/>
            <w:tcBorders>
              <w:top w:val="nil"/>
              <w:left w:val="nil"/>
              <w:bottom w:val="nil"/>
              <w:right w:val="nil"/>
            </w:tcBorders>
            <w:shd w:val="clear" w:color="auto" w:fill="auto"/>
            <w:noWrap/>
            <w:vAlign w:val="bottom"/>
            <w:hideMark/>
          </w:tcPr>
          <w:p w14:paraId="6BBA822F" w14:textId="77777777" w:rsidR="004A51D0" w:rsidRPr="00600A37" w:rsidRDefault="004A51D0" w:rsidP="004A51D0">
            <w:pPr>
              <w:spacing w:after="0" w:line="240" w:lineRule="auto"/>
              <w:jc w:val="center"/>
              <w:rPr>
                <w:rFonts w:ascii="Calibri" w:eastAsia="Times New Roman" w:hAnsi="Calibri" w:cs="Times New Roman"/>
                <w:sz w:val="20"/>
                <w:szCs w:val="20"/>
              </w:rPr>
            </w:pPr>
          </w:p>
        </w:tc>
      </w:tr>
      <w:tr w:rsidR="00B92F44" w:rsidRPr="00600A37" w14:paraId="79BD3137" w14:textId="77777777" w:rsidTr="005B6EA1">
        <w:trPr>
          <w:trHeight w:val="6"/>
        </w:trPr>
        <w:tc>
          <w:tcPr>
            <w:tcW w:w="1109" w:type="pct"/>
            <w:tcBorders>
              <w:top w:val="nil"/>
              <w:left w:val="nil"/>
              <w:bottom w:val="nil"/>
              <w:right w:val="nil"/>
            </w:tcBorders>
            <w:shd w:val="clear" w:color="auto" w:fill="auto"/>
            <w:noWrap/>
            <w:vAlign w:val="bottom"/>
            <w:hideMark/>
          </w:tcPr>
          <w:p w14:paraId="30B3633C" w14:textId="7EDC86A4" w:rsidR="004A51D0" w:rsidRPr="00600A37" w:rsidRDefault="004A51D0" w:rsidP="00FC0C54">
            <w:pPr>
              <w:spacing w:after="0" w:line="240" w:lineRule="auto"/>
              <w:ind w:firstLineChars="200" w:firstLine="400"/>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 xml:space="preserve">Mostly </w:t>
            </w:r>
            <w:del w:id="1633" w:author="Abhilasha Vaid" w:date="2016-06-17T14:28:00Z">
              <w:r w:rsidRPr="00600A37" w:rsidDel="002F1E30">
                <w:rPr>
                  <w:rFonts w:ascii="Calibri" w:eastAsia="Times New Roman" w:hAnsi="Calibri" w:cs="Times New Roman"/>
                  <w:color w:val="000000"/>
                  <w:sz w:val="20"/>
                  <w:szCs w:val="20"/>
                </w:rPr>
                <w:delText xml:space="preserve">Cloudy </w:delText>
              </w:r>
            </w:del>
            <w:ins w:id="1634" w:author="Abhilasha Vaid" w:date="2016-06-17T14:28:00Z">
              <w:r w:rsidR="002F1E30">
                <w:rPr>
                  <w:rFonts w:ascii="Calibri" w:eastAsia="Times New Roman" w:hAnsi="Calibri" w:cs="Times New Roman"/>
                  <w:color w:val="000000"/>
                  <w:sz w:val="20"/>
                  <w:szCs w:val="20"/>
                </w:rPr>
                <w:t>c</w:t>
              </w:r>
              <w:r w:rsidR="002F1E30" w:rsidRPr="00600A37">
                <w:rPr>
                  <w:rFonts w:ascii="Calibri" w:eastAsia="Times New Roman" w:hAnsi="Calibri" w:cs="Times New Roman"/>
                  <w:color w:val="000000"/>
                  <w:sz w:val="20"/>
                  <w:szCs w:val="20"/>
                </w:rPr>
                <w:t xml:space="preserve">loudy </w:t>
              </w:r>
            </w:ins>
            <w:r w:rsidRPr="00600A37">
              <w:rPr>
                <w:rFonts w:ascii="Calibri" w:eastAsia="Times New Roman" w:hAnsi="Calibri" w:cs="Times New Roman"/>
                <w:color w:val="000000"/>
                <w:sz w:val="20"/>
                <w:szCs w:val="20"/>
              </w:rPr>
              <w:t xml:space="preserve">- </w:t>
            </w:r>
            <w:del w:id="1635" w:author="Abhilasha Vaid" w:date="2016-06-17T14:28:00Z">
              <w:r w:rsidRPr="00600A37" w:rsidDel="002F1E30">
                <w:rPr>
                  <w:rFonts w:ascii="Calibri" w:eastAsia="Times New Roman" w:hAnsi="Calibri" w:cs="Times New Roman"/>
                  <w:color w:val="000000"/>
                  <w:sz w:val="20"/>
                  <w:szCs w:val="20"/>
                </w:rPr>
                <w:delText>Rainy</w:delText>
              </w:r>
            </w:del>
            <w:ins w:id="1636" w:author="Abhilasha Vaid" w:date="2016-06-17T14:28:00Z">
              <w:r w:rsidR="002F1E30">
                <w:rPr>
                  <w:rFonts w:ascii="Calibri" w:eastAsia="Times New Roman" w:hAnsi="Calibri" w:cs="Times New Roman"/>
                  <w:color w:val="000000"/>
                  <w:sz w:val="20"/>
                  <w:szCs w:val="20"/>
                </w:rPr>
                <w:t>r</w:t>
              </w:r>
              <w:r w:rsidR="002F1E30" w:rsidRPr="00600A37">
                <w:rPr>
                  <w:rFonts w:ascii="Calibri" w:eastAsia="Times New Roman" w:hAnsi="Calibri" w:cs="Times New Roman"/>
                  <w:color w:val="000000"/>
                  <w:sz w:val="20"/>
                  <w:szCs w:val="20"/>
                </w:rPr>
                <w:t>ainy</w:t>
              </w:r>
            </w:ins>
          </w:p>
        </w:tc>
        <w:tc>
          <w:tcPr>
            <w:tcW w:w="457" w:type="pct"/>
            <w:tcBorders>
              <w:top w:val="nil"/>
              <w:left w:val="single" w:sz="4" w:space="0" w:color="auto"/>
              <w:bottom w:val="nil"/>
              <w:right w:val="nil"/>
            </w:tcBorders>
            <w:shd w:val="clear" w:color="auto" w:fill="auto"/>
            <w:noWrap/>
            <w:vAlign w:val="bottom"/>
            <w:hideMark/>
          </w:tcPr>
          <w:p w14:paraId="6CF2B3F6"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-0.029</w:t>
            </w:r>
          </w:p>
        </w:tc>
        <w:tc>
          <w:tcPr>
            <w:tcW w:w="410" w:type="pct"/>
            <w:tcBorders>
              <w:top w:val="nil"/>
              <w:left w:val="nil"/>
              <w:bottom w:val="nil"/>
              <w:right w:val="nil"/>
            </w:tcBorders>
            <w:shd w:val="clear" w:color="auto" w:fill="auto"/>
            <w:noWrap/>
            <w:vAlign w:val="bottom"/>
            <w:hideMark/>
          </w:tcPr>
          <w:p w14:paraId="35EEC2ED"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0.016</w:t>
            </w:r>
          </w:p>
        </w:tc>
        <w:tc>
          <w:tcPr>
            <w:tcW w:w="567" w:type="pct"/>
            <w:gridSpan w:val="2"/>
            <w:tcBorders>
              <w:top w:val="nil"/>
              <w:left w:val="nil"/>
              <w:bottom w:val="nil"/>
              <w:right w:val="nil"/>
            </w:tcBorders>
            <w:shd w:val="clear" w:color="auto" w:fill="auto"/>
            <w:noWrap/>
            <w:vAlign w:val="bottom"/>
            <w:hideMark/>
          </w:tcPr>
          <w:p w14:paraId="23B8E0EE"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-0.274</w:t>
            </w:r>
          </w:p>
        </w:tc>
        <w:tc>
          <w:tcPr>
            <w:tcW w:w="545" w:type="pct"/>
            <w:tcBorders>
              <w:top w:val="nil"/>
              <w:left w:val="nil"/>
              <w:bottom w:val="nil"/>
              <w:right w:val="nil"/>
            </w:tcBorders>
            <w:shd w:val="clear" w:color="auto" w:fill="auto"/>
            <w:noWrap/>
            <w:vAlign w:val="bottom"/>
            <w:hideMark/>
          </w:tcPr>
          <w:p w14:paraId="0699D458"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-0.773</w:t>
            </w:r>
          </w:p>
        </w:tc>
        <w:tc>
          <w:tcPr>
            <w:tcW w:w="401" w:type="pct"/>
            <w:gridSpan w:val="2"/>
            <w:tcBorders>
              <w:top w:val="nil"/>
              <w:left w:val="single" w:sz="4" w:space="0" w:color="auto"/>
              <w:bottom w:val="nil"/>
              <w:right w:val="nil"/>
            </w:tcBorders>
            <w:shd w:val="clear" w:color="auto" w:fill="auto"/>
            <w:noWrap/>
            <w:vAlign w:val="bottom"/>
            <w:hideMark/>
          </w:tcPr>
          <w:p w14:paraId="5673EB31"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-0.004</w:t>
            </w:r>
          </w:p>
        </w:tc>
        <w:tc>
          <w:tcPr>
            <w:tcW w:w="441" w:type="pct"/>
            <w:tcBorders>
              <w:top w:val="nil"/>
              <w:left w:val="nil"/>
              <w:bottom w:val="nil"/>
              <w:right w:val="nil"/>
            </w:tcBorders>
            <w:shd w:val="clear" w:color="auto" w:fill="auto"/>
            <w:noWrap/>
            <w:vAlign w:val="bottom"/>
            <w:hideMark/>
          </w:tcPr>
          <w:p w14:paraId="38128B9F"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0.003</w:t>
            </w:r>
          </w:p>
        </w:tc>
        <w:tc>
          <w:tcPr>
            <w:tcW w:w="530" w:type="pct"/>
            <w:tcBorders>
              <w:top w:val="nil"/>
              <w:left w:val="nil"/>
              <w:bottom w:val="nil"/>
              <w:right w:val="nil"/>
            </w:tcBorders>
            <w:shd w:val="clear" w:color="auto" w:fill="auto"/>
            <w:noWrap/>
            <w:vAlign w:val="bottom"/>
            <w:hideMark/>
          </w:tcPr>
          <w:p w14:paraId="3A831DEA"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0.219</w:t>
            </w:r>
          </w:p>
        </w:tc>
        <w:tc>
          <w:tcPr>
            <w:tcW w:w="540" w:type="pct"/>
            <w:tcBorders>
              <w:top w:val="nil"/>
              <w:left w:val="nil"/>
              <w:bottom w:val="nil"/>
              <w:right w:val="nil"/>
            </w:tcBorders>
            <w:shd w:val="clear" w:color="auto" w:fill="auto"/>
            <w:noWrap/>
            <w:vAlign w:val="bottom"/>
            <w:hideMark/>
          </w:tcPr>
          <w:p w14:paraId="531F7AF7"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0.772**</w:t>
            </w:r>
          </w:p>
        </w:tc>
      </w:tr>
      <w:tr w:rsidR="00B92F44" w:rsidRPr="00600A37" w14:paraId="5A7D09DA" w14:textId="77777777" w:rsidTr="005B6EA1">
        <w:trPr>
          <w:trHeight w:val="6"/>
        </w:trPr>
        <w:tc>
          <w:tcPr>
            <w:tcW w:w="1109" w:type="pct"/>
            <w:tcBorders>
              <w:top w:val="nil"/>
              <w:left w:val="nil"/>
              <w:bottom w:val="nil"/>
              <w:right w:val="nil"/>
            </w:tcBorders>
            <w:shd w:val="clear" w:color="auto" w:fill="auto"/>
            <w:noWrap/>
            <w:vAlign w:val="bottom"/>
            <w:hideMark/>
          </w:tcPr>
          <w:p w14:paraId="6A1602DD" w14:textId="77777777" w:rsidR="004A51D0" w:rsidRPr="00600A37" w:rsidRDefault="004A51D0" w:rsidP="004A51D0">
            <w:pPr>
              <w:spacing w:after="0" w:line="240" w:lineRule="auto"/>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Constant</w:t>
            </w:r>
          </w:p>
        </w:tc>
        <w:tc>
          <w:tcPr>
            <w:tcW w:w="457" w:type="pct"/>
            <w:tcBorders>
              <w:top w:val="nil"/>
              <w:left w:val="single" w:sz="4" w:space="0" w:color="auto"/>
              <w:bottom w:val="nil"/>
              <w:right w:val="nil"/>
            </w:tcBorders>
            <w:shd w:val="clear" w:color="auto" w:fill="auto"/>
            <w:noWrap/>
            <w:vAlign w:val="bottom"/>
            <w:hideMark/>
          </w:tcPr>
          <w:p w14:paraId="6978CA19"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0.000</w:t>
            </w:r>
          </w:p>
        </w:tc>
        <w:tc>
          <w:tcPr>
            <w:tcW w:w="410" w:type="pct"/>
            <w:tcBorders>
              <w:top w:val="nil"/>
              <w:left w:val="nil"/>
              <w:bottom w:val="nil"/>
              <w:right w:val="nil"/>
            </w:tcBorders>
            <w:shd w:val="clear" w:color="auto" w:fill="auto"/>
            <w:noWrap/>
            <w:vAlign w:val="bottom"/>
            <w:hideMark/>
          </w:tcPr>
          <w:p w14:paraId="59EE1DE9"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-0.033</w:t>
            </w:r>
          </w:p>
        </w:tc>
        <w:tc>
          <w:tcPr>
            <w:tcW w:w="567" w:type="pct"/>
            <w:gridSpan w:val="2"/>
            <w:tcBorders>
              <w:top w:val="nil"/>
              <w:left w:val="nil"/>
              <w:bottom w:val="nil"/>
              <w:right w:val="nil"/>
            </w:tcBorders>
            <w:shd w:val="clear" w:color="auto" w:fill="auto"/>
            <w:noWrap/>
            <w:vAlign w:val="bottom"/>
            <w:hideMark/>
          </w:tcPr>
          <w:p w14:paraId="1EFE6503"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2.856</w:t>
            </w:r>
          </w:p>
        </w:tc>
        <w:tc>
          <w:tcPr>
            <w:tcW w:w="545" w:type="pct"/>
            <w:tcBorders>
              <w:top w:val="nil"/>
              <w:left w:val="nil"/>
              <w:bottom w:val="nil"/>
              <w:right w:val="nil"/>
            </w:tcBorders>
            <w:shd w:val="clear" w:color="auto" w:fill="auto"/>
            <w:noWrap/>
            <w:vAlign w:val="bottom"/>
            <w:hideMark/>
          </w:tcPr>
          <w:p w14:paraId="2075F71D"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0.107</w:t>
            </w:r>
          </w:p>
        </w:tc>
        <w:tc>
          <w:tcPr>
            <w:tcW w:w="401" w:type="pct"/>
            <w:gridSpan w:val="2"/>
            <w:tcBorders>
              <w:top w:val="nil"/>
              <w:left w:val="single" w:sz="4" w:space="0" w:color="auto"/>
              <w:bottom w:val="nil"/>
              <w:right w:val="nil"/>
            </w:tcBorders>
            <w:shd w:val="clear" w:color="auto" w:fill="auto"/>
            <w:noWrap/>
            <w:vAlign w:val="bottom"/>
            <w:hideMark/>
          </w:tcPr>
          <w:p w14:paraId="6895D0E6"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-0.002</w:t>
            </w:r>
          </w:p>
        </w:tc>
        <w:tc>
          <w:tcPr>
            <w:tcW w:w="441" w:type="pct"/>
            <w:tcBorders>
              <w:top w:val="nil"/>
              <w:left w:val="nil"/>
              <w:bottom w:val="nil"/>
              <w:right w:val="nil"/>
            </w:tcBorders>
            <w:shd w:val="clear" w:color="auto" w:fill="auto"/>
            <w:noWrap/>
            <w:vAlign w:val="bottom"/>
            <w:hideMark/>
          </w:tcPr>
          <w:p w14:paraId="567BFEB1"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-0.008*</w:t>
            </w:r>
          </w:p>
        </w:tc>
        <w:tc>
          <w:tcPr>
            <w:tcW w:w="530" w:type="pct"/>
            <w:tcBorders>
              <w:top w:val="nil"/>
              <w:left w:val="nil"/>
              <w:bottom w:val="nil"/>
              <w:right w:val="nil"/>
            </w:tcBorders>
            <w:shd w:val="clear" w:color="auto" w:fill="auto"/>
            <w:noWrap/>
            <w:vAlign w:val="bottom"/>
            <w:hideMark/>
          </w:tcPr>
          <w:p w14:paraId="6DE69ECB"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3.979***</w:t>
            </w:r>
          </w:p>
        </w:tc>
        <w:tc>
          <w:tcPr>
            <w:tcW w:w="540" w:type="pct"/>
            <w:tcBorders>
              <w:top w:val="nil"/>
              <w:left w:val="nil"/>
              <w:bottom w:val="nil"/>
              <w:right w:val="nil"/>
            </w:tcBorders>
            <w:shd w:val="clear" w:color="auto" w:fill="auto"/>
            <w:noWrap/>
            <w:vAlign w:val="bottom"/>
            <w:hideMark/>
          </w:tcPr>
          <w:p w14:paraId="4366D16D"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5.731***</w:t>
            </w:r>
          </w:p>
        </w:tc>
      </w:tr>
      <w:tr w:rsidR="00B92F44" w:rsidRPr="00600A37" w14:paraId="34B40B40" w14:textId="77777777" w:rsidTr="005B6EA1">
        <w:trPr>
          <w:trHeight w:val="6"/>
        </w:trPr>
        <w:tc>
          <w:tcPr>
            <w:tcW w:w="1109" w:type="pct"/>
            <w:tcBorders>
              <w:top w:val="nil"/>
              <w:left w:val="nil"/>
              <w:bottom w:val="nil"/>
              <w:right w:val="nil"/>
            </w:tcBorders>
            <w:shd w:val="clear" w:color="auto" w:fill="auto"/>
            <w:noWrap/>
            <w:vAlign w:val="bottom"/>
            <w:hideMark/>
          </w:tcPr>
          <w:p w14:paraId="09EFE670" w14:textId="2EE5C17D" w:rsidR="004A51D0" w:rsidRPr="00600A37" w:rsidRDefault="004A51D0" w:rsidP="00FC0C54">
            <w:pPr>
              <w:spacing w:after="0" w:line="240" w:lineRule="auto"/>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 xml:space="preserve">Includes </w:t>
            </w:r>
            <w:del w:id="1637" w:author="Abhilasha Vaid" w:date="2016-06-17T14:28:00Z">
              <w:r w:rsidRPr="00600A37" w:rsidDel="002F1E30">
                <w:rPr>
                  <w:rFonts w:ascii="Calibri" w:eastAsia="Times New Roman" w:hAnsi="Calibri" w:cs="Times New Roman"/>
                  <w:color w:val="000000"/>
                  <w:sz w:val="20"/>
                  <w:szCs w:val="20"/>
                </w:rPr>
                <w:delText xml:space="preserve">Country </w:delText>
              </w:r>
            </w:del>
            <w:ins w:id="1638" w:author="Abhilasha Vaid" w:date="2016-06-17T14:28:00Z">
              <w:r w:rsidR="002F1E30">
                <w:rPr>
                  <w:rFonts w:ascii="Calibri" w:eastAsia="Times New Roman" w:hAnsi="Calibri" w:cs="Times New Roman"/>
                  <w:color w:val="000000"/>
                  <w:sz w:val="20"/>
                  <w:szCs w:val="20"/>
                </w:rPr>
                <w:t>c</w:t>
              </w:r>
              <w:r w:rsidR="002F1E30" w:rsidRPr="00600A37">
                <w:rPr>
                  <w:rFonts w:ascii="Calibri" w:eastAsia="Times New Roman" w:hAnsi="Calibri" w:cs="Times New Roman"/>
                  <w:color w:val="000000"/>
                  <w:sz w:val="20"/>
                  <w:szCs w:val="20"/>
                </w:rPr>
                <w:t xml:space="preserve">ountry </w:t>
              </w:r>
            </w:ins>
            <w:del w:id="1639" w:author="Abhilasha Vaid" w:date="2016-06-17T14:28:00Z">
              <w:r w:rsidRPr="00600A37" w:rsidDel="002F1E30">
                <w:rPr>
                  <w:rFonts w:ascii="Calibri" w:eastAsia="Times New Roman" w:hAnsi="Calibri" w:cs="Times New Roman"/>
                  <w:color w:val="000000"/>
                  <w:sz w:val="20"/>
                  <w:szCs w:val="20"/>
                </w:rPr>
                <w:delText>Dummies</w:delText>
              </w:r>
            </w:del>
            <w:ins w:id="1640" w:author="Abhilasha Vaid" w:date="2016-06-17T14:28:00Z">
              <w:r w:rsidR="002F1E30">
                <w:rPr>
                  <w:rFonts w:ascii="Calibri" w:eastAsia="Times New Roman" w:hAnsi="Calibri" w:cs="Times New Roman"/>
                  <w:color w:val="000000"/>
                  <w:sz w:val="20"/>
                  <w:szCs w:val="20"/>
                </w:rPr>
                <w:t>d</w:t>
              </w:r>
              <w:r w:rsidR="002F1E30" w:rsidRPr="00600A37">
                <w:rPr>
                  <w:rFonts w:ascii="Calibri" w:eastAsia="Times New Roman" w:hAnsi="Calibri" w:cs="Times New Roman"/>
                  <w:color w:val="000000"/>
                  <w:sz w:val="20"/>
                  <w:szCs w:val="20"/>
                </w:rPr>
                <w:t>ummies</w:t>
              </w:r>
            </w:ins>
          </w:p>
        </w:tc>
        <w:tc>
          <w:tcPr>
            <w:tcW w:w="457" w:type="pct"/>
            <w:tcBorders>
              <w:top w:val="nil"/>
              <w:left w:val="single" w:sz="4" w:space="0" w:color="auto"/>
              <w:bottom w:val="nil"/>
              <w:right w:val="nil"/>
            </w:tcBorders>
            <w:shd w:val="clear" w:color="auto" w:fill="auto"/>
            <w:noWrap/>
            <w:vAlign w:val="bottom"/>
            <w:hideMark/>
          </w:tcPr>
          <w:p w14:paraId="5367FBED"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410" w:type="pct"/>
            <w:tcBorders>
              <w:top w:val="nil"/>
              <w:left w:val="nil"/>
              <w:bottom w:val="nil"/>
              <w:right w:val="nil"/>
            </w:tcBorders>
            <w:shd w:val="clear" w:color="auto" w:fill="auto"/>
            <w:noWrap/>
            <w:vAlign w:val="bottom"/>
            <w:hideMark/>
          </w:tcPr>
          <w:p w14:paraId="57389780"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567" w:type="pct"/>
            <w:gridSpan w:val="2"/>
            <w:tcBorders>
              <w:top w:val="nil"/>
              <w:left w:val="nil"/>
              <w:bottom w:val="nil"/>
              <w:right w:val="nil"/>
            </w:tcBorders>
            <w:shd w:val="clear" w:color="auto" w:fill="auto"/>
            <w:noWrap/>
            <w:vAlign w:val="bottom"/>
            <w:hideMark/>
          </w:tcPr>
          <w:p w14:paraId="3118F2A0"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545" w:type="pct"/>
            <w:tcBorders>
              <w:top w:val="nil"/>
              <w:left w:val="nil"/>
              <w:bottom w:val="nil"/>
              <w:right w:val="nil"/>
            </w:tcBorders>
            <w:shd w:val="clear" w:color="auto" w:fill="auto"/>
            <w:noWrap/>
            <w:vAlign w:val="bottom"/>
            <w:hideMark/>
          </w:tcPr>
          <w:p w14:paraId="2520B7E6"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w:t>
            </w:r>
          </w:p>
        </w:tc>
        <w:tc>
          <w:tcPr>
            <w:tcW w:w="401" w:type="pct"/>
            <w:gridSpan w:val="2"/>
            <w:tcBorders>
              <w:top w:val="nil"/>
              <w:left w:val="single" w:sz="4" w:space="0" w:color="auto"/>
              <w:bottom w:val="nil"/>
              <w:right w:val="nil"/>
            </w:tcBorders>
            <w:shd w:val="clear" w:color="auto" w:fill="auto"/>
            <w:noWrap/>
            <w:vAlign w:val="bottom"/>
            <w:hideMark/>
          </w:tcPr>
          <w:p w14:paraId="733BA8E0"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Yes</w:t>
            </w:r>
          </w:p>
        </w:tc>
        <w:tc>
          <w:tcPr>
            <w:tcW w:w="441" w:type="pct"/>
            <w:tcBorders>
              <w:top w:val="nil"/>
              <w:left w:val="nil"/>
              <w:bottom w:val="nil"/>
              <w:right w:val="nil"/>
            </w:tcBorders>
            <w:shd w:val="clear" w:color="auto" w:fill="auto"/>
            <w:noWrap/>
            <w:vAlign w:val="bottom"/>
            <w:hideMark/>
          </w:tcPr>
          <w:p w14:paraId="52CA8DAA"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Yes</w:t>
            </w:r>
          </w:p>
        </w:tc>
        <w:tc>
          <w:tcPr>
            <w:tcW w:w="530" w:type="pct"/>
            <w:tcBorders>
              <w:top w:val="nil"/>
              <w:left w:val="nil"/>
              <w:bottom w:val="nil"/>
              <w:right w:val="nil"/>
            </w:tcBorders>
            <w:shd w:val="clear" w:color="auto" w:fill="auto"/>
            <w:noWrap/>
            <w:vAlign w:val="bottom"/>
            <w:hideMark/>
          </w:tcPr>
          <w:p w14:paraId="3FA98900"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Yes</w:t>
            </w:r>
          </w:p>
        </w:tc>
        <w:tc>
          <w:tcPr>
            <w:tcW w:w="540" w:type="pct"/>
            <w:tcBorders>
              <w:top w:val="nil"/>
              <w:left w:val="nil"/>
              <w:bottom w:val="nil"/>
              <w:right w:val="nil"/>
            </w:tcBorders>
            <w:shd w:val="clear" w:color="auto" w:fill="auto"/>
            <w:noWrap/>
            <w:vAlign w:val="bottom"/>
            <w:hideMark/>
          </w:tcPr>
          <w:p w14:paraId="65F9A176"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Yes</w:t>
            </w:r>
          </w:p>
        </w:tc>
      </w:tr>
      <w:tr w:rsidR="00B92F44" w:rsidRPr="00600A37" w14:paraId="4243D874" w14:textId="77777777" w:rsidTr="005B6EA1">
        <w:trPr>
          <w:trHeight w:val="6"/>
        </w:trPr>
        <w:tc>
          <w:tcPr>
            <w:tcW w:w="1109" w:type="pct"/>
            <w:tcBorders>
              <w:top w:val="nil"/>
              <w:left w:val="nil"/>
              <w:bottom w:val="nil"/>
              <w:right w:val="nil"/>
            </w:tcBorders>
            <w:shd w:val="clear" w:color="auto" w:fill="auto"/>
            <w:noWrap/>
            <w:vAlign w:val="bottom"/>
            <w:hideMark/>
          </w:tcPr>
          <w:p w14:paraId="7A2078DA" w14:textId="77777777" w:rsidR="004A51D0" w:rsidRPr="00600A37" w:rsidRDefault="004A51D0" w:rsidP="004A51D0">
            <w:pPr>
              <w:spacing w:after="0" w:line="240" w:lineRule="auto"/>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N</w:t>
            </w:r>
          </w:p>
        </w:tc>
        <w:tc>
          <w:tcPr>
            <w:tcW w:w="457" w:type="pct"/>
            <w:tcBorders>
              <w:top w:val="nil"/>
              <w:left w:val="single" w:sz="4" w:space="0" w:color="auto"/>
              <w:bottom w:val="nil"/>
              <w:right w:val="nil"/>
            </w:tcBorders>
            <w:shd w:val="clear" w:color="auto" w:fill="auto"/>
            <w:noWrap/>
            <w:vAlign w:val="bottom"/>
            <w:hideMark/>
          </w:tcPr>
          <w:p w14:paraId="4AC944E5"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485</w:t>
            </w:r>
          </w:p>
        </w:tc>
        <w:tc>
          <w:tcPr>
            <w:tcW w:w="410" w:type="pct"/>
            <w:tcBorders>
              <w:top w:val="nil"/>
              <w:left w:val="nil"/>
              <w:bottom w:val="nil"/>
              <w:right w:val="nil"/>
            </w:tcBorders>
            <w:shd w:val="clear" w:color="auto" w:fill="auto"/>
            <w:noWrap/>
            <w:vAlign w:val="bottom"/>
            <w:hideMark/>
          </w:tcPr>
          <w:p w14:paraId="2664EF38"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485</w:t>
            </w:r>
          </w:p>
        </w:tc>
        <w:tc>
          <w:tcPr>
            <w:tcW w:w="567" w:type="pct"/>
            <w:gridSpan w:val="2"/>
            <w:tcBorders>
              <w:top w:val="nil"/>
              <w:left w:val="nil"/>
              <w:bottom w:val="nil"/>
              <w:right w:val="nil"/>
            </w:tcBorders>
            <w:shd w:val="clear" w:color="auto" w:fill="auto"/>
            <w:noWrap/>
            <w:vAlign w:val="bottom"/>
            <w:hideMark/>
          </w:tcPr>
          <w:p w14:paraId="0939EBA6"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485</w:t>
            </w:r>
          </w:p>
        </w:tc>
        <w:tc>
          <w:tcPr>
            <w:tcW w:w="545" w:type="pct"/>
            <w:tcBorders>
              <w:top w:val="nil"/>
              <w:left w:val="nil"/>
              <w:bottom w:val="nil"/>
              <w:right w:val="nil"/>
            </w:tcBorders>
            <w:shd w:val="clear" w:color="auto" w:fill="auto"/>
            <w:noWrap/>
            <w:vAlign w:val="bottom"/>
            <w:hideMark/>
          </w:tcPr>
          <w:p w14:paraId="0E11EA8B"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485</w:t>
            </w:r>
          </w:p>
        </w:tc>
        <w:tc>
          <w:tcPr>
            <w:tcW w:w="401" w:type="pct"/>
            <w:gridSpan w:val="2"/>
            <w:tcBorders>
              <w:top w:val="nil"/>
              <w:left w:val="single" w:sz="4" w:space="0" w:color="auto"/>
              <w:bottom w:val="nil"/>
              <w:right w:val="nil"/>
            </w:tcBorders>
            <w:shd w:val="clear" w:color="auto" w:fill="auto"/>
            <w:noWrap/>
            <w:vAlign w:val="bottom"/>
            <w:hideMark/>
          </w:tcPr>
          <w:p w14:paraId="605F828D"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4158</w:t>
            </w:r>
          </w:p>
        </w:tc>
        <w:tc>
          <w:tcPr>
            <w:tcW w:w="441" w:type="pct"/>
            <w:tcBorders>
              <w:top w:val="nil"/>
              <w:left w:val="nil"/>
              <w:bottom w:val="nil"/>
              <w:right w:val="nil"/>
            </w:tcBorders>
            <w:shd w:val="clear" w:color="auto" w:fill="auto"/>
            <w:noWrap/>
            <w:vAlign w:val="bottom"/>
            <w:hideMark/>
          </w:tcPr>
          <w:p w14:paraId="4B2053EF"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4158</w:t>
            </w:r>
          </w:p>
        </w:tc>
        <w:tc>
          <w:tcPr>
            <w:tcW w:w="530" w:type="pct"/>
            <w:tcBorders>
              <w:top w:val="nil"/>
              <w:left w:val="nil"/>
              <w:bottom w:val="nil"/>
              <w:right w:val="nil"/>
            </w:tcBorders>
            <w:shd w:val="clear" w:color="auto" w:fill="auto"/>
            <w:noWrap/>
            <w:vAlign w:val="bottom"/>
            <w:hideMark/>
          </w:tcPr>
          <w:p w14:paraId="3240C334"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4158</w:t>
            </w:r>
          </w:p>
        </w:tc>
        <w:tc>
          <w:tcPr>
            <w:tcW w:w="540" w:type="pct"/>
            <w:tcBorders>
              <w:top w:val="nil"/>
              <w:left w:val="nil"/>
              <w:bottom w:val="nil"/>
              <w:right w:val="nil"/>
            </w:tcBorders>
            <w:shd w:val="clear" w:color="auto" w:fill="auto"/>
            <w:noWrap/>
            <w:vAlign w:val="bottom"/>
            <w:hideMark/>
          </w:tcPr>
          <w:p w14:paraId="798D7163"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4158</w:t>
            </w:r>
          </w:p>
        </w:tc>
      </w:tr>
      <w:tr w:rsidR="00B92F44" w:rsidRPr="00600A37" w14:paraId="3A8F3113" w14:textId="77777777" w:rsidTr="005B6EA1">
        <w:trPr>
          <w:trHeight w:val="160"/>
        </w:trPr>
        <w:tc>
          <w:tcPr>
            <w:tcW w:w="1109" w:type="pct"/>
            <w:tcBorders>
              <w:top w:val="nil"/>
              <w:left w:val="nil"/>
              <w:bottom w:val="single" w:sz="4" w:space="0" w:color="auto"/>
              <w:right w:val="nil"/>
            </w:tcBorders>
            <w:shd w:val="clear" w:color="auto" w:fill="auto"/>
            <w:noWrap/>
            <w:vAlign w:val="bottom"/>
            <w:hideMark/>
          </w:tcPr>
          <w:p w14:paraId="3FD3ACC9" w14:textId="77777777" w:rsidR="004A51D0" w:rsidRPr="00600A37" w:rsidRDefault="004A51D0" w:rsidP="004A51D0">
            <w:pPr>
              <w:spacing w:after="0" w:line="240" w:lineRule="auto"/>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R2</w:t>
            </w:r>
          </w:p>
        </w:tc>
        <w:tc>
          <w:tcPr>
            <w:tcW w:w="457" w:type="pct"/>
            <w:tcBorders>
              <w:top w:val="nil"/>
              <w:left w:val="single" w:sz="4" w:space="0" w:color="auto"/>
              <w:bottom w:val="single" w:sz="4" w:space="0" w:color="auto"/>
              <w:right w:val="nil"/>
            </w:tcBorders>
            <w:shd w:val="clear" w:color="auto" w:fill="auto"/>
            <w:noWrap/>
            <w:vAlign w:val="bottom"/>
            <w:hideMark/>
          </w:tcPr>
          <w:p w14:paraId="36988246"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0.017</w:t>
            </w:r>
          </w:p>
        </w:tc>
        <w:tc>
          <w:tcPr>
            <w:tcW w:w="410" w:type="pct"/>
            <w:tcBorders>
              <w:top w:val="nil"/>
              <w:left w:val="nil"/>
              <w:bottom w:val="single" w:sz="4" w:space="0" w:color="auto"/>
              <w:right w:val="nil"/>
            </w:tcBorders>
            <w:shd w:val="clear" w:color="auto" w:fill="auto"/>
            <w:noWrap/>
            <w:vAlign w:val="bottom"/>
            <w:hideMark/>
          </w:tcPr>
          <w:p w14:paraId="13CA7673"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0.304</w:t>
            </w:r>
          </w:p>
        </w:tc>
        <w:tc>
          <w:tcPr>
            <w:tcW w:w="567" w:type="pct"/>
            <w:gridSpan w:val="2"/>
            <w:tcBorders>
              <w:top w:val="nil"/>
              <w:left w:val="nil"/>
              <w:bottom w:val="single" w:sz="4" w:space="0" w:color="auto"/>
              <w:right w:val="nil"/>
            </w:tcBorders>
            <w:shd w:val="clear" w:color="auto" w:fill="auto"/>
            <w:noWrap/>
            <w:vAlign w:val="bottom"/>
            <w:hideMark/>
          </w:tcPr>
          <w:p w14:paraId="592EC409"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0.127</w:t>
            </w:r>
          </w:p>
        </w:tc>
        <w:tc>
          <w:tcPr>
            <w:tcW w:w="545" w:type="pct"/>
            <w:tcBorders>
              <w:top w:val="nil"/>
              <w:left w:val="nil"/>
              <w:bottom w:val="single" w:sz="4" w:space="0" w:color="auto"/>
              <w:right w:val="nil"/>
            </w:tcBorders>
            <w:shd w:val="clear" w:color="auto" w:fill="auto"/>
            <w:noWrap/>
            <w:vAlign w:val="bottom"/>
            <w:hideMark/>
          </w:tcPr>
          <w:p w14:paraId="72237831"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0.136</w:t>
            </w:r>
          </w:p>
        </w:tc>
        <w:tc>
          <w:tcPr>
            <w:tcW w:w="401" w:type="pct"/>
            <w:gridSpan w:val="2"/>
            <w:tcBorders>
              <w:top w:val="nil"/>
              <w:left w:val="single" w:sz="4" w:space="0" w:color="auto"/>
              <w:bottom w:val="single" w:sz="4" w:space="0" w:color="auto"/>
              <w:right w:val="nil"/>
            </w:tcBorders>
            <w:shd w:val="clear" w:color="auto" w:fill="auto"/>
            <w:noWrap/>
            <w:vAlign w:val="bottom"/>
            <w:hideMark/>
          </w:tcPr>
          <w:p w14:paraId="55C6D15B"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0.026</w:t>
            </w:r>
          </w:p>
        </w:tc>
        <w:tc>
          <w:tcPr>
            <w:tcW w:w="441" w:type="pct"/>
            <w:tcBorders>
              <w:top w:val="nil"/>
              <w:left w:val="nil"/>
              <w:bottom w:val="single" w:sz="4" w:space="0" w:color="auto"/>
              <w:right w:val="nil"/>
            </w:tcBorders>
            <w:shd w:val="clear" w:color="auto" w:fill="auto"/>
            <w:noWrap/>
            <w:vAlign w:val="bottom"/>
            <w:hideMark/>
          </w:tcPr>
          <w:p w14:paraId="475A7D14"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0.316</w:t>
            </w:r>
          </w:p>
        </w:tc>
        <w:tc>
          <w:tcPr>
            <w:tcW w:w="530" w:type="pct"/>
            <w:tcBorders>
              <w:top w:val="nil"/>
              <w:left w:val="nil"/>
              <w:bottom w:val="single" w:sz="4" w:space="0" w:color="auto"/>
              <w:right w:val="nil"/>
            </w:tcBorders>
            <w:shd w:val="clear" w:color="auto" w:fill="auto"/>
            <w:noWrap/>
            <w:vAlign w:val="bottom"/>
            <w:hideMark/>
          </w:tcPr>
          <w:p w14:paraId="757D4D1E"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0.095</w:t>
            </w:r>
          </w:p>
        </w:tc>
        <w:tc>
          <w:tcPr>
            <w:tcW w:w="540" w:type="pct"/>
            <w:tcBorders>
              <w:top w:val="nil"/>
              <w:left w:val="nil"/>
              <w:bottom w:val="single" w:sz="4" w:space="0" w:color="auto"/>
              <w:right w:val="nil"/>
            </w:tcBorders>
            <w:shd w:val="clear" w:color="auto" w:fill="auto"/>
            <w:noWrap/>
            <w:vAlign w:val="bottom"/>
            <w:hideMark/>
          </w:tcPr>
          <w:p w14:paraId="63046478" w14:textId="77777777" w:rsidR="004A51D0" w:rsidRPr="00600A37" w:rsidRDefault="004A51D0" w:rsidP="004A51D0">
            <w:pPr>
              <w:spacing w:after="0" w:line="240" w:lineRule="auto"/>
              <w:jc w:val="center"/>
              <w:rPr>
                <w:rFonts w:ascii="Calibri" w:eastAsia="Times New Roman" w:hAnsi="Calibri" w:cs="Times New Roman"/>
                <w:color w:val="000000"/>
                <w:sz w:val="20"/>
                <w:szCs w:val="20"/>
              </w:rPr>
            </w:pPr>
            <w:r w:rsidRPr="00600A37">
              <w:rPr>
                <w:rFonts w:ascii="Calibri" w:eastAsia="Times New Roman" w:hAnsi="Calibri" w:cs="Times New Roman"/>
                <w:color w:val="000000"/>
                <w:sz w:val="20"/>
                <w:szCs w:val="20"/>
              </w:rPr>
              <w:t>0.162</w:t>
            </w:r>
          </w:p>
        </w:tc>
      </w:tr>
    </w:tbl>
    <w:p w14:paraId="06B238E1" w14:textId="2EDC87B8" w:rsidR="004A51D0" w:rsidRDefault="004A51D0" w:rsidP="0066125A">
      <w:pPr>
        <w:contextualSpacing/>
        <w:rPr>
          <w:rFonts w:asciiTheme="minorHAnsi" w:hAnsiTheme="minorHAnsi" w:cs="Times New Roman"/>
          <w:sz w:val="20"/>
          <w:szCs w:val="20"/>
        </w:rPr>
      </w:pPr>
      <w:r w:rsidRPr="0066125A">
        <w:rPr>
          <w:rFonts w:asciiTheme="minorHAnsi" w:hAnsiTheme="minorHAnsi" w:cs="Times New Roman"/>
          <w:sz w:val="20"/>
          <w:szCs w:val="20"/>
        </w:rPr>
        <w:t>*p&lt;0.1; **p&lt;0.05; ***p&lt;0.01</w:t>
      </w:r>
    </w:p>
    <w:p w14:paraId="792CC9C4" w14:textId="70AAEA32" w:rsidR="000178BF" w:rsidRPr="0066125A" w:rsidRDefault="000178BF">
      <w:pPr>
        <w:rPr>
          <w:rFonts w:asciiTheme="minorHAnsi" w:hAnsiTheme="minorHAnsi" w:cs="Times New Roman"/>
          <w:sz w:val="20"/>
          <w:szCs w:val="20"/>
        </w:rPr>
      </w:pPr>
      <w:r>
        <w:rPr>
          <w:rFonts w:asciiTheme="minorHAnsi" w:hAnsiTheme="minorHAnsi"/>
          <w:i/>
        </w:rPr>
        <w:t>Source: Authors’ calculations.</w:t>
      </w:r>
    </w:p>
    <w:p w14:paraId="5BDD3A41" w14:textId="77777777" w:rsidR="00C90878" w:rsidRDefault="00C90878" w:rsidP="00106042">
      <w:pPr>
        <w:spacing w:line="360" w:lineRule="auto"/>
        <w:jc w:val="both"/>
        <w:sectPr w:rsidR="00C90878" w:rsidSect="005B6EA1">
          <w:pgSz w:w="15840" w:h="12240" w:orient="landscape"/>
          <w:pgMar w:top="720" w:right="720" w:bottom="720" w:left="720" w:header="720" w:footer="720" w:gutter="0"/>
          <w:cols w:space="720"/>
          <w:docGrid w:linePitch="360"/>
        </w:sectPr>
      </w:pPr>
    </w:p>
    <w:p w14:paraId="4232957D" w14:textId="77777777" w:rsidR="003652DC" w:rsidRPr="00106042" w:rsidRDefault="003652DC" w:rsidP="00106042">
      <w:pPr>
        <w:spacing w:line="360" w:lineRule="auto"/>
        <w:jc w:val="both"/>
      </w:pPr>
      <w:r w:rsidRPr="00106042">
        <w:t xml:space="preserve">When the absolute level is considered, in the second specification, the relationship with plot size becomes monotonically positive, with a small curvature (quadratic term is significant) only in Nigeria. Values are somewhat larger, up to about 0.2 acres in the observed plot size range, but still small. </w:t>
      </w:r>
    </w:p>
    <w:p w14:paraId="299DBBF2" w14:textId="4C90DC9E" w:rsidR="003652DC" w:rsidRPr="00106042" w:rsidRDefault="003652DC" w:rsidP="00106042">
      <w:pPr>
        <w:spacing w:line="360" w:lineRule="auto"/>
        <w:jc w:val="both"/>
      </w:pPr>
      <w:r w:rsidRPr="00106042">
        <w:t>When the percentage bias is considered (third specification)</w:t>
      </w:r>
      <w:r w:rsidR="007B4841" w:rsidRPr="00106042">
        <w:t>,</w:t>
      </w:r>
      <w:r w:rsidRPr="00106042">
        <w:t xml:space="preserve"> the relationship with plot size becomes an L-shaped quadratic curve (the cubic term is significant only in Ethiopia and the pooled data, tilting the curve up around the 2 acres mark). The last specification has the absolute bias expressed in percentage terms as the dependent variable, with the relationship with plot size being again best characterized as L-shaped. </w:t>
      </w:r>
    </w:p>
    <w:p w14:paraId="233FFD18" w14:textId="77777777" w:rsidR="003652DC" w:rsidRPr="00106042" w:rsidRDefault="003652DC" w:rsidP="00106042">
      <w:pPr>
        <w:spacing w:line="360" w:lineRule="auto"/>
        <w:jc w:val="both"/>
      </w:pPr>
      <w:r w:rsidRPr="00106042">
        <w:t xml:space="preserve">Taken together these results are in line with the earlier descriptive analysis in that the overall distribution of the bias does not seem to bear much relationship with plot size, as they are largely equally distributed on the positive and negative side. The absolute magnitude of the error does however increase somewhat with plot size, but less than proportionally. For that reason, in percentage terms the bias actually declines fairly rapidly as plot size increase, stabilizing as plot size reaches the 1-2 acres range. </w:t>
      </w:r>
    </w:p>
    <w:p w14:paraId="7429E56A" w14:textId="2C3F9EA9" w:rsidR="00F418A8" w:rsidRPr="00106042" w:rsidRDefault="003652DC" w:rsidP="00106042">
      <w:pPr>
        <w:spacing w:line="360" w:lineRule="auto"/>
        <w:jc w:val="both"/>
      </w:pPr>
      <w:r w:rsidRPr="00106042">
        <w:t>Of the other covariates reflecting physical characteristics expected to affect the quality of GPS measures (cloud and canopy cover, plot slope)</w:t>
      </w:r>
      <w:r w:rsidR="007B4841" w:rsidRPr="00106042">
        <w:t>,</w:t>
      </w:r>
      <w:r w:rsidRPr="00106042">
        <w:t xml:space="preserve"> hardly any are consistently significant across countr</w:t>
      </w:r>
      <w:r w:rsidR="00497809" w:rsidRPr="00106042">
        <w:t>ies</w:t>
      </w:r>
      <w:r w:rsidRPr="00106042">
        <w:t xml:space="preserve">. </w:t>
      </w:r>
      <w:r w:rsidR="00F418A8" w:rsidRPr="00106042">
        <w:t>In Ethiopia and Tanzania, there is evidence that heavy canopy cover does increase relative bias (in absolute value, specification 4).</w:t>
      </w:r>
    </w:p>
    <w:p w14:paraId="68DD54D0" w14:textId="5ED29671" w:rsidR="003652DC" w:rsidRPr="00106042" w:rsidRDefault="003652DC" w:rsidP="00106042">
      <w:pPr>
        <w:spacing w:line="360" w:lineRule="auto"/>
        <w:jc w:val="both"/>
      </w:pPr>
      <w:r w:rsidRPr="00106042">
        <w:t xml:space="preserve">What appear to matter most are closing error and the perimeter/area ratio. The former reflects inaccuracy in the CR measure, while the latter is a proxy for the complexity of the plot shape which is likely to affect the accuracy of GPS measures, but can in principle also be capturing noise in the CR measure </w:t>
      </w:r>
      <w:r w:rsidR="00497809" w:rsidRPr="00106042">
        <w:t xml:space="preserve">aside from </w:t>
      </w:r>
      <w:r w:rsidRPr="00106042">
        <w:t xml:space="preserve">what is captured by the closing error. </w:t>
      </w:r>
    </w:p>
    <w:p w14:paraId="6F8327E6" w14:textId="77777777" w:rsidR="009A44BB" w:rsidRDefault="009A44BB" w:rsidP="00106042">
      <w:pPr>
        <w:spacing w:line="360" w:lineRule="auto"/>
        <w:jc w:val="both"/>
        <w:rPr>
          <w:b/>
        </w:rPr>
      </w:pPr>
    </w:p>
    <w:p w14:paraId="159E938D" w14:textId="77777777" w:rsidR="009A44BB" w:rsidRDefault="009A44BB" w:rsidP="00106042">
      <w:pPr>
        <w:spacing w:line="360" w:lineRule="auto"/>
        <w:jc w:val="both"/>
        <w:rPr>
          <w:b/>
        </w:rPr>
      </w:pPr>
    </w:p>
    <w:p w14:paraId="7F8F3866" w14:textId="77777777" w:rsidR="009A44BB" w:rsidRDefault="009A44BB" w:rsidP="00106042">
      <w:pPr>
        <w:spacing w:line="360" w:lineRule="auto"/>
        <w:jc w:val="both"/>
        <w:rPr>
          <w:b/>
        </w:rPr>
      </w:pPr>
    </w:p>
    <w:p w14:paraId="34739964" w14:textId="77777777" w:rsidR="009A44BB" w:rsidRDefault="009A44BB" w:rsidP="00106042">
      <w:pPr>
        <w:spacing w:line="360" w:lineRule="auto"/>
        <w:jc w:val="both"/>
        <w:rPr>
          <w:b/>
        </w:rPr>
      </w:pPr>
    </w:p>
    <w:p w14:paraId="51D06060" w14:textId="77777777" w:rsidR="009A44BB" w:rsidRDefault="009A44BB" w:rsidP="00106042">
      <w:pPr>
        <w:spacing w:line="360" w:lineRule="auto"/>
        <w:jc w:val="both"/>
        <w:rPr>
          <w:b/>
        </w:rPr>
      </w:pPr>
    </w:p>
    <w:p w14:paraId="420E34EB" w14:textId="77777777" w:rsidR="009A44BB" w:rsidRDefault="009A44BB" w:rsidP="00106042">
      <w:pPr>
        <w:spacing w:line="360" w:lineRule="auto"/>
        <w:jc w:val="both"/>
        <w:rPr>
          <w:b/>
        </w:rPr>
      </w:pPr>
    </w:p>
    <w:p w14:paraId="3610E062" w14:textId="77777777" w:rsidR="009A44BB" w:rsidRDefault="009A44BB" w:rsidP="00106042">
      <w:pPr>
        <w:spacing w:line="360" w:lineRule="auto"/>
        <w:jc w:val="both"/>
        <w:rPr>
          <w:b/>
        </w:rPr>
      </w:pPr>
    </w:p>
    <w:p w14:paraId="33E1B2EB" w14:textId="18EB8B29" w:rsidR="00C15B18" w:rsidRDefault="00C15B18" w:rsidP="00106042">
      <w:pPr>
        <w:spacing w:line="360" w:lineRule="auto"/>
        <w:jc w:val="both"/>
      </w:pPr>
      <w:r w:rsidRPr="0066125A">
        <w:rPr>
          <w:b/>
        </w:rPr>
        <w:t xml:space="preserve">Figure </w:t>
      </w:r>
      <w:del w:id="1641" w:author="Sydney Gourlay" w:date="2016-06-17T13:15:00Z">
        <w:r w:rsidR="00850F34" w:rsidRPr="0066125A" w:rsidDel="00626910">
          <w:rPr>
            <w:b/>
          </w:rPr>
          <w:delText xml:space="preserve">9 </w:delText>
        </w:r>
      </w:del>
      <w:ins w:id="1642" w:author="Sydney Gourlay" w:date="2016-06-17T13:15:00Z">
        <w:r w:rsidR="00626910">
          <w:rPr>
            <w:b/>
          </w:rPr>
          <w:t>11</w:t>
        </w:r>
        <w:r w:rsidR="00626910" w:rsidRPr="0066125A">
          <w:rPr>
            <w:b/>
          </w:rPr>
          <w:t xml:space="preserve"> </w:t>
        </w:r>
      </w:ins>
      <w:r w:rsidR="00850F34" w:rsidRPr="0066125A">
        <w:rPr>
          <w:b/>
        </w:rPr>
        <w:t xml:space="preserve">– </w:t>
      </w:r>
      <w:r w:rsidRPr="0066125A">
        <w:rPr>
          <w:b/>
        </w:rPr>
        <w:t xml:space="preserve">Graphic </w:t>
      </w:r>
      <w:r w:rsidR="00850F34" w:rsidRPr="0066125A">
        <w:rPr>
          <w:b/>
        </w:rPr>
        <w:t xml:space="preserve">Representation </w:t>
      </w:r>
      <w:r w:rsidR="00850F34">
        <w:rPr>
          <w:b/>
        </w:rPr>
        <w:t>of</w:t>
      </w:r>
      <w:r w:rsidR="00850F34" w:rsidRPr="0066125A">
        <w:rPr>
          <w:b/>
        </w:rPr>
        <w:t xml:space="preserve"> Land Area Coefficients Found </w:t>
      </w:r>
      <w:r w:rsidR="00850F34">
        <w:rPr>
          <w:b/>
        </w:rPr>
        <w:t>in</w:t>
      </w:r>
      <w:r w:rsidR="00850F34" w:rsidRPr="0066125A">
        <w:rPr>
          <w:b/>
        </w:rPr>
        <w:t xml:space="preserve"> </w:t>
      </w:r>
      <w:r w:rsidRPr="0066125A">
        <w:rPr>
          <w:b/>
        </w:rPr>
        <w:t xml:space="preserve">Table </w:t>
      </w:r>
      <w:del w:id="1643" w:author="Sydney Gourlay" w:date="2016-06-17T14:44:00Z">
        <w:r w:rsidR="00850F34" w:rsidDel="00A170E6">
          <w:rPr>
            <w:b/>
          </w:rPr>
          <w:delText>2</w:delText>
        </w:r>
      </w:del>
      <w:ins w:id="1644" w:author="Abhilasha Vaid" w:date="2016-06-17T15:47:00Z">
        <w:del w:id="1645" w:author="Sydney Gourlay" w:date="2016-06-17T14:44:00Z">
          <w:r w:rsidR="00FC0C54" w:rsidDel="00A170E6">
            <w:rPr>
              <w:b/>
            </w:rPr>
            <w:delText>1</w:delText>
          </w:r>
        </w:del>
      </w:ins>
      <w:ins w:id="1646" w:author="Sydney Gourlay" w:date="2016-06-17T14:44:00Z">
        <w:r w:rsidR="00A170E6">
          <w:rPr>
            <w:b/>
          </w:rPr>
          <w:t>19</w:t>
        </w:r>
      </w:ins>
      <w:del w:id="1647" w:author="Abhilasha Vaid" w:date="2016-06-17T15:47:00Z">
        <w:r w:rsidR="00850F34" w:rsidDel="00FC0C54">
          <w:rPr>
            <w:b/>
          </w:rPr>
          <w:delText>0</w:delText>
        </w:r>
      </w:del>
    </w:p>
    <w:p w14:paraId="7499BA02" w14:textId="08D034EF" w:rsidR="00C15B18" w:rsidRDefault="00C15B18" w:rsidP="00106042">
      <w:pPr>
        <w:spacing w:line="360" w:lineRule="auto"/>
        <w:jc w:val="both"/>
      </w:pPr>
      <w:r>
        <w:rPr>
          <w:noProof/>
        </w:rPr>
        <w:drawing>
          <wp:inline distT="0" distB="0" distL="0" distR="0" wp14:anchorId="368B605C" wp14:editId="68A24372">
            <wp:extent cx="6400800" cy="1617980"/>
            <wp:effectExtent l="0" t="0" r="0" b="7620"/>
            <wp:docPr id="5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1617980"/>
                    </a:xfrm>
                    <a:prstGeom prst="rect">
                      <a:avLst/>
                    </a:prstGeom>
                    <a:noFill/>
                    <a:ln>
                      <a:noFill/>
                    </a:ln>
                  </pic:spPr>
                </pic:pic>
              </a:graphicData>
            </a:graphic>
          </wp:inline>
        </w:drawing>
      </w:r>
    </w:p>
    <w:p w14:paraId="34025C35" w14:textId="136B0FB5" w:rsidR="00C15B18" w:rsidRDefault="00C15B18" w:rsidP="00106042">
      <w:pPr>
        <w:spacing w:line="360" w:lineRule="auto"/>
        <w:jc w:val="both"/>
      </w:pPr>
      <w:r>
        <w:rPr>
          <w:noProof/>
        </w:rPr>
        <w:drawing>
          <wp:inline distT="0" distB="0" distL="0" distR="0" wp14:anchorId="0D465718" wp14:editId="7D32ABE3">
            <wp:extent cx="6400800" cy="1617980"/>
            <wp:effectExtent l="0" t="0" r="0" b="7620"/>
            <wp:docPr id="55"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1617980"/>
                    </a:xfrm>
                    <a:prstGeom prst="rect">
                      <a:avLst/>
                    </a:prstGeom>
                    <a:noFill/>
                    <a:ln>
                      <a:noFill/>
                    </a:ln>
                  </pic:spPr>
                </pic:pic>
              </a:graphicData>
            </a:graphic>
          </wp:inline>
        </w:drawing>
      </w:r>
    </w:p>
    <w:p w14:paraId="1BF91B94" w14:textId="61D45702" w:rsidR="00C15B18" w:rsidRDefault="00C15B18" w:rsidP="00106042">
      <w:pPr>
        <w:spacing w:line="360" w:lineRule="auto"/>
        <w:jc w:val="both"/>
      </w:pPr>
      <w:r>
        <w:rPr>
          <w:noProof/>
        </w:rPr>
        <w:drawing>
          <wp:inline distT="0" distB="0" distL="0" distR="0" wp14:anchorId="2A1AD19A" wp14:editId="6121B60A">
            <wp:extent cx="6400800" cy="1618615"/>
            <wp:effectExtent l="0" t="0" r="0" b="6985"/>
            <wp:docPr id="5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1618615"/>
                    </a:xfrm>
                    <a:prstGeom prst="rect">
                      <a:avLst/>
                    </a:prstGeom>
                    <a:noFill/>
                    <a:ln>
                      <a:noFill/>
                    </a:ln>
                  </pic:spPr>
                </pic:pic>
              </a:graphicData>
            </a:graphic>
          </wp:inline>
        </w:drawing>
      </w:r>
    </w:p>
    <w:p w14:paraId="4CF8F3BF" w14:textId="71F78563" w:rsidR="00A15901" w:rsidRPr="00106042" w:rsidRDefault="00C15B18" w:rsidP="00106042">
      <w:pPr>
        <w:spacing w:line="360" w:lineRule="auto"/>
        <w:jc w:val="both"/>
      </w:pPr>
      <w:r>
        <w:rPr>
          <w:noProof/>
        </w:rPr>
        <w:drawing>
          <wp:inline distT="0" distB="0" distL="0" distR="0" wp14:anchorId="63C6B9F0" wp14:editId="02CCEEF0">
            <wp:extent cx="6400800" cy="1618615"/>
            <wp:effectExtent l="0" t="0" r="0" b="6985"/>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1618615"/>
                    </a:xfrm>
                    <a:prstGeom prst="rect">
                      <a:avLst/>
                    </a:prstGeom>
                    <a:noFill/>
                    <a:ln>
                      <a:noFill/>
                    </a:ln>
                  </pic:spPr>
                </pic:pic>
              </a:graphicData>
            </a:graphic>
          </wp:inline>
        </w:drawing>
      </w:r>
    </w:p>
    <w:p w14:paraId="407CCE3E" w14:textId="77777777" w:rsidR="009A44BB" w:rsidRDefault="009A44BB" w:rsidP="00106042">
      <w:pPr>
        <w:spacing w:line="360" w:lineRule="auto"/>
        <w:jc w:val="both"/>
      </w:pPr>
    </w:p>
    <w:p w14:paraId="0E0B9A44" w14:textId="7A5DC7ED" w:rsidR="003652DC" w:rsidRPr="00106042" w:rsidRDefault="003652DC" w:rsidP="00106042">
      <w:pPr>
        <w:spacing w:line="360" w:lineRule="auto"/>
        <w:jc w:val="both"/>
      </w:pPr>
      <w:r w:rsidRPr="00106042">
        <w:t xml:space="preserve">Although the difference between the two objective measurements is relatively small on average, it is worth </w:t>
      </w:r>
      <w:r w:rsidR="00450246" w:rsidRPr="00106042">
        <w:t xml:space="preserve">exploring </w:t>
      </w:r>
      <w:r w:rsidRPr="00106042">
        <w:t xml:space="preserve">the problem cases in which the deviation is much larger. </w:t>
      </w:r>
      <w:r w:rsidR="002B6C1E">
        <w:t>Table 2</w:t>
      </w:r>
      <w:ins w:id="1648" w:author="Sydney Gourlay" w:date="2016-06-17T13:35:00Z">
        <w:r w:rsidR="005870A9">
          <w:t>0</w:t>
        </w:r>
      </w:ins>
      <w:ins w:id="1649" w:author="Abhilasha Vaid" w:date="2016-06-17T15:47:00Z">
        <w:del w:id="1650" w:author="Sydney Gourlay" w:date="2016-06-17T13:35:00Z">
          <w:r w:rsidR="00FC0C54" w:rsidDel="005870A9">
            <w:delText>2</w:delText>
          </w:r>
        </w:del>
      </w:ins>
      <w:del w:id="1651" w:author="Abhilasha Vaid" w:date="2016-06-17T15:47:00Z">
        <w:r w:rsidR="002B6C1E" w:rsidDel="00FC0C54">
          <w:delText>1</w:delText>
        </w:r>
      </w:del>
      <w:r w:rsidR="002B6C1E">
        <w:t xml:space="preserve"> </w:t>
      </w:r>
      <w:r w:rsidRPr="00106042">
        <w:t>report</w:t>
      </w:r>
      <w:r w:rsidR="002B6C1E">
        <w:t>s</w:t>
      </w:r>
      <w:r w:rsidRPr="00106042">
        <w:t xml:space="preserve"> results of a </w:t>
      </w:r>
      <w:proofErr w:type="spellStart"/>
      <w:r w:rsidRPr="00106042">
        <w:t>probit</w:t>
      </w:r>
      <w:proofErr w:type="spellEnd"/>
      <w:r w:rsidRPr="00106042">
        <w:t xml:space="preserve"> model (see equation 2) estimating the probability of a plot being a “problem plot” – defined here as having a relative bias greater than 10</w:t>
      </w:r>
      <w:r w:rsidR="00AA0C8C" w:rsidRPr="00106042">
        <w:t xml:space="preserve"> percent</w:t>
      </w:r>
      <w:r w:rsidRPr="00106042">
        <w:t xml:space="preserve"> (in absolute value). In all countries</w:t>
      </w:r>
      <w:r w:rsidR="0027410B" w:rsidRPr="00106042">
        <w:t>,</w:t>
      </w:r>
      <w:r w:rsidRPr="00106042">
        <w:t xml:space="preserve"> we find evidence </w:t>
      </w:r>
      <w:r w:rsidR="00F418A8" w:rsidRPr="00106042">
        <w:t>that the plots with the highest probability of large measurement error are the very small plots. The regressions unveil</w:t>
      </w:r>
      <w:r w:rsidRPr="00106042">
        <w:t xml:space="preserve"> a cubic relationship between the </w:t>
      </w:r>
      <w:proofErr w:type="gramStart"/>
      <w:r w:rsidRPr="00106042">
        <w:t>probability</w:t>
      </w:r>
      <w:proofErr w:type="gramEnd"/>
      <w:r w:rsidRPr="00106042">
        <w:t xml:space="preserve"> of GPS </w:t>
      </w:r>
      <w:r w:rsidR="00F46E50" w:rsidRPr="00106042">
        <w:t xml:space="preserve">measures being </w:t>
      </w:r>
      <w:r w:rsidRPr="00106042">
        <w:t>overestimat</w:t>
      </w:r>
      <w:r w:rsidR="00F46E50" w:rsidRPr="00106042">
        <w:t>ed</w:t>
      </w:r>
      <w:r w:rsidRPr="00106042">
        <w:t xml:space="preserve"> by more than 10 percent </w:t>
      </w:r>
      <w:r w:rsidR="00527825" w:rsidRPr="00106042">
        <w:t xml:space="preserve">of </w:t>
      </w:r>
      <w:r w:rsidRPr="00106042">
        <w:t xml:space="preserve">plot size. That translates into the probability being highest for very small plots, and decreasing fast as plot size increases, before flattening fairly quickly (and eventually tilting up somewhat) for larger plot sizes. The same relationship is found for plots underestimated by GPS in Ethiopia, but not in the other two experiments. As in the OLS regression, in the </w:t>
      </w:r>
      <w:proofErr w:type="spellStart"/>
      <w:r w:rsidRPr="00106042">
        <w:t>probit</w:t>
      </w:r>
      <w:proofErr w:type="spellEnd"/>
      <w:r w:rsidRPr="00106042">
        <w:t xml:space="preserve"> model the other covariates that appear to be playing a role are closing error and perimeter/area ratio. Tree canopy cover appears to play more of a role in these regressions, implying that the effects of canopy cover are not felt equally throughout the distribution of the bias variable, but that they </w:t>
      </w:r>
      <w:r w:rsidR="00C34626" w:rsidRPr="00106042">
        <w:t>are relevant</w:t>
      </w:r>
      <w:r w:rsidRPr="00106042">
        <w:t xml:space="preserve"> in particular regions of the distribution. Weather at the time of GPS measurement has a more limited effect. In Tanzania, plots that are measured during “mostly cloudy”, “all cloudy”, or “rainy” weather are slightly more likely to be overstated by GPS by 10</w:t>
      </w:r>
      <w:r w:rsidR="00AA0C8C" w:rsidRPr="00106042">
        <w:t xml:space="preserve"> percent</w:t>
      </w:r>
      <w:r w:rsidRPr="00106042">
        <w:t xml:space="preserve"> or more (compared to plots measured during “partly cloudy” or clearer weather). In all other countries and specifications</w:t>
      </w:r>
      <w:r w:rsidR="000B6EF5" w:rsidRPr="00106042">
        <w:t>,</w:t>
      </w:r>
      <w:r w:rsidRPr="00106042">
        <w:t xml:space="preserve"> the cloudy or rainy weather does not have a statistically significant effect on the probability of area being measured with high bias.</w:t>
      </w:r>
    </w:p>
    <w:p w14:paraId="2C4A2368" w14:textId="77777777" w:rsidR="00C90878" w:rsidRDefault="00C90878" w:rsidP="004A51D0"/>
    <w:p w14:paraId="0929A602" w14:textId="77777777" w:rsidR="00C90878" w:rsidRDefault="00C90878" w:rsidP="004A51D0">
      <w:pPr>
        <w:sectPr w:rsidR="00C90878" w:rsidSect="00421A24">
          <w:pgSz w:w="12240" w:h="15840"/>
          <w:pgMar w:top="1440" w:right="1080" w:bottom="1440" w:left="1080" w:header="720" w:footer="720" w:gutter="0"/>
          <w:cols w:space="720"/>
          <w:docGrid w:linePitch="360"/>
        </w:sectPr>
      </w:pPr>
    </w:p>
    <w:p w14:paraId="6879B918" w14:textId="7ACBBB85" w:rsidR="004A51D0" w:rsidRDefault="004A51D0" w:rsidP="004A51D0">
      <w:r w:rsidRPr="0066125A">
        <w:rPr>
          <w:b/>
        </w:rPr>
        <w:t xml:space="preserve">Table </w:t>
      </w:r>
      <w:r w:rsidR="002B6C1E">
        <w:rPr>
          <w:b/>
        </w:rPr>
        <w:t>2</w:t>
      </w:r>
      <w:ins w:id="1652" w:author="Sydney Gourlay" w:date="2016-06-17T13:35:00Z">
        <w:r w:rsidR="005870A9">
          <w:rPr>
            <w:b/>
          </w:rPr>
          <w:t>0</w:t>
        </w:r>
      </w:ins>
      <w:ins w:id="1653" w:author="Abhilasha Vaid" w:date="2016-06-17T15:47:00Z">
        <w:del w:id="1654" w:author="Sydney Gourlay" w:date="2016-06-17T13:35:00Z">
          <w:r w:rsidR="00FC0C54" w:rsidDel="005870A9">
            <w:rPr>
              <w:b/>
            </w:rPr>
            <w:delText>2</w:delText>
          </w:r>
        </w:del>
      </w:ins>
      <w:del w:id="1655" w:author="Abhilasha Vaid" w:date="2016-06-17T15:47:00Z">
        <w:r w:rsidR="002B6C1E" w:rsidDel="00FC0C54">
          <w:rPr>
            <w:b/>
          </w:rPr>
          <w:delText>1</w:delText>
        </w:r>
      </w:del>
      <w:r w:rsidRPr="0066125A">
        <w:rPr>
          <w:b/>
        </w:rPr>
        <w:t xml:space="preserve">– Determinants of </w:t>
      </w:r>
      <w:proofErr w:type="gramStart"/>
      <w:r w:rsidR="00524CCB">
        <w:rPr>
          <w:b/>
        </w:rPr>
        <w:t>H</w:t>
      </w:r>
      <w:r w:rsidRPr="0066125A">
        <w:rPr>
          <w:b/>
        </w:rPr>
        <w:t>igh</w:t>
      </w:r>
      <w:r w:rsidR="009A44BB">
        <w:rPr>
          <w:b/>
        </w:rPr>
        <w:t>-</w:t>
      </w:r>
      <w:r w:rsidR="00524CCB">
        <w:rPr>
          <w:b/>
        </w:rPr>
        <w:t>B</w:t>
      </w:r>
      <w:r w:rsidRPr="0066125A">
        <w:rPr>
          <w:b/>
        </w:rPr>
        <w:t>ias</w:t>
      </w:r>
      <w:proofErr w:type="gramEnd"/>
    </w:p>
    <w:p w14:paraId="36BE9B44" w14:textId="669D6C5D" w:rsidR="004A51D0" w:rsidRPr="0066125A" w:rsidRDefault="004A51D0" w:rsidP="005B6EA1">
      <w:pPr>
        <w:ind w:left="142"/>
        <w:contextualSpacing/>
        <w:rPr>
          <w:rFonts w:asciiTheme="minorHAnsi" w:hAnsiTheme="minorHAnsi" w:cs="Times New Roman"/>
          <w:sz w:val="20"/>
          <w:szCs w:val="20"/>
        </w:rPr>
      </w:pPr>
      <w:commentRangeStart w:id="1656"/>
      <w:commentRangeStart w:id="1657"/>
      <w:proofErr w:type="spellStart"/>
      <w:r w:rsidRPr="005B6EA1">
        <w:rPr>
          <w:rFonts w:asciiTheme="minorHAnsi" w:hAnsiTheme="minorHAnsi" w:cs="Times New Roman"/>
          <w:sz w:val="20"/>
          <w:szCs w:val="20"/>
        </w:rPr>
        <w:t>Probit</w:t>
      </w:r>
      <w:proofErr w:type="spellEnd"/>
      <w:r w:rsidRPr="002B239C">
        <w:rPr>
          <w:rFonts w:ascii="Times New Roman" w:hAnsi="Times New Roman" w:cs="Times New Roman"/>
          <w:sz w:val="20"/>
          <w:szCs w:val="20"/>
        </w:rPr>
        <w:t xml:space="preserve"> </w:t>
      </w:r>
      <w:r w:rsidRPr="0066125A">
        <w:rPr>
          <w:rFonts w:asciiTheme="minorHAnsi" w:hAnsiTheme="minorHAnsi" w:cs="Times New Roman"/>
          <w:sz w:val="20"/>
          <w:szCs w:val="20"/>
        </w:rPr>
        <w:t>(reporting marginal effects), Error Clustered on Enumerator ID</w:t>
      </w:r>
      <w:commentRangeEnd w:id="1656"/>
      <w:r w:rsidR="00133833">
        <w:rPr>
          <w:rStyle w:val="CommentReference"/>
          <w:lang w:eastAsia="ja-JP"/>
        </w:rPr>
        <w:commentReference w:id="1656"/>
      </w:r>
      <w:commentRangeEnd w:id="1657"/>
      <w:r w:rsidR="005014F2">
        <w:rPr>
          <w:rStyle w:val="CommentReference"/>
          <w:lang w:eastAsia="ja-JP"/>
        </w:rPr>
        <w:commentReference w:id="1657"/>
      </w:r>
    </w:p>
    <w:tbl>
      <w:tblPr>
        <w:tblpPr w:leftFromText="180" w:rightFromText="180" w:vertAnchor="page" w:horzAnchor="page" w:tblpX="820" w:tblpY="1445"/>
        <w:tblW w:w="5000" w:type="pct"/>
        <w:tblLook w:val="04A0" w:firstRow="1" w:lastRow="0" w:firstColumn="1" w:lastColumn="0" w:noHBand="0" w:noVBand="1"/>
      </w:tblPr>
      <w:tblGrid>
        <w:gridCol w:w="2780"/>
        <w:gridCol w:w="1169"/>
        <w:gridCol w:w="909"/>
        <w:gridCol w:w="908"/>
        <w:gridCol w:w="1168"/>
        <w:gridCol w:w="908"/>
        <w:gridCol w:w="857"/>
        <w:gridCol w:w="1168"/>
        <w:gridCol w:w="908"/>
        <w:gridCol w:w="857"/>
        <w:gridCol w:w="1168"/>
        <w:gridCol w:w="908"/>
        <w:gridCol w:w="908"/>
      </w:tblGrid>
      <w:tr w:rsidR="0030274C" w:rsidRPr="002B239C" w14:paraId="0B4493FB" w14:textId="77777777" w:rsidTr="005B6EA1">
        <w:trPr>
          <w:trHeight w:val="315"/>
        </w:trPr>
        <w:tc>
          <w:tcPr>
            <w:tcW w:w="807" w:type="pct"/>
            <w:tcBorders>
              <w:top w:val="single" w:sz="4" w:space="0" w:color="auto"/>
              <w:left w:val="nil"/>
              <w:bottom w:val="nil"/>
              <w:right w:val="single" w:sz="4" w:space="0" w:color="auto"/>
            </w:tcBorders>
            <w:shd w:val="clear" w:color="auto" w:fill="A9D5E7" w:themeFill="accent1" w:themeFillTint="66"/>
            <w:noWrap/>
            <w:vAlign w:val="bottom"/>
            <w:hideMark/>
          </w:tcPr>
          <w:p w14:paraId="14E3787C" w14:textId="77777777" w:rsidR="0030274C" w:rsidRPr="002B239C" w:rsidRDefault="0030274C" w:rsidP="0030274C">
            <w:pPr>
              <w:spacing w:after="0" w:line="240" w:lineRule="auto"/>
              <w:rPr>
                <w:rFonts w:ascii="Calibri" w:eastAsia="Times New Roman" w:hAnsi="Calibri" w:cs="Times New Roman"/>
                <w:sz w:val="18"/>
                <w:szCs w:val="18"/>
              </w:rPr>
            </w:pPr>
          </w:p>
        </w:tc>
        <w:tc>
          <w:tcPr>
            <w:tcW w:w="1061" w:type="pct"/>
            <w:gridSpan w:val="3"/>
            <w:tcBorders>
              <w:top w:val="single" w:sz="4" w:space="0" w:color="auto"/>
              <w:left w:val="single" w:sz="4" w:space="0" w:color="auto"/>
              <w:bottom w:val="nil"/>
              <w:right w:val="nil"/>
            </w:tcBorders>
            <w:shd w:val="clear" w:color="auto" w:fill="A9D5E7" w:themeFill="accent1" w:themeFillTint="66"/>
            <w:noWrap/>
            <w:vAlign w:val="bottom"/>
            <w:hideMark/>
          </w:tcPr>
          <w:p w14:paraId="7591F068" w14:textId="77777777" w:rsidR="0030274C" w:rsidRPr="002B239C" w:rsidRDefault="0030274C" w:rsidP="0030274C">
            <w:pPr>
              <w:spacing w:after="0" w:line="240" w:lineRule="auto"/>
              <w:jc w:val="center"/>
              <w:rPr>
                <w:rFonts w:ascii="Calibri" w:eastAsia="Times New Roman" w:hAnsi="Calibri" w:cs="Times New Roman"/>
                <w:b/>
                <w:bCs/>
                <w:color w:val="000000"/>
                <w:sz w:val="18"/>
                <w:szCs w:val="18"/>
              </w:rPr>
            </w:pPr>
            <w:r w:rsidRPr="002B239C">
              <w:rPr>
                <w:rFonts w:ascii="Calibri" w:eastAsia="Times New Roman" w:hAnsi="Calibri" w:cs="Times New Roman"/>
                <w:b/>
                <w:bCs/>
                <w:color w:val="000000"/>
                <w:sz w:val="18"/>
                <w:szCs w:val="18"/>
              </w:rPr>
              <w:t>Ethiopia</w:t>
            </w:r>
          </w:p>
        </w:tc>
        <w:tc>
          <w:tcPr>
            <w:tcW w:w="1040" w:type="pct"/>
            <w:gridSpan w:val="3"/>
            <w:tcBorders>
              <w:top w:val="single" w:sz="4" w:space="0" w:color="auto"/>
              <w:left w:val="single" w:sz="4" w:space="0" w:color="auto"/>
              <w:bottom w:val="nil"/>
              <w:right w:val="single" w:sz="4" w:space="0" w:color="000000"/>
            </w:tcBorders>
            <w:shd w:val="clear" w:color="auto" w:fill="A9D5E7" w:themeFill="accent1" w:themeFillTint="66"/>
            <w:noWrap/>
            <w:vAlign w:val="bottom"/>
            <w:hideMark/>
          </w:tcPr>
          <w:p w14:paraId="7AC0AAEE" w14:textId="77777777" w:rsidR="0030274C" w:rsidRPr="002B239C" w:rsidRDefault="0030274C" w:rsidP="0030274C">
            <w:pPr>
              <w:spacing w:after="0" w:line="240" w:lineRule="auto"/>
              <w:jc w:val="center"/>
              <w:rPr>
                <w:rFonts w:ascii="Calibri" w:eastAsia="Times New Roman" w:hAnsi="Calibri" w:cs="Times New Roman"/>
                <w:b/>
                <w:bCs/>
                <w:color w:val="000000"/>
                <w:sz w:val="18"/>
                <w:szCs w:val="18"/>
              </w:rPr>
            </w:pPr>
            <w:r w:rsidRPr="002B239C">
              <w:rPr>
                <w:rFonts w:ascii="Calibri" w:eastAsia="Times New Roman" w:hAnsi="Calibri" w:cs="Times New Roman"/>
                <w:b/>
                <w:bCs/>
                <w:color w:val="000000"/>
                <w:sz w:val="18"/>
                <w:szCs w:val="18"/>
              </w:rPr>
              <w:t>Tanzania</w:t>
            </w:r>
          </w:p>
        </w:tc>
        <w:tc>
          <w:tcPr>
            <w:tcW w:w="1031" w:type="pct"/>
            <w:gridSpan w:val="3"/>
            <w:tcBorders>
              <w:top w:val="single" w:sz="4" w:space="0" w:color="auto"/>
              <w:left w:val="nil"/>
              <w:bottom w:val="nil"/>
              <w:right w:val="single" w:sz="4" w:space="0" w:color="000000"/>
            </w:tcBorders>
            <w:shd w:val="clear" w:color="auto" w:fill="A9D5E7" w:themeFill="accent1" w:themeFillTint="66"/>
            <w:noWrap/>
            <w:vAlign w:val="bottom"/>
            <w:hideMark/>
          </w:tcPr>
          <w:p w14:paraId="4C6A750E" w14:textId="77777777" w:rsidR="0030274C" w:rsidRPr="002B239C" w:rsidRDefault="0030274C" w:rsidP="0030274C">
            <w:pPr>
              <w:spacing w:after="0" w:line="240" w:lineRule="auto"/>
              <w:jc w:val="center"/>
              <w:rPr>
                <w:rFonts w:ascii="Calibri" w:eastAsia="Times New Roman" w:hAnsi="Calibri" w:cs="Times New Roman"/>
                <w:b/>
                <w:bCs/>
                <w:color w:val="000000"/>
                <w:sz w:val="18"/>
                <w:szCs w:val="18"/>
              </w:rPr>
            </w:pPr>
            <w:r w:rsidRPr="002B239C">
              <w:rPr>
                <w:rFonts w:ascii="Calibri" w:eastAsia="Times New Roman" w:hAnsi="Calibri" w:cs="Times New Roman"/>
                <w:b/>
                <w:bCs/>
                <w:color w:val="000000"/>
                <w:sz w:val="18"/>
                <w:szCs w:val="18"/>
              </w:rPr>
              <w:t>Nigeria</w:t>
            </w:r>
          </w:p>
        </w:tc>
        <w:tc>
          <w:tcPr>
            <w:tcW w:w="1060" w:type="pct"/>
            <w:gridSpan w:val="3"/>
            <w:tcBorders>
              <w:top w:val="single" w:sz="4" w:space="0" w:color="auto"/>
              <w:left w:val="nil"/>
              <w:bottom w:val="nil"/>
              <w:right w:val="nil"/>
            </w:tcBorders>
            <w:shd w:val="clear" w:color="auto" w:fill="A9D5E7" w:themeFill="accent1" w:themeFillTint="66"/>
            <w:noWrap/>
            <w:vAlign w:val="bottom"/>
            <w:hideMark/>
          </w:tcPr>
          <w:p w14:paraId="2B197906" w14:textId="77777777" w:rsidR="0030274C" w:rsidRPr="002B239C" w:rsidRDefault="0030274C" w:rsidP="0030274C">
            <w:pPr>
              <w:spacing w:after="0" w:line="240" w:lineRule="auto"/>
              <w:jc w:val="center"/>
              <w:rPr>
                <w:rFonts w:ascii="Calibri" w:eastAsia="Times New Roman" w:hAnsi="Calibri" w:cs="Times New Roman"/>
                <w:b/>
                <w:bCs/>
                <w:color w:val="000000"/>
                <w:sz w:val="18"/>
                <w:szCs w:val="18"/>
              </w:rPr>
            </w:pPr>
            <w:r w:rsidRPr="002B239C">
              <w:rPr>
                <w:rFonts w:ascii="Calibri" w:eastAsia="Times New Roman" w:hAnsi="Calibri" w:cs="Times New Roman"/>
                <w:b/>
                <w:bCs/>
                <w:color w:val="000000"/>
                <w:sz w:val="18"/>
                <w:szCs w:val="18"/>
              </w:rPr>
              <w:t>Pooled</w:t>
            </w:r>
          </w:p>
        </w:tc>
      </w:tr>
      <w:tr w:rsidR="002F1E30" w:rsidRPr="002B239C" w14:paraId="7E622D8D" w14:textId="77777777" w:rsidTr="00E71437">
        <w:trPr>
          <w:trHeight w:val="945"/>
        </w:trPr>
        <w:tc>
          <w:tcPr>
            <w:tcW w:w="807" w:type="pct"/>
            <w:tcBorders>
              <w:top w:val="nil"/>
              <w:left w:val="nil"/>
              <w:bottom w:val="single" w:sz="4" w:space="0" w:color="auto"/>
              <w:right w:val="single" w:sz="4" w:space="0" w:color="auto"/>
            </w:tcBorders>
            <w:shd w:val="clear" w:color="auto" w:fill="A9D5E7" w:themeFill="accent1" w:themeFillTint="66"/>
            <w:noWrap/>
            <w:vAlign w:val="bottom"/>
            <w:hideMark/>
          </w:tcPr>
          <w:p w14:paraId="60EDAB85" w14:textId="77777777" w:rsidR="0030274C" w:rsidRPr="002B239C" w:rsidRDefault="0030274C" w:rsidP="0030274C">
            <w:pPr>
              <w:spacing w:after="0" w:line="240" w:lineRule="auto"/>
              <w:rPr>
                <w:rFonts w:ascii="Calibri" w:eastAsia="Times New Roman" w:hAnsi="Calibri" w:cs="Times New Roman"/>
                <w:b/>
                <w:i/>
                <w:iCs/>
                <w:color w:val="000000"/>
                <w:sz w:val="18"/>
                <w:szCs w:val="18"/>
              </w:rPr>
            </w:pPr>
          </w:p>
        </w:tc>
        <w:tc>
          <w:tcPr>
            <w:tcW w:w="354" w:type="pct"/>
            <w:tcBorders>
              <w:top w:val="nil"/>
              <w:left w:val="single" w:sz="4" w:space="0" w:color="auto"/>
              <w:bottom w:val="single" w:sz="4" w:space="0" w:color="auto"/>
              <w:right w:val="nil"/>
            </w:tcBorders>
            <w:shd w:val="clear" w:color="auto" w:fill="A9D5E7" w:themeFill="accent1" w:themeFillTint="66"/>
            <w:vAlign w:val="bottom"/>
            <w:hideMark/>
          </w:tcPr>
          <w:p w14:paraId="18D9F505" w14:textId="77777777" w:rsidR="0030274C" w:rsidRPr="002B239C" w:rsidRDefault="0030274C" w:rsidP="0030274C">
            <w:pPr>
              <w:spacing w:after="0" w:line="240" w:lineRule="auto"/>
              <w:jc w:val="center"/>
              <w:rPr>
                <w:rFonts w:ascii="Calibri" w:eastAsia="Times New Roman" w:hAnsi="Calibri" w:cs="Times New Roman"/>
                <w:b/>
                <w:color w:val="000000"/>
                <w:sz w:val="18"/>
                <w:szCs w:val="18"/>
              </w:rPr>
            </w:pPr>
            <w:r w:rsidRPr="002B239C">
              <w:rPr>
                <w:rFonts w:ascii="Calibri" w:eastAsia="Times New Roman" w:hAnsi="Calibri" w:cs="Times New Roman"/>
                <w:b/>
                <w:color w:val="000000"/>
                <w:sz w:val="18"/>
                <w:szCs w:val="18"/>
              </w:rPr>
              <w:t>Percent</w:t>
            </w:r>
          </w:p>
          <w:p w14:paraId="7C998346" w14:textId="732ED189" w:rsidR="0030274C" w:rsidRPr="002B239C" w:rsidRDefault="0030274C" w:rsidP="0030274C">
            <w:pPr>
              <w:spacing w:after="0" w:line="240" w:lineRule="auto"/>
              <w:jc w:val="center"/>
              <w:rPr>
                <w:rFonts w:ascii="Calibri" w:eastAsia="Times New Roman" w:hAnsi="Calibri" w:cs="Times New Roman"/>
                <w:b/>
                <w:color w:val="000000"/>
                <w:sz w:val="18"/>
                <w:szCs w:val="18"/>
              </w:rPr>
            </w:pPr>
            <w:del w:id="1658" w:author="Abhilasha Vaid" w:date="2016-06-17T14:28:00Z">
              <w:r w:rsidRPr="002B239C" w:rsidDel="002F1E30">
                <w:rPr>
                  <w:rFonts w:ascii="Calibri" w:eastAsia="Times New Roman" w:hAnsi="Calibri" w:cs="Times New Roman"/>
                  <w:b/>
                  <w:color w:val="000000"/>
                  <w:sz w:val="18"/>
                  <w:szCs w:val="18"/>
                </w:rPr>
                <w:delText>Bias</w:delText>
              </w:r>
            </w:del>
            <w:ins w:id="1659" w:author="Abhilasha Vaid" w:date="2016-06-17T14:28:00Z">
              <w:r w:rsidR="002F1E30">
                <w:rPr>
                  <w:rFonts w:ascii="Calibri" w:eastAsia="Times New Roman" w:hAnsi="Calibri" w:cs="Times New Roman"/>
                  <w:b/>
                  <w:color w:val="000000"/>
                  <w:sz w:val="18"/>
                  <w:szCs w:val="18"/>
                </w:rPr>
                <w:t>b</w:t>
              </w:r>
              <w:r w:rsidR="002F1E30" w:rsidRPr="002B239C">
                <w:rPr>
                  <w:rFonts w:ascii="Calibri" w:eastAsia="Times New Roman" w:hAnsi="Calibri" w:cs="Times New Roman"/>
                  <w:b/>
                  <w:color w:val="000000"/>
                  <w:sz w:val="18"/>
                  <w:szCs w:val="18"/>
                </w:rPr>
                <w:t>ias</w:t>
              </w:r>
            </w:ins>
            <w:r w:rsidRPr="002B239C">
              <w:rPr>
                <w:rFonts w:ascii="Calibri" w:eastAsia="Times New Roman" w:hAnsi="Calibri" w:cs="Times New Roman"/>
                <w:b/>
                <w:color w:val="000000"/>
                <w:sz w:val="18"/>
                <w:szCs w:val="18"/>
              </w:rPr>
              <w:t>&gt;10%</w:t>
            </w:r>
          </w:p>
        </w:tc>
        <w:tc>
          <w:tcPr>
            <w:tcW w:w="354" w:type="pct"/>
            <w:tcBorders>
              <w:top w:val="nil"/>
              <w:left w:val="nil"/>
              <w:bottom w:val="single" w:sz="4" w:space="0" w:color="auto"/>
              <w:right w:val="nil"/>
            </w:tcBorders>
            <w:shd w:val="clear" w:color="auto" w:fill="A9D5E7" w:themeFill="accent1" w:themeFillTint="66"/>
            <w:vAlign w:val="bottom"/>
            <w:hideMark/>
          </w:tcPr>
          <w:p w14:paraId="284E190E" w14:textId="77777777" w:rsidR="0030274C" w:rsidRPr="002B239C" w:rsidRDefault="0030274C" w:rsidP="0030274C">
            <w:pPr>
              <w:spacing w:after="0" w:line="240" w:lineRule="auto"/>
              <w:jc w:val="center"/>
              <w:rPr>
                <w:rFonts w:ascii="Calibri" w:eastAsia="Times New Roman" w:hAnsi="Calibri" w:cs="Times New Roman"/>
                <w:b/>
                <w:color w:val="000000"/>
                <w:sz w:val="18"/>
                <w:szCs w:val="18"/>
              </w:rPr>
            </w:pPr>
            <w:r w:rsidRPr="002B239C">
              <w:rPr>
                <w:rFonts w:ascii="Calibri" w:eastAsia="Times New Roman" w:hAnsi="Calibri" w:cs="Times New Roman"/>
                <w:b/>
                <w:color w:val="000000"/>
                <w:sz w:val="18"/>
                <w:szCs w:val="18"/>
              </w:rPr>
              <w:t xml:space="preserve">GPS </w:t>
            </w:r>
            <w:r w:rsidRPr="002B239C">
              <w:rPr>
                <w:rFonts w:ascii="Calibri" w:eastAsia="Times New Roman" w:hAnsi="Calibri" w:cs="Times New Roman"/>
                <w:b/>
                <w:color w:val="000000"/>
                <w:sz w:val="18"/>
                <w:szCs w:val="18"/>
                <w:u w:val="single"/>
              </w:rPr>
              <w:t>over</w:t>
            </w:r>
            <w:r w:rsidRPr="002B239C">
              <w:rPr>
                <w:rFonts w:ascii="Calibri" w:eastAsia="Times New Roman" w:hAnsi="Calibri" w:cs="Times New Roman"/>
                <w:b/>
                <w:color w:val="000000"/>
                <w:sz w:val="18"/>
                <w:szCs w:val="18"/>
              </w:rPr>
              <w:t>-reported                                                   by &gt; 10%</w:t>
            </w:r>
          </w:p>
        </w:tc>
        <w:tc>
          <w:tcPr>
            <w:tcW w:w="354" w:type="pct"/>
            <w:tcBorders>
              <w:top w:val="nil"/>
              <w:left w:val="nil"/>
              <w:bottom w:val="single" w:sz="4" w:space="0" w:color="auto"/>
              <w:right w:val="nil"/>
            </w:tcBorders>
            <w:shd w:val="clear" w:color="auto" w:fill="A9D5E7" w:themeFill="accent1" w:themeFillTint="66"/>
            <w:vAlign w:val="bottom"/>
            <w:hideMark/>
          </w:tcPr>
          <w:p w14:paraId="5723F50B" w14:textId="77777777" w:rsidR="0030274C" w:rsidRPr="002B239C" w:rsidRDefault="0030274C" w:rsidP="0030274C">
            <w:pPr>
              <w:spacing w:after="0" w:line="240" w:lineRule="auto"/>
              <w:jc w:val="center"/>
              <w:rPr>
                <w:rFonts w:ascii="Calibri" w:eastAsia="Times New Roman" w:hAnsi="Calibri" w:cs="Times New Roman"/>
                <w:b/>
                <w:color w:val="000000"/>
                <w:sz w:val="18"/>
                <w:szCs w:val="18"/>
              </w:rPr>
            </w:pPr>
            <w:r w:rsidRPr="002B239C">
              <w:rPr>
                <w:rFonts w:ascii="Calibri" w:eastAsia="Times New Roman" w:hAnsi="Calibri" w:cs="Times New Roman"/>
                <w:b/>
                <w:color w:val="000000"/>
                <w:sz w:val="18"/>
                <w:szCs w:val="18"/>
              </w:rPr>
              <w:t xml:space="preserve">GPS </w:t>
            </w:r>
            <w:r w:rsidRPr="002B239C">
              <w:rPr>
                <w:rFonts w:ascii="Calibri" w:eastAsia="Times New Roman" w:hAnsi="Calibri" w:cs="Times New Roman"/>
                <w:b/>
                <w:color w:val="000000"/>
                <w:sz w:val="18"/>
                <w:szCs w:val="18"/>
                <w:u w:val="single"/>
              </w:rPr>
              <w:t>under</w:t>
            </w:r>
            <w:r w:rsidRPr="002B239C">
              <w:rPr>
                <w:rFonts w:ascii="Calibri" w:eastAsia="Times New Roman" w:hAnsi="Calibri" w:cs="Times New Roman"/>
                <w:b/>
                <w:color w:val="000000"/>
                <w:sz w:val="18"/>
                <w:szCs w:val="18"/>
              </w:rPr>
              <w:t>-reported                                                   by &gt; 10%</w:t>
            </w:r>
          </w:p>
        </w:tc>
        <w:tc>
          <w:tcPr>
            <w:tcW w:w="353" w:type="pct"/>
            <w:tcBorders>
              <w:top w:val="nil"/>
              <w:left w:val="single" w:sz="4" w:space="0" w:color="auto"/>
              <w:bottom w:val="single" w:sz="4" w:space="0" w:color="auto"/>
              <w:right w:val="nil"/>
            </w:tcBorders>
            <w:shd w:val="clear" w:color="auto" w:fill="A9D5E7" w:themeFill="accent1" w:themeFillTint="66"/>
            <w:vAlign w:val="bottom"/>
            <w:hideMark/>
          </w:tcPr>
          <w:p w14:paraId="197C815D" w14:textId="77777777" w:rsidR="0030274C" w:rsidRPr="002B239C" w:rsidRDefault="0030274C" w:rsidP="0030274C">
            <w:pPr>
              <w:spacing w:after="0" w:line="240" w:lineRule="auto"/>
              <w:jc w:val="center"/>
              <w:rPr>
                <w:rFonts w:ascii="Calibri" w:eastAsia="Times New Roman" w:hAnsi="Calibri" w:cs="Times New Roman"/>
                <w:b/>
                <w:color w:val="000000"/>
                <w:sz w:val="18"/>
                <w:szCs w:val="18"/>
              </w:rPr>
            </w:pPr>
            <w:r w:rsidRPr="002B239C">
              <w:rPr>
                <w:rFonts w:ascii="Calibri" w:eastAsia="Times New Roman" w:hAnsi="Calibri" w:cs="Times New Roman"/>
                <w:b/>
                <w:color w:val="000000"/>
                <w:sz w:val="18"/>
                <w:szCs w:val="18"/>
              </w:rPr>
              <w:t>Percent</w:t>
            </w:r>
          </w:p>
          <w:p w14:paraId="587B8282" w14:textId="30F1EEE8" w:rsidR="0030274C" w:rsidRPr="002B239C" w:rsidRDefault="0030274C" w:rsidP="0030274C">
            <w:pPr>
              <w:spacing w:after="0" w:line="240" w:lineRule="auto"/>
              <w:jc w:val="center"/>
              <w:rPr>
                <w:rFonts w:ascii="Calibri" w:eastAsia="Times New Roman" w:hAnsi="Calibri" w:cs="Times New Roman"/>
                <w:b/>
                <w:color w:val="000000"/>
                <w:sz w:val="18"/>
                <w:szCs w:val="18"/>
              </w:rPr>
            </w:pPr>
            <w:del w:id="1660" w:author="Abhilasha Vaid" w:date="2016-06-17T14:28:00Z">
              <w:r w:rsidRPr="002B239C" w:rsidDel="002F1E30">
                <w:rPr>
                  <w:rFonts w:ascii="Calibri" w:eastAsia="Times New Roman" w:hAnsi="Calibri" w:cs="Times New Roman"/>
                  <w:b/>
                  <w:color w:val="000000"/>
                  <w:sz w:val="18"/>
                  <w:szCs w:val="18"/>
                </w:rPr>
                <w:delText>Bias</w:delText>
              </w:r>
            </w:del>
            <w:ins w:id="1661" w:author="Abhilasha Vaid" w:date="2016-06-17T14:28:00Z">
              <w:r w:rsidR="002F1E30">
                <w:rPr>
                  <w:rFonts w:ascii="Calibri" w:eastAsia="Times New Roman" w:hAnsi="Calibri" w:cs="Times New Roman"/>
                  <w:b/>
                  <w:color w:val="000000"/>
                  <w:sz w:val="18"/>
                  <w:szCs w:val="18"/>
                </w:rPr>
                <w:t>b</w:t>
              </w:r>
              <w:r w:rsidR="002F1E30" w:rsidRPr="002B239C">
                <w:rPr>
                  <w:rFonts w:ascii="Calibri" w:eastAsia="Times New Roman" w:hAnsi="Calibri" w:cs="Times New Roman"/>
                  <w:b/>
                  <w:color w:val="000000"/>
                  <w:sz w:val="18"/>
                  <w:szCs w:val="18"/>
                </w:rPr>
                <w:t>ias</w:t>
              </w:r>
            </w:ins>
            <w:r w:rsidRPr="002B239C">
              <w:rPr>
                <w:rFonts w:ascii="Calibri" w:eastAsia="Times New Roman" w:hAnsi="Calibri" w:cs="Times New Roman"/>
                <w:b/>
                <w:color w:val="000000"/>
                <w:sz w:val="18"/>
                <w:szCs w:val="18"/>
              </w:rPr>
              <w:t>&gt;10%</w:t>
            </w:r>
          </w:p>
        </w:tc>
        <w:tc>
          <w:tcPr>
            <w:tcW w:w="353" w:type="pct"/>
            <w:tcBorders>
              <w:top w:val="nil"/>
              <w:left w:val="nil"/>
              <w:bottom w:val="single" w:sz="4" w:space="0" w:color="auto"/>
              <w:right w:val="nil"/>
            </w:tcBorders>
            <w:shd w:val="clear" w:color="auto" w:fill="A9D5E7" w:themeFill="accent1" w:themeFillTint="66"/>
            <w:vAlign w:val="bottom"/>
            <w:hideMark/>
          </w:tcPr>
          <w:p w14:paraId="154A9823" w14:textId="77777777" w:rsidR="0030274C" w:rsidRPr="002B239C" w:rsidRDefault="0030274C" w:rsidP="0030274C">
            <w:pPr>
              <w:spacing w:after="0" w:line="240" w:lineRule="auto"/>
              <w:jc w:val="center"/>
              <w:rPr>
                <w:rFonts w:ascii="Calibri" w:eastAsia="Times New Roman" w:hAnsi="Calibri" w:cs="Times New Roman"/>
                <w:b/>
                <w:color w:val="000000"/>
                <w:sz w:val="18"/>
                <w:szCs w:val="18"/>
              </w:rPr>
            </w:pPr>
            <w:r w:rsidRPr="002B239C">
              <w:rPr>
                <w:rFonts w:ascii="Calibri" w:eastAsia="Times New Roman" w:hAnsi="Calibri" w:cs="Times New Roman"/>
                <w:b/>
                <w:color w:val="000000"/>
                <w:sz w:val="18"/>
                <w:szCs w:val="18"/>
              </w:rPr>
              <w:t xml:space="preserve">GPS </w:t>
            </w:r>
            <w:r w:rsidRPr="002B239C">
              <w:rPr>
                <w:rFonts w:ascii="Calibri" w:eastAsia="Times New Roman" w:hAnsi="Calibri" w:cs="Times New Roman"/>
                <w:b/>
                <w:color w:val="000000"/>
                <w:sz w:val="18"/>
                <w:szCs w:val="18"/>
                <w:u w:val="single"/>
              </w:rPr>
              <w:t>over</w:t>
            </w:r>
            <w:r w:rsidRPr="002B239C">
              <w:rPr>
                <w:rFonts w:ascii="Calibri" w:eastAsia="Times New Roman" w:hAnsi="Calibri" w:cs="Times New Roman"/>
                <w:b/>
                <w:color w:val="000000"/>
                <w:sz w:val="18"/>
                <w:szCs w:val="18"/>
              </w:rPr>
              <w:t>-reported                                                   by &gt; 10%</w:t>
            </w:r>
          </w:p>
        </w:tc>
        <w:tc>
          <w:tcPr>
            <w:tcW w:w="334" w:type="pct"/>
            <w:tcBorders>
              <w:top w:val="nil"/>
              <w:left w:val="nil"/>
              <w:bottom w:val="single" w:sz="4" w:space="0" w:color="auto"/>
              <w:right w:val="single" w:sz="4" w:space="0" w:color="auto"/>
            </w:tcBorders>
            <w:shd w:val="clear" w:color="auto" w:fill="A9D5E7" w:themeFill="accent1" w:themeFillTint="66"/>
            <w:vAlign w:val="bottom"/>
            <w:hideMark/>
          </w:tcPr>
          <w:p w14:paraId="69BB2132" w14:textId="77777777" w:rsidR="0030274C" w:rsidRPr="002B239C" w:rsidRDefault="0030274C" w:rsidP="0030274C">
            <w:pPr>
              <w:spacing w:after="0" w:line="240" w:lineRule="auto"/>
              <w:jc w:val="center"/>
              <w:rPr>
                <w:rFonts w:ascii="Calibri" w:eastAsia="Times New Roman" w:hAnsi="Calibri" w:cs="Times New Roman"/>
                <w:b/>
                <w:color w:val="000000"/>
                <w:sz w:val="18"/>
                <w:szCs w:val="18"/>
              </w:rPr>
            </w:pPr>
            <w:r w:rsidRPr="002B239C">
              <w:rPr>
                <w:rFonts w:ascii="Calibri" w:eastAsia="Times New Roman" w:hAnsi="Calibri" w:cs="Times New Roman"/>
                <w:b/>
                <w:color w:val="000000"/>
                <w:sz w:val="18"/>
                <w:szCs w:val="18"/>
              </w:rPr>
              <w:t xml:space="preserve">GPS </w:t>
            </w:r>
            <w:r w:rsidRPr="002B239C">
              <w:rPr>
                <w:rFonts w:ascii="Calibri" w:eastAsia="Times New Roman" w:hAnsi="Calibri" w:cs="Times New Roman"/>
                <w:b/>
                <w:color w:val="000000"/>
                <w:sz w:val="18"/>
                <w:szCs w:val="18"/>
                <w:u w:val="single"/>
              </w:rPr>
              <w:t>under</w:t>
            </w:r>
            <w:r w:rsidRPr="002B239C">
              <w:rPr>
                <w:rFonts w:ascii="Calibri" w:eastAsia="Times New Roman" w:hAnsi="Calibri" w:cs="Times New Roman"/>
                <w:b/>
                <w:color w:val="000000"/>
                <w:sz w:val="18"/>
                <w:szCs w:val="18"/>
              </w:rPr>
              <w:t>-reported                                                   by &gt; 10%</w:t>
            </w:r>
          </w:p>
        </w:tc>
        <w:tc>
          <w:tcPr>
            <w:tcW w:w="345" w:type="pct"/>
            <w:tcBorders>
              <w:top w:val="nil"/>
              <w:left w:val="nil"/>
              <w:bottom w:val="single" w:sz="4" w:space="0" w:color="auto"/>
              <w:right w:val="nil"/>
            </w:tcBorders>
            <w:shd w:val="clear" w:color="auto" w:fill="A9D5E7" w:themeFill="accent1" w:themeFillTint="66"/>
            <w:vAlign w:val="bottom"/>
            <w:hideMark/>
          </w:tcPr>
          <w:p w14:paraId="4AF57AFE" w14:textId="77777777" w:rsidR="0030274C" w:rsidRPr="002B239C" w:rsidRDefault="0030274C" w:rsidP="0030274C">
            <w:pPr>
              <w:spacing w:after="0" w:line="240" w:lineRule="auto"/>
              <w:jc w:val="center"/>
              <w:rPr>
                <w:rFonts w:ascii="Calibri" w:eastAsia="Times New Roman" w:hAnsi="Calibri" w:cs="Times New Roman"/>
                <w:b/>
                <w:color w:val="000000"/>
                <w:sz w:val="18"/>
                <w:szCs w:val="18"/>
              </w:rPr>
            </w:pPr>
            <w:r w:rsidRPr="002B239C">
              <w:rPr>
                <w:rFonts w:ascii="Calibri" w:eastAsia="Times New Roman" w:hAnsi="Calibri" w:cs="Times New Roman"/>
                <w:b/>
                <w:color w:val="000000"/>
                <w:sz w:val="18"/>
                <w:szCs w:val="18"/>
              </w:rPr>
              <w:t>Percent</w:t>
            </w:r>
          </w:p>
          <w:p w14:paraId="467C3778" w14:textId="52B32221" w:rsidR="0030274C" w:rsidRPr="002B239C" w:rsidRDefault="0030274C" w:rsidP="0030274C">
            <w:pPr>
              <w:spacing w:after="0" w:line="240" w:lineRule="auto"/>
              <w:jc w:val="center"/>
              <w:rPr>
                <w:rFonts w:ascii="Calibri" w:eastAsia="Times New Roman" w:hAnsi="Calibri" w:cs="Times New Roman"/>
                <w:b/>
                <w:color w:val="000000"/>
                <w:sz w:val="18"/>
                <w:szCs w:val="18"/>
              </w:rPr>
            </w:pPr>
            <w:del w:id="1662" w:author="Abhilasha Vaid" w:date="2016-06-17T14:28:00Z">
              <w:r w:rsidRPr="002B239C" w:rsidDel="002F1E30">
                <w:rPr>
                  <w:rFonts w:ascii="Calibri" w:eastAsia="Times New Roman" w:hAnsi="Calibri" w:cs="Times New Roman"/>
                  <w:b/>
                  <w:color w:val="000000"/>
                  <w:sz w:val="18"/>
                  <w:szCs w:val="18"/>
                </w:rPr>
                <w:delText>Bias</w:delText>
              </w:r>
            </w:del>
            <w:ins w:id="1663" w:author="Abhilasha Vaid" w:date="2016-06-17T14:28:00Z">
              <w:r w:rsidR="002F1E30">
                <w:rPr>
                  <w:rFonts w:ascii="Calibri" w:eastAsia="Times New Roman" w:hAnsi="Calibri" w:cs="Times New Roman"/>
                  <w:b/>
                  <w:color w:val="000000"/>
                  <w:sz w:val="18"/>
                  <w:szCs w:val="18"/>
                </w:rPr>
                <w:t>b</w:t>
              </w:r>
              <w:r w:rsidR="002F1E30" w:rsidRPr="002B239C">
                <w:rPr>
                  <w:rFonts w:ascii="Calibri" w:eastAsia="Times New Roman" w:hAnsi="Calibri" w:cs="Times New Roman"/>
                  <w:b/>
                  <w:color w:val="000000"/>
                  <w:sz w:val="18"/>
                  <w:szCs w:val="18"/>
                </w:rPr>
                <w:t>ias</w:t>
              </w:r>
            </w:ins>
            <w:r w:rsidRPr="002B239C">
              <w:rPr>
                <w:rFonts w:ascii="Calibri" w:eastAsia="Times New Roman" w:hAnsi="Calibri" w:cs="Times New Roman"/>
                <w:b/>
                <w:color w:val="000000"/>
                <w:sz w:val="18"/>
                <w:szCs w:val="18"/>
              </w:rPr>
              <w:t>&gt;10%</w:t>
            </w:r>
          </w:p>
        </w:tc>
        <w:tc>
          <w:tcPr>
            <w:tcW w:w="353" w:type="pct"/>
            <w:tcBorders>
              <w:top w:val="nil"/>
              <w:left w:val="nil"/>
              <w:bottom w:val="single" w:sz="4" w:space="0" w:color="auto"/>
              <w:right w:val="nil"/>
            </w:tcBorders>
            <w:shd w:val="clear" w:color="auto" w:fill="A9D5E7" w:themeFill="accent1" w:themeFillTint="66"/>
            <w:vAlign w:val="bottom"/>
            <w:hideMark/>
          </w:tcPr>
          <w:p w14:paraId="2668BE3A" w14:textId="77777777" w:rsidR="0030274C" w:rsidRPr="002B239C" w:rsidRDefault="0030274C" w:rsidP="0030274C">
            <w:pPr>
              <w:spacing w:after="0" w:line="240" w:lineRule="auto"/>
              <w:jc w:val="center"/>
              <w:rPr>
                <w:rFonts w:ascii="Calibri" w:eastAsia="Times New Roman" w:hAnsi="Calibri" w:cs="Times New Roman"/>
                <w:b/>
                <w:color w:val="000000"/>
                <w:sz w:val="18"/>
                <w:szCs w:val="18"/>
              </w:rPr>
            </w:pPr>
            <w:r w:rsidRPr="002B239C">
              <w:rPr>
                <w:rFonts w:ascii="Calibri" w:eastAsia="Times New Roman" w:hAnsi="Calibri" w:cs="Times New Roman"/>
                <w:b/>
                <w:color w:val="000000"/>
                <w:sz w:val="18"/>
                <w:szCs w:val="18"/>
              </w:rPr>
              <w:t xml:space="preserve">GPS </w:t>
            </w:r>
            <w:r w:rsidRPr="002B239C">
              <w:rPr>
                <w:rFonts w:ascii="Calibri" w:eastAsia="Times New Roman" w:hAnsi="Calibri" w:cs="Times New Roman"/>
                <w:b/>
                <w:color w:val="000000"/>
                <w:sz w:val="18"/>
                <w:szCs w:val="18"/>
                <w:u w:val="single"/>
              </w:rPr>
              <w:t>over</w:t>
            </w:r>
            <w:r w:rsidRPr="002B239C">
              <w:rPr>
                <w:rFonts w:ascii="Calibri" w:eastAsia="Times New Roman" w:hAnsi="Calibri" w:cs="Times New Roman"/>
                <w:b/>
                <w:color w:val="000000"/>
                <w:sz w:val="18"/>
                <w:szCs w:val="18"/>
              </w:rPr>
              <w:t>-reported                                                   by &gt; 10%</w:t>
            </w:r>
          </w:p>
        </w:tc>
        <w:tc>
          <w:tcPr>
            <w:tcW w:w="333" w:type="pct"/>
            <w:tcBorders>
              <w:top w:val="nil"/>
              <w:left w:val="nil"/>
              <w:bottom w:val="single" w:sz="4" w:space="0" w:color="auto"/>
              <w:right w:val="single" w:sz="4" w:space="0" w:color="auto"/>
            </w:tcBorders>
            <w:shd w:val="clear" w:color="auto" w:fill="A9D5E7" w:themeFill="accent1" w:themeFillTint="66"/>
            <w:vAlign w:val="bottom"/>
            <w:hideMark/>
          </w:tcPr>
          <w:p w14:paraId="1B56836D" w14:textId="77777777" w:rsidR="0030274C" w:rsidRPr="002B239C" w:rsidRDefault="0030274C" w:rsidP="0030274C">
            <w:pPr>
              <w:spacing w:after="0" w:line="240" w:lineRule="auto"/>
              <w:jc w:val="center"/>
              <w:rPr>
                <w:rFonts w:ascii="Calibri" w:eastAsia="Times New Roman" w:hAnsi="Calibri" w:cs="Times New Roman"/>
                <w:b/>
                <w:color w:val="000000"/>
                <w:sz w:val="18"/>
                <w:szCs w:val="18"/>
              </w:rPr>
            </w:pPr>
            <w:r w:rsidRPr="002B239C">
              <w:rPr>
                <w:rFonts w:ascii="Calibri" w:eastAsia="Times New Roman" w:hAnsi="Calibri" w:cs="Times New Roman"/>
                <w:b/>
                <w:color w:val="000000"/>
                <w:sz w:val="18"/>
                <w:szCs w:val="18"/>
              </w:rPr>
              <w:t xml:space="preserve">GPS </w:t>
            </w:r>
            <w:r w:rsidRPr="002B239C">
              <w:rPr>
                <w:rFonts w:ascii="Calibri" w:eastAsia="Times New Roman" w:hAnsi="Calibri" w:cs="Times New Roman"/>
                <w:b/>
                <w:color w:val="000000"/>
                <w:sz w:val="18"/>
                <w:szCs w:val="18"/>
                <w:u w:val="single"/>
              </w:rPr>
              <w:t>under</w:t>
            </w:r>
            <w:r w:rsidRPr="002B239C">
              <w:rPr>
                <w:rFonts w:ascii="Calibri" w:eastAsia="Times New Roman" w:hAnsi="Calibri" w:cs="Times New Roman"/>
                <w:b/>
                <w:color w:val="000000"/>
                <w:sz w:val="18"/>
                <w:szCs w:val="18"/>
              </w:rPr>
              <w:t>-reported                                                   by &gt; 10%</w:t>
            </w:r>
          </w:p>
        </w:tc>
        <w:tc>
          <w:tcPr>
            <w:tcW w:w="353" w:type="pct"/>
            <w:tcBorders>
              <w:top w:val="nil"/>
              <w:left w:val="nil"/>
              <w:bottom w:val="single" w:sz="4" w:space="0" w:color="auto"/>
              <w:right w:val="nil"/>
            </w:tcBorders>
            <w:shd w:val="clear" w:color="auto" w:fill="A9D5E7" w:themeFill="accent1" w:themeFillTint="66"/>
            <w:vAlign w:val="bottom"/>
            <w:hideMark/>
          </w:tcPr>
          <w:p w14:paraId="60FCA398" w14:textId="77777777" w:rsidR="0030274C" w:rsidRPr="002B239C" w:rsidRDefault="0030274C" w:rsidP="0030274C">
            <w:pPr>
              <w:spacing w:after="0" w:line="240" w:lineRule="auto"/>
              <w:jc w:val="center"/>
              <w:rPr>
                <w:rFonts w:ascii="Calibri" w:eastAsia="Times New Roman" w:hAnsi="Calibri" w:cs="Times New Roman"/>
                <w:b/>
                <w:color w:val="000000"/>
                <w:sz w:val="18"/>
                <w:szCs w:val="18"/>
              </w:rPr>
            </w:pPr>
            <w:r w:rsidRPr="002B239C">
              <w:rPr>
                <w:rFonts w:ascii="Calibri" w:eastAsia="Times New Roman" w:hAnsi="Calibri" w:cs="Times New Roman"/>
                <w:b/>
                <w:color w:val="000000"/>
                <w:sz w:val="18"/>
                <w:szCs w:val="18"/>
              </w:rPr>
              <w:t>Percent</w:t>
            </w:r>
          </w:p>
          <w:p w14:paraId="571CE47F" w14:textId="28B1AE0F" w:rsidR="0030274C" w:rsidRPr="002B239C" w:rsidRDefault="0030274C" w:rsidP="0030274C">
            <w:pPr>
              <w:spacing w:after="0" w:line="240" w:lineRule="auto"/>
              <w:jc w:val="center"/>
              <w:rPr>
                <w:rFonts w:ascii="Calibri" w:eastAsia="Times New Roman" w:hAnsi="Calibri" w:cs="Times New Roman"/>
                <w:b/>
                <w:color w:val="000000"/>
                <w:sz w:val="18"/>
                <w:szCs w:val="18"/>
              </w:rPr>
            </w:pPr>
            <w:del w:id="1664" w:author="Abhilasha Vaid" w:date="2016-06-17T14:28:00Z">
              <w:r w:rsidRPr="002B239C" w:rsidDel="002F1E30">
                <w:rPr>
                  <w:rFonts w:ascii="Calibri" w:eastAsia="Times New Roman" w:hAnsi="Calibri" w:cs="Times New Roman"/>
                  <w:b/>
                  <w:color w:val="000000"/>
                  <w:sz w:val="18"/>
                  <w:szCs w:val="18"/>
                </w:rPr>
                <w:delText>Bias</w:delText>
              </w:r>
            </w:del>
            <w:ins w:id="1665" w:author="Abhilasha Vaid" w:date="2016-06-17T14:28:00Z">
              <w:r w:rsidR="002F1E30">
                <w:rPr>
                  <w:rFonts w:ascii="Calibri" w:eastAsia="Times New Roman" w:hAnsi="Calibri" w:cs="Times New Roman"/>
                  <w:b/>
                  <w:color w:val="000000"/>
                  <w:sz w:val="18"/>
                  <w:szCs w:val="18"/>
                </w:rPr>
                <w:t>b</w:t>
              </w:r>
              <w:r w:rsidR="002F1E30" w:rsidRPr="002B239C">
                <w:rPr>
                  <w:rFonts w:ascii="Calibri" w:eastAsia="Times New Roman" w:hAnsi="Calibri" w:cs="Times New Roman"/>
                  <w:b/>
                  <w:color w:val="000000"/>
                  <w:sz w:val="18"/>
                  <w:szCs w:val="18"/>
                </w:rPr>
                <w:t>ias</w:t>
              </w:r>
            </w:ins>
            <w:r w:rsidRPr="002B239C">
              <w:rPr>
                <w:rFonts w:ascii="Calibri" w:eastAsia="Times New Roman" w:hAnsi="Calibri" w:cs="Times New Roman"/>
                <w:b/>
                <w:color w:val="000000"/>
                <w:sz w:val="18"/>
                <w:szCs w:val="18"/>
              </w:rPr>
              <w:t>&gt;10%</w:t>
            </w:r>
          </w:p>
        </w:tc>
        <w:tc>
          <w:tcPr>
            <w:tcW w:w="353" w:type="pct"/>
            <w:tcBorders>
              <w:top w:val="nil"/>
              <w:left w:val="nil"/>
              <w:bottom w:val="single" w:sz="4" w:space="0" w:color="auto"/>
              <w:right w:val="nil"/>
            </w:tcBorders>
            <w:shd w:val="clear" w:color="auto" w:fill="A9D5E7" w:themeFill="accent1" w:themeFillTint="66"/>
            <w:vAlign w:val="bottom"/>
            <w:hideMark/>
          </w:tcPr>
          <w:p w14:paraId="0A76B3A8" w14:textId="77777777" w:rsidR="0030274C" w:rsidRPr="002B239C" w:rsidRDefault="0030274C" w:rsidP="0030274C">
            <w:pPr>
              <w:spacing w:after="0" w:line="240" w:lineRule="auto"/>
              <w:jc w:val="center"/>
              <w:rPr>
                <w:rFonts w:ascii="Calibri" w:eastAsia="Times New Roman" w:hAnsi="Calibri" w:cs="Times New Roman"/>
                <w:b/>
                <w:color w:val="000000"/>
                <w:sz w:val="18"/>
                <w:szCs w:val="18"/>
              </w:rPr>
            </w:pPr>
            <w:r w:rsidRPr="002B239C">
              <w:rPr>
                <w:rFonts w:ascii="Calibri" w:eastAsia="Times New Roman" w:hAnsi="Calibri" w:cs="Times New Roman"/>
                <w:b/>
                <w:color w:val="000000"/>
                <w:sz w:val="18"/>
                <w:szCs w:val="18"/>
              </w:rPr>
              <w:t xml:space="preserve">GPS </w:t>
            </w:r>
            <w:r w:rsidRPr="002B239C">
              <w:rPr>
                <w:rFonts w:ascii="Calibri" w:eastAsia="Times New Roman" w:hAnsi="Calibri" w:cs="Times New Roman"/>
                <w:b/>
                <w:color w:val="000000"/>
                <w:sz w:val="18"/>
                <w:szCs w:val="18"/>
                <w:u w:val="single"/>
              </w:rPr>
              <w:t>over</w:t>
            </w:r>
            <w:r w:rsidRPr="002B239C">
              <w:rPr>
                <w:rFonts w:ascii="Calibri" w:eastAsia="Times New Roman" w:hAnsi="Calibri" w:cs="Times New Roman"/>
                <w:b/>
                <w:color w:val="000000"/>
                <w:sz w:val="18"/>
                <w:szCs w:val="18"/>
              </w:rPr>
              <w:t>-reported                                                   by &gt; 10%</w:t>
            </w:r>
          </w:p>
        </w:tc>
        <w:tc>
          <w:tcPr>
            <w:tcW w:w="354" w:type="pct"/>
            <w:tcBorders>
              <w:top w:val="nil"/>
              <w:left w:val="nil"/>
              <w:bottom w:val="single" w:sz="4" w:space="0" w:color="auto"/>
              <w:right w:val="nil"/>
            </w:tcBorders>
            <w:shd w:val="clear" w:color="auto" w:fill="A9D5E7" w:themeFill="accent1" w:themeFillTint="66"/>
            <w:vAlign w:val="bottom"/>
            <w:hideMark/>
          </w:tcPr>
          <w:p w14:paraId="06D6ED81" w14:textId="77777777" w:rsidR="0030274C" w:rsidRPr="002B239C" w:rsidRDefault="0030274C" w:rsidP="0030274C">
            <w:pPr>
              <w:spacing w:after="0" w:line="240" w:lineRule="auto"/>
              <w:jc w:val="center"/>
              <w:rPr>
                <w:rFonts w:ascii="Calibri" w:eastAsia="Times New Roman" w:hAnsi="Calibri" w:cs="Times New Roman"/>
                <w:b/>
                <w:color w:val="000000"/>
                <w:sz w:val="18"/>
                <w:szCs w:val="18"/>
              </w:rPr>
            </w:pPr>
            <w:r w:rsidRPr="002B239C">
              <w:rPr>
                <w:rFonts w:ascii="Calibri" w:eastAsia="Times New Roman" w:hAnsi="Calibri" w:cs="Times New Roman"/>
                <w:b/>
                <w:color w:val="000000"/>
                <w:sz w:val="18"/>
                <w:szCs w:val="18"/>
              </w:rPr>
              <w:t xml:space="preserve">GPS </w:t>
            </w:r>
            <w:r w:rsidRPr="002B239C">
              <w:rPr>
                <w:rFonts w:ascii="Calibri" w:eastAsia="Times New Roman" w:hAnsi="Calibri" w:cs="Times New Roman"/>
                <w:b/>
                <w:color w:val="000000"/>
                <w:sz w:val="18"/>
                <w:szCs w:val="18"/>
                <w:u w:val="single"/>
              </w:rPr>
              <w:t>under</w:t>
            </w:r>
            <w:r w:rsidRPr="002B239C">
              <w:rPr>
                <w:rFonts w:ascii="Calibri" w:eastAsia="Times New Roman" w:hAnsi="Calibri" w:cs="Times New Roman"/>
                <w:b/>
                <w:color w:val="000000"/>
                <w:sz w:val="18"/>
                <w:szCs w:val="18"/>
              </w:rPr>
              <w:t>-reported                                                   by &gt; 10%</w:t>
            </w:r>
          </w:p>
        </w:tc>
      </w:tr>
      <w:tr w:rsidR="002F1E30" w:rsidRPr="002B239C" w14:paraId="7D4B8142" w14:textId="77777777" w:rsidTr="0030274C">
        <w:trPr>
          <w:trHeight w:val="315"/>
        </w:trPr>
        <w:tc>
          <w:tcPr>
            <w:tcW w:w="807" w:type="pct"/>
            <w:tcBorders>
              <w:top w:val="nil"/>
              <w:left w:val="nil"/>
              <w:bottom w:val="nil"/>
              <w:right w:val="nil"/>
            </w:tcBorders>
            <w:shd w:val="clear" w:color="auto" w:fill="auto"/>
            <w:noWrap/>
            <w:vAlign w:val="bottom"/>
            <w:hideMark/>
          </w:tcPr>
          <w:p w14:paraId="177A6333"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p>
        </w:tc>
        <w:tc>
          <w:tcPr>
            <w:tcW w:w="354" w:type="pct"/>
            <w:tcBorders>
              <w:top w:val="nil"/>
              <w:left w:val="single" w:sz="4" w:space="0" w:color="auto"/>
              <w:bottom w:val="nil"/>
              <w:right w:val="nil"/>
            </w:tcBorders>
            <w:shd w:val="clear" w:color="auto" w:fill="auto"/>
            <w:noWrap/>
            <w:vAlign w:val="bottom"/>
            <w:hideMark/>
          </w:tcPr>
          <w:p w14:paraId="4D3C616F"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54" w:type="pct"/>
            <w:tcBorders>
              <w:top w:val="nil"/>
              <w:left w:val="nil"/>
              <w:bottom w:val="nil"/>
              <w:right w:val="nil"/>
            </w:tcBorders>
            <w:shd w:val="clear" w:color="auto" w:fill="auto"/>
            <w:noWrap/>
            <w:vAlign w:val="bottom"/>
            <w:hideMark/>
          </w:tcPr>
          <w:p w14:paraId="2072CB39"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p>
        </w:tc>
        <w:tc>
          <w:tcPr>
            <w:tcW w:w="354" w:type="pct"/>
            <w:tcBorders>
              <w:top w:val="nil"/>
              <w:left w:val="nil"/>
              <w:bottom w:val="nil"/>
              <w:right w:val="nil"/>
            </w:tcBorders>
            <w:shd w:val="clear" w:color="auto" w:fill="auto"/>
            <w:noWrap/>
            <w:vAlign w:val="bottom"/>
            <w:hideMark/>
          </w:tcPr>
          <w:p w14:paraId="6EEB12C2" w14:textId="77777777" w:rsidR="0030274C" w:rsidRPr="002B239C" w:rsidRDefault="0030274C" w:rsidP="0030274C">
            <w:pPr>
              <w:spacing w:after="0" w:line="240" w:lineRule="auto"/>
              <w:jc w:val="center"/>
              <w:rPr>
                <w:rFonts w:ascii="Calibri" w:eastAsia="Times New Roman" w:hAnsi="Calibri" w:cs="Times New Roman"/>
                <w:sz w:val="18"/>
                <w:szCs w:val="18"/>
              </w:rPr>
            </w:pPr>
          </w:p>
        </w:tc>
        <w:tc>
          <w:tcPr>
            <w:tcW w:w="353" w:type="pct"/>
            <w:tcBorders>
              <w:top w:val="nil"/>
              <w:left w:val="single" w:sz="4" w:space="0" w:color="auto"/>
              <w:bottom w:val="nil"/>
              <w:right w:val="nil"/>
            </w:tcBorders>
            <w:shd w:val="clear" w:color="auto" w:fill="auto"/>
            <w:noWrap/>
            <w:vAlign w:val="bottom"/>
            <w:hideMark/>
          </w:tcPr>
          <w:p w14:paraId="4B3BA08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53" w:type="pct"/>
            <w:tcBorders>
              <w:top w:val="nil"/>
              <w:left w:val="nil"/>
              <w:bottom w:val="nil"/>
              <w:right w:val="nil"/>
            </w:tcBorders>
            <w:shd w:val="clear" w:color="auto" w:fill="auto"/>
            <w:noWrap/>
            <w:vAlign w:val="bottom"/>
            <w:hideMark/>
          </w:tcPr>
          <w:p w14:paraId="49892A7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p>
        </w:tc>
        <w:tc>
          <w:tcPr>
            <w:tcW w:w="334" w:type="pct"/>
            <w:tcBorders>
              <w:top w:val="nil"/>
              <w:left w:val="nil"/>
              <w:bottom w:val="nil"/>
              <w:right w:val="single" w:sz="4" w:space="0" w:color="auto"/>
            </w:tcBorders>
            <w:shd w:val="clear" w:color="auto" w:fill="auto"/>
            <w:noWrap/>
            <w:vAlign w:val="bottom"/>
            <w:hideMark/>
          </w:tcPr>
          <w:p w14:paraId="2E2DDFA8"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45" w:type="pct"/>
            <w:tcBorders>
              <w:top w:val="nil"/>
              <w:left w:val="nil"/>
              <w:bottom w:val="nil"/>
              <w:right w:val="nil"/>
            </w:tcBorders>
            <w:shd w:val="clear" w:color="auto" w:fill="auto"/>
            <w:noWrap/>
            <w:vAlign w:val="bottom"/>
            <w:hideMark/>
          </w:tcPr>
          <w:p w14:paraId="30EA091F"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p>
        </w:tc>
        <w:tc>
          <w:tcPr>
            <w:tcW w:w="353" w:type="pct"/>
            <w:tcBorders>
              <w:top w:val="nil"/>
              <w:left w:val="nil"/>
              <w:bottom w:val="nil"/>
              <w:right w:val="nil"/>
            </w:tcBorders>
            <w:shd w:val="clear" w:color="auto" w:fill="auto"/>
            <w:noWrap/>
            <w:vAlign w:val="bottom"/>
            <w:hideMark/>
          </w:tcPr>
          <w:p w14:paraId="1D6CC2FB" w14:textId="77777777" w:rsidR="0030274C" w:rsidRPr="002B239C" w:rsidRDefault="0030274C" w:rsidP="0030274C">
            <w:pPr>
              <w:spacing w:after="0" w:line="240" w:lineRule="auto"/>
              <w:jc w:val="center"/>
              <w:rPr>
                <w:rFonts w:ascii="Calibri" w:eastAsia="Times New Roman" w:hAnsi="Calibri" w:cs="Times New Roman"/>
                <w:sz w:val="18"/>
                <w:szCs w:val="18"/>
              </w:rPr>
            </w:pPr>
          </w:p>
        </w:tc>
        <w:tc>
          <w:tcPr>
            <w:tcW w:w="333" w:type="pct"/>
            <w:tcBorders>
              <w:top w:val="nil"/>
              <w:left w:val="nil"/>
              <w:bottom w:val="nil"/>
              <w:right w:val="single" w:sz="4" w:space="0" w:color="auto"/>
            </w:tcBorders>
            <w:shd w:val="clear" w:color="auto" w:fill="auto"/>
            <w:noWrap/>
            <w:vAlign w:val="bottom"/>
            <w:hideMark/>
          </w:tcPr>
          <w:p w14:paraId="7080CD0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53" w:type="pct"/>
            <w:tcBorders>
              <w:top w:val="nil"/>
              <w:left w:val="nil"/>
              <w:bottom w:val="nil"/>
              <w:right w:val="nil"/>
            </w:tcBorders>
            <w:shd w:val="clear" w:color="auto" w:fill="auto"/>
            <w:noWrap/>
            <w:vAlign w:val="bottom"/>
            <w:hideMark/>
          </w:tcPr>
          <w:p w14:paraId="184782E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53" w:type="pct"/>
            <w:tcBorders>
              <w:top w:val="nil"/>
              <w:left w:val="nil"/>
              <w:bottom w:val="nil"/>
              <w:right w:val="nil"/>
            </w:tcBorders>
            <w:shd w:val="clear" w:color="auto" w:fill="auto"/>
            <w:noWrap/>
            <w:vAlign w:val="bottom"/>
            <w:hideMark/>
          </w:tcPr>
          <w:p w14:paraId="0A76AD38"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p>
        </w:tc>
        <w:tc>
          <w:tcPr>
            <w:tcW w:w="354" w:type="pct"/>
            <w:tcBorders>
              <w:top w:val="nil"/>
              <w:left w:val="nil"/>
              <w:bottom w:val="nil"/>
              <w:right w:val="nil"/>
            </w:tcBorders>
            <w:shd w:val="clear" w:color="auto" w:fill="auto"/>
            <w:noWrap/>
            <w:vAlign w:val="bottom"/>
            <w:hideMark/>
          </w:tcPr>
          <w:p w14:paraId="05DFFF22" w14:textId="77777777" w:rsidR="0030274C" w:rsidRPr="002B239C" w:rsidRDefault="0030274C" w:rsidP="0030274C">
            <w:pPr>
              <w:spacing w:after="0" w:line="240" w:lineRule="auto"/>
              <w:jc w:val="center"/>
              <w:rPr>
                <w:rFonts w:ascii="Calibri" w:eastAsia="Times New Roman" w:hAnsi="Calibri" w:cs="Times New Roman"/>
                <w:sz w:val="18"/>
                <w:szCs w:val="18"/>
              </w:rPr>
            </w:pPr>
          </w:p>
        </w:tc>
      </w:tr>
      <w:tr w:rsidR="002F1E30" w:rsidRPr="002B239C" w14:paraId="6EEE25F9" w14:textId="77777777" w:rsidTr="0030274C">
        <w:trPr>
          <w:trHeight w:val="315"/>
        </w:trPr>
        <w:tc>
          <w:tcPr>
            <w:tcW w:w="807" w:type="pct"/>
            <w:tcBorders>
              <w:top w:val="nil"/>
              <w:left w:val="nil"/>
              <w:bottom w:val="nil"/>
              <w:right w:val="nil"/>
            </w:tcBorders>
            <w:shd w:val="clear" w:color="auto" w:fill="auto"/>
            <w:noWrap/>
            <w:vAlign w:val="bottom"/>
            <w:hideMark/>
          </w:tcPr>
          <w:p w14:paraId="54AAACDF" w14:textId="2068AEDB" w:rsidR="0030274C" w:rsidRPr="002B239C" w:rsidRDefault="0030274C" w:rsidP="00FC0C54">
            <w:pPr>
              <w:spacing w:after="0" w:line="240" w:lineRule="auto"/>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xml:space="preserve">CR </w:t>
            </w:r>
            <w:del w:id="1666" w:author="Abhilasha Vaid" w:date="2016-06-17T14:28:00Z">
              <w:r w:rsidRPr="002B239C" w:rsidDel="002F1E30">
                <w:rPr>
                  <w:rFonts w:ascii="Calibri" w:eastAsia="Times New Roman" w:hAnsi="Calibri" w:cs="Times New Roman"/>
                  <w:color w:val="000000"/>
                  <w:sz w:val="18"/>
                  <w:szCs w:val="18"/>
                </w:rPr>
                <w:delText xml:space="preserve">Area </w:delText>
              </w:r>
            </w:del>
            <w:ins w:id="1667" w:author="Abhilasha Vaid" w:date="2016-06-17T14:28:00Z">
              <w:r w:rsidR="002F1E30">
                <w:rPr>
                  <w:rFonts w:ascii="Calibri" w:eastAsia="Times New Roman" w:hAnsi="Calibri" w:cs="Times New Roman"/>
                  <w:color w:val="000000"/>
                  <w:sz w:val="18"/>
                  <w:szCs w:val="18"/>
                </w:rPr>
                <w:t>a</w:t>
              </w:r>
              <w:r w:rsidR="002F1E30" w:rsidRPr="002B239C">
                <w:rPr>
                  <w:rFonts w:ascii="Calibri" w:eastAsia="Times New Roman" w:hAnsi="Calibri" w:cs="Times New Roman"/>
                  <w:color w:val="000000"/>
                  <w:sz w:val="18"/>
                  <w:szCs w:val="18"/>
                </w:rPr>
                <w:t xml:space="preserve">rea </w:t>
              </w:r>
            </w:ins>
            <w:r w:rsidRPr="002B239C">
              <w:rPr>
                <w:rFonts w:ascii="Calibri" w:eastAsia="Times New Roman" w:hAnsi="Calibri" w:cs="Times New Roman"/>
                <w:color w:val="000000"/>
                <w:sz w:val="18"/>
                <w:szCs w:val="18"/>
              </w:rPr>
              <w:t>(acres)</w:t>
            </w:r>
          </w:p>
        </w:tc>
        <w:tc>
          <w:tcPr>
            <w:tcW w:w="354" w:type="pct"/>
            <w:tcBorders>
              <w:top w:val="nil"/>
              <w:left w:val="single" w:sz="4" w:space="0" w:color="auto"/>
              <w:bottom w:val="nil"/>
              <w:right w:val="nil"/>
            </w:tcBorders>
            <w:shd w:val="clear" w:color="auto" w:fill="auto"/>
            <w:noWrap/>
            <w:vAlign w:val="bottom"/>
            <w:hideMark/>
          </w:tcPr>
          <w:p w14:paraId="32B6D66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-0.899***</w:t>
            </w:r>
          </w:p>
        </w:tc>
        <w:tc>
          <w:tcPr>
            <w:tcW w:w="354" w:type="pct"/>
            <w:tcBorders>
              <w:top w:val="nil"/>
              <w:left w:val="nil"/>
              <w:bottom w:val="nil"/>
              <w:right w:val="nil"/>
            </w:tcBorders>
            <w:shd w:val="clear" w:color="auto" w:fill="auto"/>
            <w:noWrap/>
            <w:vAlign w:val="bottom"/>
            <w:hideMark/>
          </w:tcPr>
          <w:p w14:paraId="2B4D179F"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-0.941***</w:t>
            </w:r>
          </w:p>
        </w:tc>
        <w:tc>
          <w:tcPr>
            <w:tcW w:w="354" w:type="pct"/>
            <w:tcBorders>
              <w:top w:val="nil"/>
              <w:left w:val="nil"/>
              <w:bottom w:val="nil"/>
              <w:right w:val="nil"/>
            </w:tcBorders>
            <w:shd w:val="clear" w:color="auto" w:fill="auto"/>
            <w:noWrap/>
            <w:vAlign w:val="bottom"/>
            <w:hideMark/>
          </w:tcPr>
          <w:p w14:paraId="47900A8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-0.339***</w:t>
            </w:r>
          </w:p>
        </w:tc>
        <w:tc>
          <w:tcPr>
            <w:tcW w:w="353" w:type="pct"/>
            <w:tcBorders>
              <w:top w:val="nil"/>
              <w:left w:val="single" w:sz="4" w:space="0" w:color="auto"/>
              <w:bottom w:val="nil"/>
              <w:right w:val="nil"/>
            </w:tcBorders>
            <w:shd w:val="clear" w:color="auto" w:fill="auto"/>
            <w:noWrap/>
            <w:vAlign w:val="bottom"/>
            <w:hideMark/>
          </w:tcPr>
          <w:p w14:paraId="7BF18A4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-0.674***</w:t>
            </w:r>
          </w:p>
        </w:tc>
        <w:tc>
          <w:tcPr>
            <w:tcW w:w="353" w:type="pct"/>
            <w:tcBorders>
              <w:top w:val="nil"/>
              <w:left w:val="nil"/>
              <w:bottom w:val="nil"/>
              <w:right w:val="nil"/>
            </w:tcBorders>
            <w:shd w:val="clear" w:color="auto" w:fill="auto"/>
            <w:noWrap/>
            <w:vAlign w:val="bottom"/>
            <w:hideMark/>
          </w:tcPr>
          <w:p w14:paraId="7C51C0F1"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-0.871***</w:t>
            </w:r>
          </w:p>
        </w:tc>
        <w:tc>
          <w:tcPr>
            <w:tcW w:w="334" w:type="pct"/>
            <w:tcBorders>
              <w:top w:val="nil"/>
              <w:left w:val="nil"/>
              <w:bottom w:val="nil"/>
              <w:right w:val="single" w:sz="4" w:space="0" w:color="auto"/>
            </w:tcBorders>
            <w:shd w:val="clear" w:color="auto" w:fill="auto"/>
            <w:noWrap/>
            <w:vAlign w:val="bottom"/>
            <w:hideMark/>
          </w:tcPr>
          <w:p w14:paraId="6763DBF4"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-0.036</w:t>
            </w:r>
          </w:p>
        </w:tc>
        <w:tc>
          <w:tcPr>
            <w:tcW w:w="345" w:type="pct"/>
            <w:tcBorders>
              <w:top w:val="nil"/>
              <w:left w:val="nil"/>
              <w:bottom w:val="nil"/>
              <w:right w:val="nil"/>
            </w:tcBorders>
            <w:shd w:val="clear" w:color="auto" w:fill="auto"/>
            <w:noWrap/>
            <w:vAlign w:val="bottom"/>
            <w:hideMark/>
          </w:tcPr>
          <w:p w14:paraId="7CFA09F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0.006</w:t>
            </w:r>
          </w:p>
        </w:tc>
        <w:tc>
          <w:tcPr>
            <w:tcW w:w="353" w:type="pct"/>
            <w:tcBorders>
              <w:top w:val="nil"/>
              <w:left w:val="nil"/>
              <w:bottom w:val="nil"/>
              <w:right w:val="nil"/>
            </w:tcBorders>
            <w:shd w:val="clear" w:color="auto" w:fill="auto"/>
            <w:noWrap/>
            <w:vAlign w:val="bottom"/>
            <w:hideMark/>
          </w:tcPr>
          <w:p w14:paraId="1F5D18E8"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-0.193***</w:t>
            </w:r>
          </w:p>
        </w:tc>
        <w:tc>
          <w:tcPr>
            <w:tcW w:w="333" w:type="pct"/>
            <w:tcBorders>
              <w:top w:val="nil"/>
              <w:left w:val="nil"/>
              <w:bottom w:val="nil"/>
              <w:right w:val="nil"/>
            </w:tcBorders>
            <w:shd w:val="clear" w:color="auto" w:fill="auto"/>
            <w:noWrap/>
            <w:vAlign w:val="bottom"/>
            <w:hideMark/>
          </w:tcPr>
          <w:p w14:paraId="51913D8B"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0.008</w:t>
            </w:r>
          </w:p>
        </w:tc>
        <w:tc>
          <w:tcPr>
            <w:tcW w:w="353" w:type="pct"/>
            <w:tcBorders>
              <w:top w:val="nil"/>
              <w:left w:val="single" w:sz="4" w:space="0" w:color="auto"/>
              <w:bottom w:val="nil"/>
              <w:right w:val="nil"/>
            </w:tcBorders>
            <w:shd w:val="clear" w:color="auto" w:fill="auto"/>
            <w:noWrap/>
            <w:vAlign w:val="bottom"/>
            <w:hideMark/>
          </w:tcPr>
          <w:p w14:paraId="4BF2DF5A"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-0.275***</w:t>
            </w:r>
          </w:p>
        </w:tc>
        <w:tc>
          <w:tcPr>
            <w:tcW w:w="353" w:type="pct"/>
            <w:tcBorders>
              <w:top w:val="nil"/>
              <w:left w:val="nil"/>
              <w:bottom w:val="nil"/>
              <w:right w:val="nil"/>
            </w:tcBorders>
            <w:shd w:val="clear" w:color="auto" w:fill="auto"/>
            <w:noWrap/>
            <w:vAlign w:val="bottom"/>
            <w:hideMark/>
          </w:tcPr>
          <w:p w14:paraId="3F6F6214"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-0.257***</w:t>
            </w:r>
          </w:p>
        </w:tc>
        <w:tc>
          <w:tcPr>
            <w:tcW w:w="354" w:type="pct"/>
            <w:tcBorders>
              <w:top w:val="nil"/>
              <w:left w:val="nil"/>
              <w:bottom w:val="nil"/>
              <w:right w:val="nil"/>
            </w:tcBorders>
            <w:shd w:val="clear" w:color="auto" w:fill="auto"/>
            <w:noWrap/>
            <w:vAlign w:val="bottom"/>
            <w:hideMark/>
          </w:tcPr>
          <w:p w14:paraId="2F125FB3"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-0.119***</w:t>
            </w:r>
          </w:p>
        </w:tc>
      </w:tr>
      <w:tr w:rsidR="002F1E30" w:rsidRPr="002B239C" w14:paraId="738782AC" w14:textId="77777777" w:rsidTr="0030274C">
        <w:trPr>
          <w:trHeight w:val="345"/>
        </w:trPr>
        <w:tc>
          <w:tcPr>
            <w:tcW w:w="807" w:type="pct"/>
            <w:tcBorders>
              <w:top w:val="nil"/>
              <w:left w:val="nil"/>
              <w:bottom w:val="nil"/>
              <w:right w:val="nil"/>
            </w:tcBorders>
            <w:shd w:val="clear" w:color="auto" w:fill="auto"/>
            <w:noWrap/>
            <w:vAlign w:val="bottom"/>
            <w:hideMark/>
          </w:tcPr>
          <w:p w14:paraId="4133BA64" w14:textId="5FE7A110" w:rsidR="0030274C" w:rsidRPr="002B239C" w:rsidRDefault="0030274C" w:rsidP="00FC0C54">
            <w:pPr>
              <w:spacing w:after="0" w:line="240" w:lineRule="auto"/>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xml:space="preserve">CR </w:t>
            </w:r>
            <w:del w:id="1668" w:author="Abhilasha Vaid" w:date="2016-06-17T14:28:00Z">
              <w:r w:rsidRPr="002B239C" w:rsidDel="002F1E30">
                <w:rPr>
                  <w:rFonts w:ascii="Calibri" w:eastAsia="Times New Roman" w:hAnsi="Calibri" w:cs="Times New Roman"/>
                  <w:color w:val="000000"/>
                  <w:sz w:val="18"/>
                  <w:szCs w:val="18"/>
                </w:rPr>
                <w:delText>Area</w:delText>
              </w:r>
              <w:r w:rsidRPr="002B239C" w:rsidDel="002F1E30">
                <w:rPr>
                  <w:rFonts w:ascii="Calibri" w:eastAsia="Times New Roman" w:hAnsi="Calibri" w:cs="Times New Roman"/>
                  <w:color w:val="000000"/>
                  <w:sz w:val="18"/>
                  <w:szCs w:val="18"/>
                  <w:vertAlign w:val="superscript"/>
                </w:rPr>
                <w:delText>2</w:delText>
              </w:r>
            </w:del>
            <w:ins w:id="1669" w:author="Abhilasha Vaid" w:date="2016-06-17T14:28:00Z">
              <w:r w:rsidR="002F1E30">
                <w:rPr>
                  <w:rFonts w:ascii="Calibri" w:eastAsia="Times New Roman" w:hAnsi="Calibri" w:cs="Times New Roman"/>
                  <w:color w:val="000000"/>
                  <w:sz w:val="18"/>
                  <w:szCs w:val="18"/>
                </w:rPr>
                <w:t>a</w:t>
              </w:r>
              <w:r w:rsidR="002F1E30" w:rsidRPr="002B239C">
                <w:rPr>
                  <w:rFonts w:ascii="Calibri" w:eastAsia="Times New Roman" w:hAnsi="Calibri" w:cs="Times New Roman"/>
                  <w:color w:val="000000"/>
                  <w:sz w:val="18"/>
                  <w:szCs w:val="18"/>
                </w:rPr>
                <w:t>rea</w:t>
              </w:r>
              <w:r w:rsidR="002F1E30" w:rsidRPr="002B239C">
                <w:rPr>
                  <w:rFonts w:ascii="Calibri" w:eastAsia="Times New Roman" w:hAnsi="Calibri" w:cs="Times New Roman"/>
                  <w:color w:val="000000"/>
                  <w:sz w:val="18"/>
                  <w:szCs w:val="18"/>
                  <w:vertAlign w:val="superscript"/>
                </w:rPr>
                <w:t>2</w:t>
              </w:r>
            </w:ins>
          </w:p>
        </w:tc>
        <w:tc>
          <w:tcPr>
            <w:tcW w:w="354" w:type="pct"/>
            <w:tcBorders>
              <w:top w:val="nil"/>
              <w:left w:val="single" w:sz="4" w:space="0" w:color="auto"/>
              <w:bottom w:val="nil"/>
              <w:right w:val="nil"/>
            </w:tcBorders>
            <w:shd w:val="clear" w:color="auto" w:fill="auto"/>
            <w:noWrap/>
            <w:vAlign w:val="bottom"/>
            <w:hideMark/>
          </w:tcPr>
          <w:p w14:paraId="78826EC2"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0.794***</w:t>
            </w:r>
          </w:p>
        </w:tc>
        <w:tc>
          <w:tcPr>
            <w:tcW w:w="354" w:type="pct"/>
            <w:tcBorders>
              <w:top w:val="nil"/>
              <w:left w:val="nil"/>
              <w:bottom w:val="nil"/>
              <w:right w:val="nil"/>
            </w:tcBorders>
            <w:shd w:val="clear" w:color="auto" w:fill="auto"/>
            <w:noWrap/>
            <w:vAlign w:val="bottom"/>
            <w:hideMark/>
          </w:tcPr>
          <w:p w14:paraId="3EDFFFEA"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1.056***</w:t>
            </w:r>
          </w:p>
        </w:tc>
        <w:tc>
          <w:tcPr>
            <w:tcW w:w="354" w:type="pct"/>
            <w:tcBorders>
              <w:top w:val="nil"/>
              <w:left w:val="nil"/>
              <w:bottom w:val="nil"/>
              <w:right w:val="nil"/>
            </w:tcBorders>
            <w:shd w:val="clear" w:color="auto" w:fill="auto"/>
            <w:noWrap/>
            <w:vAlign w:val="bottom"/>
            <w:hideMark/>
          </w:tcPr>
          <w:p w14:paraId="32697C2A"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0.281***</w:t>
            </w:r>
          </w:p>
        </w:tc>
        <w:tc>
          <w:tcPr>
            <w:tcW w:w="353" w:type="pct"/>
            <w:tcBorders>
              <w:top w:val="nil"/>
              <w:left w:val="single" w:sz="4" w:space="0" w:color="auto"/>
              <w:bottom w:val="nil"/>
              <w:right w:val="nil"/>
            </w:tcBorders>
            <w:shd w:val="clear" w:color="auto" w:fill="auto"/>
            <w:noWrap/>
            <w:vAlign w:val="bottom"/>
            <w:hideMark/>
          </w:tcPr>
          <w:p w14:paraId="13CD2E0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0.555**</w:t>
            </w:r>
          </w:p>
        </w:tc>
        <w:tc>
          <w:tcPr>
            <w:tcW w:w="353" w:type="pct"/>
            <w:tcBorders>
              <w:top w:val="nil"/>
              <w:left w:val="nil"/>
              <w:bottom w:val="nil"/>
              <w:right w:val="nil"/>
            </w:tcBorders>
            <w:shd w:val="clear" w:color="auto" w:fill="auto"/>
            <w:noWrap/>
            <w:vAlign w:val="bottom"/>
            <w:hideMark/>
          </w:tcPr>
          <w:p w14:paraId="416B830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0.642***</w:t>
            </w:r>
          </w:p>
        </w:tc>
        <w:tc>
          <w:tcPr>
            <w:tcW w:w="334" w:type="pct"/>
            <w:tcBorders>
              <w:top w:val="nil"/>
              <w:left w:val="nil"/>
              <w:bottom w:val="nil"/>
              <w:right w:val="single" w:sz="4" w:space="0" w:color="auto"/>
            </w:tcBorders>
            <w:shd w:val="clear" w:color="auto" w:fill="auto"/>
            <w:noWrap/>
            <w:vAlign w:val="bottom"/>
            <w:hideMark/>
          </w:tcPr>
          <w:p w14:paraId="548F98F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45" w:type="pct"/>
            <w:tcBorders>
              <w:top w:val="nil"/>
              <w:left w:val="nil"/>
              <w:bottom w:val="nil"/>
              <w:right w:val="nil"/>
            </w:tcBorders>
            <w:shd w:val="clear" w:color="auto" w:fill="auto"/>
            <w:noWrap/>
            <w:vAlign w:val="bottom"/>
            <w:hideMark/>
          </w:tcPr>
          <w:p w14:paraId="23ECE0C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nil"/>
              <w:bottom w:val="nil"/>
              <w:right w:val="nil"/>
            </w:tcBorders>
            <w:shd w:val="clear" w:color="auto" w:fill="auto"/>
            <w:noWrap/>
            <w:vAlign w:val="bottom"/>
            <w:hideMark/>
          </w:tcPr>
          <w:p w14:paraId="5177F4FA"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0.060***</w:t>
            </w:r>
          </w:p>
        </w:tc>
        <w:tc>
          <w:tcPr>
            <w:tcW w:w="333" w:type="pct"/>
            <w:tcBorders>
              <w:top w:val="nil"/>
              <w:left w:val="nil"/>
              <w:bottom w:val="nil"/>
              <w:right w:val="nil"/>
            </w:tcBorders>
            <w:shd w:val="clear" w:color="auto" w:fill="auto"/>
            <w:noWrap/>
            <w:vAlign w:val="bottom"/>
            <w:hideMark/>
          </w:tcPr>
          <w:p w14:paraId="01FE0DFD"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single" w:sz="4" w:space="0" w:color="auto"/>
              <w:bottom w:val="nil"/>
              <w:right w:val="nil"/>
            </w:tcBorders>
            <w:shd w:val="clear" w:color="auto" w:fill="auto"/>
            <w:noWrap/>
            <w:vAlign w:val="bottom"/>
            <w:hideMark/>
          </w:tcPr>
          <w:p w14:paraId="0A6B5D5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0.069***</w:t>
            </w:r>
          </w:p>
        </w:tc>
        <w:tc>
          <w:tcPr>
            <w:tcW w:w="353" w:type="pct"/>
            <w:tcBorders>
              <w:top w:val="nil"/>
              <w:left w:val="nil"/>
              <w:bottom w:val="nil"/>
              <w:right w:val="nil"/>
            </w:tcBorders>
            <w:shd w:val="clear" w:color="auto" w:fill="auto"/>
            <w:noWrap/>
            <w:vAlign w:val="bottom"/>
            <w:hideMark/>
          </w:tcPr>
          <w:p w14:paraId="53E9399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0.100***</w:t>
            </w:r>
          </w:p>
        </w:tc>
        <w:tc>
          <w:tcPr>
            <w:tcW w:w="354" w:type="pct"/>
            <w:tcBorders>
              <w:top w:val="nil"/>
              <w:left w:val="nil"/>
              <w:bottom w:val="nil"/>
              <w:right w:val="nil"/>
            </w:tcBorders>
            <w:shd w:val="clear" w:color="auto" w:fill="auto"/>
            <w:noWrap/>
            <w:vAlign w:val="bottom"/>
            <w:hideMark/>
          </w:tcPr>
          <w:p w14:paraId="3554066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0.023***</w:t>
            </w:r>
          </w:p>
        </w:tc>
      </w:tr>
      <w:tr w:rsidR="002F1E30" w:rsidRPr="002B239C" w14:paraId="53A53046" w14:textId="77777777" w:rsidTr="0030274C">
        <w:trPr>
          <w:trHeight w:val="345"/>
        </w:trPr>
        <w:tc>
          <w:tcPr>
            <w:tcW w:w="807" w:type="pct"/>
            <w:tcBorders>
              <w:top w:val="nil"/>
              <w:left w:val="nil"/>
              <w:bottom w:val="nil"/>
              <w:right w:val="nil"/>
            </w:tcBorders>
            <w:shd w:val="clear" w:color="auto" w:fill="auto"/>
            <w:noWrap/>
            <w:vAlign w:val="bottom"/>
            <w:hideMark/>
          </w:tcPr>
          <w:p w14:paraId="30AD0316" w14:textId="27AB0F76" w:rsidR="0030274C" w:rsidRPr="002B239C" w:rsidRDefault="0030274C" w:rsidP="00FC0C54">
            <w:pPr>
              <w:spacing w:after="0" w:line="240" w:lineRule="auto"/>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xml:space="preserve">CR </w:t>
            </w:r>
            <w:del w:id="1670" w:author="Abhilasha Vaid" w:date="2016-06-17T14:28:00Z">
              <w:r w:rsidRPr="002B239C" w:rsidDel="002F1E30">
                <w:rPr>
                  <w:rFonts w:ascii="Calibri" w:eastAsia="Times New Roman" w:hAnsi="Calibri" w:cs="Times New Roman"/>
                  <w:color w:val="000000"/>
                  <w:sz w:val="18"/>
                  <w:szCs w:val="18"/>
                </w:rPr>
                <w:delText>Area</w:delText>
              </w:r>
              <w:r w:rsidRPr="002B239C" w:rsidDel="002F1E30">
                <w:rPr>
                  <w:rFonts w:ascii="Calibri" w:eastAsia="Times New Roman" w:hAnsi="Calibri" w:cs="Times New Roman"/>
                  <w:color w:val="000000"/>
                  <w:sz w:val="18"/>
                  <w:szCs w:val="18"/>
                  <w:vertAlign w:val="superscript"/>
                </w:rPr>
                <w:delText>3</w:delText>
              </w:r>
            </w:del>
            <w:ins w:id="1671" w:author="Abhilasha Vaid" w:date="2016-06-17T14:28:00Z">
              <w:r w:rsidR="002F1E30">
                <w:rPr>
                  <w:rFonts w:ascii="Calibri" w:eastAsia="Times New Roman" w:hAnsi="Calibri" w:cs="Times New Roman"/>
                  <w:color w:val="000000"/>
                  <w:sz w:val="18"/>
                  <w:szCs w:val="18"/>
                </w:rPr>
                <w:t>a</w:t>
              </w:r>
              <w:r w:rsidR="002F1E30" w:rsidRPr="002B239C">
                <w:rPr>
                  <w:rFonts w:ascii="Calibri" w:eastAsia="Times New Roman" w:hAnsi="Calibri" w:cs="Times New Roman"/>
                  <w:color w:val="000000"/>
                  <w:sz w:val="18"/>
                  <w:szCs w:val="18"/>
                </w:rPr>
                <w:t>rea</w:t>
              </w:r>
              <w:r w:rsidR="002F1E30" w:rsidRPr="002B239C">
                <w:rPr>
                  <w:rFonts w:ascii="Calibri" w:eastAsia="Times New Roman" w:hAnsi="Calibri" w:cs="Times New Roman"/>
                  <w:color w:val="000000"/>
                  <w:sz w:val="18"/>
                  <w:szCs w:val="18"/>
                  <w:vertAlign w:val="superscript"/>
                </w:rPr>
                <w:t>3</w:t>
              </w:r>
            </w:ins>
          </w:p>
        </w:tc>
        <w:tc>
          <w:tcPr>
            <w:tcW w:w="354" w:type="pct"/>
            <w:tcBorders>
              <w:top w:val="nil"/>
              <w:left w:val="single" w:sz="4" w:space="0" w:color="auto"/>
              <w:bottom w:val="nil"/>
              <w:right w:val="nil"/>
            </w:tcBorders>
            <w:shd w:val="clear" w:color="auto" w:fill="auto"/>
            <w:noWrap/>
            <w:vAlign w:val="bottom"/>
            <w:hideMark/>
          </w:tcPr>
          <w:p w14:paraId="785C2D8B"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-0.198***</w:t>
            </w:r>
          </w:p>
        </w:tc>
        <w:tc>
          <w:tcPr>
            <w:tcW w:w="354" w:type="pct"/>
            <w:tcBorders>
              <w:top w:val="nil"/>
              <w:left w:val="nil"/>
              <w:bottom w:val="nil"/>
              <w:right w:val="nil"/>
            </w:tcBorders>
            <w:shd w:val="clear" w:color="auto" w:fill="auto"/>
            <w:noWrap/>
            <w:vAlign w:val="bottom"/>
            <w:hideMark/>
          </w:tcPr>
          <w:p w14:paraId="034C237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-0.349***</w:t>
            </w:r>
          </w:p>
        </w:tc>
        <w:tc>
          <w:tcPr>
            <w:tcW w:w="354" w:type="pct"/>
            <w:tcBorders>
              <w:top w:val="nil"/>
              <w:left w:val="nil"/>
              <w:bottom w:val="nil"/>
              <w:right w:val="nil"/>
            </w:tcBorders>
            <w:shd w:val="clear" w:color="auto" w:fill="auto"/>
            <w:noWrap/>
            <w:vAlign w:val="bottom"/>
            <w:hideMark/>
          </w:tcPr>
          <w:p w14:paraId="1AF82F92"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-0.059**</w:t>
            </w:r>
          </w:p>
        </w:tc>
        <w:tc>
          <w:tcPr>
            <w:tcW w:w="353" w:type="pct"/>
            <w:tcBorders>
              <w:top w:val="nil"/>
              <w:left w:val="single" w:sz="4" w:space="0" w:color="auto"/>
              <w:bottom w:val="nil"/>
              <w:right w:val="nil"/>
            </w:tcBorders>
            <w:shd w:val="clear" w:color="auto" w:fill="auto"/>
            <w:noWrap/>
            <w:vAlign w:val="bottom"/>
            <w:hideMark/>
          </w:tcPr>
          <w:p w14:paraId="3E45AA24"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-0.117*</w:t>
            </w:r>
          </w:p>
        </w:tc>
        <w:tc>
          <w:tcPr>
            <w:tcW w:w="353" w:type="pct"/>
            <w:tcBorders>
              <w:top w:val="nil"/>
              <w:left w:val="nil"/>
              <w:bottom w:val="nil"/>
              <w:right w:val="nil"/>
            </w:tcBorders>
            <w:shd w:val="clear" w:color="auto" w:fill="auto"/>
            <w:noWrap/>
            <w:vAlign w:val="bottom"/>
            <w:hideMark/>
          </w:tcPr>
          <w:p w14:paraId="119CF71B"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-0.129**</w:t>
            </w:r>
          </w:p>
        </w:tc>
        <w:tc>
          <w:tcPr>
            <w:tcW w:w="334" w:type="pct"/>
            <w:tcBorders>
              <w:top w:val="nil"/>
              <w:left w:val="nil"/>
              <w:bottom w:val="nil"/>
              <w:right w:val="single" w:sz="4" w:space="0" w:color="auto"/>
            </w:tcBorders>
            <w:shd w:val="clear" w:color="auto" w:fill="auto"/>
            <w:noWrap/>
            <w:vAlign w:val="bottom"/>
            <w:hideMark/>
          </w:tcPr>
          <w:p w14:paraId="4DC079F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45" w:type="pct"/>
            <w:tcBorders>
              <w:top w:val="nil"/>
              <w:left w:val="nil"/>
              <w:bottom w:val="nil"/>
              <w:right w:val="nil"/>
            </w:tcBorders>
            <w:shd w:val="clear" w:color="auto" w:fill="auto"/>
            <w:noWrap/>
            <w:vAlign w:val="bottom"/>
            <w:hideMark/>
          </w:tcPr>
          <w:p w14:paraId="6C1494B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nil"/>
              <w:bottom w:val="nil"/>
              <w:right w:val="nil"/>
            </w:tcBorders>
            <w:shd w:val="clear" w:color="auto" w:fill="auto"/>
            <w:noWrap/>
            <w:vAlign w:val="bottom"/>
            <w:hideMark/>
          </w:tcPr>
          <w:p w14:paraId="6C99CDA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-0.005***</w:t>
            </w:r>
          </w:p>
        </w:tc>
        <w:tc>
          <w:tcPr>
            <w:tcW w:w="333" w:type="pct"/>
            <w:tcBorders>
              <w:top w:val="nil"/>
              <w:left w:val="nil"/>
              <w:bottom w:val="nil"/>
              <w:right w:val="nil"/>
            </w:tcBorders>
            <w:shd w:val="clear" w:color="auto" w:fill="auto"/>
            <w:noWrap/>
            <w:vAlign w:val="bottom"/>
            <w:hideMark/>
          </w:tcPr>
          <w:p w14:paraId="6372664A"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single" w:sz="4" w:space="0" w:color="auto"/>
              <w:bottom w:val="nil"/>
              <w:right w:val="nil"/>
            </w:tcBorders>
            <w:shd w:val="clear" w:color="auto" w:fill="auto"/>
            <w:noWrap/>
            <w:vAlign w:val="bottom"/>
            <w:hideMark/>
          </w:tcPr>
          <w:p w14:paraId="36CB05C4"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-0.004***</w:t>
            </w:r>
          </w:p>
        </w:tc>
        <w:tc>
          <w:tcPr>
            <w:tcW w:w="353" w:type="pct"/>
            <w:tcBorders>
              <w:top w:val="nil"/>
              <w:left w:val="nil"/>
              <w:bottom w:val="nil"/>
              <w:right w:val="nil"/>
            </w:tcBorders>
            <w:shd w:val="clear" w:color="auto" w:fill="auto"/>
            <w:noWrap/>
            <w:vAlign w:val="bottom"/>
            <w:hideMark/>
          </w:tcPr>
          <w:p w14:paraId="25A904B9"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-0.010***</w:t>
            </w:r>
          </w:p>
        </w:tc>
        <w:tc>
          <w:tcPr>
            <w:tcW w:w="354" w:type="pct"/>
            <w:tcBorders>
              <w:top w:val="nil"/>
              <w:left w:val="nil"/>
              <w:bottom w:val="nil"/>
              <w:right w:val="nil"/>
            </w:tcBorders>
            <w:shd w:val="clear" w:color="auto" w:fill="auto"/>
            <w:noWrap/>
            <w:vAlign w:val="bottom"/>
            <w:hideMark/>
          </w:tcPr>
          <w:p w14:paraId="602702D9"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-0.001***</w:t>
            </w:r>
          </w:p>
        </w:tc>
      </w:tr>
      <w:tr w:rsidR="002F1E30" w:rsidRPr="002B239C" w14:paraId="38F727AC" w14:textId="77777777" w:rsidTr="0030274C">
        <w:trPr>
          <w:trHeight w:val="315"/>
        </w:trPr>
        <w:tc>
          <w:tcPr>
            <w:tcW w:w="807" w:type="pct"/>
            <w:tcBorders>
              <w:top w:val="nil"/>
              <w:left w:val="nil"/>
              <w:bottom w:val="nil"/>
              <w:right w:val="nil"/>
            </w:tcBorders>
            <w:shd w:val="clear" w:color="auto" w:fill="auto"/>
            <w:noWrap/>
            <w:vAlign w:val="bottom"/>
            <w:hideMark/>
          </w:tcPr>
          <w:p w14:paraId="0339C76C" w14:textId="59E724D5" w:rsidR="0030274C" w:rsidRPr="002B239C" w:rsidRDefault="0030274C" w:rsidP="00FC0C54">
            <w:pPr>
              <w:spacing w:after="0" w:line="240" w:lineRule="auto"/>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xml:space="preserve">Closing </w:t>
            </w:r>
            <w:del w:id="1672" w:author="Abhilasha Vaid" w:date="2016-06-17T14:28:00Z">
              <w:r w:rsidRPr="002B239C" w:rsidDel="002F1E30">
                <w:rPr>
                  <w:rFonts w:ascii="Calibri" w:eastAsia="Times New Roman" w:hAnsi="Calibri" w:cs="Times New Roman"/>
                  <w:color w:val="000000"/>
                  <w:sz w:val="18"/>
                  <w:szCs w:val="18"/>
                </w:rPr>
                <w:delText xml:space="preserve">Error </w:delText>
              </w:r>
            </w:del>
            <w:ins w:id="1673" w:author="Abhilasha Vaid" w:date="2016-06-17T14:28:00Z">
              <w:r w:rsidR="002F1E30">
                <w:rPr>
                  <w:rFonts w:ascii="Calibri" w:eastAsia="Times New Roman" w:hAnsi="Calibri" w:cs="Times New Roman"/>
                  <w:color w:val="000000"/>
                  <w:sz w:val="18"/>
                  <w:szCs w:val="18"/>
                </w:rPr>
                <w:t>e</w:t>
              </w:r>
              <w:r w:rsidR="002F1E30" w:rsidRPr="002B239C">
                <w:rPr>
                  <w:rFonts w:ascii="Calibri" w:eastAsia="Times New Roman" w:hAnsi="Calibri" w:cs="Times New Roman"/>
                  <w:color w:val="000000"/>
                  <w:sz w:val="18"/>
                  <w:szCs w:val="18"/>
                </w:rPr>
                <w:t xml:space="preserve">rror </w:t>
              </w:r>
            </w:ins>
            <w:r w:rsidRPr="002B239C">
              <w:rPr>
                <w:rFonts w:ascii="Calibri" w:eastAsia="Times New Roman" w:hAnsi="Calibri" w:cs="Times New Roman"/>
                <w:color w:val="000000"/>
                <w:sz w:val="18"/>
                <w:szCs w:val="18"/>
              </w:rPr>
              <w:t>(%)</w:t>
            </w:r>
          </w:p>
        </w:tc>
        <w:tc>
          <w:tcPr>
            <w:tcW w:w="354" w:type="pct"/>
            <w:tcBorders>
              <w:top w:val="nil"/>
              <w:left w:val="single" w:sz="4" w:space="0" w:color="auto"/>
              <w:bottom w:val="nil"/>
              <w:right w:val="nil"/>
            </w:tcBorders>
            <w:shd w:val="clear" w:color="auto" w:fill="auto"/>
            <w:noWrap/>
            <w:vAlign w:val="bottom"/>
            <w:hideMark/>
          </w:tcPr>
          <w:p w14:paraId="5AA4337A"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0.003</w:t>
            </w:r>
          </w:p>
        </w:tc>
        <w:tc>
          <w:tcPr>
            <w:tcW w:w="354" w:type="pct"/>
            <w:tcBorders>
              <w:top w:val="nil"/>
              <w:left w:val="nil"/>
              <w:bottom w:val="nil"/>
              <w:right w:val="nil"/>
            </w:tcBorders>
            <w:shd w:val="clear" w:color="auto" w:fill="auto"/>
            <w:noWrap/>
            <w:vAlign w:val="bottom"/>
            <w:hideMark/>
          </w:tcPr>
          <w:p w14:paraId="6857C6D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w:t>
            </w:r>
          </w:p>
        </w:tc>
        <w:tc>
          <w:tcPr>
            <w:tcW w:w="354" w:type="pct"/>
            <w:tcBorders>
              <w:top w:val="nil"/>
              <w:left w:val="nil"/>
              <w:bottom w:val="nil"/>
              <w:right w:val="single" w:sz="4" w:space="0" w:color="auto"/>
            </w:tcBorders>
            <w:shd w:val="clear" w:color="auto" w:fill="auto"/>
            <w:noWrap/>
            <w:vAlign w:val="bottom"/>
            <w:hideMark/>
          </w:tcPr>
          <w:p w14:paraId="0A73BF5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-0.007</w:t>
            </w:r>
          </w:p>
        </w:tc>
        <w:tc>
          <w:tcPr>
            <w:tcW w:w="353" w:type="pct"/>
            <w:tcBorders>
              <w:top w:val="nil"/>
              <w:left w:val="nil"/>
              <w:bottom w:val="nil"/>
              <w:right w:val="nil"/>
            </w:tcBorders>
            <w:shd w:val="clear" w:color="auto" w:fill="auto"/>
            <w:noWrap/>
            <w:vAlign w:val="bottom"/>
            <w:hideMark/>
          </w:tcPr>
          <w:p w14:paraId="1580E811"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0.014*</w:t>
            </w:r>
          </w:p>
        </w:tc>
        <w:tc>
          <w:tcPr>
            <w:tcW w:w="353" w:type="pct"/>
            <w:tcBorders>
              <w:top w:val="nil"/>
              <w:left w:val="nil"/>
              <w:bottom w:val="nil"/>
              <w:right w:val="nil"/>
            </w:tcBorders>
            <w:shd w:val="clear" w:color="auto" w:fill="auto"/>
            <w:noWrap/>
            <w:vAlign w:val="bottom"/>
            <w:hideMark/>
          </w:tcPr>
          <w:p w14:paraId="0D539E22"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0.018**</w:t>
            </w:r>
          </w:p>
        </w:tc>
        <w:tc>
          <w:tcPr>
            <w:tcW w:w="334" w:type="pct"/>
            <w:tcBorders>
              <w:top w:val="nil"/>
              <w:left w:val="nil"/>
              <w:bottom w:val="nil"/>
              <w:right w:val="single" w:sz="4" w:space="0" w:color="auto"/>
            </w:tcBorders>
            <w:shd w:val="clear" w:color="auto" w:fill="auto"/>
            <w:noWrap/>
            <w:vAlign w:val="bottom"/>
            <w:hideMark/>
          </w:tcPr>
          <w:p w14:paraId="5BE63C8A"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-0.005</w:t>
            </w:r>
          </w:p>
        </w:tc>
        <w:tc>
          <w:tcPr>
            <w:tcW w:w="345" w:type="pct"/>
            <w:tcBorders>
              <w:top w:val="nil"/>
              <w:left w:val="nil"/>
              <w:bottom w:val="nil"/>
              <w:right w:val="nil"/>
            </w:tcBorders>
            <w:shd w:val="clear" w:color="auto" w:fill="auto"/>
            <w:noWrap/>
            <w:vAlign w:val="bottom"/>
            <w:hideMark/>
          </w:tcPr>
          <w:p w14:paraId="2AAD7132"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0.053***</w:t>
            </w:r>
          </w:p>
        </w:tc>
        <w:tc>
          <w:tcPr>
            <w:tcW w:w="353" w:type="pct"/>
            <w:tcBorders>
              <w:top w:val="nil"/>
              <w:left w:val="nil"/>
              <w:bottom w:val="nil"/>
              <w:right w:val="nil"/>
            </w:tcBorders>
            <w:shd w:val="clear" w:color="auto" w:fill="auto"/>
            <w:noWrap/>
            <w:vAlign w:val="bottom"/>
            <w:hideMark/>
          </w:tcPr>
          <w:p w14:paraId="5ADC56B1"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0.038***</w:t>
            </w:r>
          </w:p>
        </w:tc>
        <w:tc>
          <w:tcPr>
            <w:tcW w:w="333" w:type="pct"/>
            <w:tcBorders>
              <w:top w:val="nil"/>
              <w:left w:val="nil"/>
              <w:bottom w:val="nil"/>
              <w:right w:val="nil"/>
            </w:tcBorders>
            <w:shd w:val="clear" w:color="auto" w:fill="auto"/>
            <w:noWrap/>
            <w:vAlign w:val="bottom"/>
            <w:hideMark/>
          </w:tcPr>
          <w:p w14:paraId="51F6A1B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0.015**</w:t>
            </w:r>
          </w:p>
        </w:tc>
        <w:tc>
          <w:tcPr>
            <w:tcW w:w="353" w:type="pct"/>
            <w:tcBorders>
              <w:top w:val="nil"/>
              <w:left w:val="single" w:sz="4" w:space="0" w:color="auto"/>
              <w:bottom w:val="nil"/>
              <w:right w:val="nil"/>
            </w:tcBorders>
            <w:shd w:val="clear" w:color="auto" w:fill="auto"/>
            <w:noWrap/>
            <w:vAlign w:val="bottom"/>
            <w:hideMark/>
          </w:tcPr>
          <w:p w14:paraId="7DA7968A"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0.017**</w:t>
            </w:r>
          </w:p>
        </w:tc>
        <w:tc>
          <w:tcPr>
            <w:tcW w:w="353" w:type="pct"/>
            <w:tcBorders>
              <w:top w:val="nil"/>
              <w:left w:val="nil"/>
              <w:bottom w:val="nil"/>
              <w:right w:val="nil"/>
            </w:tcBorders>
            <w:shd w:val="clear" w:color="auto" w:fill="auto"/>
            <w:noWrap/>
            <w:vAlign w:val="bottom"/>
            <w:hideMark/>
          </w:tcPr>
          <w:p w14:paraId="214725E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0.021***</w:t>
            </w:r>
          </w:p>
        </w:tc>
        <w:tc>
          <w:tcPr>
            <w:tcW w:w="354" w:type="pct"/>
            <w:tcBorders>
              <w:top w:val="nil"/>
              <w:left w:val="nil"/>
              <w:bottom w:val="nil"/>
              <w:right w:val="nil"/>
            </w:tcBorders>
            <w:shd w:val="clear" w:color="auto" w:fill="auto"/>
            <w:noWrap/>
            <w:vAlign w:val="bottom"/>
            <w:hideMark/>
          </w:tcPr>
          <w:p w14:paraId="41857C1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-0.004</w:t>
            </w:r>
          </w:p>
        </w:tc>
      </w:tr>
      <w:tr w:rsidR="002F1E30" w:rsidRPr="002B239C" w14:paraId="5C774C62" w14:textId="77777777" w:rsidTr="0030274C">
        <w:trPr>
          <w:trHeight w:val="315"/>
        </w:trPr>
        <w:tc>
          <w:tcPr>
            <w:tcW w:w="807" w:type="pct"/>
            <w:tcBorders>
              <w:top w:val="nil"/>
              <w:left w:val="nil"/>
              <w:bottom w:val="nil"/>
              <w:right w:val="nil"/>
            </w:tcBorders>
            <w:shd w:val="clear" w:color="auto" w:fill="auto"/>
            <w:noWrap/>
            <w:vAlign w:val="bottom"/>
            <w:hideMark/>
          </w:tcPr>
          <w:p w14:paraId="7CB9C1BB" w14:textId="3DA8AA4A" w:rsidR="0030274C" w:rsidRPr="002B239C" w:rsidRDefault="0030274C" w:rsidP="00FC0C54">
            <w:pPr>
              <w:spacing w:after="0" w:line="240" w:lineRule="auto"/>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xml:space="preserve">Number of </w:t>
            </w:r>
            <w:del w:id="1674" w:author="Abhilasha Vaid" w:date="2016-06-17T14:28:00Z">
              <w:r w:rsidRPr="002B239C" w:rsidDel="002F1E30">
                <w:rPr>
                  <w:rFonts w:ascii="Calibri" w:eastAsia="Times New Roman" w:hAnsi="Calibri" w:cs="Times New Roman"/>
                  <w:color w:val="000000"/>
                  <w:sz w:val="18"/>
                  <w:szCs w:val="18"/>
                </w:rPr>
                <w:delText xml:space="preserve">Corners </w:delText>
              </w:r>
            </w:del>
            <w:ins w:id="1675" w:author="Abhilasha Vaid" w:date="2016-06-17T14:28:00Z">
              <w:r w:rsidR="002F1E30">
                <w:rPr>
                  <w:rFonts w:ascii="Calibri" w:eastAsia="Times New Roman" w:hAnsi="Calibri" w:cs="Times New Roman"/>
                  <w:color w:val="000000"/>
                  <w:sz w:val="18"/>
                  <w:szCs w:val="18"/>
                </w:rPr>
                <w:t>c</w:t>
              </w:r>
              <w:r w:rsidR="002F1E30" w:rsidRPr="002B239C">
                <w:rPr>
                  <w:rFonts w:ascii="Calibri" w:eastAsia="Times New Roman" w:hAnsi="Calibri" w:cs="Times New Roman"/>
                  <w:color w:val="000000"/>
                  <w:sz w:val="18"/>
                  <w:szCs w:val="18"/>
                </w:rPr>
                <w:t xml:space="preserve">orners </w:t>
              </w:r>
            </w:ins>
          </w:p>
        </w:tc>
        <w:tc>
          <w:tcPr>
            <w:tcW w:w="354" w:type="pct"/>
            <w:tcBorders>
              <w:top w:val="nil"/>
              <w:left w:val="single" w:sz="4" w:space="0" w:color="auto"/>
              <w:bottom w:val="nil"/>
              <w:right w:val="nil"/>
            </w:tcBorders>
            <w:shd w:val="clear" w:color="auto" w:fill="auto"/>
            <w:noWrap/>
            <w:vAlign w:val="bottom"/>
            <w:hideMark/>
          </w:tcPr>
          <w:p w14:paraId="7D4A116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0.006</w:t>
            </w:r>
          </w:p>
        </w:tc>
        <w:tc>
          <w:tcPr>
            <w:tcW w:w="354" w:type="pct"/>
            <w:tcBorders>
              <w:top w:val="nil"/>
              <w:left w:val="nil"/>
              <w:bottom w:val="nil"/>
              <w:right w:val="nil"/>
            </w:tcBorders>
            <w:shd w:val="clear" w:color="auto" w:fill="auto"/>
            <w:noWrap/>
            <w:vAlign w:val="bottom"/>
            <w:hideMark/>
          </w:tcPr>
          <w:p w14:paraId="1D89863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0.002</w:t>
            </w:r>
          </w:p>
        </w:tc>
        <w:tc>
          <w:tcPr>
            <w:tcW w:w="354" w:type="pct"/>
            <w:tcBorders>
              <w:top w:val="nil"/>
              <w:left w:val="nil"/>
              <w:bottom w:val="nil"/>
              <w:right w:val="single" w:sz="4" w:space="0" w:color="auto"/>
            </w:tcBorders>
            <w:shd w:val="clear" w:color="auto" w:fill="auto"/>
            <w:noWrap/>
            <w:vAlign w:val="bottom"/>
            <w:hideMark/>
          </w:tcPr>
          <w:p w14:paraId="3FEDB21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0.004</w:t>
            </w:r>
          </w:p>
        </w:tc>
        <w:tc>
          <w:tcPr>
            <w:tcW w:w="353" w:type="pct"/>
            <w:tcBorders>
              <w:top w:val="nil"/>
              <w:left w:val="nil"/>
              <w:bottom w:val="nil"/>
              <w:right w:val="nil"/>
            </w:tcBorders>
            <w:shd w:val="clear" w:color="auto" w:fill="auto"/>
            <w:noWrap/>
            <w:vAlign w:val="bottom"/>
            <w:hideMark/>
          </w:tcPr>
          <w:p w14:paraId="1CD5B6E2"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0.005</w:t>
            </w:r>
          </w:p>
        </w:tc>
        <w:tc>
          <w:tcPr>
            <w:tcW w:w="353" w:type="pct"/>
            <w:tcBorders>
              <w:top w:val="nil"/>
              <w:left w:val="nil"/>
              <w:bottom w:val="nil"/>
              <w:right w:val="nil"/>
            </w:tcBorders>
            <w:shd w:val="clear" w:color="auto" w:fill="auto"/>
            <w:noWrap/>
            <w:vAlign w:val="bottom"/>
            <w:hideMark/>
          </w:tcPr>
          <w:p w14:paraId="4DD5BB1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0.006*</w:t>
            </w:r>
          </w:p>
        </w:tc>
        <w:tc>
          <w:tcPr>
            <w:tcW w:w="334" w:type="pct"/>
            <w:tcBorders>
              <w:top w:val="nil"/>
              <w:left w:val="nil"/>
              <w:bottom w:val="nil"/>
              <w:right w:val="single" w:sz="4" w:space="0" w:color="auto"/>
            </w:tcBorders>
            <w:shd w:val="clear" w:color="auto" w:fill="auto"/>
            <w:noWrap/>
            <w:vAlign w:val="bottom"/>
            <w:hideMark/>
          </w:tcPr>
          <w:p w14:paraId="1B783E8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0.001</w:t>
            </w:r>
          </w:p>
        </w:tc>
        <w:tc>
          <w:tcPr>
            <w:tcW w:w="345" w:type="pct"/>
            <w:tcBorders>
              <w:top w:val="nil"/>
              <w:left w:val="nil"/>
              <w:bottom w:val="nil"/>
              <w:right w:val="nil"/>
            </w:tcBorders>
            <w:shd w:val="clear" w:color="auto" w:fill="auto"/>
            <w:noWrap/>
            <w:vAlign w:val="bottom"/>
            <w:hideMark/>
          </w:tcPr>
          <w:p w14:paraId="6F035F3D"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-0.001</w:t>
            </w:r>
          </w:p>
        </w:tc>
        <w:tc>
          <w:tcPr>
            <w:tcW w:w="353" w:type="pct"/>
            <w:tcBorders>
              <w:top w:val="nil"/>
              <w:left w:val="nil"/>
              <w:bottom w:val="nil"/>
              <w:right w:val="nil"/>
            </w:tcBorders>
            <w:shd w:val="clear" w:color="auto" w:fill="auto"/>
            <w:noWrap/>
            <w:vAlign w:val="bottom"/>
            <w:hideMark/>
          </w:tcPr>
          <w:p w14:paraId="6F6988B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-0.001</w:t>
            </w:r>
          </w:p>
        </w:tc>
        <w:tc>
          <w:tcPr>
            <w:tcW w:w="333" w:type="pct"/>
            <w:tcBorders>
              <w:top w:val="nil"/>
              <w:left w:val="nil"/>
              <w:bottom w:val="nil"/>
              <w:right w:val="nil"/>
            </w:tcBorders>
            <w:shd w:val="clear" w:color="auto" w:fill="auto"/>
            <w:noWrap/>
            <w:vAlign w:val="bottom"/>
            <w:hideMark/>
          </w:tcPr>
          <w:p w14:paraId="3EAEC18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0.000</w:t>
            </w:r>
          </w:p>
        </w:tc>
        <w:tc>
          <w:tcPr>
            <w:tcW w:w="353" w:type="pct"/>
            <w:tcBorders>
              <w:top w:val="nil"/>
              <w:left w:val="single" w:sz="4" w:space="0" w:color="auto"/>
              <w:bottom w:val="nil"/>
              <w:right w:val="nil"/>
            </w:tcBorders>
            <w:shd w:val="clear" w:color="auto" w:fill="auto"/>
            <w:noWrap/>
            <w:vAlign w:val="bottom"/>
            <w:hideMark/>
          </w:tcPr>
          <w:p w14:paraId="5142306D"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0.004</w:t>
            </w:r>
          </w:p>
        </w:tc>
        <w:tc>
          <w:tcPr>
            <w:tcW w:w="353" w:type="pct"/>
            <w:tcBorders>
              <w:top w:val="nil"/>
              <w:left w:val="nil"/>
              <w:bottom w:val="nil"/>
              <w:right w:val="nil"/>
            </w:tcBorders>
            <w:shd w:val="clear" w:color="auto" w:fill="auto"/>
            <w:noWrap/>
            <w:vAlign w:val="bottom"/>
            <w:hideMark/>
          </w:tcPr>
          <w:p w14:paraId="7348B922"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0.002</w:t>
            </w:r>
          </w:p>
        </w:tc>
        <w:tc>
          <w:tcPr>
            <w:tcW w:w="354" w:type="pct"/>
            <w:tcBorders>
              <w:top w:val="nil"/>
              <w:left w:val="nil"/>
              <w:bottom w:val="nil"/>
              <w:right w:val="nil"/>
            </w:tcBorders>
            <w:shd w:val="clear" w:color="auto" w:fill="auto"/>
            <w:noWrap/>
            <w:vAlign w:val="bottom"/>
            <w:hideMark/>
          </w:tcPr>
          <w:p w14:paraId="47F3510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0.002</w:t>
            </w:r>
          </w:p>
        </w:tc>
      </w:tr>
      <w:tr w:rsidR="002F1E30" w:rsidRPr="002B239C" w14:paraId="04DD8FE7" w14:textId="77777777" w:rsidTr="0030274C">
        <w:trPr>
          <w:trHeight w:val="315"/>
        </w:trPr>
        <w:tc>
          <w:tcPr>
            <w:tcW w:w="807" w:type="pct"/>
            <w:tcBorders>
              <w:top w:val="nil"/>
              <w:left w:val="nil"/>
              <w:bottom w:val="nil"/>
              <w:right w:val="nil"/>
            </w:tcBorders>
            <w:shd w:val="clear" w:color="auto" w:fill="auto"/>
            <w:noWrap/>
            <w:vAlign w:val="bottom"/>
            <w:hideMark/>
          </w:tcPr>
          <w:p w14:paraId="67BA2E35" w14:textId="0FDC9BB3" w:rsidR="0030274C" w:rsidRPr="002B239C" w:rsidRDefault="0030274C" w:rsidP="00FC0C54">
            <w:pPr>
              <w:spacing w:after="0" w:line="240" w:lineRule="auto"/>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xml:space="preserve">Per : </w:t>
            </w:r>
            <w:del w:id="1676" w:author="Abhilasha Vaid" w:date="2016-06-17T14:28:00Z">
              <w:r w:rsidRPr="002B239C" w:rsidDel="002F1E30">
                <w:rPr>
                  <w:rFonts w:ascii="Calibri" w:eastAsia="Times New Roman" w:hAnsi="Calibri" w:cs="Times New Roman"/>
                  <w:color w:val="000000"/>
                  <w:sz w:val="18"/>
                  <w:szCs w:val="18"/>
                </w:rPr>
                <w:delText xml:space="preserve">Area </w:delText>
              </w:r>
            </w:del>
            <w:ins w:id="1677" w:author="Abhilasha Vaid" w:date="2016-06-17T14:28:00Z">
              <w:r w:rsidR="002F1E30">
                <w:rPr>
                  <w:rFonts w:ascii="Calibri" w:eastAsia="Times New Roman" w:hAnsi="Calibri" w:cs="Times New Roman"/>
                  <w:color w:val="000000"/>
                  <w:sz w:val="18"/>
                  <w:szCs w:val="18"/>
                </w:rPr>
                <w:t>a</w:t>
              </w:r>
              <w:r w:rsidR="002F1E30" w:rsidRPr="002B239C">
                <w:rPr>
                  <w:rFonts w:ascii="Calibri" w:eastAsia="Times New Roman" w:hAnsi="Calibri" w:cs="Times New Roman"/>
                  <w:color w:val="000000"/>
                  <w:sz w:val="18"/>
                  <w:szCs w:val="18"/>
                </w:rPr>
                <w:t xml:space="preserve">rea </w:t>
              </w:r>
            </w:ins>
            <w:del w:id="1678" w:author="Abhilasha Vaid" w:date="2016-06-17T14:28:00Z">
              <w:r w:rsidRPr="002B239C" w:rsidDel="002F1E30">
                <w:rPr>
                  <w:rFonts w:ascii="Calibri" w:eastAsia="Times New Roman" w:hAnsi="Calibri" w:cs="Times New Roman"/>
                  <w:color w:val="000000"/>
                  <w:sz w:val="18"/>
                  <w:szCs w:val="18"/>
                </w:rPr>
                <w:delText xml:space="preserve">Ratio </w:delText>
              </w:r>
            </w:del>
            <w:ins w:id="1679" w:author="Abhilasha Vaid" w:date="2016-06-17T14:28:00Z">
              <w:r w:rsidR="002F1E30">
                <w:rPr>
                  <w:rFonts w:ascii="Calibri" w:eastAsia="Times New Roman" w:hAnsi="Calibri" w:cs="Times New Roman"/>
                  <w:color w:val="000000"/>
                  <w:sz w:val="18"/>
                  <w:szCs w:val="18"/>
                </w:rPr>
                <w:t>r</w:t>
              </w:r>
              <w:r w:rsidR="002F1E30" w:rsidRPr="002B239C">
                <w:rPr>
                  <w:rFonts w:ascii="Calibri" w:eastAsia="Times New Roman" w:hAnsi="Calibri" w:cs="Times New Roman"/>
                  <w:color w:val="000000"/>
                  <w:sz w:val="18"/>
                  <w:szCs w:val="18"/>
                </w:rPr>
                <w:t xml:space="preserve">atio </w:t>
              </w:r>
            </w:ins>
            <w:r w:rsidRPr="002B239C">
              <w:rPr>
                <w:rFonts w:ascii="Calibri" w:eastAsia="Times New Roman" w:hAnsi="Calibri" w:cs="Times New Roman"/>
                <w:color w:val="000000"/>
                <w:sz w:val="18"/>
                <w:szCs w:val="18"/>
              </w:rPr>
              <w:t>(GPS)</w:t>
            </w:r>
          </w:p>
        </w:tc>
        <w:tc>
          <w:tcPr>
            <w:tcW w:w="354" w:type="pct"/>
            <w:tcBorders>
              <w:top w:val="nil"/>
              <w:left w:val="single" w:sz="4" w:space="0" w:color="auto"/>
              <w:bottom w:val="nil"/>
              <w:right w:val="nil"/>
            </w:tcBorders>
            <w:shd w:val="clear" w:color="auto" w:fill="auto"/>
            <w:noWrap/>
            <w:vAlign w:val="bottom"/>
            <w:hideMark/>
          </w:tcPr>
          <w:p w14:paraId="6C8B829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0.173***</w:t>
            </w:r>
          </w:p>
        </w:tc>
        <w:tc>
          <w:tcPr>
            <w:tcW w:w="354" w:type="pct"/>
            <w:tcBorders>
              <w:top w:val="nil"/>
              <w:left w:val="nil"/>
              <w:bottom w:val="nil"/>
              <w:right w:val="nil"/>
            </w:tcBorders>
            <w:shd w:val="clear" w:color="auto" w:fill="auto"/>
            <w:noWrap/>
            <w:vAlign w:val="bottom"/>
            <w:hideMark/>
          </w:tcPr>
          <w:p w14:paraId="3F1DC4C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-0.144**</w:t>
            </w:r>
          </w:p>
        </w:tc>
        <w:tc>
          <w:tcPr>
            <w:tcW w:w="354" w:type="pct"/>
            <w:tcBorders>
              <w:top w:val="nil"/>
              <w:left w:val="nil"/>
              <w:bottom w:val="nil"/>
              <w:right w:val="single" w:sz="4" w:space="0" w:color="auto"/>
            </w:tcBorders>
            <w:shd w:val="clear" w:color="auto" w:fill="auto"/>
            <w:noWrap/>
            <w:vAlign w:val="bottom"/>
            <w:hideMark/>
          </w:tcPr>
          <w:p w14:paraId="7413E6A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0.175***</w:t>
            </w:r>
          </w:p>
        </w:tc>
        <w:tc>
          <w:tcPr>
            <w:tcW w:w="353" w:type="pct"/>
            <w:tcBorders>
              <w:top w:val="nil"/>
              <w:left w:val="nil"/>
              <w:bottom w:val="nil"/>
              <w:right w:val="nil"/>
            </w:tcBorders>
            <w:shd w:val="clear" w:color="auto" w:fill="auto"/>
            <w:noWrap/>
            <w:vAlign w:val="bottom"/>
            <w:hideMark/>
          </w:tcPr>
          <w:p w14:paraId="3A8584D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0.428***</w:t>
            </w:r>
          </w:p>
        </w:tc>
        <w:tc>
          <w:tcPr>
            <w:tcW w:w="353" w:type="pct"/>
            <w:tcBorders>
              <w:top w:val="nil"/>
              <w:left w:val="nil"/>
              <w:bottom w:val="nil"/>
              <w:right w:val="nil"/>
            </w:tcBorders>
            <w:shd w:val="clear" w:color="auto" w:fill="auto"/>
            <w:noWrap/>
            <w:vAlign w:val="bottom"/>
            <w:hideMark/>
          </w:tcPr>
          <w:p w14:paraId="2F47029B"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-0.911***</w:t>
            </w:r>
          </w:p>
        </w:tc>
        <w:tc>
          <w:tcPr>
            <w:tcW w:w="334" w:type="pct"/>
            <w:tcBorders>
              <w:top w:val="nil"/>
              <w:left w:val="nil"/>
              <w:bottom w:val="nil"/>
              <w:right w:val="single" w:sz="4" w:space="0" w:color="auto"/>
            </w:tcBorders>
            <w:shd w:val="clear" w:color="auto" w:fill="auto"/>
            <w:noWrap/>
            <w:vAlign w:val="bottom"/>
            <w:hideMark/>
          </w:tcPr>
          <w:p w14:paraId="523BB28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0.558***</w:t>
            </w:r>
          </w:p>
        </w:tc>
        <w:tc>
          <w:tcPr>
            <w:tcW w:w="345" w:type="pct"/>
            <w:tcBorders>
              <w:top w:val="nil"/>
              <w:left w:val="nil"/>
              <w:bottom w:val="nil"/>
              <w:right w:val="nil"/>
            </w:tcBorders>
            <w:shd w:val="clear" w:color="auto" w:fill="auto"/>
            <w:noWrap/>
            <w:vAlign w:val="bottom"/>
            <w:hideMark/>
          </w:tcPr>
          <w:p w14:paraId="573BA932"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1.700***</w:t>
            </w:r>
          </w:p>
        </w:tc>
        <w:tc>
          <w:tcPr>
            <w:tcW w:w="353" w:type="pct"/>
            <w:tcBorders>
              <w:top w:val="nil"/>
              <w:left w:val="nil"/>
              <w:bottom w:val="nil"/>
              <w:right w:val="nil"/>
            </w:tcBorders>
            <w:shd w:val="clear" w:color="auto" w:fill="auto"/>
            <w:noWrap/>
            <w:vAlign w:val="bottom"/>
            <w:hideMark/>
          </w:tcPr>
          <w:p w14:paraId="26D6D50F"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-1.435***</w:t>
            </w:r>
          </w:p>
        </w:tc>
        <w:tc>
          <w:tcPr>
            <w:tcW w:w="333" w:type="pct"/>
            <w:tcBorders>
              <w:top w:val="nil"/>
              <w:left w:val="nil"/>
              <w:bottom w:val="nil"/>
              <w:right w:val="nil"/>
            </w:tcBorders>
            <w:shd w:val="clear" w:color="auto" w:fill="auto"/>
            <w:noWrap/>
            <w:vAlign w:val="bottom"/>
            <w:hideMark/>
          </w:tcPr>
          <w:p w14:paraId="1AB8578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1.696***</w:t>
            </w:r>
          </w:p>
        </w:tc>
        <w:tc>
          <w:tcPr>
            <w:tcW w:w="353" w:type="pct"/>
            <w:tcBorders>
              <w:top w:val="nil"/>
              <w:left w:val="single" w:sz="4" w:space="0" w:color="auto"/>
              <w:bottom w:val="nil"/>
              <w:right w:val="nil"/>
            </w:tcBorders>
            <w:shd w:val="clear" w:color="auto" w:fill="auto"/>
            <w:noWrap/>
            <w:vAlign w:val="bottom"/>
            <w:hideMark/>
          </w:tcPr>
          <w:p w14:paraId="2D02769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0.254***</w:t>
            </w:r>
          </w:p>
        </w:tc>
        <w:tc>
          <w:tcPr>
            <w:tcW w:w="353" w:type="pct"/>
            <w:tcBorders>
              <w:top w:val="nil"/>
              <w:left w:val="nil"/>
              <w:bottom w:val="nil"/>
              <w:right w:val="nil"/>
            </w:tcBorders>
            <w:shd w:val="clear" w:color="auto" w:fill="auto"/>
            <w:noWrap/>
            <w:vAlign w:val="bottom"/>
            <w:hideMark/>
          </w:tcPr>
          <w:p w14:paraId="528B45B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-0.072**</w:t>
            </w:r>
          </w:p>
        </w:tc>
        <w:tc>
          <w:tcPr>
            <w:tcW w:w="354" w:type="pct"/>
            <w:tcBorders>
              <w:top w:val="nil"/>
              <w:left w:val="nil"/>
              <w:bottom w:val="nil"/>
              <w:right w:val="nil"/>
            </w:tcBorders>
            <w:shd w:val="clear" w:color="auto" w:fill="auto"/>
            <w:noWrap/>
            <w:vAlign w:val="bottom"/>
            <w:hideMark/>
          </w:tcPr>
          <w:p w14:paraId="43FE10F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0.191***</w:t>
            </w:r>
          </w:p>
        </w:tc>
      </w:tr>
      <w:tr w:rsidR="002F1E30" w:rsidRPr="002B239C" w14:paraId="6AF6364D" w14:textId="77777777" w:rsidTr="0030274C">
        <w:trPr>
          <w:trHeight w:val="315"/>
        </w:trPr>
        <w:tc>
          <w:tcPr>
            <w:tcW w:w="807" w:type="pct"/>
            <w:tcBorders>
              <w:top w:val="nil"/>
              <w:left w:val="nil"/>
              <w:bottom w:val="nil"/>
              <w:right w:val="nil"/>
            </w:tcBorders>
            <w:shd w:val="clear" w:color="auto" w:fill="auto"/>
            <w:noWrap/>
            <w:vAlign w:val="bottom"/>
            <w:hideMark/>
          </w:tcPr>
          <w:p w14:paraId="42E63EED" w14:textId="617A27E1" w:rsidR="0030274C" w:rsidRPr="002B239C" w:rsidRDefault="0030274C" w:rsidP="00FC0C54">
            <w:pPr>
              <w:spacing w:after="0" w:line="240" w:lineRule="auto"/>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xml:space="preserve">Number of </w:t>
            </w:r>
            <w:del w:id="1680" w:author="Abhilasha Vaid" w:date="2016-06-17T14:28:00Z">
              <w:r w:rsidRPr="002B239C" w:rsidDel="002F1E30">
                <w:rPr>
                  <w:rFonts w:ascii="Calibri" w:eastAsia="Times New Roman" w:hAnsi="Calibri" w:cs="Times New Roman"/>
                  <w:color w:val="000000"/>
                  <w:sz w:val="18"/>
                  <w:szCs w:val="18"/>
                </w:rPr>
                <w:delText>Satellites</w:delText>
              </w:r>
            </w:del>
            <w:ins w:id="1681" w:author="Abhilasha Vaid" w:date="2016-06-17T14:28:00Z">
              <w:r w:rsidR="002F1E30">
                <w:rPr>
                  <w:rFonts w:ascii="Calibri" w:eastAsia="Times New Roman" w:hAnsi="Calibri" w:cs="Times New Roman"/>
                  <w:color w:val="000000"/>
                  <w:sz w:val="18"/>
                  <w:szCs w:val="18"/>
                </w:rPr>
                <w:t>s</w:t>
              </w:r>
              <w:r w:rsidR="002F1E30" w:rsidRPr="002B239C">
                <w:rPr>
                  <w:rFonts w:ascii="Calibri" w:eastAsia="Times New Roman" w:hAnsi="Calibri" w:cs="Times New Roman"/>
                  <w:color w:val="000000"/>
                  <w:sz w:val="18"/>
                  <w:szCs w:val="18"/>
                </w:rPr>
                <w:t>atellites</w:t>
              </w:r>
            </w:ins>
          </w:p>
        </w:tc>
        <w:tc>
          <w:tcPr>
            <w:tcW w:w="354" w:type="pct"/>
            <w:tcBorders>
              <w:top w:val="nil"/>
              <w:left w:val="single" w:sz="4" w:space="0" w:color="auto"/>
              <w:bottom w:val="nil"/>
              <w:right w:val="nil"/>
            </w:tcBorders>
            <w:shd w:val="clear" w:color="auto" w:fill="auto"/>
            <w:noWrap/>
            <w:vAlign w:val="bottom"/>
            <w:hideMark/>
          </w:tcPr>
          <w:p w14:paraId="1608D1CF"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-0.003</w:t>
            </w:r>
          </w:p>
        </w:tc>
        <w:tc>
          <w:tcPr>
            <w:tcW w:w="354" w:type="pct"/>
            <w:tcBorders>
              <w:top w:val="nil"/>
              <w:left w:val="nil"/>
              <w:bottom w:val="nil"/>
              <w:right w:val="nil"/>
            </w:tcBorders>
            <w:shd w:val="clear" w:color="auto" w:fill="auto"/>
            <w:noWrap/>
            <w:vAlign w:val="bottom"/>
            <w:hideMark/>
          </w:tcPr>
          <w:p w14:paraId="6B659F2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0.001</w:t>
            </w:r>
          </w:p>
        </w:tc>
        <w:tc>
          <w:tcPr>
            <w:tcW w:w="354" w:type="pct"/>
            <w:tcBorders>
              <w:top w:val="nil"/>
              <w:left w:val="nil"/>
              <w:bottom w:val="nil"/>
              <w:right w:val="single" w:sz="4" w:space="0" w:color="auto"/>
            </w:tcBorders>
            <w:shd w:val="clear" w:color="auto" w:fill="auto"/>
            <w:noWrap/>
            <w:vAlign w:val="bottom"/>
            <w:hideMark/>
          </w:tcPr>
          <w:p w14:paraId="34979AC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-0.004</w:t>
            </w:r>
          </w:p>
        </w:tc>
        <w:tc>
          <w:tcPr>
            <w:tcW w:w="353" w:type="pct"/>
            <w:tcBorders>
              <w:top w:val="nil"/>
              <w:left w:val="nil"/>
              <w:bottom w:val="nil"/>
              <w:right w:val="nil"/>
            </w:tcBorders>
            <w:shd w:val="clear" w:color="auto" w:fill="auto"/>
            <w:noWrap/>
            <w:vAlign w:val="bottom"/>
            <w:hideMark/>
          </w:tcPr>
          <w:p w14:paraId="37195E4B"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-0.007</w:t>
            </w:r>
          </w:p>
        </w:tc>
        <w:tc>
          <w:tcPr>
            <w:tcW w:w="353" w:type="pct"/>
            <w:tcBorders>
              <w:top w:val="nil"/>
              <w:left w:val="nil"/>
              <w:bottom w:val="nil"/>
              <w:right w:val="nil"/>
            </w:tcBorders>
            <w:shd w:val="clear" w:color="auto" w:fill="auto"/>
            <w:noWrap/>
            <w:vAlign w:val="bottom"/>
            <w:hideMark/>
          </w:tcPr>
          <w:p w14:paraId="63433E3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-0.003</w:t>
            </w:r>
          </w:p>
        </w:tc>
        <w:tc>
          <w:tcPr>
            <w:tcW w:w="334" w:type="pct"/>
            <w:tcBorders>
              <w:top w:val="nil"/>
              <w:left w:val="nil"/>
              <w:bottom w:val="nil"/>
              <w:right w:val="single" w:sz="4" w:space="0" w:color="auto"/>
            </w:tcBorders>
            <w:shd w:val="clear" w:color="auto" w:fill="auto"/>
            <w:noWrap/>
            <w:vAlign w:val="bottom"/>
            <w:hideMark/>
          </w:tcPr>
          <w:p w14:paraId="25B664BA"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-0.003</w:t>
            </w:r>
          </w:p>
        </w:tc>
        <w:tc>
          <w:tcPr>
            <w:tcW w:w="345" w:type="pct"/>
            <w:tcBorders>
              <w:top w:val="nil"/>
              <w:left w:val="nil"/>
              <w:bottom w:val="nil"/>
              <w:right w:val="nil"/>
            </w:tcBorders>
            <w:shd w:val="clear" w:color="auto" w:fill="auto"/>
            <w:noWrap/>
            <w:vAlign w:val="bottom"/>
            <w:hideMark/>
          </w:tcPr>
          <w:p w14:paraId="6142F581"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nil"/>
              <w:bottom w:val="nil"/>
              <w:right w:val="nil"/>
            </w:tcBorders>
            <w:shd w:val="clear" w:color="auto" w:fill="auto"/>
            <w:noWrap/>
            <w:vAlign w:val="bottom"/>
            <w:hideMark/>
          </w:tcPr>
          <w:p w14:paraId="60D15012"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33" w:type="pct"/>
            <w:tcBorders>
              <w:top w:val="nil"/>
              <w:left w:val="nil"/>
              <w:bottom w:val="nil"/>
              <w:right w:val="single" w:sz="4" w:space="0" w:color="auto"/>
            </w:tcBorders>
            <w:shd w:val="clear" w:color="auto" w:fill="auto"/>
            <w:noWrap/>
            <w:vAlign w:val="bottom"/>
            <w:hideMark/>
          </w:tcPr>
          <w:p w14:paraId="58F9A631"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nil"/>
              <w:bottom w:val="nil"/>
              <w:right w:val="nil"/>
            </w:tcBorders>
            <w:shd w:val="clear" w:color="auto" w:fill="auto"/>
            <w:noWrap/>
            <w:vAlign w:val="bottom"/>
            <w:hideMark/>
          </w:tcPr>
          <w:p w14:paraId="7C6995F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nil"/>
              <w:bottom w:val="nil"/>
              <w:right w:val="nil"/>
            </w:tcBorders>
            <w:shd w:val="clear" w:color="auto" w:fill="auto"/>
            <w:noWrap/>
            <w:vAlign w:val="bottom"/>
            <w:hideMark/>
          </w:tcPr>
          <w:p w14:paraId="79AB21B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4" w:type="pct"/>
            <w:tcBorders>
              <w:top w:val="nil"/>
              <w:left w:val="nil"/>
              <w:bottom w:val="nil"/>
              <w:right w:val="nil"/>
            </w:tcBorders>
            <w:shd w:val="clear" w:color="auto" w:fill="auto"/>
            <w:noWrap/>
            <w:vAlign w:val="bottom"/>
            <w:hideMark/>
          </w:tcPr>
          <w:p w14:paraId="35391C0F"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r>
      <w:tr w:rsidR="002F1E30" w:rsidRPr="002B239C" w14:paraId="37078966" w14:textId="77777777" w:rsidTr="0030274C">
        <w:trPr>
          <w:trHeight w:val="315"/>
        </w:trPr>
        <w:tc>
          <w:tcPr>
            <w:tcW w:w="807" w:type="pct"/>
            <w:tcBorders>
              <w:top w:val="nil"/>
              <w:left w:val="nil"/>
              <w:bottom w:val="nil"/>
              <w:right w:val="nil"/>
            </w:tcBorders>
            <w:shd w:val="clear" w:color="auto" w:fill="auto"/>
            <w:noWrap/>
            <w:vAlign w:val="bottom"/>
            <w:hideMark/>
          </w:tcPr>
          <w:p w14:paraId="028E136D" w14:textId="77777777" w:rsidR="0030274C" w:rsidRPr="002B239C" w:rsidRDefault="0030274C" w:rsidP="0030274C">
            <w:pPr>
              <w:spacing w:after="0" w:line="240" w:lineRule="auto"/>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Slope (clinometer)</w:t>
            </w:r>
          </w:p>
        </w:tc>
        <w:tc>
          <w:tcPr>
            <w:tcW w:w="354" w:type="pct"/>
            <w:tcBorders>
              <w:top w:val="nil"/>
              <w:left w:val="single" w:sz="4" w:space="0" w:color="auto"/>
              <w:bottom w:val="nil"/>
              <w:right w:val="nil"/>
            </w:tcBorders>
            <w:shd w:val="clear" w:color="auto" w:fill="auto"/>
            <w:noWrap/>
            <w:vAlign w:val="bottom"/>
            <w:hideMark/>
          </w:tcPr>
          <w:p w14:paraId="1F8BDBFF"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0.002</w:t>
            </w:r>
          </w:p>
        </w:tc>
        <w:tc>
          <w:tcPr>
            <w:tcW w:w="354" w:type="pct"/>
            <w:tcBorders>
              <w:top w:val="nil"/>
              <w:left w:val="nil"/>
              <w:bottom w:val="nil"/>
              <w:right w:val="nil"/>
            </w:tcBorders>
            <w:shd w:val="clear" w:color="auto" w:fill="auto"/>
            <w:noWrap/>
            <w:vAlign w:val="bottom"/>
            <w:hideMark/>
          </w:tcPr>
          <w:p w14:paraId="53837D3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0.002</w:t>
            </w:r>
          </w:p>
        </w:tc>
        <w:tc>
          <w:tcPr>
            <w:tcW w:w="354" w:type="pct"/>
            <w:tcBorders>
              <w:top w:val="nil"/>
              <w:left w:val="nil"/>
              <w:bottom w:val="nil"/>
              <w:right w:val="single" w:sz="4" w:space="0" w:color="auto"/>
            </w:tcBorders>
            <w:shd w:val="clear" w:color="auto" w:fill="auto"/>
            <w:noWrap/>
            <w:vAlign w:val="bottom"/>
            <w:hideMark/>
          </w:tcPr>
          <w:p w14:paraId="76684F18"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0.000</w:t>
            </w:r>
          </w:p>
        </w:tc>
        <w:tc>
          <w:tcPr>
            <w:tcW w:w="353" w:type="pct"/>
            <w:tcBorders>
              <w:top w:val="nil"/>
              <w:left w:val="nil"/>
              <w:bottom w:val="nil"/>
              <w:right w:val="nil"/>
            </w:tcBorders>
            <w:shd w:val="clear" w:color="auto" w:fill="auto"/>
            <w:noWrap/>
            <w:vAlign w:val="bottom"/>
            <w:hideMark/>
          </w:tcPr>
          <w:p w14:paraId="1AAF45E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nil"/>
              <w:bottom w:val="nil"/>
              <w:right w:val="nil"/>
            </w:tcBorders>
            <w:shd w:val="clear" w:color="auto" w:fill="auto"/>
            <w:noWrap/>
            <w:vAlign w:val="bottom"/>
            <w:hideMark/>
          </w:tcPr>
          <w:p w14:paraId="511A78D4"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34" w:type="pct"/>
            <w:tcBorders>
              <w:top w:val="nil"/>
              <w:left w:val="nil"/>
              <w:bottom w:val="nil"/>
              <w:right w:val="single" w:sz="4" w:space="0" w:color="auto"/>
            </w:tcBorders>
            <w:shd w:val="clear" w:color="auto" w:fill="auto"/>
            <w:noWrap/>
            <w:vAlign w:val="bottom"/>
            <w:hideMark/>
          </w:tcPr>
          <w:p w14:paraId="7F9A2DC9"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45" w:type="pct"/>
            <w:tcBorders>
              <w:top w:val="nil"/>
              <w:left w:val="nil"/>
              <w:bottom w:val="nil"/>
              <w:right w:val="nil"/>
            </w:tcBorders>
            <w:shd w:val="clear" w:color="auto" w:fill="auto"/>
            <w:noWrap/>
            <w:vAlign w:val="bottom"/>
            <w:hideMark/>
          </w:tcPr>
          <w:p w14:paraId="58DB70E1"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nil"/>
              <w:bottom w:val="nil"/>
              <w:right w:val="nil"/>
            </w:tcBorders>
            <w:shd w:val="clear" w:color="auto" w:fill="auto"/>
            <w:noWrap/>
            <w:vAlign w:val="bottom"/>
            <w:hideMark/>
          </w:tcPr>
          <w:p w14:paraId="7586412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33" w:type="pct"/>
            <w:tcBorders>
              <w:top w:val="nil"/>
              <w:left w:val="nil"/>
              <w:bottom w:val="nil"/>
              <w:right w:val="single" w:sz="4" w:space="0" w:color="auto"/>
            </w:tcBorders>
            <w:shd w:val="clear" w:color="auto" w:fill="auto"/>
            <w:noWrap/>
            <w:vAlign w:val="bottom"/>
            <w:hideMark/>
          </w:tcPr>
          <w:p w14:paraId="3A7D5D3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nil"/>
              <w:bottom w:val="nil"/>
              <w:right w:val="nil"/>
            </w:tcBorders>
            <w:shd w:val="clear" w:color="auto" w:fill="auto"/>
            <w:noWrap/>
            <w:vAlign w:val="bottom"/>
            <w:hideMark/>
          </w:tcPr>
          <w:p w14:paraId="766DD2BB"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nil"/>
              <w:bottom w:val="nil"/>
              <w:right w:val="nil"/>
            </w:tcBorders>
            <w:shd w:val="clear" w:color="auto" w:fill="auto"/>
            <w:noWrap/>
            <w:vAlign w:val="bottom"/>
            <w:hideMark/>
          </w:tcPr>
          <w:p w14:paraId="6E3A424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4" w:type="pct"/>
            <w:tcBorders>
              <w:top w:val="nil"/>
              <w:left w:val="nil"/>
              <w:bottom w:val="nil"/>
              <w:right w:val="nil"/>
            </w:tcBorders>
            <w:shd w:val="clear" w:color="auto" w:fill="auto"/>
            <w:noWrap/>
            <w:vAlign w:val="bottom"/>
            <w:hideMark/>
          </w:tcPr>
          <w:p w14:paraId="4C0D587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r>
      <w:tr w:rsidR="002F1E30" w:rsidRPr="002B239C" w14:paraId="736402D8" w14:textId="77777777" w:rsidTr="0030274C">
        <w:trPr>
          <w:trHeight w:val="315"/>
        </w:trPr>
        <w:tc>
          <w:tcPr>
            <w:tcW w:w="807" w:type="pct"/>
            <w:tcBorders>
              <w:top w:val="nil"/>
              <w:left w:val="nil"/>
              <w:bottom w:val="nil"/>
              <w:right w:val="nil"/>
            </w:tcBorders>
            <w:shd w:val="clear" w:color="auto" w:fill="auto"/>
            <w:noWrap/>
            <w:vAlign w:val="bottom"/>
            <w:hideMark/>
          </w:tcPr>
          <w:p w14:paraId="372EE26D" w14:textId="35AAF2DE" w:rsidR="0030274C" w:rsidRPr="002B239C" w:rsidRDefault="0030274C" w:rsidP="0030274C">
            <w:pPr>
              <w:spacing w:after="0" w:line="240" w:lineRule="auto"/>
              <w:rPr>
                <w:rFonts w:ascii="Calibri" w:eastAsia="Times New Roman" w:hAnsi="Calibri" w:cs="Times New Roman"/>
                <w:i/>
                <w:iCs/>
                <w:color w:val="000000"/>
                <w:sz w:val="18"/>
                <w:szCs w:val="18"/>
              </w:rPr>
            </w:pPr>
            <w:r w:rsidRPr="002B239C">
              <w:rPr>
                <w:rFonts w:ascii="Calibri" w:eastAsia="Times New Roman" w:hAnsi="Calibri" w:cs="Times New Roman"/>
                <w:i/>
                <w:iCs/>
                <w:color w:val="000000"/>
                <w:sz w:val="18"/>
                <w:szCs w:val="18"/>
              </w:rPr>
              <w:t>Tree</w:t>
            </w:r>
            <w:r w:rsidR="00830267">
              <w:rPr>
                <w:rFonts w:ascii="Calibri" w:eastAsia="Times New Roman" w:hAnsi="Calibri" w:cs="Times New Roman"/>
                <w:i/>
                <w:iCs/>
                <w:color w:val="000000"/>
                <w:sz w:val="18"/>
                <w:szCs w:val="18"/>
              </w:rPr>
              <w:t xml:space="preserve"> </w:t>
            </w:r>
            <w:r w:rsidRPr="002B239C">
              <w:rPr>
                <w:rFonts w:ascii="Calibri" w:eastAsia="Times New Roman" w:hAnsi="Calibri" w:cs="Times New Roman"/>
                <w:i/>
                <w:iCs/>
                <w:color w:val="000000"/>
                <w:sz w:val="18"/>
                <w:szCs w:val="18"/>
              </w:rPr>
              <w:t>cover:</w:t>
            </w:r>
          </w:p>
        </w:tc>
        <w:tc>
          <w:tcPr>
            <w:tcW w:w="354" w:type="pct"/>
            <w:tcBorders>
              <w:top w:val="nil"/>
              <w:left w:val="single" w:sz="4" w:space="0" w:color="auto"/>
              <w:bottom w:val="nil"/>
              <w:right w:val="nil"/>
            </w:tcBorders>
            <w:shd w:val="clear" w:color="auto" w:fill="auto"/>
            <w:noWrap/>
            <w:vAlign w:val="bottom"/>
            <w:hideMark/>
          </w:tcPr>
          <w:p w14:paraId="1CB1374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54" w:type="pct"/>
            <w:tcBorders>
              <w:top w:val="nil"/>
              <w:left w:val="nil"/>
              <w:bottom w:val="nil"/>
              <w:right w:val="nil"/>
            </w:tcBorders>
            <w:shd w:val="clear" w:color="auto" w:fill="auto"/>
            <w:noWrap/>
            <w:vAlign w:val="bottom"/>
            <w:hideMark/>
          </w:tcPr>
          <w:p w14:paraId="55A37EA8"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p>
        </w:tc>
        <w:tc>
          <w:tcPr>
            <w:tcW w:w="354" w:type="pct"/>
            <w:tcBorders>
              <w:top w:val="nil"/>
              <w:left w:val="nil"/>
              <w:bottom w:val="nil"/>
              <w:right w:val="single" w:sz="4" w:space="0" w:color="auto"/>
            </w:tcBorders>
            <w:shd w:val="clear" w:color="auto" w:fill="auto"/>
            <w:noWrap/>
            <w:vAlign w:val="bottom"/>
            <w:hideMark/>
          </w:tcPr>
          <w:p w14:paraId="7C3ECC44"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53" w:type="pct"/>
            <w:tcBorders>
              <w:top w:val="nil"/>
              <w:left w:val="nil"/>
              <w:bottom w:val="nil"/>
              <w:right w:val="nil"/>
            </w:tcBorders>
            <w:shd w:val="clear" w:color="auto" w:fill="auto"/>
            <w:noWrap/>
            <w:vAlign w:val="bottom"/>
            <w:hideMark/>
          </w:tcPr>
          <w:p w14:paraId="102F59B9"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53" w:type="pct"/>
            <w:tcBorders>
              <w:top w:val="nil"/>
              <w:left w:val="nil"/>
              <w:bottom w:val="nil"/>
              <w:right w:val="nil"/>
            </w:tcBorders>
            <w:shd w:val="clear" w:color="auto" w:fill="auto"/>
            <w:noWrap/>
            <w:vAlign w:val="bottom"/>
            <w:hideMark/>
          </w:tcPr>
          <w:p w14:paraId="0391BBF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p>
        </w:tc>
        <w:tc>
          <w:tcPr>
            <w:tcW w:w="334" w:type="pct"/>
            <w:tcBorders>
              <w:top w:val="nil"/>
              <w:left w:val="nil"/>
              <w:bottom w:val="nil"/>
              <w:right w:val="single" w:sz="4" w:space="0" w:color="auto"/>
            </w:tcBorders>
            <w:shd w:val="clear" w:color="auto" w:fill="auto"/>
            <w:noWrap/>
            <w:vAlign w:val="bottom"/>
            <w:hideMark/>
          </w:tcPr>
          <w:p w14:paraId="08E5B214"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45" w:type="pct"/>
            <w:tcBorders>
              <w:top w:val="nil"/>
              <w:left w:val="nil"/>
              <w:bottom w:val="nil"/>
              <w:right w:val="nil"/>
            </w:tcBorders>
            <w:shd w:val="clear" w:color="auto" w:fill="auto"/>
            <w:noWrap/>
            <w:vAlign w:val="bottom"/>
            <w:hideMark/>
          </w:tcPr>
          <w:p w14:paraId="6EED629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53" w:type="pct"/>
            <w:tcBorders>
              <w:top w:val="nil"/>
              <w:left w:val="nil"/>
              <w:bottom w:val="nil"/>
              <w:right w:val="nil"/>
            </w:tcBorders>
            <w:shd w:val="clear" w:color="auto" w:fill="auto"/>
            <w:noWrap/>
            <w:vAlign w:val="bottom"/>
            <w:hideMark/>
          </w:tcPr>
          <w:p w14:paraId="23EBEC9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p>
        </w:tc>
        <w:tc>
          <w:tcPr>
            <w:tcW w:w="333" w:type="pct"/>
            <w:tcBorders>
              <w:top w:val="nil"/>
              <w:left w:val="nil"/>
              <w:bottom w:val="nil"/>
              <w:right w:val="nil"/>
            </w:tcBorders>
            <w:shd w:val="clear" w:color="auto" w:fill="auto"/>
            <w:noWrap/>
            <w:vAlign w:val="bottom"/>
            <w:hideMark/>
          </w:tcPr>
          <w:p w14:paraId="2CE0E787" w14:textId="77777777" w:rsidR="0030274C" w:rsidRPr="002B239C" w:rsidRDefault="0030274C" w:rsidP="0030274C">
            <w:pPr>
              <w:spacing w:after="0" w:line="240" w:lineRule="auto"/>
              <w:jc w:val="center"/>
              <w:rPr>
                <w:rFonts w:ascii="Calibri" w:eastAsia="Times New Roman" w:hAnsi="Calibri" w:cs="Times New Roman"/>
                <w:sz w:val="18"/>
                <w:szCs w:val="18"/>
              </w:rPr>
            </w:pPr>
          </w:p>
        </w:tc>
        <w:tc>
          <w:tcPr>
            <w:tcW w:w="353" w:type="pct"/>
            <w:tcBorders>
              <w:top w:val="nil"/>
              <w:left w:val="single" w:sz="4" w:space="0" w:color="auto"/>
              <w:bottom w:val="nil"/>
              <w:right w:val="nil"/>
            </w:tcBorders>
            <w:shd w:val="clear" w:color="auto" w:fill="auto"/>
            <w:noWrap/>
            <w:vAlign w:val="bottom"/>
            <w:hideMark/>
          </w:tcPr>
          <w:p w14:paraId="4B1EEB2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53" w:type="pct"/>
            <w:tcBorders>
              <w:top w:val="nil"/>
              <w:left w:val="nil"/>
              <w:bottom w:val="nil"/>
              <w:right w:val="nil"/>
            </w:tcBorders>
            <w:shd w:val="clear" w:color="auto" w:fill="auto"/>
            <w:noWrap/>
            <w:vAlign w:val="bottom"/>
            <w:hideMark/>
          </w:tcPr>
          <w:p w14:paraId="7C2F1698"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p>
        </w:tc>
        <w:tc>
          <w:tcPr>
            <w:tcW w:w="354" w:type="pct"/>
            <w:tcBorders>
              <w:top w:val="nil"/>
              <w:left w:val="nil"/>
              <w:bottom w:val="nil"/>
              <w:right w:val="nil"/>
            </w:tcBorders>
            <w:shd w:val="clear" w:color="auto" w:fill="auto"/>
            <w:noWrap/>
            <w:vAlign w:val="bottom"/>
            <w:hideMark/>
          </w:tcPr>
          <w:p w14:paraId="3582BB9B" w14:textId="77777777" w:rsidR="0030274C" w:rsidRPr="002B239C" w:rsidRDefault="0030274C" w:rsidP="0030274C">
            <w:pPr>
              <w:spacing w:after="0" w:line="240" w:lineRule="auto"/>
              <w:jc w:val="center"/>
              <w:rPr>
                <w:rFonts w:ascii="Calibri" w:eastAsia="Times New Roman" w:hAnsi="Calibri" w:cs="Times New Roman"/>
                <w:sz w:val="18"/>
                <w:szCs w:val="18"/>
              </w:rPr>
            </w:pPr>
          </w:p>
        </w:tc>
      </w:tr>
      <w:tr w:rsidR="002F1E30" w:rsidRPr="002B239C" w14:paraId="50C503ED" w14:textId="77777777" w:rsidTr="0030274C">
        <w:trPr>
          <w:trHeight w:val="315"/>
        </w:trPr>
        <w:tc>
          <w:tcPr>
            <w:tcW w:w="807" w:type="pct"/>
            <w:tcBorders>
              <w:top w:val="nil"/>
              <w:left w:val="nil"/>
              <w:bottom w:val="nil"/>
              <w:right w:val="nil"/>
            </w:tcBorders>
            <w:shd w:val="clear" w:color="auto" w:fill="auto"/>
            <w:noWrap/>
            <w:vAlign w:val="bottom"/>
            <w:hideMark/>
          </w:tcPr>
          <w:p w14:paraId="5ECE1AFE" w14:textId="77777777" w:rsidR="0030274C" w:rsidRPr="002B239C" w:rsidRDefault="0030274C" w:rsidP="0030274C">
            <w:pPr>
              <w:spacing w:after="0" w:line="240" w:lineRule="auto"/>
              <w:ind w:firstLineChars="200" w:firstLine="360"/>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Partial</w:t>
            </w:r>
          </w:p>
        </w:tc>
        <w:tc>
          <w:tcPr>
            <w:tcW w:w="354" w:type="pct"/>
            <w:tcBorders>
              <w:top w:val="nil"/>
              <w:left w:val="single" w:sz="4" w:space="0" w:color="auto"/>
              <w:bottom w:val="nil"/>
              <w:right w:val="nil"/>
            </w:tcBorders>
            <w:shd w:val="clear" w:color="auto" w:fill="auto"/>
            <w:noWrap/>
            <w:vAlign w:val="bottom"/>
            <w:hideMark/>
          </w:tcPr>
          <w:p w14:paraId="23EE6C4D"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0.002</w:t>
            </w:r>
          </w:p>
        </w:tc>
        <w:tc>
          <w:tcPr>
            <w:tcW w:w="354" w:type="pct"/>
            <w:tcBorders>
              <w:top w:val="nil"/>
              <w:left w:val="nil"/>
              <w:bottom w:val="nil"/>
              <w:right w:val="nil"/>
            </w:tcBorders>
            <w:shd w:val="clear" w:color="auto" w:fill="auto"/>
            <w:noWrap/>
            <w:vAlign w:val="bottom"/>
            <w:hideMark/>
          </w:tcPr>
          <w:p w14:paraId="0CBD7A4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0.005</w:t>
            </w:r>
          </w:p>
        </w:tc>
        <w:tc>
          <w:tcPr>
            <w:tcW w:w="354" w:type="pct"/>
            <w:tcBorders>
              <w:top w:val="nil"/>
              <w:left w:val="nil"/>
              <w:bottom w:val="nil"/>
              <w:right w:val="single" w:sz="4" w:space="0" w:color="auto"/>
            </w:tcBorders>
            <w:shd w:val="clear" w:color="auto" w:fill="auto"/>
            <w:noWrap/>
            <w:vAlign w:val="bottom"/>
            <w:hideMark/>
          </w:tcPr>
          <w:p w14:paraId="5C08A10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0.003</w:t>
            </w:r>
          </w:p>
        </w:tc>
        <w:tc>
          <w:tcPr>
            <w:tcW w:w="353" w:type="pct"/>
            <w:tcBorders>
              <w:top w:val="nil"/>
              <w:left w:val="nil"/>
              <w:bottom w:val="nil"/>
              <w:right w:val="nil"/>
            </w:tcBorders>
            <w:shd w:val="clear" w:color="auto" w:fill="auto"/>
            <w:noWrap/>
            <w:vAlign w:val="bottom"/>
            <w:hideMark/>
          </w:tcPr>
          <w:p w14:paraId="52165BF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0.043*</w:t>
            </w:r>
          </w:p>
        </w:tc>
        <w:tc>
          <w:tcPr>
            <w:tcW w:w="353" w:type="pct"/>
            <w:tcBorders>
              <w:top w:val="nil"/>
              <w:left w:val="nil"/>
              <w:bottom w:val="nil"/>
              <w:right w:val="nil"/>
            </w:tcBorders>
            <w:shd w:val="clear" w:color="auto" w:fill="auto"/>
            <w:noWrap/>
            <w:vAlign w:val="bottom"/>
            <w:hideMark/>
          </w:tcPr>
          <w:p w14:paraId="3ED2E514"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0.014</w:t>
            </w:r>
          </w:p>
        </w:tc>
        <w:tc>
          <w:tcPr>
            <w:tcW w:w="334" w:type="pct"/>
            <w:tcBorders>
              <w:top w:val="nil"/>
              <w:left w:val="nil"/>
              <w:bottom w:val="nil"/>
              <w:right w:val="single" w:sz="4" w:space="0" w:color="auto"/>
            </w:tcBorders>
            <w:shd w:val="clear" w:color="auto" w:fill="auto"/>
            <w:noWrap/>
            <w:vAlign w:val="bottom"/>
            <w:hideMark/>
          </w:tcPr>
          <w:p w14:paraId="3BAAFBA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0.027*</w:t>
            </w:r>
          </w:p>
        </w:tc>
        <w:tc>
          <w:tcPr>
            <w:tcW w:w="345" w:type="pct"/>
            <w:tcBorders>
              <w:top w:val="nil"/>
              <w:left w:val="nil"/>
              <w:bottom w:val="nil"/>
              <w:right w:val="nil"/>
            </w:tcBorders>
            <w:shd w:val="clear" w:color="auto" w:fill="auto"/>
            <w:noWrap/>
            <w:vAlign w:val="bottom"/>
            <w:hideMark/>
          </w:tcPr>
          <w:p w14:paraId="2984B871"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0.052</w:t>
            </w:r>
          </w:p>
        </w:tc>
        <w:tc>
          <w:tcPr>
            <w:tcW w:w="353" w:type="pct"/>
            <w:tcBorders>
              <w:top w:val="nil"/>
              <w:left w:val="nil"/>
              <w:bottom w:val="nil"/>
              <w:right w:val="nil"/>
            </w:tcBorders>
            <w:shd w:val="clear" w:color="auto" w:fill="auto"/>
            <w:noWrap/>
            <w:vAlign w:val="bottom"/>
            <w:hideMark/>
          </w:tcPr>
          <w:p w14:paraId="63A4962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0.016</w:t>
            </w:r>
          </w:p>
        </w:tc>
        <w:tc>
          <w:tcPr>
            <w:tcW w:w="333" w:type="pct"/>
            <w:tcBorders>
              <w:top w:val="nil"/>
              <w:left w:val="nil"/>
              <w:bottom w:val="nil"/>
              <w:right w:val="nil"/>
            </w:tcBorders>
            <w:shd w:val="clear" w:color="auto" w:fill="auto"/>
            <w:noWrap/>
            <w:vAlign w:val="bottom"/>
            <w:hideMark/>
          </w:tcPr>
          <w:p w14:paraId="3C220EF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0.044</w:t>
            </w:r>
          </w:p>
        </w:tc>
        <w:tc>
          <w:tcPr>
            <w:tcW w:w="353" w:type="pct"/>
            <w:tcBorders>
              <w:top w:val="nil"/>
              <w:left w:val="single" w:sz="4" w:space="0" w:color="auto"/>
              <w:bottom w:val="nil"/>
              <w:right w:val="nil"/>
            </w:tcBorders>
            <w:shd w:val="clear" w:color="auto" w:fill="auto"/>
            <w:noWrap/>
            <w:vAlign w:val="bottom"/>
            <w:hideMark/>
          </w:tcPr>
          <w:p w14:paraId="01A60D8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0.029</w:t>
            </w:r>
          </w:p>
        </w:tc>
        <w:tc>
          <w:tcPr>
            <w:tcW w:w="353" w:type="pct"/>
            <w:tcBorders>
              <w:top w:val="nil"/>
              <w:left w:val="nil"/>
              <w:bottom w:val="nil"/>
              <w:right w:val="nil"/>
            </w:tcBorders>
            <w:shd w:val="clear" w:color="auto" w:fill="auto"/>
            <w:noWrap/>
            <w:vAlign w:val="bottom"/>
            <w:hideMark/>
          </w:tcPr>
          <w:p w14:paraId="5A61B30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0.012</w:t>
            </w:r>
          </w:p>
        </w:tc>
        <w:tc>
          <w:tcPr>
            <w:tcW w:w="354" w:type="pct"/>
            <w:tcBorders>
              <w:top w:val="nil"/>
              <w:left w:val="nil"/>
              <w:bottom w:val="nil"/>
              <w:right w:val="nil"/>
            </w:tcBorders>
            <w:shd w:val="clear" w:color="auto" w:fill="auto"/>
            <w:noWrap/>
            <w:vAlign w:val="bottom"/>
            <w:hideMark/>
          </w:tcPr>
          <w:p w14:paraId="711F1712"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0.019</w:t>
            </w:r>
          </w:p>
        </w:tc>
      </w:tr>
      <w:tr w:rsidR="002F1E30" w:rsidRPr="002B239C" w14:paraId="1BDA5FFE" w14:textId="77777777" w:rsidTr="0030274C">
        <w:trPr>
          <w:trHeight w:val="315"/>
        </w:trPr>
        <w:tc>
          <w:tcPr>
            <w:tcW w:w="807" w:type="pct"/>
            <w:tcBorders>
              <w:top w:val="nil"/>
              <w:left w:val="nil"/>
              <w:bottom w:val="nil"/>
              <w:right w:val="nil"/>
            </w:tcBorders>
            <w:shd w:val="clear" w:color="auto" w:fill="auto"/>
            <w:noWrap/>
            <w:vAlign w:val="bottom"/>
            <w:hideMark/>
          </w:tcPr>
          <w:p w14:paraId="313474A3" w14:textId="77777777" w:rsidR="0030274C" w:rsidRPr="002B239C" w:rsidRDefault="0030274C" w:rsidP="0030274C">
            <w:pPr>
              <w:spacing w:after="0" w:line="240" w:lineRule="auto"/>
              <w:ind w:firstLineChars="200" w:firstLine="360"/>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Heavy</w:t>
            </w:r>
          </w:p>
        </w:tc>
        <w:tc>
          <w:tcPr>
            <w:tcW w:w="354" w:type="pct"/>
            <w:tcBorders>
              <w:top w:val="nil"/>
              <w:left w:val="single" w:sz="4" w:space="0" w:color="auto"/>
              <w:bottom w:val="nil"/>
              <w:right w:val="nil"/>
            </w:tcBorders>
            <w:shd w:val="clear" w:color="auto" w:fill="auto"/>
            <w:noWrap/>
            <w:vAlign w:val="bottom"/>
            <w:hideMark/>
          </w:tcPr>
          <w:p w14:paraId="446B6D6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0.111*</w:t>
            </w:r>
          </w:p>
        </w:tc>
        <w:tc>
          <w:tcPr>
            <w:tcW w:w="354" w:type="pct"/>
            <w:tcBorders>
              <w:top w:val="nil"/>
              <w:left w:val="nil"/>
              <w:bottom w:val="nil"/>
              <w:right w:val="nil"/>
            </w:tcBorders>
            <w:shd w:val="clear" w:color="auto" w:fill="auto"/>
            <w:noWrap/>
            <w:vAlign w:val="bottom"/>
            <w:hideMark/>
          </w:tcPr>
          <w:p w14:paraId="684FE5BF"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0.042</w:t>
            </w:r>
          </w:p>
        </w:tc>
        <w:tc>
          <w:tcPr>
            <w:tcW w:w="354" w:type="pct"/>
            <w:tcBorders>
              <w:top w:val="nil"/>
              <w:left w:val="nil"/>
              <w:bottom w:val="nil"/>
              <w:right w:val="single" w:sz="4" w:space="0" w:color="auto"/>
            </w:tcBorders>
            <w:shd w:val="clear" w:color="auto" w:fill="auto"/>
            <w:noWrap/>
            <w:vAlign w:val="bottom"/>
            <w:hideMark/>
          </w:tcPr>
          <w:p w14:paraId="5C2DC37A"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0.078**</w:t>
            </w:r>
          </w:p>
        </w:tc>
        <w:tc>
          <w:tcPr>
            <w:tcW w:w="353" w:type="pct"/>
            <w:tcBorders>
              <w:top w:val="nil"/>
              <w:left w:val="nil"/>
              <w:bottom w:val="nil"/>
              <w:right w:val="nil"/>
            </w:tcBorders>
            <w:shd w:val="clear" w:color="auto" w:fill="auto"/>
            <w:noWrap/>
            <w:vAlign w:val="bottom"/>
            <w:hideMark/>
          </w:tcPr>
          <w:p w14:paraId="62B0F928"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0.080*</w:t>
            </w:r>
          </w:p>
        </w:tc>
        <w:tc>
          <w:tcPr>
            <w:tcW w:w="353" w:type="pct"/>
            <w:tcBorders>
              <w:top w:val="nil"/>
              <w:left w:val="nil"/>
              <w:bottom w:val="nil"/>
              <w:right w:val="nil"/>
            </w:tcBorders>
            <w:shd w:val="clear" w:color="auto" w:fill="auto"/>
            <w:noWrap/>
            <w:vAlign w:val="bottom"/>
            <w:hideMark/>
          </w:tcPr>
          <w:p w14:paraId="3A536B91"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0.031</w:t>
            </w:r>
          </w:p>
        </w:tc>
        <w:tc>
          <w:tcPr>
            <w:tcW w:w="334" w:type="pct"/>
            <w:tcBorders>
              <w:top w:val="nil"/>
              <w:left w:val="nil"/>
              <w:bottom w:val="nil"/>
              <w:right w:val="single" w:sz="4" w:space="0" w:color="auto"/>
            </w:tcBorders>
            <w:shd w:val="clear" w:color="auto" w:fill="auto"/>
            <w:noWrap/>
            <w:vAlign w:val="bottom"/>
            <w:hideMark/>
          </w:tcPr>
          <w:p w14:paraId="2D527311"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0.045</w:t>
            </w:r>
          </w:p>
        </w:tc>
        <w:tc>
          <w:tcPr>
            <w:tcW w:w="345" w:type="pct"/>
            <w:tcBorders>
              <w:top w:val="nil"/>
              <w:left w:val="nil"/>
              <w:bottom w:val="nil"/>
              <w:right w:val="nil"/>
            </w:tcBorders>
            <w:shd w:val="clear" w:color="auto" w:fill="auto"/>
            <w:noWrap/>
            <w:vAlign w:val="bottom"/>
            <w:hideMark/>
          </w:tcPr>
          <w:p w14:paraId="4F15216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0.047</w:t>
            </w:r>
          </w:p>
        </w:tc>
        <w:tc>
          <w:tcPr>
            <w:tcW w:w="353" w:type="pct"/>
            <w:tcBorders>
              <w:top w:val="nil"/>
              <w:left w:val="nil"/>
              <w:bottom w:val="nil"/>
              <w:right w:val="nil"/>
            </w:tcBorders>
            <w:shd w:val="clear" w:color="auto" w:fill="auto"/>
            <w:noWrap/>
            <w:vAlign w:val="bottom"/>
            <w:hideMark/>
          </w:tcPr>
          <w:p w14:paraId="78AF382B"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-0.017</w:t>
            </w:r>
          </w:p>
        </w:tc>
        <w:tc>
          <w:tcPr>
            <w:tcW w:w="333" w:type="pct"/>
            <w:tcBorders>
              <w:top w:val="nil"/>
              <w:left w:val="nil"/>
              <w:bottom w:val="nil"/>
              <w:right w:val="nil"/>
            </w:tcBorders>
            <w:shd w:val="clear" w:color="auto" w:fill="auto"/>
            <w:noWrap/>
            <w:vAlign w:val="bottom"/>
            <w:hideMark/>
          </w:tcPr>
          <w:p w14:paraId="750ABBF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0.060</w:t>
            </w:r>
          </w:p>
        </w:tc>
        <w:tc>
          <w:tcPr>
            <w:tcW w:w="353" w:type="pct"/>
            <w:tcBorders>
              <w:top w:val="nil"/>
              <w:left w:val="single" w:sz="4" w:space="0" w:color="auto"/>
              <w:bottom w:val="nil"/>
              <w:right w:val="nil"/>
            </w:tcBorders>
            <w:shd w:val="clear" w:color="auto" w:fill="auto"/>
            <w:noWrap/>
            <w:vAlign w:val="bottom"/>
            <w:hideMark/>
          </w:tcPr>
          <w:p w14:paraId="37D9AD6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0.081**</w:t>
            </w:r>
          </w:p>
        </w:tc>
        <w:tc>
          <w:tcPr>
            <w:tcW w:w="353" w:type="pct"/>
            <w:tcBorders>
              <w:top w:val="nil"/>
              <w:left w:val="nil"/>
              <w:bottom w:val="nil"/>
              <w:right w:val="nil"/>
            </w:tcBorders>
            <w:shd w:val="clear" w:color="auto" w:fill="auto"/>
            <w:noWrap/>
            <w:vAlign w:val="bottom"/>
            <w:hideMark/>
          </w:tcPr>
          <w:p w14:paraId="34DE049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0.026</w:t>
            </w:r>
          </w:p>
        </w:tc>
        <w:tc>
          <w:tcPr>
            <w:tcW w:w="354" w:type="pct"/>
            <w:tcBorders>
              <w:top w:val="nil"/>
              <w:left w:val="nil"/>
              <w:bottom w:val="nil"/>
              <w:right w:val="nil"/>
            </w:tcBorders>
            <w:shd w:val="clear" w:color="auto" w:fill="auto"/>
            <w:noWrap/>
            <w:vAlign w:val="bottom"/>
            <w:hideMark/>
          </w:tcPr>
          <w:p w14:paraId="4462C2DD"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0.055**</w:t>
            </w:r>
          </w:p>
        </w:tc>
      </w:tr>
      <w:tr w:rsidR="002F1E30" w:rsidRPr="002B239C" w14:paraId="140E34EA" w14:textId="77777777" w:rsidTr="0030274C">
        <w:trPr>
          <w:trHeight w:val="315"/>
        </w:trPr>
        <w:tc>
          <w:tcPr>
            <w:tcW w:w="807" w:type="pct"/>
            <w:tcBorders>
              <w:top w:val="nil"/>
              <w:left w:val="nil"/>
              <w:bottom w:val="nil"/>
              <w:right w:val="nil"/>
            </w:tcBorders>
            <w:shd w:val="clear" w:color="auto" w:fill="auto"/>
            <w:noWrap/>
            <w:vAlign w:val="bottom"/>
            <w:hideMark/>
          </w:tcPr>
          <w:p w14:paraId="23A16699" w14:textId="77777777" w:rsidR="0030274C" w:rsidRPr="002B239C" w:rsidRDefault="0030274C" w:rsidP="0030274C">
            <w:pPr>
              <w:spacing w:after="0" w:line="240" w:lineRule="auto"/>
              <w:rPr>
                <w:rFonts w:ascii="Calibri" w:eastAsia="Times New Roman" w:hAnsi="Calibri" w:cs="Times New Roman"/>
                <w:i/>
                <w:iCs/>
                <w:color w:val="000000"/>
                <w:sz w:val="18"/>
                <w:szCs w:val="18"/>
              </w:rPr>
            </w:pPr>
            <w:r w:rsidRPr="002B239C">
              <w:rPr>
                <w:rFonts w:ascii="Calibri" w:eastAsia="Times New Roman" w:hAnsi="Calibri" w:cs="Times New Roman"/>
                <w:i/>
                <w:iCs/>
                <w:color w:val="000000"/>
                <w:sz w:val="18"/>
                <w:szCs w:val="18"/>
              </w:rPr>
              <w:t>Weather:</w:t>
            </w:r>
          </w:p>
        </w:tc>
        <w:tc>
          <w:tcPr>
            <w:tcW w:w="354" w:type="pct"/>
            <w:tcBorders>
              <w:top w:val="nil"/>
              <w:left w:val="single" w:sz="4" w:space="0" w:color="auto"/>
              <w:bottom w:val="nil"/>
              <w:right w:val="nil"/>
            </w:tcBorders>
            <w:shd w:val="clear" w:color="auto" w:fill="auto"/>
            <w:noWrap/>
            <w:vAlign w:val="bottom"/>
            <w:hideMark/>
          </w:tcPr>
          <w:p w14:paraId="01E9AE7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54" w:type="pct"/>
            <w:tcBorders>
              <w:top w:val="nil"/>
              <w:left w:val="nil"/>
              <w:bottom w:val="nil"/>
              <w:right w:val="nil"/>
            </w:tcBorders>
            <w:shd w:val="clear" w:color="auto" w:fill="auto"/>
            <w:noWrap/>
            <w:vAlign w:val="bottom"/>
            <w:hideMark/>
          </w:tcPr>
          <w:p w14:paraId="7CD6A52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p>
        </w:tc>
        <w:tc>
          <w:tcPr>
            <w:tcW w:w="354" w:type="pct"/>
            <w:tcBorders>
              <w:top w:val="nil"/>
              <w:left w:val="nil"/>
              <w:bottom w:val="nil"/>
              <w:right w:val="single" w:sz="4" w:space="0" w:color="auto"/>
            </w:tcBorders>
            <w:shd w:val="clear" w:color="auto" w:fill="auto"/>
            <w:noWrap/>
            <w:vAlign w:val="bottom"/>
            <w:hideMark/>
          </w:tcPr>
          <w:p w14:paraId="518AC38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53" w:type="pct"/>
            <w:tcBorders>
              <w:top w:val="nil"/>
              <w:left w:val="nil"/>
              <w:bottom w:val="nil"/>
              <w:right w:val="nil"/>
            </w:tcBorders>
            <w:shd w:val="clear" w:color="auto" w:fill="auto"/>
            <w:noWrap/>
            <w:vAlign w:val="bottom"/>
            <w:hideMark/>
          </w:tcPr>
          <w:p w14:paraId="537BF44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53" w:type="pct"/>
            <w:tcBorders>
              <w:top w:val="nil"/>
              <w:left w:val="nil"/>
              <w:bottom w:val="nil"/>
              <w:right w:val="nil"/>
            </w:tcBorders>
            <w:shd w:val="clear" w:color="auto" w:fill="auto"/>
            <w:noWrap/>
            <w:vAlign w:val="bottom"/>
            <w:hideMark/>
          </w:tcPr>
          <w:p w14:paraId="5557004A"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p>
        </w:tc>
        <w:tc>
          <w:tcPr>
            <w:tcW w:w="334" w:type="pct"/>
            <w:tcBorders>
              <w:top w:val="nil"/>
              <w:left w:val="nil"/>
              <w:bottom w:val="nil"/>
              <w:right w:val="single" w:sz="4" w:space="0" w:color="auto"/>
            </w:tcBorders>
            <w:shd w:val="clear" w:color="auto" w:fill="auto"/>
            <w:noWrap/>
            <w:vAlign w:val="bottom"/>
            <w:hideMark/>
          </w:tcPr>
          <w:p w14:paraId="05B2EF14"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45" w:type="pct"/>
            <w:tcBorders>
              <w:top w:val="nil"/>
              <w:left w:val="nil"/>
              <w:bottom w:val="nil"/>
              <w:right w:val="nil"/>
            </w:tcBorders>
            <w:shd w:val="clear" w:color="auto" w:fill="auto"/>
            <w:noWrap/>
            <w:vAlign w:val="bottom"/>
            <w:hideMark/>
          </w:tcPr>
          <w:p w14:paraId="3C8A7DB9"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53" w:type="pct"/>
            <w:tcBorders>
              <w:top w:val="nil"/>
              <w:left w:val="nil"/>
              <w:bottom w:val="nil"/>
              <w:right w:val="nil"/>
            </w:tcBorders>
            <w:shd w:val="clear" w:color="auto" w:fill="auto"/>
            <w:noWrap/>
            <w:vAlign w:val="bottom"/>
            <w:hideMark/>
          </w:tcPr>
          <w:p w14:paraId="28060989"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p>
        </w:tc>
        <w:tc>
          <w:tcPr>
            <w:tcW w:w="333" w:type="pct"/>
            <w:tcBorders>
              <w:top w:val="nil"/>
              <w:left w:val="nil"/>
              <w:bottom w:val="nil"/>
              <w:right w:val="nil"/>
            </w:tcBorders>
            <w:shd w:val="clear" w:color="auto" w:fill="auto"/>
            <w:noWrap/>
            <w:vAlign w:val="bottom"/>
            <w:hideMark/>
          </w:tcPr>
          <w:p w14:paraId="0AA892C2" w14:textId="77777777" w:rsidR="0030274C" w:rsidRPr="002B239C" w:rsidRDefault="0030274C" w:rsidP="0030274C">
            <w:pPr>
              <w:spacing w:after="0" w:line="240" w:lineRule="auto"/>
              <w:jc w:val="center"/>
              <w:rPr>
                <w:rFonts w:ascii="Calibri" w:eastAsia="Times New Roman" w:hAnsi="Calibri" w:cs="Times New Roman"/>
                <w:sz w:val="18"/>
                <w:szCs w:val="18"/>
              </w:rPr>
            </w:pPr>
          </w:p>
        </w:tc>
        <w:tc>
          <w:tcPr>
            <w:tcW w:w="353" w:type="pct"/>
            <w:tcBorders>
              <w:top w:val="nil"/>
              <w:left w:val="single" w:sz="4" w:space="0" w:color="auto"/>
              <w:bottom w:val="nil"/>
              <w:right w:val="nil"/>
            </w:tcBorders>
            <w:shd w:val="clear" w:color="auto" w:fill="auto"/>
            <w:noWrap/>
            <w:vAlign w:val="bottom"/>
            <w:hideMark/>
          </w:tcPr>
          <w:p w14:paraId="0012C29F"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w:t>
            </w:r>
          </w:p>
        </w:tc>
        <w:tc>
          <w:tcPr>
            <w:tcW w:w="353" w:type="pct"/>
            <w:tcBorders>
              <w:top w:val="nil"/>
              <w:left w:val="nil"/>
              <w:bottom w:val="nil"/>
              <w:right w:val="nil"/>
            </w:tcBorders>
            <w:shd w:val="clear" w:color="auto" w:fill="auto"/>
            <w:noWrap/>
            <w:vAlign w:val="bottom"/>
            <w:hideMark/>
          </w:tcPr>
          <w:p w14:paraId="6AC0EC5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p>
        </w:tc>
        <w:tc>
          <w:tcPr>
            <w:tcW w:w="354" w:type="pct"/>
            <w:tcBorders>
              <w:top w:val="nil"/>
              <w:left w:val="nil"/>
              <w:bottom w:val="nil"/>
              <w:right w:val="nil"/>
            </w:tcBorders>
            <w:shd w:val="clear" w:color="auto" w:fill="auto"/>
            <w:noWrap/>
            <w:vAlign w:val="bottom"/>
            <w:hideMark/>
          </w:tcPr>
          <w:p w14:paraId="063756EB" w14:textId="77777777" w:rsidR="0030274C" w:rsidRPr="002B239C" w:rsidRDefault="0030274C" w:rsidP="0030274C">
            <w:pPr>
              <w:spacing w:after="0" w:line="240" w:lineRule="auto"/>
              <w:jc w:val="center"/>
              <w:rPr>
                <w:rFonts w:ascii="Calibri" w:eastAsia="Times New Roman" w:hAnsi="Calibri" w:cs="Times New Roman"/>
                <w:sz w:val="18"/>
                <w:szCs w:val="18"/>
              </w:rPr>
            </w:pPr>
          </w:p>
        </w:tc>
      </w:tr>
      <w:tr w:rsidR="002F1E30" w:rsidRPr="002B239C" w14:paraId="62D055BB" w14:textId="77777777" w:rsidTr="0030274C">
        <w:trPr>
          <w:trHeight w:val="315"/>
        </w:trPr>
        <w:tc>
          <w:tcPr>
            <w:tcW w:w="807" w:type="pct"/>
            <w:tcBorders>
              <w:top w:val="nil"/>
              <w:left w:val="nil"/>
              <w:bottom w:val="nil"/>
              <w:right w:val="nil"/>
            </w:tcBorders>
            <w:shd w:val="clear" w:color="auto" w:fill="auto"/>
            <w:noWrap/>
            <w:vAlign w:val="bottom"/>
            <w:hideMark/>
          </w:tcPr>
          <w:p w14:paraId="0010A9B0" w14:textId="47371F54" w:rsidR="0030274C" w:rsidRPr="002B239C" w:rsidRDefault="0030274C" w:rsidP="00FC0C54">
            <w:pPr>
              <w:spacing w:after="0" w:line="240" w:lineRule="auto"/>
              <w:ind w:firstLineChars="200" w:firstLine="360"/>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xml:space="preserve">Mostly </w:t>
            </w:r>
            <w:del w:id="1682" w:author="Abhilasha Vaid" w:date="2016-06-17T14:28:00Z">
              <w:r w:rsidRPr="002B239C" w:rsidDel="002F1E30">
                <w:rPr>
                  <w:rFonts w:ascii="Calibri" w:eastAsia="Times New Roman" w:hAnsi="Calibri" w:cs="Times New Roman"/>
                  <w:color w:val="000000"/>
                  <w:sz w:val="18"/>
                  <w:szCs w:val="18"/>
                </w:rPr>
                <w:delText xml:space="preserve">Cloudy </w:delText>
              </w:r>
            </w:del>
            <w:ins w:id="1683" w:author="Abhilasha Vaid" w:date="2016-06-17T14:28:00Z">
              <w:r w:rsidR="002F1E30">
                <w:rPr>
                  <w:rFonts w:ascii="Calibri" w:eastAsia="Times New Roman" w:hAnsi="Calibri" w:cs="Times New Roman"/>
                  <w:color w:val="000000"/>
                  <w:sz w:val="18"/>
                  <w:szCs w:val="18"/>
                </w:rPr>
                <w:t>c</w:t>
              </w:r>
              <w:r w:rsidR="002F1E30" w:rsidRPr="002B239C">
                <w:rPr>
                  <w:rFonts w:ascii="Calibri" w:eastAsia="Times New Roman" w:hAnsi="Calibri" w:cs="Times New Roman"/>
                  <w:color w:val="000000"/>
                  <w:sz w:val="18"/>
                  <w:szCs w:val="18"/>
                </w:rPr>
                <w:t xml:space="preserve">loudy </w:t>
              </w:r>
            </w:ins>
            <w:r w:rsidRPr="002B239C">
              <w:rPr>
                <w:rFonts w:ascii="Calibri" w:eastAsia="Times New Roman" w:hAnsi="Calibri" w:cs="Times New Roman"/>
                <w:color w:val="000000"/>
                <w:sz w:val="18"/>
                <w:szCs w:val="18"/>
              </w:rPr>
              <w:t xml:space="preserve">- </w:t>
            </w:r>
            <w:del w:id="1684" w:author="Abhilasha Vaid" w:date="2016-06-17T14:28:00Z">
              <w:r w:rsidRPr="002B239C" w:rsidDel="002F1E30">
                <w:rPr>
                  <w:rFonts w:ascii="Calibri" w:eastAsia="Times New Roman" w:hAnsi="Calibri" w:cs="Times New Roman"/>
                  <w:color w:val="000000"/>
                  <w:sz w:val="18"/>
                  <w:szCs w:val="18"/>
                </w:rPr>
                <w:delText>Rainy</w:delText>
              </w:r>
            </w:del>
            <w:ins w:id="1685" w:author="Abhilasha Vaid" w:date="2016-06-17T14:28:00Z">
              <w:r w:rsidR="002F1E30">
                <w:rPr>
                  <w:rFonts w:ascii="Calibri" w:eastAsia="Times New Roman" w:hAnsi="Calibri" w:cs="Times New Roman"/>
                  <w:color w:val="000000"/>
                  <w:sz w:val="18"/>
                  <w:szCs w:val="18"/>
                </w:rPr>
                <w:t>r</w:t>
              </w:r>
              <w:r w:rsidR="002F1E30" w:rsidRPr="002B239C">
                <w:rPr>
                  <w:rFonts w:ascii="Calibri" w:eastAsia="Times New Roman" w:hAnsi="Calibri" w:cs="Times New Roman"/>
                  <w:color w:val="000000"/>
                  <w:sz w:val="18"/>
                  <w:szCs w:val="18"/>
                </w:rPr>
                <w:t>ainy</w:t>
              </w:r>
            </w:ins>
          </w:p>
        </w:tc>
        <w:tc>
          <w:tcPr>
            <w:tcW w:w="354" w:type="pct"/>
            <w:tcBorders>
              <w:top w:val="nil"/>
              <w:left w:val="single" w:sz="4" w:space="0" w:color="auto"/>
              <w:bottom w:val="nil"/>
              <w:right w:val="nil"/>
            </w:tcBorders>
            <w:shd w:val="clear" w:color="auto" w:fill="auto"/>
            <w:noWrap/>
            <w:vAlign w:val="bottom"/>
            <w:hideMark/>
          </w:tcPr>
          <w:p w14:paraId="1A4A6CA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0.026</w:t>
            </w:r>
          </w:p>
        </w:tc>
        <w:tc>
          <w:tcPr>
            <w:tcW w:w="354" w:type="pct"/>
            <w:tcBorders>
              <w:top w:val="nil"/>
              <w:left w:val="nil"/>
              <w:bottom w:val="nil"/>
              <w:right w:val="nil"/>
            </w:tcBorders>
            <w:shd w:val="clear" w:color="auto" w:fill="auto"/>
            <w:noWrap/>
            <w:vAlign w:val="bottom"/>
            <w:hideMark/>
          </w:tcPr>
          <w:p w14:paraId="3437007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0.009</w:t>
            </w:r>
          </w:p>
        </w:tc>
        <w:tc>
          <w:tcPr>
            <w:tcW w:w="354" w:type="pct"/>
            <w:tcBorders>
              <w:top w:val="nil"/>
              <w:left w:val="nil"/>
              <w:bottom w:val="nil"/>
              <w:right w:val="single" w:sz="4" w:space="0" w:color="auto"/>
            </w:tcBorders>
            <w:shd w:val="clear" w:color="auto" w:fill="auto"/>
            <w:noWrap/>
            <w:vAlign w:val="bottom"/>
            <w:hideMark/>
          </w:tcPr>
          <w:p w14:paraId="3D1A76E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0.016</w:t>
            </w:r>
          </w:p>
        </w:tc>
        <w:tc>
          <w:tcPr>
            <w:tcW w:w="353" w:type="pct"/>
            <w:tcBorders>
              <w:top w:val="nil"/>
              <w:left w:val="nil"/>
              <w:bottom w:val="nil"/>
              <w:right w:val="nil"/>
            </w:tcBorders>
            <w:shd w:val="clear" w:color="auto" w:fill="auto"/>
            <w:noWrap/>
            <w:vAlign w:val="bottom"/>
            <w:hideMark/>
          </w:tcPr>
          <w:p w14:paraId="3B51164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0.044</w:t>
            </w:r>
          </w:p>
        </w:tc>
        <w:tc>
          <w:tcPr>
            <w:tcW w:w="353" w:type="pct"/>
            <w:tcBorders>
              <w:top w:val="nil"/>
              <w:left w:val="nil"/>
              <w:bottom w:val="nil"/>
              <w:right w:val="nil"/>
            </w:tcBorders>
            <w:shd w:val="clear" w:color="auto" w:fill="auto"/>
            <w:noWrap/>
            <w:vAlign w:val="bottom"/>
            <w:hideMark/>
          </w:tcPr>
          <w:p w14:paraId="30CF58E9"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0.035*</w:t>
            </w:r>
          </w:p>
        </w:tc>
        <w:tc>
          <w:tcPr>
            <w:tcW w:w="334" w:type="pct"/>
            <w:tcBorders>
              <w:top w:val="nil"/>
              <w:left w:val="nil"/>
              <w:bottom w:val="nil"/>
              <w:right w:val="single" w:sz="4" w:space="0" w:color="auto"/>
            </w:tcBorders>
            <w:shd w:val="clear" w:color="auto" w:fill="auto"/>
            <w:noWrap/>
            <w:vAlign w:val="bottom"/>
            <w:hideMark/>
          </w:tcPr>
          <w:p w14:paraId="1D92BD4F"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0.012</w:t>
            </w:r>
          </w:p>
        </w:tc>
        <w:tc>
          <w:tcPr>
            <w:tcW w:w="345" w:type="pct"/>
            <w:tcBorders>
              <w:top w:val="nil"/>
              <w:left w:val="nil"/>
              <w:bottom w:val="nil"/>
              <w:right w:val="nil"/>
            </w:tcBorders>
            <w:shd w:val="clear" w:color="auto" w:fill="auto"/>
            <w:noWrap/>
            <w:vAlign w:val="bottom"/>
            <w:hideMark/>
          </w:tcPr>
          <w:p w14:paraId="2175514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-0.026</w:t>
            </w:r>
          </w:p>
        </w:tc>
        <w:tc>
          <w:tcPr>
            <w:tcW w:w="353" w:type="pct"/>
            <w:tcBorders>
              <w:top w:val="nil"/>
              <w:left w:val="nil"/>
              <w:bottom w:val="nil"/>
              <w:right w:val="nil"/>
            </w:tcBorders>
            <w:shd w:val="clear" w:color="auto" w:fill="auto"/>
            <w:noWrap/>
            <w:vAlign w:val="bottom"/>
            <w:hideMark/>
          </w:tcPr>
          <w:p w14:paraId="2CBCA308"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0.007</w:t>
            </w:r>
          </w:p>
        </w:tc>
        <w:tc>
          <w:tcPr>
            <w:tcW w:w="333" w:type="pct"/>
            <w:tcBorders>
              <w:top w:val="nil"/>
              <w:left w:val="nil"/>
              <w:bottom w:val="nil"/>
              <w:right w:val="nil"/>
            </w:tcBorders>
            <w:shd w:val="clear" w:color="auto" w:fill="auto"/>
            <w:noWrap/>
            <w:vAlign w:val="bottom"/>
            <w:hideMark/>
          </w:tcPr>
          <w:p w14:paraId="5BC73C40"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-0.019</w:t>
            </w:r>
          </w:p>
        </w:tc>
        <w:tc>
          <w:tcPr>
            <w:tcW w:w="353" w:type="pct"/>
            <w:tcBorders>
              <w:top w:val="nil"/>
              <w:left w:val="single" w:sz="4" w:space="0" w:color="auto"/>
              <w:bottom w:val="nil"/>
              <w:right w:val="nil"/>
            </w:tcBorders>
            <w:shd w:val="clear" w:color="auto" w:fill="auto"/>
            <w:noWrap/>
            <w:vAlign w:val="bottom"/>
            <w:hideMark/>
          </w:tcPr>
          <w:p w14:paraId="055F54FF"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0.035*</w:t>
            </w:r>
          </w:p>
        </w:tc>
        <w:tc>
          <w:tcPr>
            <w:tcW w:w="353" w:type="pct"/>
            <w:tcBorders>
              <w:top w:val="nil"/>
              <w:left w:val="nil"/>
              <w:bottom w:val="nil"/>
              <w:right w:val="nil"/>
            </w:tcBorders>
            <w:shd w:val="clear" w:color="auto" w:fill="auto"/>
            <w:noWrap/>
            <w:vAlign w:val="bottom"/>
            <w:hideMark/>
          </w:tcPr>
          <w:p w14:paraId="354C63C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0.023</w:t>
            </w:r>
          </w:p>
        </w:tc>
        <w:tc>
          <w:tcPr>
            <w:tcW w:w="354" w:type="pct"/>
            <w:tcBorders>
              <w:top w:val="nil"/>
              <w:left w:val="nil"/>
              <w:bottom w:val="nil"/>
              <w:right w:val="nil"/>
            </w:tcBorders>
            <w:shd w:val="clear" w:color="auto" w:fill="auto"/>
            <w:noWrap/>
            <w:vAlign w:val="bottom"/>
            <w:hideMark/>
          </w:tcPr>
          <w:p w14:paraId="4E9C720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0.012</w:t>
            </w:r>
          </w:p>
        </w:tc>
      </w:tr>
      <w:tr w:rsidR="002F1E30" w:rsidRPr="002B239C" w14:paraId="11EFFF04" w14:textId="77777777" w:rsidTr="0030274C">
        <w:trPr>
          <w:trHeight w:val="315"/>
        </w:trPr>
        <w:tc>
          <w:tcPr>
            <w:tcW w:w="807" w:type="pct"/>
            <w:tcBorders>
              <w:top w:val="nil"/>
              <w:left w:val="nil"/>
              <w:bottom w:val="nil"/>
              <w:right w:val="nil"/>
            </w:tcBorders>
            <w:shd w:val="clear" w:color="auto" w:fill="auto"/>
            <w:noWrap/>
            <w:vAlign w:val="bottom"/>
            <w:hideMark/>
          </w:tcPr>
          <w:p w14:paraId="6D75CE2F" w14:textId="2A265EF1" w:rsidR="0030274C" w:rsidRPr="002B239C" w:rsidRDefault="0030274C" w:rsidP="00FC0C54">
            <w:pPr>
              <w:spacing w:after="0" w:line="240" w:lineRule="auto"/>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 xml:space="preserve">Includes </w:t>
            </w:r>
            <w:ins w:id="1686" w:author="Abhilasha Vaid" w:date="2016-06-17T14:28:00Z">
              <w:r w:rsidR="002F1E30">
                <w:rPr>
                  <w:rFonts w:ascii="Calibri" w:eastAsia="Times New Roman" w:hAnsi="Calibri" w:cs="Times New Roman"/>
                  <w:color w:val="000000"/>
                  <w:sz w:val="18"/>
                  <w:szCs w:val="18"/>
                </w:rPr>
                <w:t>c</w:t>
              </w:r>
            </w:ins>
            <w:del w:id="1687" w:author="Abhilasha Vaid" w:date="2016-06-17T14:29:00Z">
              <w:r w:rsidRPr="002B239C" w:rsidDel="002F1E30">
                <w:rPr>
                  <w:rFonts w:ascii="Calibri" w:eastAsia="Times New Roman" w:hAnsi="Calibri" w:cs="Times New Roman"/>
                  <w:color w:val="000000"/>
                  <w:sz w:val="18"/>
                  <w:szCs w:val="18"/>
                </w:rPr>
                <w:delText>C</w:delText>
              </w:r>
            </w:del>
            <w:r w:rsidRPr="002B239C">
              <w:rPr>
                <w:rFonts w:ascii="Calibri" w:eastAsia="Times New Roman" w:hAnsi="Calibri" w:cs="Times New Roman"/>
                <w:color w:val="000000"/>
                <w:sz w:val="18"/>
                <w:szCs w:val="18"/>
              </w:rPr>
              <w:t xml:space="preserve">ountry </w:t>
            </w:r>
            <w:del w:id="1688" w:author="Abhilasha Vaid" w:date="2016-06-17T14:29:00Z">
              <w:r w:rsidRPr="002B239C" w:rsidDel="002F1E30">
                <w:rPr>
                  <w:rFonts w:ascii="Calibri" w:eastAsia="Times New Roman" w:hAnsi="Calibri" w:cs="Times New Roman"/>
                  <w:color w:val="000000"/>
                  <w:sz w:val="18"/>
                  <w:szCs w:val="18"/>
                </w:rPr>
                <w:delText>Dummies</w:delText>
              </w:r>
            </w:del>
            <w:ins w:id="1689" w:author="Abhilasha Vaid" w:date="2016-06-17T14:29:00Z">
              <w:r w:rsidR="002F1E30">
                <w:rPr>
                  <w:rFonts w:ascii="Calibri" w:eastAsia="Times New Roman" w:hAnsi="Calibri" w:cs="Times New Roman"/>
                  <w:color w:val="000000"/>
                  <w:sz w:val="18"/>
                  <w:szCs w:val="18"/>
                </w:rPr>
                <w:t>d</w:t>
              </w:r>
              <w:r w:rsidR="002F1E30" w:rsidRPr="002B239C">
                <w:rPr>
                  <w:rFonts w:ascii="Calibri" w:eastAsia="Times New Roman" w:hAnsi="Calibri" w:cs="Times New Roman"/>
                  <w:color w:val="000000"/>
                  <w:sz w:val="18"/>
                  <w:szCs w:val="18"/>
                </w:rPr>
                <w:t>ummies</w:t>
              </w:r>
            </w:ins>
          </w:p>
        </w:tc>
        <w:tc>
          <w:tcPr>
            <w:tcW w:w="354" w:type="pct"/>
            <w:tcBorders>
              <w:top w:val="nil"/>
              <w:left w:val="single" w:sz="4" w:space="0" w:color="auto"/>
              <w:bottom w:val="nil"/>
              <w:right w:val="nil"/>
            </w:tcBorders>
            <w:shd w:val="clear" w:color="auto" w:fill="auto"/>
            <w:noWrap/>
            <w:vAlign w:val="bottom"/>
            <w:hideMark/>
          </w:tcPr>
          <w:p w14:paraId="5B73C673"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4" w:type="pct"/>
            <w:tcBorders>
              <w:top w:val="nil"/>
              <w:left w:val="nil"/>
              <w:bottom w:val="nil"/>
              <w:right w:val="nil"/>
            </w:tcBorders>
            <w:shd w:val="clear" w:color="auto" w:fill="auto"/>
            <w:noWrap/>
            <w:vAlign w:val="bottom"/>
            <w:hideMark/>
          </w:tcPr>
          <w:p w14:paraId="039120D8"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4" w:type="pct"/>
            <w:tcBorders>
              <w:top w:val="nil"/>
              <w:left w:val="nil"/>
              <w:bottom w:val="nil"/>
              <w:right w:val="single" w:sz="4" w:space="0" w:color="auto"/>
            </w:tcBorders>
            <w:shd w:val="clear" w:color="auto" w:fill="auto"/>
            <w:noWrap/>
            <w:vAlign w:val="bottom"/>
            <w:hideMark/>
          </w:tcPr>
          <w:p w14:paraId="71A5A3A1"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nil"/>
              <w:bottom w:val="nil"/>
              <w:right w:val="nil"/>
            </w:tcBorders>
            <w:shd w:val="clear" w:color="auto" w:fill="auto"/>
            <w:noWrap/>
            <w:vAlign w:val="bottom"/>
            <w:hideMark/>
          </w:tcPr>
          <w:p w14:paraId="7A835B49"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nil"/>
              <w:bottom w:val="nil"/>
              <w:right w:val="nil"/>
            </w:tcBorders>
            <w:shd w:val="clear" w:color="auto" w:fill="auto"/>
            <w:noWrap/>
            <w:vAlign w:val="bottom"/>
            <w:hideMark/>
          </w:tcPr>
          <w:p w14:paraId="1C51ECD8"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34" w:type="pct"/>
            <w:tcBorders>
              <w:top w:val="nil"/>
              <w:left w:val="nil"/>
              <w:bottom w:val="nil"/>
              <w:right w:val="single" w:sz="4" w:space="0" w:color="auto"/>
            </w:tcBorders>
            <w:shd w:val="clear" w:color="auto" w:fill="auto"/>
            <w:noWrap/>
            <w:vAlign w:val="bottom"/>
            <w:hideMark/>
          </w:tcPr>
          <w:p w14:paraId="0DF7CE8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45" w:type="pct"/>
            <w:tcBorders>
              <w:top w:val="nil"/>
              <w:left w:val="nil"/>
              <w:bottom w:val="nil"/>
              <w:right w:val="nil"/>
            </w:tcBorders>
            <w:shd w:val="clear" w:color="auto" w:fill="auto"/>
            <w:noWrap/>
            <w:vAlign w:val="bottom"/>
            <w:hideMark/>
          </w:tcPr>
          <w:p w14:paraId="76BB8D8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nil"/>
              <w:bottom w:val="nil"/>
              <w:right w:val="nil"/>
            </w:tcBorders>
            <w:shd w:val="clear" w:color="auto" w:fill="auto"/>
            <w:noWrap/>
            <w:vAlign w:val="bottom"/>
            <w:hideMark/>
          </w:tcPr>
          <w:p w14:paraId="14323903"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33" w:type="pct"/>
            <w:tcBorders>
              <w:top w:val="nil"/>
              <w:left w:val="nil"/>
              <w:bottom w:val="nil"/>
              <w:right w:val="nil"/>
            </w:tcBorders>
            <w:shd w:val="clear" w:color="auto" w:fill="auto"/>
            <w:noWrap/>
            <w:vAlign w:val="bottom"/>
            <w:hideMark/>
          </w:tcPr>
          <w:p w14:paraId="65C1D30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w:t>
            </w:r>
          </w:p>
        </w:tc>
        <w:tc>
          <w:tcPr>
            <w:tcW w:w="353" w:type="pct"/>
            <w:tcBorders>
              <w:top w:val="nil"/>
              <w:left w:val="single" w:sz="4" w:space="0" w:color="auto"/>
              <w:bottom w:val="nil"/>
              <w:right w:val="nil"/>
            </w:tcBorders>
            <w:shd w:val="clear" w:color="auto" w:fill="auto"/>
            <w:noWrap/>
            <w:vAlign w:val="bottom"/>
            <w:hideMark/>
          </w:tcPr>
          <w:p w14:paraId="57C96A1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Yes</w:t>
            </w:r>
          </w:p>
        </w:tc>
        <w:tc>
          <w:tcPr>
            <w:tcW w:w="353" w:type="pct"/>
            <w:tcBorders>
              <w:top w:val="nil"/>
              <w:left w:val="nil"/>
              <w:bottom w:val="nil"/>
              <w:right w:val="nil"/>
            </w:tcBorders>
            <w:shd w:val="clear" w:color="auto" w:fill="auto"/>
            <w:noWrap/>
            <w:vAlign w:val="bottom"/>
            <w:hideMark/>
          </w:tcPr>
          <w:p w14:paraId="64F7D72F"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Yes</w:t>
            </w:r>
          </w:p>
        </w:tc>
        <w:tc>
          <w:tcPr>
            <w:tcW w:w="354" w:type="pct"/>
            <w:tcBorders>
              <w:top w:val="nil"/>
              <w:left w:val="nil"/>
              <w:bottom w:val="nil"/>
              <w:right w:val="nil"/>
            </w:tcBorders>
            <w:shd w:val="clear" w:color="auto" w:fill="auto"/>
            <w:noWrap/>
            <w:vAlign w:val="bottom"/>
            <w:hideMark/>
          </w:tcPr>
          <w:p w14:paraId="13071652"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Yes</w:t>
            </w:r>
          </w:p>
        </w:tc>
      </w:tr>
      <w:tr w:rsidR="002F1E30" w:rsidRPr="002B239C" w14:paraId="4B1A8C92" w14:textId="77777777" w:rsidTr="0030274C">
        <w:trPr>
          <w:trHeight w:val="315"/>
        </w:trPr>
        <w:tc>
          <w:tcPr>
            <w:tcW w:w="807" w:type="pct"/>
            <w:tcBorders>
              <w:top w:val="nil"/>
              <w:left w:val="nil"/>
              <w:bottom w:val="nil"/>
              <w:right w:val="nil"/>
            </w:tcBorders>
            <w:shd w:val="clear" w:color="auto" w:fill="auto"/>
            <w:noWrap/>
            <w:vAlign w:val="bottom"/>
            <w:hideMark/>
          </w:tcPr>
          <w:p w14:paraId="3F16EAE9" w14:textId="77777777" w:rsidR="0030274C" w:rsidRPr="002B239C" w:rsidRDefault="0030274C" w:rsidP="0030274C">
            <w:pPr>
              <w:spacing w:after="0" w:line="240" w:lineRule="auto"/>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Psuedo-R2</w:t>
            </w:r>
          </w:p>
        </w:tc>
        <w:tc>
          <w:tcPr>
            <w:tcW w:w="354" w:type="pct"/>
            <w:tcBorders>
              <w:top w:val="nil"/>
              <w:left w:val="single" w:sz="4" w:space="0" w:color="auto"/>
              <w:bottom w:val="nil"/>
              <w:right w:val="nil"/>
            </w:tcBorders>
            <w:shd w:val="clear" w:color="auto" w:fill="auto"/>
            <w:noWrap/>
            <w:vAlign w:val="bottom"/>
            <w:hideMark/>
          </w:tcPr>
          <w:p w14:paraId="6D3EB7C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0.096</w:t>
            </w:r>
          </w:p>
        </w:tc>
        <w:tc>
          <w:tcPr>
            <w:tcW w:w="354" w:type="pct"/>
            <w:tcBorders>
              <w:top w:val="nil"/>
              <w:left w:val="nil"/>
              <w:bottom w:val="nil"/>
              <w:right w:val="nil"/>
            </w:tcBorders>
            <w:shd w:val="clear" w:color="auto" w:fill="auto"/>
            <w:noWrap/>
            <w:vAlign w:val="bottom"/>
            <w:hideMark/>
          </w:tcPr>
          <w:p w14:paraId="1A1DEE12"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0.047</w:t>
            </w:r>
          </w:p>
        </w:tc>
        <w:tc>
          <w:tcPr>
            <w:tcW w:w="354" w:type="pct"/>
            <w:tcBorders>
              <w:top w:val="nil"/>
              <w:left w:val="nil"/>
              <w:bottom w:val="nil"/>
              <w:right w:val="single" w:sz="4" w:space="0" w:color="auto"/>
            </w:tcBorders>
            <w:shd w:val="clear" w:color="auto" w:fill="auto"/>
            <w:noWrap/>
            <w:vAlign w:val="bottom"/>
            <w:hideMark/>
          </w:tcPr>
          <w:p w14:paraId="0942DDD1"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0.128</w:t>
            </w:r>
          </w:p>
        </w:tc>
        <w:tc>
          <w:tcPr>
            <w:tcW w:w="353" w:type="pct"/>
            <w:tcBorders>
              <w:top w:val="nil"/>
              <w:left w:val="nil"/>
              <w:bottom w:val="nil"/>
              <w:right w:val="nil"/>
            </w:tcBorders>
            <w:shd w:val="clear" w:color="auto" w:fill="auto"/>
            <w:noWrap/>
            <w:vAlign w:val="bottom"/>
            <w:hideMark/>
          </w:tcPr>
          <w:p w14:paraId="6544540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0.050</w:t>
            </w:r>
          </w:p>
        </w:tc>
        <w:tc>
          <w:tcPr>
            <w:tcW w:w="353" w:type="pct"/>
            <w:tcBorders>
              <w:top w:val="nil"/>
              <w:left w:val="nil"/>
              <w:bottom w:val="nil"/>
              <w:right w:val="nil"/>
            </w:tcBorders>
            <w:shd w:val="clear" w:color="auto" w:fill="auto"/>
            <w:noWrap/>
            <w:vAlign w:val="bottom"/>
            <w:hideMark/>
          </w:tcPr>
          <w:p w14:paraId="09582D6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0.036</w:t>
            </w:r>
          </w:p>
        </w:tc>
        <w:tc>
          <w:tcPr>
            <w:tcW w:w="334" w:type="pct"/>
            <w:tcBorders>
              <w:top w:val="nil"/>
              <w:left w:val="nil"/>
              <w:bottom w:val="nil"/>
              <w:right w:val="single" w:sz="4" w:space="0" w:color="auto"/>
            </w:tcBorders>
            <w:shd w:val="clear" w:color="auto" w:fill="auto"/>
            <w:noWrap/>
            <w:vAlign w:val="bottom"/>
            <w:hideMark/>
          </w:tcPr>
          <w:p w14:paraId="16D22C8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0.120</w:t>
            </w:r>
          </w:p>
        </w:tc>
        <w:tc>
          <w:tcPr>
            <w:tcW w:w="345" w:type="pct"/>
            <w:tcBorders>
              <w:top w:val="nil"/>
              <w:left w:val="nil"/>
              <w:bottom w:val="nil"/>
              <w:right w:val="nil"/>
            </w:tcBorders>
            <w:shd w:val="clear" w:color="auto" w:fill="auto"/>
            <w:noWrap/>
            <w:vAlign w:val="bottom"/>
            <w:hideMark/>
          </w:tcPr>
          <w:p w14:paraId="1803BAD2"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0.106</w:t>
            </w:r>
          </w:p>
        </w:tc>
        <w:tc>
          <w:tcPr>
            <w:tcW w:w="353" w:type="pct"/>
            <w:tcBorders>
              <w:top w:val="nil"/>
              <w:left w:val="nil"/>
              <w:bottom w:val="nil"/>
              <w:right w:val="nil"/>
            </w:tcBorders>
            <w:shd w:val="clear" w:color="auto" w:fill="auto"/>
            <w:noWrap/>
            <w:vAlign w:val="bottom"/>
            <w:hideMark/>
          </w:tcPr>
          <w:p w14:paraId="6222DA7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0.152</w:t>
            </w:r>
          </w:p>
        </w:tc>
        <w:tc>
          <w:tcPr>
            <w:tcW w:w="333" w:type="pct"/>
            <w:tcBorders>
              <w:top w:val="nil"/>
              <w:left w:val="nil"/>
              <w:bottom w:val="nil"/>
              <w:right w:val="nil"/>
            </w:tcBorders>
            <w:shd w:val="clear" w:color="auto" w:fill="auto"/>
            <w:noWrap/>
            <w:vAlign w:val="bottom"/>
            <w:hideMark/>
          </w:tcPr>
          <w:p w14:paraId="6E23C857"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0.172</w:t>
            </w:r>
          </w:p>
        </w:tc>
        <w:tc>
          <w:tcPr>
            <w:tcW w:w="353" w:type="pct"/>
            <w:tcBorders>
              <w:top w:val="nil"/>
              <w:left w:val="single" w:sz="4" w:space="0" w:color="auto"/>
              <w:bottom w:val="nil"/>
              <w:right w:val="nil"/>
            </w:tcBorders>
            <w:shd w:val="clear" w:color="auto" w:fill="auto"/>
            <w:noWrap/>
            <w:vAlign w:val="bottom"/>
            <w:hideMark/>
          </w:tcPr>
          <w:p w14:paraId="6DC9ABE3"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0.076</w:t>
            </w:r>
          </w:p>
        </w:tc>
        <w:tc>
          <w:tcPr>
            <w:tcW w:w="353" w:type="pct"/>
            <w:tcBorders>
              <w:top w:val="nil"/>
              <w:left w:val="nil"/>
              <w:bottom w:val="nil"/>
              <w:right w:val="nil"/>
            </w:tcBorders>
            <w:shd w:val="clear" w:color="auto" w:fill="auto"/>
            <w:noWrap/>
            <w:vAlign w:val="bottom"/>
            <w:hideMark/>
          </w:tcPr>
          <w:p w14:paraId="6CD40E16"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0.039</w:t>
            </w:r>
          </w:p>
        </w:tc>
        <w:tc>
          <w:tcPr>
            <w:tcW w:w="354" w:type="pct"/>
            <w:tcBorders>
              <w:top w:val="nil"/>
              <w:left w:val="nil"/>
              <w:bottom w:val="nil"/>
              <w:right w:val="nil"/>
            </w:tcBorders>
            <w:shd w:val="clear" w:color="auto" w:fill="auto"/>
            <w:noWrap/>
            <w:vAlign w:val="bottom"/>
            <w:hideMark/>
          </w:tcPr>
          <w:p w14:paraId="1E2D4E1E"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0.111</w:t>
            </w:r>
          </w:p>
        </w:tc>
      </w:tr>
      <w:tr w:rsidR="002F1E30" w:rsidRPr="002B239C" w14:paraId="2B00716A" w14:textId="77777777" w:rsidTr="0030274C">
        <w:trPr>
          <w:trHeight w:val="315"/>
        </w:trPr>
        <w:tc>
          <w:tcPr>
            <w:tcW w:w="807" w:type="pct"/>
            <w:tcBorders>
              <w:top w:val="nil"/>
              <w:left w:val="nil"/>
              <w:bottom w:val="single" w:sz="4" w:space="0" w:color="auto"/>
              <w:right w:val="nil"/>
            </w:tcBorders>
            <w:shd w:val="clear" w:color="auto" w:fill="auto"/>
            <w:noWrap/>
            <w:vAlign w:val="bottom"/>
            <w:hideMark/>
          </w:tcPr>
          <w:p w14:paraId="548F954E" w14:textId="77777777" w:rsidR="0030274C" w:rsidRPr="002B239C" w:rsidRDefault="0030274C" w:rsidP="0030274C">
            <w:pPr>
              <w:spacing w:after="0" w:line="240" w:lineRule="auto"/>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N</w:t>
            </w:r>
          </w:p>
        </w:tc>
        <w:tc>
          <w:tcPr>
            <w:tcW w:w="354" w:type="pct"/>
            <w:tcBorders>
              <w:top w:val="nil"/>
              <w:left w:val="single" w:sz="4" w:space="0" w:color="auto"/>
              <w:bottom w:val="single" w:sz="4" w:space="0" w:color="auto"/>
              <w:right w:val="nil"/>
            </w:tcBorders>
            <w:shd w:val="clear" w:color="auto" w:fill="auto"/>
            <w:noWrap/>
            <w:vAlign w:val="bottom"/>
            <w:hideMark/>
          </w:tcPr>
          <w:p w14:paraId="235FAA21"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1765</w:t>
            </w:r>
          </w:p>
        </w:tc>
        <w:tc>
          <w:tcPr>
            <w:tcW w:w="354" w:type="pct"/>
            <w:tcBorders>
              <w:top w:val="nil"/>
              <w:left w:val="nil"/>
              <w:bottom w:val="single" w:sz="4" w:space="0" w:color="auto"/>
              <w:right w:val="nil"/>
            </w:tcBorders>
            <w:shd w:val="clear" w:color="auto" w:fill="auto"/>
            <w:noWrap/>
            <w:vAlign w:val="bottom"/>
            <w:hideMark/>
          </w:tcPr>
          <w:p w14:paraId="280E70D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1765</w:t>
            </w:r>
          </w:p>
        </w:tc>
        <w:tc>
          <w:tcPr>
            <w:tcW w:w="354" w:type="pct"/>
            <w:tcBorders>
              <w:top w:val="nil"/>
              <w:left w:val="nil"/>
              <w:bottom w:val="single" w:sz="4" w:space="0" w:color="auto"/>
              <w:right w:val="single" w:sz="4" w:space="0" w:color="auto"/>
            </w:tcBorders>
            <w:shd w:val="clear" w:color="auto" w:fill="auto"/>
            <w:noWrap/>
            <w:vAlign w:val="bottom"/>
            <w:hideMark/>
          </w:tcPr>
          <w:p w14:paraId="4D0B61B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1765</w:t>
            </w:r>
          </w:p>
        </w:tc>
        <w:tc>
          <w:tcPr>
            <w:tcW w:w="353" w:type="pct"/>
            <w:tcBorders>
              <w:top w:val="nil"/>
              <w:left w:val="nil"/>
              <w:bottom w:val="single" w:sz="4" w:space="0" w:color="auto"/>
              <w:right w:val="nil"/>
            </w:tcBorders>
            <w:shd w:val="clear" w:color="auto" w:fill="auto"/>
            <w:noWrap/>
            <w:vAlign w:val="bottom"/>
            <w:hideMark/>
          </w:tcPr>
          <w:p w14:paraId="48B158A4"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1908</w:t>
            </w:r>
          </w:p>
        </w:tc>
        <w:tc>
          <w:tcPr>
            <w:tcW w:w="353" w:type="pct"/>
            <w:tcBorders>
              <w:top w:val="nil"/>
              <w:left w:val="nil"/>
              <w:bottom w:val="single" w:sz="4" w:space="0" w:color="auto"/>
              <w:right w:val="nil"/>
            </w:tcBorders>
            <w:shd w:val="clear" w:color="auto" w:fill="auto"/>
            <w:noWrap/>
            <w:vAlign w:val="bottom"/>
            <w:hideMark/>
          </w:tcPr>
          <w:p w14:paraId="56A26245"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1908</w:t>
            </w:r>
          </w:p>
        </w:tc>
        <w:tc>
          <w:tcPr>
            <w:tcW w:w="334" w:type="pct"/>
            <w:tcBorders>
              <w:top w:val="nil"/>
              <w:left w:val="nil"/>
              <w:bottom w:val="single" w:sz="4" w:space="0" w:color="auto"/>
              <w:right w:val="single" w:sz="4" w:space="0" w:color="auto"/>
            </w:tcBorders>
            <w:shd w:val="clear" w:color="auto" w:fill="auto"/>
            <w:noWrap/>
            <w:vAlign w:val="bottom"/>
            <w:hideMark/>
          </w:tcPr>
          <w:p w14:paraId="2EA0D0FA"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1908</w:t>
            </w:r>
          </w:p>
        </w:tc>
        <w:tc>
          <w:tcPr>
            <w:tcW w:w="345" w:type="pct"/>
            <w:tcBorders>
              <w:top w:val="nil"/>
              <w:left w:val="nil"/>
              <w:bottom w:val="single" w:sz="4" w:space="0" w:color="auto"/>
              <w:right w:val="nil"/>
            </w:tcBorders>
            <w:shd w:val="clear" w:color="auto" w:fill="auto"/>
            <w:noWrap/>
            <w:vAlign w:val="bottom"/>
            <w:hideMark/>
          </w:tcPr>
          <w:p w14:paraId="6A7DCD7A"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485</w:t>
            </w:r>
          </w:p>
        </w:tc>
        <w:tc>
          <w:tcPr>
            <w:tcW w:w="353" w:type="pct"/>
            <w:tcBorders>
              <w:top w:val="nil"/>
              <w:left w:val="nil"/>
              <w:bottom w:val="single" w:sz="4" w:space="0" w:color="auto"/>
              <w:right w:val="nil"/>
            </w:tcBorders>
            <w:shd w:val="clear" w:color="auto" w:fill="auto"/>
            <w:noWrap/>
            <w:vAlign w:val="bottom"/>
            <w:hideMark/>
          </w:tcPr>
          <w:p w14:paraId="7740A62C"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485</w:t>
            </w:r>
          </w:p>
        </w:tc>
        <w:tc>
          <w:tcPr>
            <w:tcW w:w="333" w:type="pct"/>
            <w:tcBorders>
              <w:top w:val="nil"/>
              <w:left w:val="nil"/>
              <w:bottom w:val="single" w:sz="4" w:space="0" w:color="auto"/>
              <w:right w:val="nil"/>
            </w:tcBorders>
            <w:shd w:val="clear" w:color="auto" w:fill="auto"/>
            <w:noWrap/>
            <w:vAlign w:val="bottom"/>
            <w:hideMark/>
          </w:tcPr>
          <w:p w14:paraId="0633D28F"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485</w:t>
            </w:r>
          </w:p>
        </w:tc>
        <w:tc>
          <w:tcPr>
            <w:tcW w:w="353" w:type="pct"/>
            <w:tcBorders>
              <w:top w:val="nil"/>
              <w:left w:val="single" w:sz="4" w:space="0" w:color="auto"/>
              <w:bottom w:val="single" w:sz="4" w:space="0" w:color="auto"/>
              <w:right w:val="nil"/>
            </w:tcBorders>
            <w:shd w:val="clear" w:color="auto" w:fill="auto"/>
            <w:noWrap/>
            <w:vAlign w:val="bottom"/>
            <w:hideMark/>
          </w:tcPr>
          <w:p w14:paraId="0D217312"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4158</w:t>
            </w:r>
          </w:p>
        </w:tc>
        <w:tc>
          <w:tcPr>
            <w:tcW w:w="353" w:type="pct"/>
            <w:tcBorders>
              <w:top w:val="nil"/>
              <w:left w:val="nil"/>
              <w:bottom w:val="single" w:sz="4" w:space="0" w:color="auto"/>
              <w:right w:val="nil"/>
            </w:tcBorders>
            <w:shd w:val="clear" w:color="auto" w:fill="auto"/>
            <w:noWrap/>
            <w:vAlign w:val="bottom"/>
            <w:hideMark/>
          </w:tcPr>
          <w:p w14:paraId="57483914"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4158</w:t>
            </w:r>
          </w:p>
        </w:tc>
        <w:tc>
          <w:tcPr>
            <w:tcW w:w="354" w:type="pct"/>
            <w:tcBorders>
              <w:top w:val="nil"/>
              <w:left w:val="nil"/>
              <w:bottom w:val="single" w:sz="4" w:space="0" w:color="auto"/>
              <w:right w:val="nil"/>
            </w:tcBorders>
            <w:shd w:val="clear" w:color="auto" w:fill="auto"/>
            <w:noWrap/>
            <w:vAlign w:val="bottom"/>
            <w:hideMark/>
          </w:tcPr>
          <w:p w14:paraId="08C28F4F" w14:textId="77777777" w:rsidR="0030274C" w:rsidRPr="002B239C" w:rsidRDefault="0030274C" w:rsidP="0030274C">
            <w:pPr>
              <w:spacing w:after="0" w:line="240" w:lineRule="auto"/>
              <w:jc w:val="center"/>
              <w:rPr>
                <w:rFonts w:ascii="Calibri" w:eastAsia="Times New Roman" w:hAnsi="Calibri" w:cs="Times New Roman"/>
                <w:color w:val="000000"/>
                <w:sz w:val="18"/>
                <w:szCs w:val="18"/>
              </w:rPr>
            </w:pPr>
            <w:r w:rsidRPr="002B239C">
              <w:rPr>
                <w:rFonts w:ascii="Calibri" w:eastAsia="Times New Roman" w:hAnsi="Calibri" w:cs="Times New Roman"/>
                <w:color w:val="000000"/>
                <w:sz w:val="18"/>
                <w:szCs w:val="18"/>
              </w:rPr>
              <w:t>4158</w:t>
            </w:r>
          </w:p>
        </w:tc>
      </w:tr>
    </w:tbl>
    <w:p w14:paraId="49576156" w14:textId="77777777" w:rsidR="004A51D0" w:rsidRPr="0066125A" w:rsidRDefault="004A51D0" w:rsidP="005B6EA1">
      <w:pPr>
        <w:ind w:left="142"/>
        <w:contextualSpacing/>
        <w:rPr>
          <w:rFonts w:asciiTheme="minorHAnsi" w:hAnsiTheme="minorHAnsi" w:cs="Times New Roman"/>
          <w:sz w:val="20"/>
          <w:szCs w:val="20"/>
        </w:rPr>
      </w:pPr>
      <w:r w:rsidRPr="0066125A">
        <w:rPr>
          <w:rFonts w:asciiTheme="minorHAnsi" w:hAnsiTheme="minorHAnsi" w:cs="Times New Roman"/>
          <w:sz w:val="20"/>
          <w:szCs w:val="20"/>
        </w:rPr>
        <w:t>Bias = GPS - CR (acres)</w:t>
      </w:r>
    </w:p>
    <w:p w14:paraId="21E47CE1" w14:textId="1AA7AEAA" w:rsidR="002B0A4B" w:rsidRDefault="004A51D0" w:rsidP="005B6EA1">
      <w:pPr>
        <w:ind w:left="142"/>
        <w:contextualSpacing/>
        <w:rPr>
          <w:rFonts w:asciiTheme="minorHAnsi" w:hAnsiTheme="minorHAnsi" w:cs="Times New Roman"/>
          <w:sz w:val="20"/>
          <w:szCs w:val="20"/>
        </w:rPr>
      </w:pPr>
      <w:r w:rsidRPr="0066125A">
        <w:rPr>
          <w:rFonts w:asciiTheme="minorHAnsi" w:hAnsiTheme="minorHAnsi" w:cs="Times New Roman"/>
          <w:sz w:val="20"/>
          <w:szCs w:val="20"/>
        </w:rPr>
        <w:t>*p&lt;0.1; **p&lt;0.05; ***p&lt;0</w:t>
      </w:r>
      <w:r w:rsidR="006D40A4" w:rsidRPr="0066125A">
        <w:rPr>
          <w:rFonts w:asciiTheme="minorHAnsi" w:hAnsiTheme="minorHAnsi" w:cs="Times New Roman"/>
          <w:sz w:val="20"/>
          <w:szCs w:val="20"/>
        </w:rPr>
        <w:t>.01</w:t>
      </w:r>
    </w:p>
    <w:p w14:paraId="29C6BEC7" w14:textId="3A804108" w:rsidR="00C90878" w:rsidRDefault="000178BF" w:rsidP="005B6EA1">
      <w:pPr>
        <w:ind w:left="142"/>
        <w:contextualSpacing/>
        <w:sectPr w:rsidR="00C90878" w:rsidSect="005B6EA1">
          <w:pgSz w:w="15840" w:h="12240" w:orient="landscape"/>
          <w:pgMar w:top="720" w:right="720" w:bottom="720" w:left="720" w:header="720" w:footer="720" w:gutter="0"/>
          <w:cols w:space="720"/>
          <w:docGrid w:linePitch="360"/>
        </w:sectPr>
      </w:pPr>
      <w:r>
        <w:rPr>
          <w:rFonts w:asciiTheme="minorHAnsi" w:hAnsiTheme="minorHAnsi"/>
          <w:i/>
        </w:rPr>
        <w:t>Source: Authors’ calculations.</w:t>
      </w:r>
    </w:p>
    <w:p w14:paraId="5333FF4F" w14:textId="4331DB87" w:rsidR="003652DC" w:rsidRPr="00372827" w:rsidRDefault="006D40A4" w:rsidP="00A54F82">
      <w:pPr>
        <w:pStyle w:val="Heading2"/>
      </w:pPr>
      <w:bookmarkStart w:id="1690" w:name="_Toc448919880"/>
      <w:r>
        <w:t>10. Conclusion</w:t>
      </w:r>
      <w:bookmarkEnd w:id="1690"/>
      <w:r w:rsidR="009F623B">
        <w:t>S</w:t>
      </w:r>
    </w:p>
    <w:p w14:paraId="58586F0D" w14:textId="5B00754D" w:rsidR="0074672A" w:rsidRPr="00106042" w:rsidRDefault="0074672A" w:rsidP="003652DC">
      <w:r w:rsidRPr="00106042">
        <w:rPr>
          <w:noProof/>
        </w:rPr>
        <mc:AlternateContent>
          <mc:Choice Requires="wps">
            <w:drawing>
              <wp:inline distT="0" distB="0" distL="0" distR="0" wp14:anchorId="3A2C7AA6" wp14:editId="20C2789A">
                <wp:extent cx="6436995" cy="762000"/>
                <wp:effectExtent l="0" t="0" r="14605" b="25400"/>
                <wp:docPr id="49" name="Text Box 49"/>
                <wp:cNvGraphicFramePr/>
                <a:graphic xmlns:a="http://schemas.openxmlformats.org/drawingml/2006/main">
                  <a:graphicData uri="http://schemas.microsoft.com/office/word/2010/wordprocessingShape">
                    <wps:wsp>
                      <wps:cNvSpPr txBox="1"/>
                      <wps:spPr>
                        <a:xfrm>
                          <a:off x="0" y="0"/>
                          <a:ext cx="6436995" cy="762000"/>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8D95542" w14:textId="03664DF9" w:rsidR="005870A9" w:rsidRPr="00931B30" w:rsidRDefault="005870A9" w:rsidP="0066125A">
                            <w:pPr>
                              <w:spacing w:before="240"/>
                              <w:jc w:val="both"/>
                              <w:rPr>
                                <w:i/>
                              </w:rPr>
                            </w:pPr>
                            <w:r>
                              <w:rPr>
                                <w:i/>
                              </w:rPr>
                              <w:t xml:space="preserve">The </w:t>
                            </w:r>
                            <w:del w:id="1691" w:author="Abhilasha Vaid" w:date="2016-06-17T16:31:00Z">
                              <w:r w:rsidDel="001C1B93">
                                <w:rPr>
                                  <w:i/>
                                </w:rPr>
                                <w:delText xml:space="preserve">Sourcebook </w:delText>
                              </w:r>
                            </w:del>
                            <w:ins w:id="1692" w:author="Abhilasha Vaid" w:date="2016-06-17T16:31:00Z">
                              <w:r>
                                <w:rPr>
                                  <w:i/>
                                </w:rPr>
                                <w:t xml:space="preserve">guidebook </w:t>
                              </w:r>
                            </w:ins>
                            <w:r>
                              <w:rPr>
                                <w:i/>
                              </w:rPr>
                              <w:t>recommends integrating land area data collection with portable GPS devices in household and farm surveys. This should be complemented with farmer self-reports on land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3A2C7AA6" id="Text Box 49" o:spid="_x0000_s1048" type="#_x0000_t202" style="width:506.8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" fillcolor="#a9d5e7 [1300]" strokecolor="#1a495c [1604]" strokeweight=".5pt">
                <v:textbox>
                  <w:txbxContent>
                    <w:p w14:paraId="38D95542" w14:textId="03664DF9" w:rsidR="002F1E30" w:rsidRPr="00931B30" w:rsidRDefault="002F1E30" w:rsidP="0066125A">
                      <w:pPr>
                        <w:spacing w:before="240"/>
                        <w:jc w:val="both"/>
                        <w:rPr>
                          <w:i/>
                        </w:rPr>
                      </w:pPr>
                      <w:r>
                        <w:rPr>
                          <w:i/>
                        </w:rPr>
                        <w:t xml:space="preserve">The </w:t>
                      </w:r>
                      <w:del w:id="1313" w:author="Abhilasha Vaid" w:date="2016-06-17T16:31:00Z">
                        <w:r w:rsidDel="001C1B93">
                          <w:rPr>
                            <w:i/>
                          </w:rPr>
                          <w:delText xml:space="preserve">Sourcebook </w:delText>
                        </w:r>
                      </w:del>
                      <w:ins w:id="1314" w:author="Abhilasha Vaid" w:date="2016-06-17T16:31:00Z">
                        <w:r w:rsidR="001C1B93">
                          <w:rPr>
                            <w:i/>
                          </w:rPr>
                          <w:t>guidebook</w:t>
                        </w:r>
                        <w:r w:rsidR="001C1B93">
                          <w:rPr>
                            <w:i/>
                          </w:rPr>
                          <w:t xml:space="preserve"> </w:t>
                        </w:r>
                      </w:ins>
                      <w:r>
                        <w:rPr>
                          <w:i/>
                        </w:rPr>
                        <w:t>recommends integrating land area data collection with portable GPS devices in household and farm surveys. This should be complemented with farmer self-reports on land area.</w:t>
                      </w:r>
                    </w:p>
                  </w:txbxContent>
                </v:textbox>
                <w10:anchorlock/>
              </v:shape>
            </w:pict>
          </mc:Fallback>
        </mc:AlternateContent>
      </w:r>
    </w:p>
    <w:p w14:paraId="1869031D" w14:textId="67F860E7" w:rsidR="003652DC" w:rsidRPr="00106042" w:rsidRDefault="003652DC" w:rsidP="00106042">
      <w:pPr>
        <w:spacing w:line="360" w:lineRule="auto"/>
        <w:jc w:val="both"/>
      </w:pPr>
      <w:r w:rsidRPr="00106042">
        <w:t xml:space="preserve">This </w:t>
      </w:r>
      <w:r w:rsidR="005652E1">
        <w:t>guidebook</w:t>
      </w:r>
      <w:r w:rsidRPr="00106042">
        <w:t xml:space="preserve"> strives to combine practical guidance for survey practitioners working on incorporating land area measurement in</w:t>
      </w:r>
      <w:r w:rsidR="008817C4" w:rsidRPr="00106042">
        <w:t>to</w:t>
      </w:r>
      <w:r w:rsidRPr="00106042">
        <w:t xml:space="preserve"> agricultural or living standard</w:t>
      </w:r>
      <w:r w:rsidR="008817C4" w:rsidRPr="00106042">
        <w:t>s</w:t>
      </w:r>
      <w:r w:rsidRPr="00106042">
        <w:t xml:space="preserve"> surveys, while at the same time providing them with the science-based evidence necessary to carefully evaluate the trade-offs implied by choosing one measurement </w:t>
      </w:r>
      <w:r w:rsidR="008817C4" w:rsidRPr="00106042">
        <w:t xml:space="preserve">method </w:t>
      </w:r>
      <w:r w:rsidRPr="00106042">
        <w:t xml:space="preserve">over another. As technology is evolving very </w:t>
      </w:r>
      <w:r w:rsidR="008817C4" w:rsidRPr="00106042">
        <w:t>quickly</w:t>
      </w:r>
      <w:r w:rsidRPr="00106042">
        <w:t xml:space="preserve">, the </w:t>
      </w:r>
      <w:r w:rsidR="005652E1">
        <w:t>guidebook</w:t>
      </w:r>
      <w:r w:rsidRPr="00106042">
        <w:t xml:space="preserve"> attempt</w:t>
      </w:r>
      <w:r w:rsidR="00DF1197" w:rsidRPr="00106042">
        <w:t>s</w:t>
      </w:r>
      <w:r w:rsidRPr="00106042">
        <w:t xml:space="preserve"> to consolidate the </w:t>
      </w:r>
      <w:r w:rsidR="00A37A02" w:rsidRPr="00106042">
        <w:t>e</w:t>
      </w:r>
      <w:r w:rsidRPr="00106042">
        <w:t xml:space="preserve">merging evidence while highlighting areas where it is likely that opportunities may expand in the coming future, such as satellite imagery. </w:t>
      </w:r>
    </w:p>
    <w:p w14:paraId="0FA9300D" w14:textId="561F98C6" w:rsidR="003652DC" w:rsidRPr="00106042" w:rsidRDefault="003652DC" w:rsidP="00106042">
      <w:pPr>
        <w:spacing w:line="360" w:lineRule="auto"/>
        <w:jc w:val="both"/>
      </w:pPr>
      <w:r w:rsidRPr="00106042">
        <w:t xml:space="preserve">There are several important findings emerging forcefully from this analysis which translate into clear implications for future survey design and implementation. The first result is that experimental data confirm what </w:t>
      </w:r>
      <w:r w:rsidR="002D7230" w:rsidRPr="00106042">
        <w:t>was</w:t>
      </w:r>
      <w:r w:rsidRPr="00106042">
        <w:t xml:space="preserve"> alre</w:t>
      </w:r>
      <w:r w:rsidR="002D7230" w:rsidRPr="00106042">
        <w:t>ady known</w:t>
      </w:r>
      <w:r w:rsidRPr="00106042">
        <w:t xml:space="preserve"> about the magnitude, direction and determinants of measurement error in farmers’ self-reported estimates of land area. While not a novel finding, this is a useful reminder of the urgency to find alternative measures that are both accurate and </w:t>
      </w:r>
      <w:r w:rsidR="00B86263" w:rsidRPr="00106042">
        <w:t>feasi</w:t>
      </w:r>
      <w:r w:rsidRPr="00106042">
        <w:t xml:space="preserve">ble in the context of </w:t>
      </w:r>
      <w:r w:rsidR="00B86263" w:rsidRPr="00106042">
        <w:t>large-</w:t>
      </w:r>
      <w:r w:rsidRPr="00106042">
        <w:t xml:space="preserve">scale household surveys. GPS measurement is the obvious candidate. </w:t>
      </w:r>
    </w:p>
    <w:p w14:paraId="68A52542" w14:textId="22EB258B" w:rsidR="003652DC" w:rsidRPr="00106042" w:rsidRDefault="003652DC" w:rsidP="00106042">
      <w:pPr>
        <w:spacing w:line="360" w:lineRule="auto"/>
        <w:jc w:val="both"/>
      </w:pPr>
      <w:r w:rsidRPr="00106042">
        <w:t>Much of the focus of the paper has, therefore, been on assessing the fitness</w:t>
      </w:r>
      <w:r w:rsidR="00B86263" w:rsidRPr="00106042">
        <w:t>-</w:t>
      </w:r>
      <w:r w:rsidRPr="00106042">
        <w:t>for</w:t>
      </w:r>
      <w:r w:rsidR="00B86263" w:rsidRPr="00106042">
        <w:t>-</w:t>
      </w:r>
      <w:r w:rsidRPr="00106042">
        <w:t>purpose of GPS measures. In this respect</w:t>
      </w:r>
      <w:r w:rsidR="00B86263" w:rsidRPr="00106042">
        <w:t>,</w:t>
      </w:r>
      <w:r w:rsidRPr="00106042">
        <w:t xml:space="preserve"> an important finding of the study is that on average GPS measures return very accurate estimates of plot size, even for very small plots, and even for reasonably small samples. We also do not detect any evidence that GPS systematically under-report</w:t>
      </w:r>
      <w:r w:rsidR="00DF1197" w:rsidRPr="00106042">
        <w:t>s</w:t>
      </w:r>
      <w:r w:rsidRPr="00106042">
        <w:t xml:space="preserve"> land size, as is the case in earlier studies. That should suffice to make GPS an attractive method for land data collection for most household survey practitioners. This conclusion becomes even more forceful when taken together with the comparison of the time (cost) of GPS compared to CR measurement, with our data showing GPS to lead CR by several orders of magnitude. </w:t>
      </w:r>
    </w:p>
    <w:p w14:paraId="22933A35" w14:textId="47D0D7B8" w:rsidR="003652DC" w:rsidRPr="00106042" w:rsidRDefault="003652DC" w:rsidP="00106042">
      <w:pPr>
        <w:spacing w:line="360" w:lineRule="auto"/>
        <w:jc w:val="both"/>
      </w:pPr>
      <w:r w:rsidRPr="00106042">
        <w:t xml:space="preserve">This strong message in support of the adoption of GPS in survey fieldwork, is, however, mediated by a number of considerations regarding outstanding challenges with GPS measurement. One that emerges from the analysis is that while the GPS measurement error is almost universally small in magnitude (only 5 percent of observations record a discrepancy with CR of more than 0.09 acres), in relative terms a discrepancy of </w:t>
      </w:r>
      <w:r w:rsidR="008D1A95" w:rsidRPr="00106042">
        <w:t>+/-</w:t>
      </w:r>
      <w:r w:rsidRPr="00106042">
        <w:t xml:space="preserve"> 10 percent is not uncommon. Considering that GPS measures in large</w:t>
      </w:r>
      <w:r w:rsidR="008D1A95" w:rsidRPr="00106042">
        <w:t>-</w:t>
      </w:r>
      <w:r w:rsidRPr="00106042">
        <w:t xml:space="preserve">scale surveys are often plagued by a </w:t>
      </w:r>
      <w:proofErr w:type="spellStart"/>
      <w:r w:rsidRPr="00106042">
        <w:t>missingness</w:t>
      </w:r>
      <w:proofErr w:type="spellEnd"/>
      <w:r w:rsidRPr="00106042">
        <w:t xml:space="preserve"> rate in the range of 15-30 percent, that means that a large</w:t>
      </w:r>
      <w:r w:rsidR="00C85D53" w:rsidRPr="00106042">
        <w:t>-</w:t>
      </w:r>
      <w:r w:rsidRPr="00106042">
        <w:t>scale dataset of GPS plot measurements can be plagued by as much as 50 percent problem cases. Th</w:t>
      </w:r>
      <w:r w:rsidR="00C85D53" w:rsidRPr="00106042">
        <w:t>is</w:t>
      </w:r>
      <w:r w:rsidRPr="00106042">
        <w:t xml:space="preserve"> requires complementing data collection with information that can aid in identifying problem cases, as well as </w:t>
      </w:r>
      <w:r w:rsidR="00A37A02" w:rsidRPr="00106042">
        <w:t xml:space="preserve">devising </w:t>
      </w:r>
      <w:r w:rsidRPr="00106042">
        <w:t xml:space="preserve">field implementation protocols that can help reduce both bias and </w:t>
      </w:r>
      <w:proofErr w:type="spellStart"/>
      <w:r w:rsidRPr="00106042">
        <w:t>missingness</w:t>
      </w:r>
      <w:proofErr w:type="spellEnd"/>
      <w:r w:rsidRPr="00106042">
        <w:t xml:space="preserve"> in GPS measures. </w:t>
      </w:r>
    </w:p>
    <w:p w14:paraId="052CC5F2" w14:textId="0D6742A6" w:rsidR="003652DC" w:rsidRPr="00106042" w:rsidRDefault="003652DC" w:rsidP="00106042">
      <w:pPr>
        <w:spacing w:line="360" w:lineRule="auto"/>
        <w:jc w:val="both"/>
      </w:pPr>
      <w:r w:rsidRPr="00106042">
        <w:t>Despite the evidence that subjective measurements can be riddled with problems</w:t>
      </w:r>
      <w:r w:rsidR="00603C94" w:rsidRPr="00106042">
        <w:t>,</w:t>
      </w:r>
      <w:r w:rsidRPr="00106042">
        <w:t xml:space="preserve"> farmer self-reported estimates of area should still be included in household surveys, but not as the primary measurement method. Objective measurements come with their own challenges, including time and equipment requirements, questions of accuracy at small-plot levels, and feasibility of full plot sample measurement. Subjective measurements have negligible fieldwork costs, and, more importantly, they can serve as a baseline for imputation where objective measurements may be missing (</w:t>
      </w:r>
      <w:proofErr w:type="spellStart"/>
      <w:r w:rsidRPr="00106042">
        <w:t>Kilic</w:t>
      </w:r>
      <w:proofErr w:type="spellEnd"/>
      <w:r w:rsidRPr="00106042">
        <w:t xml:space="preserve"> et al. 2013). Therefore, we recommend GPS measurement complemented by farmer self-reported estimated area (for all plots).</w:t>
      </w:r>
      <w:r w:rsidR="004D5DA3" w:rsidRPr="00106042">
        <w:t xml:space="preserve"> In doing that care should be taken to make sure the self-reported measure should be assessed first, so as not to be affected by the objective measure.</w:t>
      </w:r>
    </w:p>
    <w:p w14:paraId="21B27B5B" w14:textId="52E67FE8" w:rsidR="003652DC" w:rsidRPr="00106042" w:rsidRDefault="003652DC" w:rsidP="00106042">
      <w:pPr>
        <w:spacing w:line="360" w:lineRule="auto"/>
        <w:jc w:val="both"/>
      </w:pPr>
      <w:r w:rsidRPr="00106042">
        <w:t>Another ancillary story emerging from the data concerns self-reported data. While confirming all known issues with measurement error in self-reported land data, the analysis presented here provides at least one suggestion for limiting the scope of this error in the future. When land area is collected using non-standard units, as opposed to forcing respondents or enumerators to perform a conversion to standard units at the time of the interview, data from self-report</w:t>
      </w:r>
      <w:r w:rsidR="00C85D53" w:rsidRPr="00106042">
        <w:t>ing</w:t>
      </w:r>
      <w:r w:rsidRPr="00106042">
        <w:t xml:space="preserve"> appears to approximate </w:t>
      </w:r>
      <w:r w:rsidR="001E4B51" w:rsidRPr="00106042">
        <w:t>the objective measurements</w:t>
      </w:r>
      <w:r w:rsidR="00C85D53" w:rsidRPr="00106042">
        <w:t xml:space="preserve"> more closely</w:t>
      </w:r>
      <w:r w:rsidR="001E4B51" w:rsidRPr="00106042">
        <w:t>.</w:t>
      </w:r>
      <w:r w:rsidRPr="00106042">
        <w:t xml:space="preserve"> The implication for survey work is to allow the reporting in non-standard units in questionnaires, while focusing on </w:t>
      </w:r>
      <w:r w:rsidR="00603C94" w:rsidRPr="00106042">
        <w:t>building a library of</w:t>
      </w:r>
      <w:r w:rsidRPr="00106042">
        <w:t xml:space="preserve"> conversion factors. </w:t>
      </w:r>
    </w:p>
    <w:p w14:paraId="57330C80" w14:textId="4FFE2222" w:rsidR="003652DC" w:rsidRPr="00106042" w:rsidRDefault="003652DC" w:rsidP="00106042">
      <w:pPr>
        <w:spacing w:line="360" w:lineRule="auto"/>
        <w:jc w:val="both"/>
      </w:pPr>
      <w:r w:rsidRPr="00106042">
        <w:t xml:space="preserve">Finally, our analysis </w:t>
      </w:r>
      <w:r w:rsidR="0071705D" w:rsidRPr="00106042">
        <w:t xml:space="preserve">raises some concerns </w:t>
      </w:r>
      <w:r w:rsidR="00DF1197" w:rsidRPr="00106042">
        <w:t xml:space="preserve">about </w:t>
      </w:r>
      <w:r w:rsidRPr="00106042">
        <w:t xml:space="preserve">the benchmark compass and rope measurement. It appears that </w:t>
      </w:r>
      <w:r w:rsidR="0071705D" w:rsidRPr="00106042">
        <w:t xml:space="preserve">much </w:t>
      </w:r>
      <w:r w:rsidRPr="00106042">
        <w:t>of what we labeled for simplicity as GPS measurement error may in fact be linked to noise in the CR data. This is hardly surprising</w:t>
      </w:r>
      <w:r w:rsidR="0071705D" w:rsidRPr="00106042">
        <w:t>,</w:t>
      </w:r>
      <w:r w:rsidRPr="00106042">
        <w:t xml:space="preserve"> since CR does in fact require </w:t>
      </w:r>
      <w:r w:rsidR="0071705D" w:rsidRPr="00106042">
        <w:t>significant</w:t>
      </w:r>
      <w:r w:rsidRPr="00106042">
        <w:t xml:space="preserve"> precision that</w:t>
      </w:r>
      <w:r w:rsidR="0071705D" w:rsidRPr="00106042">
        <w:t xml:space="preserve"> </w:t>
      </w:r>
      <w:r w:rsidRPr="00106042">
        <w:t>will be hard to reach for survey enumerators that are not professional land surveyors. In terms of specific suggestions for CR measurements</w:t>
      </w:r>
      <w:r w:rsidR="0071705D" w:rsidRPr="00106042">
        <w:t>,</w:t>
      </w:r>
      <w:r w:rsidRPr="00106042">
        <w:t xml:space="preserve"> we do observe an increase in discrepancy between CR and GPS when the CR closing error is above 3 percent. Translated in</w:t>
      </w:r>
      <w:r w:rsidR="0071705D" w:rsidRPr="00106042">
        <w:t>to</w:t>
      </w:r>
      <w:r w:rsidRPr="00106042">
        <w:t xml:space="preserve"> recommendations for survey work, this </w:t>
      </w:r>
      <w:r w:rsidR="0071705D" w:rsidRPr="00106042">
        <w:t xml:space="preserve">indicates </w:t>
      </w:r>
      <w:r w:rsidRPr="00106042">
        <w:t xml:space="preserve">that 3 percent </w:t>
      </w:r>
      <w:r w:rsidR="0071705D" w:rsidRPr="00106042">
        <w:t xml:space="preserve">may be </w:t>
      </w:r>
      <w:r w:rsidRPr="00106042">
        <w:t xml:space="preserve">a good rule of thumb for instructing enumerators to re-take CR measurement. </w:t>
      </w:r>
    </w:p>
    <w:p w14:paraId="15428086" w14:textId="63704F56" w:rsidR="005F1B33" w:rsidRPr="00106042" w:rsidRDefault="00FD33F3" w:rsidP="00106042">
      <w:pPr>
        <w:spacing w:line="360" w:lineRule="auto"/>
        <w:jc w:val="both"/>
      </w:pPr>
      <w:bookmarkStart w:id="1693" w:name="_Toc409670565"/>
      <w:r w:rsidRPr="00106042">
        <w:t>As technology advances</w:t>
      </w:r>
      <w:r w:rsidR="00977CB4" w:rsidRPr="00106042">
        <w:t xml:space="preserve"> and satellite imagery becomes available at increasing frequencies and resolutions, and at a more affordable cost, area measurement via remote sensing imagery has the potential to become the standard. For now, particularly in the developing country context where agricultural plots are often small and irregularly shaped, area measurement via GPS complemented by </w:t>
      </w:r>
      <w:r w:rsidR="004B361A" w:rsidRPr="00106042">
        <w:t xml:space="preserve">self-reported estimates offers the best balance between implementation feasibility and measurement accuracy. </w:t>
      </w:r>
      <w:r w:rsidR="005F1B33" w:rsidRPr="00106042">
        <w:br w:type="page"/>
      </w:r>
    </w:p>
    <w:p w14:paraId="15238223" w14:textId="53B3E01D" w:rsidR="003652DC" w:rsidRPr="00372827" w:rsidRDefault="003652DC">
      <w:pPr>
        <w:pStyle w:val="Heading1"/>
      </w:pPr>
      <w:bookmarkStart w:id="1694" w:name="_Toc448919881"/>
      <w:r w:rsidRPr="00372827">
        <w:t>References</w:t>
      </w:r>
      <w:bookmarkEnd w:id="1694"/>
      <w:r w:rsidRPr="00372827">
        <w:t xml:space="preserve"> </w:t>
      </w:r>
      <w:bookmarkEnd w:id="1693"/>
    </w:p>
    <w:p w14:paraId="0E442FDE" w14:textId="77777777" w:rsidR="003652DC" w:rsidRPr="00106042" w:rsidRDefault="003652DC" w:rsidP="003652DC">
      <w:pPr>
        <w:pStyle w:val="Default"/>
        <w:spacing w:after="200" w:line="276" w:lineRule="auto"/>
        <w:ind w:left="720" w:hanging="720"/>
        <w:rPr>
          <w:rFonts w:asciiTheme="majorHAnsi" w:hAnsiTheme="majorHAnsi" w:cs="Times New Roman"/>
          <w:sz w:val="22"/>
          <w:szCs w:val="22"/>
        </w:rPr>
      </w:pPr>
    </w:p>
    <w:p w14:paraId="030E76B9" w14:textId="7F96DADC"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Ali, M. </w:t>
      </w:r>
      <w:r w:rsidR="00BC2DB1" w:rsidRPr="00106042">
        <w:rPr>
          <w:rFonts w:asciiTheme="majorHAnsi" w:hAnsiTheme="majorHAnsi"/>
          <w:color w:val="auto"/>
          <w:sz w:val="22"/>
          <w:szCs w:val="22"/>
        </w:rPr>
        <w:t xml:space="preserve">&amp; </w:t>
      </w:r>
      <w:proofErr w:type="spellStart"/>
      <w:r w:rsidRPr="00106042">
        <w:rPr>
          <w:rFonts w:asciiTheme="majorHAnsi" w:hAnsiTheme="majorHAnsi"/>
          <w:color w:val="auto"/>
          <w:sz w:val="22"/>
          <w:szCs w:val="22"/>
        </w:rPr>
        <w:t>Flinn</w:t>
      </w:r>
      <w:proofErr w:type="spellEnd"/>
      <w:r w:rsidRPr="00106042">
        <w:rPr>
          <w:rFonts w:asciiTheme="majorHAnsi" w:hAnsiTheme="majorHAnsi"/>
          <w:color w:val="auto"/>
          <w:sz w:val="22"/>
          <w:szCs w:val="22"/>
        </w:rPr>
        <w:t>, J.C.</w:t>
      </w:r>
      <w:r w:rsidR="00185688" w:rsidRPr="00106042">
        <w:rPr>
          <w:rFonts w:asciiTheme="majorHAnsi" w:hAnsiTheme="majorHAnsi"/>
          <w:color w:val="auto"/>
          <w:sz w:val="22"/>
          <w:szCs w:val="22"/>
        </w:rPr>
        <w:t xml:space="preserve"> (</w:t>
      </w:r>
      <w:r w:rsidRPr="00106042">
        <w:rPr>
          <w:rFonts w:asciiTheme="majorHAnsi" w:hAnsiTheme="majorHAnsi"/>
          <w:color w:val="auto"/>
          <w:sz w:val="22"/>
          <w:szCs w:val="22"/>
        </w:rPr>
        <w:t>1989</w:t>
      </w:r>
      <w:r w:rsidR="00185688" w:rsidRPr="00106042">
        <w:rPr>
          <w:rFonts w:asciiTheme="majorHAnsi" w:hAnsiTheme="majorHAnsi"/>
          <w:color w:val="auto"/>
          <w:sz w:val="22"/>
          <w:szCs w:val="22"/>
        </w:rPr>
        <w:t>)</w:t>
      </w:r>
      <w:r w:rsidRPr="00106042">
        <w:rPr>
          <w:rFonts w:asciiTheme="majorHAnsi" w:hAnsiTheme="majorHAnsi"/>
          <w:color w:val="auto"/>
          <w:sz w:val="22"/>
          <w:szCs w:val="22"/>
        </w:rPr>
        <w:t xml:space="preserve">. Profit Efficiency among Basmati Rice Producers in Pakistan Punjab. </w:t>
      </w:r>
      <w:r w:rsidRPr="00106042">
        <w:rPr>
          <w:rFonts w:asciiTheme="majorHAnsi" w:hAnsiTheme="majorHAnsi"/>
          <w:i/>
          <w:color w:val="auto"/>
          <w:sz w:val="22"/>
          <w:szCs w:val="22"/>
        </w:rPr>
        <w:t>American Journal of Agricultural Economics</w:t>
      </w:r>
      <w:r w:rsidRPr="00106042">
        <w:rPr>
          <w:rFonts w:asciiTheme="majorHAnsi" w:hAnsiTheme="majorHAnsi"/>
          <w:color w:val="auto"/>
          <w:sz w:val="22"/>
          <w:szCs w:val="22"/>
        </w:rPr>
        <w:t>, 71, 303-310.</w:t>
      </w:r>
    </w:p>
    <w:p w14:paraId="5CED3B65" w14:textId="5957294C"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Barrett, C. B. </w:t>
      </w:r>
      <w:r w:rsidR="00185688" w:rsidRPr="00106042">
        <w:rPr>
          <w:rFonts w:asciiTheme="majorHAnsi" w:hAnsiTheme="majorHAnsi"/>
          <w:color w:val="auto"/>
          <w:sz w:val="22"/>
          <w:szCs w:val="22"/>
        </w:rPr>
        <w:t>(</w:t>
      </w:r>
      <w:r w:rsidRPr="00106042">
        <w:rPr>
          <w:rFonts w:asciiTheme="majorHAnsi" w:hAnsiTheme="majorHAnsi"/>
          <w:color w:val="auto"/>
          <w:sz w:val="22"/>
          <w:szCs w:val="22"/>
        </w:rPr>
        <w:t>1996</w:t>
      </w:r>
      <w:r w:rsidR="00185688" w:rsidRPr="00106042">
        <w:rPr>
          <w:rFonts w:asciiTheme="majorHAnsi" w:hAnsiTheme="majorHAnsi"/>
          <w:color w:val="auto"/>
          <w:sz w:val="22"/>
          <w:szCs w:val="22"/>
        </w:rPr>
        <w:t>)</w:t>
      </w:r>
      <w:r w:rsidRPr="00106042">
        <w:rPr>
          <w:rFonts w:asciiTheme="majorHAnsi" w:hAnsiTheme="majorHAnsi"/>
          <w:color w:val="auto"/>
          <w:sz w:val="22"/>
          <w:szCs w:val="22"/>
        </w:rPr>
        <w:t xml:space="preserve">. On Price Risk and the Inverse Farm Size–Productivity Relationship. </w:t>
      </w:r>
      <w:r w:rsidRPr="00106042">
        <w:rPr>
          <w:rFonts w:asciiTheme="majorHAnsi" w:hAnsiTheme="majorHAnsi"/>
          <w:i/>
          <w:color w:val="auto"/>
          <w:sz w:val="22"/>
          <w:szCs w:val="22"/>
        </w:rPr>
        <w:t>Journal of Development Economics</w:t>
      </w:r>
      <w:r w:rsidRPr="00106042">
        <w:rPr>
          <w:rFonts w:asciiTheme="majorHAnsi" w:hAnsiTheme="majorHAnsi"/>
          <w:color w:val="auto"/>
          <w:sz w:val="22"/>
          <w:szCs w:val="22"/>
        </w:rPr>
        <w:t>, 51(2), 193–215.</w:t>
      </w:r>
    </w:p>
    <w:p w14:paraId="140C87A2" w14:textId="2637B334"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Baten</w:t>
      </w:r>
      <w:proofErr w:type="spellEnd"/>
      <w:r w:rsidRPr="00106042">
        <w:rPr>
          <w:rFonts w:asciiTheme="majorHAnsi" w:hAnsiTheme="majorHAnsi"/>
          <w:color w:val="auto"/>
          <w:sz w:val="22"/>
          <w:szCs w:val="22"/>
        </w:rPr>
        <w:t xml:space="preserve">, J.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Juif</w:t>
      </w:r>
      <w:proofErr w:type="spellEnd"/>
      <w:r w:rsidRPr="00106042">
        <w:rPr>
          <w:rFonts w:asciiTheme="majorHAnsi" w:hAnsiTheme="majorHAnsi"/>
          <w:color w:val="auto"/>
          <w:sz w:val="22"/>
          <w:szCs w:val="22"/>
        </w:rPr>
        <w:t xml:space="preserve">, D. </w:t>
      </w:r>
      <w:r w:rsidR="00185688" w:rsidRPr="00106042">
        <w:rPr>
          <w:rFonts w:asciiTheme="majorHAnsi" w:hAnsiTheme="majorHAnsi"/>
          <w:color w:val="auto"/>
          <w:sz w:val="22"/>
          <w:szCs w:val="22"/>
        </w:rPr>
        <w:t>(</w:t>
      </w:r>
      <w:r w:rsidRPr="00106042">
        <w:rPr>
          <w:rFonts w:asciiTheme="majorHAnsi" w:hAnsiTheme="majorHAnsi"/>
          <w:color w:val="auto"/>
          <w:sz w:val="22"/>
          <w:szCs w:val="22"/>
        </w:rPr>
        <w:t>2014</w:t>
      </w:r>
      <w:r w:rsidR="00185688" w:rsidRPr="00106042">
        <w:rPr>
          <w:rFonts w:asciiTheme="majorHAnsi" w:hAnsiTheme="majorHAnsi"/>
          <w:color w:val="auto"/>
          <w:sz w:val="22"/>
          <w:szCs w:val="22"/>
        </w:rPr>
        <w:t>)</w:t>
      </w:r>
      <w:r w:rsidRPr="00106042">
        <w:rPr>
          <w:rFonts w:asciiTheme="majorHAnsi" w:hAnsiTheme="majorHAnsi"/>
          <w:color w:val="auto"/>
          <w:sz w:val="22"/>
          <w:szCs w:val="22"/>
        </w:rPr>
        <w:t xml:space="preserve">. A story of large landowners and math skills: Inequality and human capital formation in long-run development, 1820–2000. </w:t>
      </w:r>
      <w:r w:rsidRPr="00106042">
        <w:rPr>
          <w:rFonts w:asciiTheme="majorHAnsi" w:hAnsiTheme="majorHAnsi"/>
          <w:i/>
          <w:color w:val="auto"/>
          <w:sz w:val="22"/>
          <w:szCs w:val="22"/>
        </w:rPr>
        <w:t>Journal of Comparative Economics</w:t>
      </w:r>
      <w:r w:rsidRPr="00106042">
        <w:rPr>
          <w:rFonts w:asciiTheme="majorHAnsi" w:hAnsiTheme="majorHAnsi"/>
          <w:color w:val="auto"/>
          <w:sz w:val="22"/>
          <w:szCs w:val="22"/>
        </w:rPr>
        <w:t xml:space="preserve">, 42(2), </w:t>
      </w:r>
      <w:r w:rsidRPr="00106042">
        <w:rPr>
          <w:rFonts w:asciiTheme="majorHAnsi" w:hAnsiTheme="majorHAnsi"/>
          <w:color w:val="auto"/>
          <w:sz w:val="22"/>
          <w:szCs w:val="22"/>
          <w:shd w:val="clear" w:color="auto" w:fill="F9FBFC"/>
        </w:rPr>
        <w:t>375–401.</w:t>
      </w:r>
      <w:r w:rsidRPr="00106042" w:rsidDel="00B77496">
        <w:rPr>
          <w:rFonts w:asciiTheme="majorHAnsi" w:hAnsiTheme="majorHAnsi"/>
          <w:color w:val="auto"/>
          <w:sz w:val="22"/>
          <w:szCs w:val="22"/>
        </w:rPr>
        <w:t xml:space="preserve"> </w:t>
      </w:r>
    </w:p>
    <w:p w14:paraId="3FBC1896" w14:textId="2D8D1182"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Beaman</w:t>
      </w:r>
      <w:proofErr w:type="spellEnd"/>
      <w:r w:rsidRPr="00106042">
        <w:rPr>
          <w:rFonts w:asciiTheme="majorHAnsi" w:hAnsiTheme="majorHAnsi"/>
          <w:color w:val="auto"/>
          <w:sz w:val="22"/>
          <w:szCs w:val="22"/>
        </w:rPr>
        <w:t xml:space="preserve">, L.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Dillon, A. </w:t>
      </w:r>
      <w:r w:rsidR="00185688" w:rsidRPr="00106042">
        <w:rPr>
          <w:rFonts w:asciiTheme="majorHAnsi" w:hAnsiTheme="majorHAnsi"/>
          <w:color w:val="auto"/>
          <w:sz w:val="22"/>
          <w:szCs w:val="22"/>
        </w:rPr>
        <w:t>(</w:t>
      </w:r>
      <w:r w:rsidRPr="00106042">
        <w:rPr>
          <w:rFonts w:asciiTheme="majorHAnsi" w:hAnsiTheme="majorHAnsi"/>
          <w:color w:val="auto"/>
          <w:sz w:val="22"/>
          <w:szCs w:val="22"/>
        </w:rPr>
        <w:t>2012</w:t>
      </w:r>
      <w:r w:rsidR="00185688" w:rsidRPr="00106042">
        <w:rPr>
          <w:rFonts w:asciiTheme="majorHAnsi" w:hAnsiTheme="majorHAnsi"/>
          <w:color w:val="auto"/>
          <w:sz w:val="22"/>
          <w:szCs w:val="22"/>
        </w:rPr>
        <w:t>)</w:t>
      </w:r>
      <w:r w:rsidRPr="00106042">
        <w:rPr>
          <w:rFonts w:asciiTheme="majorHAnsi" w:hAnsiTheme="majorHAnsi"/>
          <w:color w:val="auto"/>
          <w:sz w:val="22"/>
          <w:szCs w:val="22"/>
        </w:rPr>
        <w:t xml:space="preserve">. </w:t>
      </w:r>
      <w:hyperlink r:id="rId41" w:history="1">
        <w:r w:rsidRPr="00106042">
          <w:rPr>
            <w:rStyle w:val="Hyperlink"/>
            <w:rFonts w:asciiTheme="majorHAnsi" w:hAnsiTheme="majorHAnsi"/>
            <w:color w:val="auto"/>
            <w:sz w:val="22"/>
            <w:szCs w:val="22"/>
            <w:u w:val="none"/>
          </w:rPr>
          <w:t>Do household definitions matter in survey design? Results from a randomized survey experiment in Mali</w:t>
        </w:r>
      </w:hyperlink>
      <w:r w:rsidRPr="00106042">
        <w:rPr>
          <w:rFonts w:asciiTheme="majorHAnsi" w:hAnsiTheme="majorHAnsi"/>
          <w:color w:val="auto"/>
          <w:sz w:val="22"/>
          <w:szCs w:val="22"/>
        </w:rPr>
        <w:t xml:space="preserve">. </w:t>
      </w:r>
      <w:r w:rsidRPr="00106042">
        <w:rPr>
          <w:rFonts w:asciiTheme="majorHAnsi" w:hAnsiTheme="majorHAnsi"/>
          <w:i/>
          <w:color w:val="auto"/>
          <w:sz w:val="22"/>
          <w:szCs w:val="22"/>
        </w:rPr>
        <w:t>Journal of Development Economics</w:t>
      </w:r>
      <w:r w:rsidRPr="00106042">
        <w:rPr>
          <w:rFonts w:asciiTheme="majorHAnsi" w:hAnsiTheme="majorHAnsi"/>
          <w:color w:val="auto"/>
          <w:sz w:val="22"/>
          <w:szCs w:val="22"/>
        </w:rPr>
        <w:t xml:space="preserve">, </w:t>
      </w:r>
      <w:r w:rsidRPr="00106042">
        <w:rPr>
          <w:rFonts w:asciiTheme="majorHAnsi" w:hAnsiTheme="majorHAnsi"/>
          <w:color w:val="auto"/>
          <w:sz w:val="22"/>
          <w:szCs w:val="22"/>
          <w:shd w:val="clear" w:color="auto" w:fill="FFFFFF"/>
        </w:rPr>
        <w:t>98(1), 124-135.</w:t>
      </w:r>
    </w:p>
    <w:p w14:paraId="2E07F7F4" w14:textId="17E56871" w:rsidR="002D7230" w:rsidRPr="00106042" w:rsidRDefault="002D7230" w:rsidP="002D7230">
      <w:pPr>
        <w:pStyle w:val="References"/>
        <w:rPr>
          <w:rFonts w:asciiTheme="majorHAnsi" w:hAnsiTheme="majorHAnsi"/>
          <w:color w:val="auto"/>
          <w:sz w:val="22"/>
          <w:szCs w:val="22"/>
          <w:lang w:val="en-GB"/>
        </w:rPr>
      </w:pPr>
      <w:r w:rsidRPr="00106042">
        <w:rPr>
          <w:rFonts w:asciiTheme="majorHAnsi" w:hAnsiTheme="majorHAnsi"/>
          <w:color w:val="auto"/>
          <w:sz w:val="22"/>
          <w:szCs w:val="22"/>
          <w:lang w:val="en-GB"/>
        </w:rPr>
        <w:t xml:space="preserve">Binswanger, H., </w:t>
      </w:r>
      <w:proofErr w:type="spellStart"/>
      <w:r w:rsidRPr="00106042">
        <w:rPr>
          <w:rFonts w:asciiTheme="majorHAnsi" w:hAnsiTheme="majorHAnsi"/>
          <w:color w:val="auto"/>
          <w:sz w:val="22"/>
          <w:szCs w:val="22"/>
          <w:lang w:val="en-GB"/>
        </w:rPr>
        <w:t>Pingali</w:t>
      </w:r>
      <w:proofErr w:type="spellEnd"/>
      <w:r w:rsidRPr="00106042">
        <w:rPr>
          <w:rFonts w:asciiTheme="majorHAnsi" w:hAnsiTheme="majorHAnsi"/>
          <w:color w:val="auto"/>
          <w:sz w:val="22"/>
          <w:szCs w:val="22"/>
          <w:lang w:val="en-GB"/>
        </w:rPr>
        <w:t xml:space="preserve">, P. </w:t>
      </w:r>
      <w:r w:rsidR="00185688" w:rsidRPr="00106042">
        <w:rPr>
          <w:rFonts w:asciiTheme="majorHAnsi" w:hAnsiTheme="majorHAnsi"/>
          <w:color w:val="auto"/>
          <w:sz w:val="22"/>
          <w:szCs w:val="22"/>
          <w:lang w:val="en-GB"/>
        </w:rPr>
        <w:t>(</w:t>
      </w:r>
      <w:r w:rsidRPr="00106042">
        <w:rPr>
          <w:rFonts w:asciiTheme="majorHAnsi" w:hAnsiTheme="majorHAnsi"/>
          <w:color w:val="auto"/>
          <w:sz w:val="22"/>
          <w:szCs w:val="22"/>
          <w:lang w:val="en-GB"/>
        </w:rPr>
        <w:t>1988</w:t>
      </w:r>
      <w:r w:rsidR="00185688" w:rsidRPr="00106042">
        <w:rPr>
          <w:rFonts w:asciiTheme="majorHAnsi" w:hAnsiTheme="majorHAnsi"/>
          <w:color w:val="auto"/>
          <w:sz w:val="22"/>
          <w:szCs w:val="22"/>
          <w:lang w:val="en-GB"/>
        </w:rPr>
        <w:t>)</w:t>
      </w:r>
      <w:r w:rsidRPr="00106042">
        <w:rPr>
          <w:rFonts w:asciiTheme="majorHAnsi" w:hAnsiTheme="majorHAnsi"/>
          <w:color w:val="auto"/>
          <w:sz w:val="22"/>
          <w:szCs w:val="22"/>
          <w:lang w:val="en-GB"/>
        </w:rPr>
        <w:t xml:space="preserve">. Technological priorities for farming in Sub-Saharan Africa. </w:t>
      </w:r>
      <w:r w:rsidRPr="00106042">
        <w:rPr>
          <w:rFonts w:asciiTheme="majorHAnsi" w:hAnsiTheme="majorHAnsi"/>
          <w:i/>
          <w:color w:val="auto"/>
          <w:sz w:val="22"/>
          <w:szCs w:val="22"/>
          <w:lang w:val="en-GB"/>
        </w:rPr>
        <w:t>World Bank Research Observer</w:t>
      </w:r>
      <w:r w:rsidRPr="00106042">
        <w:rPr>
          <w:rFonts w:asciiTheme="majorHAnsi" w:hAnsiTheme="majorHAnsi"/>
          <w:color w:val="auto"/>
          <w:sz w:val="22"/>
          <w:szCs w:val="22"/>
          <w:lang w:val="en-GB"/>
        </w:rPr>
        <w:t>, 3(1), 81–98.</w:t>
      </w:r>
    </w:p>
    <w:p w14:paraId="02C00DBB" w14:textId="53E94F91"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Binswanger, H.</w:t>
      </w:r>
      <w:r w:rsidR="00185688" w:rsidRPr="00106042">
        <w:rPr>
          <w:rFonts w:asciiTheme="majorHAnsi" w:hAnsiTheme="majorHAnsi"/>
          <w:color w:val="auto"/>
          <w:sz w:val="22"/>
          <w:szCs w:val="22"/>
        </w:rPr>
        <w:t>,</w:t>
      </w:r>
      <w:r w:rsidRPr="00106042">
        <w:rPr>
          <w:rFonts w:asciiTheme="majorHAnsi" w:hAnsiTheme="majorHAnsi"/>
          <w:color w:val="auto"/>
          <w:sz w:val="22"/>
          <w:szCs w:val="22"/>
        </w:rPr>
        <w:t xml:space="preserve">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Savastano</w:t>
      </w:r>
      <w:proofErr w:type="spellEnd"/>
      <w:r w:rsidRPr="00106042">
        <w:rPr>
          <w:rFonts w:asciiTheme="majorHAnsi" w:hAnsiTheme="majorHAnsi"/>
          <w:color w:val="auto"/>
          <w:sz w:val="22"/>
          <w:szCs w:val="22"/>
        </w:rPr>
        <w:t xml:space="preserve">, S. </w:t>
      </w:r>
      <w:r w:rsidR="00185688" w:rsidRPr="00106042">
        <w:rPr>
          <w:rFonts w:asciiTheme="majorHAnsi" w:hAnsiTheme="majorHAnsi"/>
          <w:color w:val="auto"/>
          <w:sz w:val="22"/>
          <w:szCs w:val="22"/>
        </w:rPr>
        <w:t>(</w:t>
      </w:r>
      <w:r w:rsidRPr="00106042">
        <w:rPr>
          <w:rFonts w:asciiTheme="majorHAnsi" w:hAnsiTheme="majorHAnsi"/>
          <w:color w:val="auto"/>
          <w:sz w:val="22"/>
          <w:szCs w:val="22"/>
        </w:rPr>
        <w:t>2014</w:t>
      </w:r>
      <w:r w:rsidR="00185688" w:rsidRPr="00106042">
        <w:rPr>
          <w:rFonts w:asciiTheme="majorHAnsi" w:hAnsiTheme="majorHAnsi"/>
          <w:color w:val="auto"/>
          <w:sz w:val="22"/>
          <w:szCs w:val="22"/>
        </w:rPr>
        <w:t>)</w:t>
      </w:r>
      <w:r w:rsidRPr="00106042">
        <w:rPr>
          <w:rFonts w:asciiTheme="majorHAnsi" w:hAnsiTheme="majorHAnsi"/>
          <w:color w:val="auto"/>
          <w:sz w:val="22"/>
          <w:szCs w:val="22"/>
        </w:rPr>
        <w:t>. Agricultural intensification: the status in six African countries</w:t>
      </w:r>
      <w:r w:rsidRPr="00106042">
        <w:rPr>
          <w:rFonts w:asciiTheme="majorHAnsi" w:hAnsiTheme="majorHAnsi"/>
          <w:i/>
          <w:color w:val="auto"/>
          <w:sz w:val="22"/>
          <w:szCs w:val="22"/>
        </w:rPr>
        <w:t>.</w:t>
      </w:r>
      <w:r w:rsidRPr="00106042">
        <w:rPr>
          <w:rFonts w:asciiTheme="majorHAnsi" w:hAnsiTheme="majorHAnsi"/>
          <w:color w:val="auto"/>
          <w:sz w:val="22"/>
          <w:szCs w:val="22"/>
        </w:rPr>
        <w:t xml:space="preserve"> </w:t>
      </w:r>
      <w:r w:rsidR="00185688" w:rsidRPr="00106042">
        <w:rPr>
          <w:rFonts w:asciiTheme="majorHAnsi" w:hAnsiTheme="majorHAnsi"/>
          <w:i/>
          <w:color w:val="auto"/>
          <w:sz w:val="22"/>
          <w:szCs w:val="22"/>
        </w:rPr>
        <w:t xml:space="preserve">World Bank </w:t>
      </w:r>
      <w:r w:rsidRPr="00106042">
        <w:rPr>
          <w:rFonts w:asciiTheme="majorHAnsi" w:hAnsiTheme="majorHAnsi"/>
          <w:i/>
          <w:color w:val="auto"/>
          <w:sz w:val="22"/>
          <w:szCs w:val="22"/>
        </w:rPr>
        <w:t xml:space="preserve">Policy Research </w:t>
      </w:r>
      <w:r w:rsidR="00185688" w:rsidRPr="00106042">
        <w:rPr>
          <w:rFonts w:asciiTheme="majorHAnsi" w:hAnsiTheme="majorHAnsi"/>
          <w:i/>
          <w:color w:val="auto"/>
          <w:sz w:val="22"/>
          <w:szCs w:val="22"/>
        </w:rPr>
        <w:t>W</w:t>
      </w:r>
      <w:r w:rsidRPr="00106042">
        <w:rPr>
          <w:rFonts w:asciiTheme="majorHAnsi" w:hAnsiTheme="majorHAnsi"/>
          <w:i/>
          <w:color w:val="auto"/>
          <w:sz w:val="22"/>
          <w:szCs w:val="22"/>
        </w:rPr>
        <w:t xml:space="preserve">orking </w:t>
      </w:r>
      <w:r w:rsidR="00185688" w:rsidRPr="00106042">
        <w:rPr>
          <w:rFonts w:asciiTheme="majorHAnsi" w:hAnsiTheme="majorHAnsi"/>
          <w:i/>
          <w:color w:val="auto"/>
          <w:sz w:val="22"/>
          <w:szCs w:val="22"/>
        </w:rPr>
        <w:t>P</w:t>
      </w:r>
      <w:r w:rsidRPr="00106042">
        <w:rPr>
          <w:rFonts w:asciiTheme="majorHAnsi" w:hAnsiTheme="majorHAnsi"/>
          <w:i/>
          <w:color w:val="auto"/>
          <w:sz w:val="22"/>
          <w:szCs w:val="22"/>
        </w:rPr>
        <w:t>aper</w:t>
      </w:r>
      <w:r w:rsidRPr="00106042">
        <w:rPr>
          <w:rFonts w:asciiTheme="majorHAnsi" w:hAnsiTheme="majorHAnsi"/>
          <w:color w:val="auto"/>
          <w:sz w:val="22"/>
          <w:szCs w:val="22"/>
        </w:rPr>
        <w:t>; 7116. Washington, DC: World Bank Group.</w:t>
      </w:r>
    </w:p>
    <w:p w14:paraId="1CDB7A5B" w14:textId="15138CE7"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Binswanger, H. P., </w:t>
      </w:r>
      <w:proofErr w:type="spellStart"/>
      <w:r w:rsidRPr="00106042">
        <w:rPr>
          <w:rFonts w:asciiTheme="majorHAnsi" w:hAnsiTheme="majorHAnsi"/>
          <w:color w:val="auto"/>
          <w:sz w:val="22"/>
          <w:szCs w:val="22"/>
        </w:rPr>
        <w:t>Deininger</w:t>
      </w:r>
      <w:proofErr w:type="spellEnd"/>
      <w:r w:rsidRPr="00106042">
        <w:rPr>
          <w:rFonts w:asciiTheme="majorHAnsi" w:hAnsiTheme="majorHAnsi"/>
          <w:color w:val="auto"/>
          <w:sz w:val="22"/>
          <w:szCs w:val="22"/>
        </w:rPr>
        <w:t xml:space="preserve">, K.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Feder</w:t>
      </w:r>
      <w:proofErr w:type="spellEnd"/>
      <w:r w:rsidRPr="00106042">
        <w:rPr>
          <w:rFonts w:asciiTheme="majorHAnsi" w:hAnsiTheme="majorHAnsi"/>
          <w:color w:val="auto"/>
          <w:sz w:val="22"/>
          <w:szCs w:val="22"/>
        </w:rPr>
        <w:t xml:space="preserve">, G. </w:t>
      </w:r>
      <w:r w:rsidR="00185688" w:rsidRPr="00106042">
        <w:rPr>
          <w:rFonts w:asciiTheme="majorHAnsi" w:hAnsiTheme="majorHAnsi"/>
          <w:color w:val="auto"/>
          <w:sz w:val="22"/>
          <w:szCs w:val="22"/>
        </w:rPr>
        <w:t>(</w:t>
      </w:r>
      <w:r w:rsidRPr="00106042">
        <w:rPr>
          <w:rFonts w:asciiTheme="majorHAnsi" w:hAnsiTheme="majorHAnsi"/>
          <w:color w:val="auto"/>
          <w:sz w:val="22"/>
          <w:szCs w:val="22"/>
        </w:rPr>
        <w:t>1995</w:t>
      </w:r>
      <w:r w:rsidR="00185688" w:rsidRPr="00106042">
        <w:rPr>
          <w:rFonts w:asciiTheme="majorHAnsi" w:hAnsiTheme="majorHAnsi"/>
          <w:color w:val="auto"/>
          <w:sz w:val="22"/>
          <w:szCs w:val="22"/>
        </w:rPr>
        <w:t>)</w:t>
      </w:r>
      <w:r w:rsidRPr="00106042">
        <w:rPr>
          <w:rFonts w:asciiTheme="majorHAnsi" w:hAnsiTheme="majorHAnsi"/>
          <w:color w:val="auto"/>
          <w:sz w:val="22"/>
          <w:szCs w:val="22"/>
        </w:rPr>
        <w:t xml:space="preserve">.  Power Distortions Revolt and Reform in Agricultural Land Relations.  In J. Behrman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T.N. </w:t>
      </w:r>
      <w:proofErr w:type="spellStart"/>
      <w:r w:rsidRPr="00106042">
        <w:rPr>
          <w:rFonts w:asciiTheme="majorHAnsi" w:hAnsiTheme="majorHAnsi"/>
          <w:color w:val="auto"/>
          <w:sz w:val="22"/>
          <w:szCs w:val="22"/>
        </w:rPr>
        <w:t>Srinivasan</w:t>
      </w:r>
      <w:proofErr w:type="spellEnd"/>
      <w:r w:rsidRPr="00106042">
        <w:rPr>
          <w:rFonts w:asciiTheme="majorHAnsi" w:hAnsiTheme="majorHAnsi"/>
          <w:color w:val="auto"/>
          <w:sz w:val="22"/>
          <w:szCs w:val="22"/>
        </w:rPr>
        <w:t xml:space="preserve">, eds., </w:t>
      </w:r>
      <w:r w:rsidRPr="00106042">
        <w:rPr>
          <w:rFonts w:asciiTheme="majorHAnsi" w:hAnsiTheme="majorHAnsi"/>
          <w:i/>
          <w:color w:val="auto"/>
          <w:sz w:val="22"/>
          <w:szCs w:val="22"/>
        </w:rPr>
        <w:t>Handbook of Development Economics</w:t>
      </w:r>
      <w:r w:rsidRPr="00106042">
        <w:rPr>
          <w:rFonts w:asciiTheme="majorHAnsi" w:hAnsiTheme="majorHAnsi"/>
          <w:color w:val="auto"/>
          <w:sz w:val="22"/>
          <w:szCs w:val="22"/>
        </w:rPr>
        <w:t>, Volume III.  Amsterdam, The Netherlands: Elsevier Science B.V.</w:t>
      </w:r>
    </w:p>
    <w:p w14:paraId="2AF1AA1D" w14:textId="608C5943"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Bogaert</w:t>
      </w:r>
      <w:proofErr w:type="spellEnd"/>
      <w:r w:rsidRPr="00106042">
        <w:rPr>
          <w:rFonts w:asciiTheme="majorHAnsi" w:hAnsiTheme="majorHAnsi"/>
          <w:color w:val="auto"/>
          <w:sz w:val="22"/>
          <w:szCs w:val="22"/>
        </w:rPr>
        <w:t xml:space="preserve">, P., </w:t>
      </w:r>
      <w:proofErr w:type="spellStart"/>
      <w:r w:rsidRPr="00106042">
        <w:rPr>
          <w:rFonts w:asciiTheme="majorHAnsi" w:hAnsiTheme="majorHAnsi"/>
          <w:color w:val="auto"/>
          <w:sz w:val="22"/>
          <w:szCs w:val="22"/>
        </w:rPr>
        <w:t>Delincè</w:t>
      </w:r>
      <w:proofErr w:type="spellEnd"/>
      <w:r w:rsidRPr="00106042">
        <w:rPr>
          <w:rFonts w:asciiTheme="majorHAnsi" w:hAnsiTheme="majorHAnsi"/>
          <w:color w:val="auto"/>
          <w:sz w:val="22"/>
          <w:szCs w:val="22"/>
        </w:rPr>
        <w:t xml:space="preserve">, J.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Kay</w:t>
      </w:r>
      <w:r w:rsidR="00185688" w:rsidRPr="00106042">
        <w:rPr>
          <w:rFonts w:asciiTheme="majorHAnsi" w:hAnsiTheme="majorHAnsi"/>
          <w:color w:val="auto"/>
          <w:sz w:val="22"/>
          <w:szCs w:val="22"/>
        </w:rPr>
        <w:t>, S</w:t>
      </w:r>
      <w:r w:rsidRPr="00106042">
        <w:rPr>
          <w:rFonts w:asciiTheme="majorHAnsi" w:hAnsiTheme="majorHAnsi"/>
          <w:color w:val="auto"/>
          <w:sz w:val="22"/>
          <w:szCs w:val="22"/>
        </w:rPr>
        <w:t>. (2005).</w:t>
      </w:r>
      <w:r w:rsidR="00185688" w:rsidRPr="00106042">
        <w:rPr>
          <w:rFonts w:asciiTheme="majorHAnsi" w:hAnsiTheme="majorHAnsi"/>
          <w:color w:val="auto"/>
          <w:sz w:val="22"/>
          <w:szCs w:val="22"/>
        </w:rPr>
        <w:t xml:space="preserve"> </w:t>
      </w:r>
      <w:r w:rsidRPr="00106042">
        <w:rPr>
          <w:rFonts w:asciiTheme="majorHAnsi" w:hAnsiTheme="majorHAnsi"/>
          <w:color w:val="auto"/>
          <w:sz w:val="22"/>
          <w:szCs w:val="22"/>
        </w:rPr>
        <w:t xml:space="preserve">Assessing the error of polygonal area measurements: a general formulation with applications to agriculture. </w:t>
      </w:r>
      <w:r w:rsidRPr="00106042">
        <w:rPr>
          <w:rFonts w:asciiTheme="majorHAnsi" w:hAnsiTheme="majorHAnsi"/>
          <w:i/>
          <w:color w:val="auto"/>
          <w:sz w:val="22"/>
          <w:szCs w:val="22"/>
        </w:rPr>
        <w:t>Measurement Science Technology</w:t>
      </w:r>
      <w:r w:rsidRPr="00106042">
        <w:rPr>
          <w:rFonts w:asciiTheme="majorHAnsi" w:hAnsiTheme="majorHAnsi"/>
          <w:color w:val="auto"/>
          <w:sz w:val="22"/>
          <w:szCs w:val="22"/>
        </w:rPr>
        <w:t xml:space="preserve">, 16, 1170–1178 </w:t>
      </w:r>
    </w:p>
    <w:p w14:paraId="1417D5BB" w14:textId="302B3172"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Boryan</w:t>
      </w:r>
      <w:proofErr w:type="spellEnd"/>
      <w:r w:rsidRPr="00106042">
        <w:rPr>
          <w:rFonts w:asciiTheme="majorHAnsi" w:hAnsiTheme="majorHAnsi"/>
          <w:color w:val="auto"/>
          <w:sz w:val="22"/>
          <w:szCs w:val="22"/>
        </w:rPr>
        <w:t xml:space="preserve">, C., Yang, Z., Mueller, R.,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Craig, M. </w:t>
      </w:r>
      <w:r w:rsidR="00185688" w:rsidRPr="00106042">
        <w:rPr>
          <w:rFonts w:asciiTheme="majorHAnsi" w:hAnsiTheme="majorHAnsi"/>
          <w:color w:val="auto"/>
          <w:sz w:val="22"/>
          <w:szCs w:val="22"/>
        </w:rPr>
        <w:t>(</w:t>
      </w:r>
      <w:r w:rsidRPr="00106042">
        <w:rPr>
          <w:rFonts w:asciiTheme="majorHAnsi" w:hAnsiTheme="majorHAnsi"/>
          <w:color w:val="auto"/>
          <w:sz w:val="22"/>
          <w:szCs w:val="22"/>
        </w:rPr>
        <w:t>2011</w:t>
      </w:r>
      <w:r w:rsidR="00185688" w:rsidRPr="00106042">
        <w:rPr>
          <w:rFonts w:asciiTheme="majorHAnsi" w:hAnsiTheme="majorHAnsi"/>
          <w:color w:val="auto"/>
          <w:sz w:val="22"/>
          <w:szCs w:val="22"/>
        </w:rPr>
        <w:t>)</w:t>
      </w:r>
      <w:r w:rsidRPr="00106042">
        <w:rPr>
          <w:rFonts w:asciiTheme="majorHAnsi" w:hAnsiTheme="majorHAnsi"/>
          <w:color w:val="auto"/>
          <w:sz w:val="22"/>
          <w:szCs w:val="22"/>
        </w:rPr>
        <w:t xml:space="preserve">. Monitoring US agriculture: the US Department of Agriculture, National Agricultural Statistics Service, Cropland Data Layer Program, </w:t>
      </w:r>
      <w:proofErr w:type="spellStart"/>
      <w:r w:rsidRPr="00106042">
        <w:rPr>
          <w:rFonts w:asciiTheme="majorHAnsi" w:hAnsiTheme="majorHAnsi"/>
          <w:i/>
          <w:iCs/>
          <w:color w:val="auto"/>
          <w:sz w:val="22"/>
          <w:szCs w:val="22"/>
        </w:rPr>
        <w:t>Geocarto</w:t>
      </w:r>
      <w:proofErr w:type="spellEnd"/>
      <w:r w:rsidRPr="00106042">
        <w:rPr>
          <w:rFonts w:asciiTheme="majorHAnsi" w:hAnsiTheme="majorHAnsi"/>
          <w:i/>
          <w:iCs/>
          <w:color w:val="auto"/>
          <w:sz w:val="22"/>
          <w:szCs w:val="22"/>
        </w:rPr>
        <w:t xml:space="preserve"> International</w:t>
      </w:r>
      <w:r w:rsidRPr="00106042">
        <w:rPr>
          <w:rFonts w:asciiTheme="majorHAnsi" w:hAnsiTheme="majorHAnsi"/>
          <w:color w:val="auto"/>
          <w:sz w:val="22"/>
          <w:szCs w:val="22"/>
        </w:rPr>
        <w:t xml:space="preserve">, 26 (5), 341-358. </w:t>
      </w:r>
    </w:p>
    <w:p w14:paraId="716F2D70" w14:textId="0414B704"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Boserup</w:t>
      </w:r>
      <w:proofErr w:type="spellEnd"/>
      <w:r w:rsidRPr="00106042">
        <w:rPr>
          <w:rFonts w:asciiTheme="majorHAnsi" w:hAnsiTheme="majorHAnsi"/>
          <w:color w:val="auto"/>
          <w:sz w:val="22"/>
          <w:szCs w:val="22"/>
        </w:rPr>
        <w:t xml:space="preserve">, E. </w:t>
      </w:r>
      <w:r w:rsidR="00185688" w:rsidRPr="00106042">
        <w:rPr>
          <w:rFonts w:asciiTheme="majorHAnsi" w:hAnsiTheme="majorHAnsi"/>
          <w:color w:val="auto"/>
          <w:sz w:val="22"/>
          <w:szCs w:val="22"/>
        </w:rPr>
        <w:t>(</w:t>
      </w:r>
      <w:r w:rsidRPr="00106042">
        <w:rPr>
          <w:rFonts w:asciiTheme="majorHAnsi" w:hAnsiTheme="majorHAnsi"/>
          <w:color w:val="auto"/>
          <w:sz w:val="22"/>
          <w:szCs w:val="22"/>
        </w:rPr>
        <w:t>1965</w:t>
      </w:r>
      <w:r w:rsidR="00185688" w:rsidRPr="00106042">
        <w:rPr>
          <w:rFonts w:asciiTheme="majorHAnsi" w:hAnsiTheme="majorHAnsi"/>
          <w:color w:val="auto"/>
          <w:sz w:val="22"/>
          <w:szCs w:val="22"/>
        </w:rPr>
        <w:t>)</w:t>
      </w:r>
      <w:r w:rsidRPr="00106042">
        <w:rPr>
          <w:rFonts w:asciiTheme="majorHAnsi" w:hAnsiTheme="majorHAnsi"/>
          <w:color w:val="auto"/>
          <w:sz w:val="22"/>
          <w:szCs w:val="22"/>
        </w:rPr>
        <w:t xml:space="preserve">. </w:t>
      </w:r>
      <w:r w:rsidRPr="00106042">
        <w:rPr>
          <w:rFonts w:asciiTheme="majorHAnsi" w:hAnsiTheme="majorHAnsi"/>
          <w:i/>
          <w:color w:val="auto"/>
          <w:sz w:val="22"/>
          <w:szCs w:val="22"/>
        </w:rPr>
        <w:t>Conditions of agricultural growth</w:t>
      </w:r>
      <w:r w:rsidRPr="00106042">
        <w:rPr>
          <w:rFonts w:asciiTheme="majorHAnsi" w:hAnsiTheme="majorHAnsi"/>
          <w:color w:val="auto"/>
          <w:sz w:val="22"/>
          <w:szCs w:val="22"/>
        </w:rPr>
        <w:t>. Aldine Publications, Chicago.</w:t>
      </w:r>
    </w:p>
    <w:p w14:paraId="512F1EF8" w14:textId="32297143"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Carfagna</w:t>
      </w:r>
      <w:proofErr w:type="spellEnd"/>
      <w:r w:rsidRPr="00106042">
        <w:rPr>
          <w:rFonts w:asciiTheme="majorHAnsi" w:hAnsiTheme="majorHAnsi"/>
          <w:color w:val="auto"/>
          <w:sz w:val="22"/>
          <w:szCs w:val="22"/>
        </w:rPr>
        <w:t xml:space="preserve">, E.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Gallego</w:t>
      </w:r>
      <w:proofErr w:type="spellEnd"/>
      <w:r w:rsidRPr="00106042">
        <w:rPr>
          <w:rFonts w:asciiTheme="majorHAnsi" w:hAnsiTheme="majorHAnsi"/>
          <w:color w:val="auto"/>
          <w:sz w:val="22"/>
          <w:szCs w:val="22"/>
        </w:rPr>
        <w:t xml:space="preserve">, F.J. </w:t>
      </w:r>
      <w:r w:rsidR="00185688" w:rsidRPr="00106042">
        <w:rPr>
          <w:rFonts w:asciiTheme="majorHAnsi" w:hAnsiTheme="majorHAnsi"/>
          <w:color w:val="auto"/>
          <w:sz w:val="22"/>
          <w:szCs w:val="22"/>
        </w:rPr>
        <w:t>(</w:t>
      </w:r>
      <w:r w:rsidRPr="00106042">
        <w:rPr>
          <w:rFonts w:asciiTheme="majorHAnsi" w:hAnsiTheme="majorHAnsi"/>
          <w:color w:val="auto"/>
          <w:sz w:val="22"/>
          <w:szCs w:val="22"/>
        </w:rPr>
        <w:t>2005</w:t>
      </w:r>
      <w:r w:rsidR="00185688" w:rsidRPr="00106042">
        <w:rPr>
          <w:rFonts w:asciiTheme="majorHAnsi" w:hAnsiTheme="majorHAnsi"/>
          <w:color w:val="auto"/>
          <w:sz w:val="22"/>
          <w:szCs w:val="22"/>
        </w:rPr>
        <w:t>)</w:t>
      </w:r>
      <w:r w:rsidRPr="00106042">
        <w:rPr>
          <w:rFonts w:asciiTheme="majorHAnsi" w:hAnsiTheme="majorHAnsi"/>
          <w:color w:val="auto"/>
          <w:sz w:val="22"/>
          <w:szCs w:val="22"/>
        </w:rPr>
        <w:t xml:space="preserve">. Using Remote Sensing for Agricultural Statistics. </w:t>
      </w:r>
      <w:r w:rsidRPr="00106042">
        <w:rPr>
          <w:rFonts w:asciiTheme="majorHAnsi" w:hAnsiTheme="majorHAnsi"/>
          <w:i/>
          <w:iCs/>
          <w:color w:val="auto"/>
          <w:sz w:val="22"/>
          <w:szCs w:val="22"/>
        </w:rPr>
        <w:t>International Statistical Review</w:t>
      </w:r>
      <w:r w:rsidRPr="00106042">
        <w:rPr>
          <w:rFonts w:asciiTheme="majorHAnsi" w:hAnsiTheme="majorHAnsi"/>
          <w:color w:val="auto"/>
          <w:sz w:val="22"/>
          <w:szCs w:val="22"/>
        </w:rPr>
        <w:t xml:space="preserve">, </w:t>
      </w:r>
      <w:r w:rsidRPr="00106042">
        <w:rPr>
          <w:rFonts w:asciiTheme="majorHAnsi" w:hAnsiTheme="majorHAnsi"/>
          <w:bCs/>
          <w:color w:val="auto"/>
          <w:sz w:val="22"/>
          <w:szCs w:val="22"/>
        </w:rPr>
        <w:t>73(</w:t>
      </w:r>
      <w:r w:rsidRPr="00106042">
        <w:rPr>
          <w:rFonts w:asciiTheme="majorHAnsi" w:hAnsiTheme="majorHAnsi"/>
          <w:color w:val="auto"/>
          <w:sz w:val="22"/>
          <w:szCs w:val="22"/>
        </w:rPr>
        <w:t>3), 389–404.</w:t>
      </w:r>
    </w:p>
    <w:p w14:paraId="000583AD" w14:textId="195906AF" w:rsidR="00BE21FC" w:rsidRPr="00106042" w:rsidRDefault="00BE21FC" w:rsidP="00BE21FC">
      <w:pPr>
        <w:spacing w:line="276" w:lineRule="auto"/>
        <w:ind w:left="720" w:hanging="720"/>
      </w:pPr>
      <w:proofErr w:type="spellStart"/>
      <w:r w:rsidRPr="00106042">
        <w:t>Carletto</w:t>
      </w:r>
      <w:proofErr w:type="spellEnd"/>
      <w:r w:rsidRPr="00106042">
        <w:t xml:space="preserve">, G., Gourlay, S., Murray, S. </w:t>
      </w:r>
      <w:r w:rsidR="00BC2DB1" w:rsidRPr="00106042">
        <w:t>&amp;</w:t>
      </w:r>
      <w:r w:rsidRPr="00106042">
        <w:t xml:space="preserve"> </w:t>
      </w:r>
      <w:proofErr w:type="spellStart"/>
      <w:r w:rsidRPr="00106042">
        <w:t>Zezza</w:t>
      </w:r>
      <w:proofErr w:type="spellEnd"/>
      <w:r w:rsidRPr="00106042">
        <w:t xml:space="preserve">, A. </w:t>
      </w:r>
      <w:r w:rsidR="00185688" w:rsidRPr="00106042">
        <w:t>(</w:t>
      </w:r>
      <w:r w:rsidRPr="00106042">
        <w:t>2016</w:t>
      </w:r>
      <w:r w:rsidR="00185688" w:rsidRPr="00106042">
        <w:t>)</w:t>
      </w:r>
      <w:r w:rsidRPr="00106042">
        <w:t xml:space="preserve">. Cheaper, Faster and More Than Good Enough: Is GPS the new gold standard in land area measurement? </w:t>
      </w:r>
      <w:r w:rsidRPr="00106042">
        <w:rPr>
          <w:i/>
        </w:rPr>
        <w:t>World Bank Policy Research Working Paper,</w:t>
      </w:r>
      <w:r w:rsidRPr="00106042">
        <w:t xml:space="preserve"> forthcoming.</w:t>
      </w:r>
      <w:r w:rsidR="00185688" w:rsidRPr="00106042">
        <w:t xml:space="preserve"> Washington, DC: World Bank Group.</w:t>
      </w:r>
    </w:p>
    <w:p w14:paraId="17C3DE8C" w14:textId="5C8A2FDD" w:rsidR="002D7230" w:rsidRPr="00106042" w:rsidRDefault="00185688" w:rsidP="002D7230">
      <w:pPr>
        <w:spacing w:line="276" w:lineRule="auto"/>
        <w:ind w:left="720" w:hanging="720"/>
      </w:pPr>
      <w:r w:rsidRPr="00106042">
        <w:rPr>
          <w:lang w:val="it-IT"/>
        </w:rPr>
        <w:t xml:space="preserve">Carletto, G., Gourlay, S., </w:t>
      </w:r>
      <w:r w:rsidR="00BC2DB1" w:rsidRPr="00106042">
        <w:rPr>
          <w:lang w:val="it-IT"/>
        </w:rPr>
        <w:t>&amp;</w:t>
      </w:r>
      <w:r w:rsidRPr="00106042">
        <w:rPr>
          <w:lang w:val="it-IT"/>
        </w:rPr>
        <w:t xml:space="preserve"> </w:t>
      </w:r>
      <w:proofErr w:type="spellStart"/>
      <w:r w:rsidRPr="00106042">
        <w:rPr>
          <w:lang w:val="it-IT"/>
        </w:rPr>
        <w:t>Winters</w:t>
      </w:r>
      <w:proofErr w:type="spellEnd"/>
      <w:r w:rsidRPr="00106042">
        <w:rPr>
          <w:lang w:val="it-IT"/>
        </w:rPr>
        <w:t xml:space="preserve">, P. (2015). From </w:t>
      </w:r>
      <w:proofErr w:type="spellStart"/>
      <w:r w:rsidRPr="00106042">
        <w:rPr>
          <w:lang w:val="it-IT"/>
        </w:rPr>
        <w:t>Guesstimates</w:t>
      </w:r>
      <w:proofErr w:type="spellEnd"/>
      <w:r w:rsidRPr="00106042">
        <w:rPr>
          <w:lang w:val="it-IT"/>
        </w:rPr>
        <w:t xml:space="preserve"> to </w:t>
      </w:r>
      <w:proofErr w:type="spellStart"/>
      <w:r w:rsidRPr="00106042">
        <w:rPr>
          <w:lang w:val="it-IT"/>
        </w:rPr>
        <w:t>GPStimates</w:t>
      </w:r>
      <w:proofErr w:type="spellEnd"/>
      <w:r w:rsidRPr="00106042">
        <w:rPr>
          <w:lang w:val="it-IT"/>
        </w:rPr>
        <w:t xml:space="preserve">: Land Area </w:t>
      </w:r>
      <w:proofErr w:type="spellStart"/>
      <w:r w:rsidRPr="00106042">
        <w:rPr>
          <w:lang w:val="it-IT"/>
        </w:rPr>
        <w:t>Measurement</w:t>
      </w:r>
      <w:proofErr w:type="spellEnd"/>
      <w:r w:rsidRPr="00106042">
        <w:rPr>
          <w:lang w:val="it-IT"/>
        </w:rPr>
        <w:t xml:space="preserve"> and </w:t>
      </w:r>
      <w:proofErr w:type="spellStart"/>
      <w:r w:rsidRPr="00106042">
        <w:rPr>
          <w:lang w:val="it-IT"/>
        </w:rPr>
        <w:t>Implications</w:t>
      </w:r>
      <w:proofErr w:type="spellEnd"/>
      <w:r w:rsidRPr="00106042">
        <w:rPr>
          <w:lang w:val="it-IT"/>
        </w:rPr>
        <w:t xml:space="preserve"> for </w:t>
      </w:r>
      <w:proofErr w:type="spellStart"/>
      <w:r w:rsidRPr="00106042">
        <w:rPr>
          <w:lang w:val="it-IT"/>
        </w:rPr>
        <w:t>Agricultural</w:t>
      </w:r>
      <w:proofErr w:type="spellEnd"/>
      <w:r w:rsidRPr="00106042">
        <w:rPr>
          <w:lang w:val="it-IT"/>
        </w:rPr>
        <w:t xml:space="preserve"> Analysis. </w:t>
      </w:r>
      <w:r w:rsidRPr="00106042">
        <w:rPr>
          <w:i/>
          <w:lang w:val="it-IT"/>
        </w:rPr>
        <w:t xml:space="preserve">Journal of </w:t>
      </w:r>
      <w:proofErr w:type="spellStart"/>
      <w:r w:rsidRPr="00106042">
        <w:rPr>
          <w:i/>
          <w:lang w:val="it-IT"/>
        </w:rPr>
        <w:t>African</w:t>
      </w:r>
      <w:proofErr w:type="spellEnd"/>
      <w:r w:rsidRPr="00106042">
        <w:rPr>
          <w:i/>
          <w:lang w:val="it-IT"/>
        </w:rPr>
        <w:t xml:space="preserve"> </w:t>
      </w:r>
      <w:proofErr w:type="spellStart"/>
      <w:r w:rsidRPr="00106042">
        <w:rPr>
          <w:i/>
          <w:lang w:val="it-IT"/>
        </w:rPr>
        <w:t>Economies</w:t>
      </w:r>
      <w:proofErr w:type="spellEnd"/>
      <w:r w:rsidRPr="00106042">
        <w:rPr>
          <w:lang w:val="it-IT"/>
        </w:rPr>
        <w:t xml:space="preserve">, 24 (5), 593-628. </w:t>
      </w:r>
    </w:p>
    <w:p w14:paraId="503D5B27" w14:textId="0F8F50B8"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lang w:val="it-IT"/>
        </w:rPr>
        <w:t xml:space="preserve">Carletto, G., </w:t>
      </w:r>
      <w:proofErr w:type="spellStart"/>
      <w:r w:rsidRPr="00106042">
        <w:rPr>
          <w:rFonts w:asciiTheme="majorHAnsi" w:hAnsiTheme="majorHAnsi"/>
          <w:color w:val="auto"/>
          <w:sz w:val="22"/>
          <w:szCs w:val="22"/>
          <w:lang w:val="it-IT"/>
        </w:rPr>
        <w:t>Savastano</w:t>
      </w:r>
      <w:proofErr w:type="spellEnd"/>
      <w:r w:rsidRPr="00106042">
        <w:rPr>
          <w:rFonts w:asciiTheme="majorHAnsi" w:hAnsiTheme="majorHAnsi"/>
          <w:color w:val="auto"/>
          <w:sz w:val="22"/>
          <w:szCs w:val="22"/>
          <w:lang w:val="it-IT"/>
        </w:rPr>
        <w:t xml:space="preserve">, S., </w:t>
      </w:r>
      <w:r w:rsidR="00BC2DB1" w:rsidRPr="00106042">
        <w:rPr>
          <w:rFonts w:asciiTheme="majorHAnsi" w:hAnsiTheme="majorHAnsi"/>
          <w:color w:val="auto"/>
          <w:sz w:val="22"/>
          <w:szCs w:val="22"/>
          <w:lang w:val="it-IT"/>
        </w:rPr>
        <w:t>&amp;</w:t>
      </w:r>
      <w:r w:rsidRPr="00106042">
        <w:rPr>
          <w:rFonts w:asciiTheme="majorHAnsi" w:hAnsiTheme="majorHAnsi"/>
          <w:color w:val="auto"/>
          <w:sz w:val="22"/>
          <w:szCs w:val="22"/>
          <w:lang w:val="it-IT"/>
        </w:rPr>
        <w:t xml:space="preserve"> Zezza, A.</w:t>
      </w:r>
      <w:r w:rsidR="00185688" w:rsidRPr="00106042">
        <w:rPr>
          <w:rFonts w:asciiTheme="majorHAnsi" w:hAnsiTheme="majorHAnsi"/>
          <w:color w:val="auto"/>
          <w:sz w:val="22"/>
          <w:szCs w:val="22"/>
          <w:lang w:val="it-IT"/>
        </w:rPr>
        <w:t xml:space="preserve"> (</w:t>
      </w:r>
      <w:r w:rsidRPr="00106042">
        <w:rPr>
          <w:rFonts w:asciiTheme="majorHAnsi" w:hAnsiTheme="majorHAnsi"/>
          <w:color w:val="auto"/>
          <w:sz w:val="22"/>
          <w:szCs w:val="22"/>
          <w:lang w:val="it-IT"/>
        </w:rPr>
        <w:t>2013</w:t>
      </w:r>
      <w:r w:rsidR="00185688" w:rsidRPr="00106042">
        <w:rPr>
          <w:rFonts w:asciiTheme="majorHAnsi" w:hAnsiTheme="majorHAnsi"/>
          <w:color w:val="auto"/>
          <w:sz w:val="22"/>
          <w:szCs w:val="22"/>
          <w:lang w:val="it-IT"/>
        </w:rPr>
        <w:t>)</w:t>
      </w:r>
      <w:r w:rsidRPr="00106042">
        <w:rPr>
          <w:rFonts w:asciiTheme="majorHAnsi" w:hAnsiTheme="majorHAnsi"/>
          <w:color w:val="auto"/>
          <w:sz w:val="22"/>
          <w:szCs w:val="22"/>
          <w:lang w:val="it-IT"/>
        </w:rPr>
        <w:t xml:space="preserve">. </w:t>
      </w:r>
      <w:hyperlink r:id="rId42" w:history="1">
        <w:r w:rsidRPr="00106042">
          <w:rPr>
            <w:rStyle w:val="Hyperlink"/>
            <w:rFonts w:asciiTheme="majorHAnsi" w:hAnsiTheme="majorHAnsi"/>
            <w:bCs/>
            <w:color w:val="auto"/>
            <w:sz w:val="22"/>
            <w:szCs w:val="22"/>
            <w:u w:val="none"/>
          </w:rPr>
          <w:t>Fact or artifact: The impact of measurement errors on the farm size–productivity relationship</w:t>
        </w:r>
      </w:hyperlink>
      <w:r w:rsidRPr="00106042">
        <w:rPr>
          <w:rFonts w:asciiTheme="majorHAnsi" w:hAnsiTheme="majorHAnsi"/>
          <w:color w:val="auto"/>
          <w:sz w:val="22"/>
          <w:szCs w:val="22"/>
        </w:rPr>
        <w:t xml:space="preserve">, </w:t>
      </w:r>
      <w:hyperlink r:id="rId43" w:history="1">
        <w:r w:rsidRPr="00106042">
          <w:rPr>
            <w:rStyle w:val="Hyperlink"/>
            <w:rFonts w:asciiTheme="majorHAnsi" w:hAnsiTheme="majorHAnsi"/>
            <w:i/>
            <w:color w:val="auto"/>
            <w:sz w:val="22"/>
            <w:szCs w:val="22"/>
            <w:u w:val="none"/>
          </w:rPr>
          <w:t>Journal of Development Economics</w:t>
        </w:r>
      </w:hyperlink>
      <w:r w:rsidRPr="00106042">
        <w:rPr>
          <w:rFonts w:asciiTheme="majorHAnsi" w:hAnsiTheme="majorHAnsi"/>
          <w:color w:val="auto"/>
          <w:sz w:val="22"/>
          <w:szCs w:val="22"/>
        </w:rPr>
        <w:t>, 103(C), 254-261.</w:t>
      </w:r>
    </w:p>
    <w:p w14:paraId="5CDECD25" w14:textId="182ED51A" w:rsidR="002D7230" w:rsidRPr="00830267"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lang w:val="fr-FR"/>
        </w:rPr>
        <w:t>Carter, M. (2000</w:t>
      </w:r>
      <w:r w:rsidRPr="00830267">
        <w:rPr>
          <w:rFonts w:asciiTheme="majorHAnsi" w:hAnsiTheme="majorHAnsi"/>
          <w:color w:val="auto"/>
          <w:sz w:val="22"/>
          <w:szCs w:val="22"/>
        </w:rPr>
        <w:t xml:space="preserve">). Land Ownership Inequality and the Income Distribution Consequences of Economic Growth. </w:t>
      </w:r>
      <w:r w:rsidR="006441B3" w:rsidRPr="00830267">
        <w:rPr>
          <w:rFonts w:asciiTheme="majorHAnsi" w:hAnsiTheme="majorHAnsi"/>
          <w:i/>
          <w:color w:val="auto"/>
          <w:sz w:val="22"/>
          <w:szCs w:val="22"/>
        </w:rPr>
        <w:t>WIDER</w:t>
      </w:r>
      <w:r w:rsidRPr="00830267">
        <w:rPr>
          <w:rFonts w:asciiTheme="majorHAnsi" w:hAnsiTheme="majorHAnsi"/>
          <w:i/>
          <w:color w:val="auto"/>
          <w:sz w:val="22"/>
          <w:szCs w:val="22"/>
        </w:rPr>
        <w:t xml:space="preserve"> Working Paper</w:t>
      </w:r>
      <w:r w:rsidRPr="00830267">
        <w:rPr>
          <w:rFonts w:asciiTheme="majorHAnsi" w:hAnsiTheme="majorHAnsi"/>
          <w:color w:val="auto"/>
          <w:sz w:val="22"/>
          <w:szCs w:val="22"/>
        </w:rPr>
        <w:t xml:space="preserve"> 201.</w:t>
      </w:r>
      <w:r w:rsidR="006441B3" w:rsidRPr="00830267">
        <w:rPr>
          <w:rFonts w:asciiTheme="majorHAnsi" w:hAnsiTheme="majorHAnsi"/>
          <w:color w:val="auto"/>
          <w:sz w:val="22"/>
          <w:szCs w:val="22"/>
        </w:rPr>
        <w:t xml:space="preserve"> Helsinki: UNU-WIDER.</w:t>
      </w:r>
    </w:p>
    <w:p w14:paraId="6A70E672" w14:textId="051A456C" w:rsidR="002D7230" w:rsidRPr="00830267" w:rsidRDefault="002D7230" w:rsidP="002D7230">
      <w:pPr>
        <w:pStyle w:val="References"/>
        <w:rPr>
          <w:rFonts w:asciiTheme="majorHAnsi" w:hAnsiTheme="majorHAnsi"/>
          <w:color w:val="auto"/>
          <w:sz w:val="22"/>
          <w:szCs w:val="22"/>
        </w:rPr>
      </w:pPr>
      <w:proofErr w:type="spellStart"/>
      <w:r w:rsidRPr="00830267">
        <w:rPr>
          <w:rFonts w:asciiTheme="majorHAnsi" w:hAnsiTheme="majorHAnsi"/>
          <w:color w:val="auto"/>
          <w:sz w:val="22"/>
          <w:szCs w:val="22"/>
        </w:rPr>
        <w:t>Casley</w:t>
      </w:r>
      <w:proofErr w:type="spellEnd"/>
      <w:r w:rsidRPr="00830267">
        <w:rPr>
          <w:rFonts w:asciiTheme="majorHAnsi" w:hAnsiTheme="majorHAnsi"/>
          <w:color w:val="auto"/>
          <w:sz w:val="22"/>
          <w:szCs w:val="22"/>
        </w:rPr>
        <w:t xml:space="preserve">, D.J., </w:t>
      </w:r>
      <w:r w:rsidR="00BC2DB1" w:rsidRPr="00830267">
        <w:rPr>
          <w:rFonts w:asciiTheme="majorHAnsi" w:hAnsiTheme="majorHAnsi"/>
          <w:color w:val="auto"/>
          <w:sz w:val="22"/>
          <w:szCs w:val="22"/>
        </w:rPr>
        <w:t>&amp;</w:t>
      </w:r>
      <w:r w:rsidRPr="00830267">
        <w:rPr>
          <w:rFonts w:asciiTheme="majorHAnsi" w:hAnsiTheme="majorHAnsi"/>
          <w:color w:val="auto"/>
          <w:sz w:val="22"/>
          <w:szCs w:val="22"/>
        </w:rPr>
        <w:t xml:space="preserve"> </w:t>
      </w:r>
      <w:proofErr w:type="spellStart"/>
      <w:r w:rsidRPr="00830267">
        <w:rPr>
          <w:rFonts w:asciiTheme="majorHAnsi" w:hAnsiTheme="majorHAnsi"/>
          <w:color w:val="auto"/>
          <w:sz w:val="22"/>
          <w:szCs w:val="22"/>
        </w:rPr>
        <w:t>Khumar</w:t>
      </w:r>
      <w:proofErr w:type="spellEnd"/>
      <w:r w:rsidRPr="00830267">
        <w:rPr>
          <w:rFonts w:asciiTheme="majorHAnsi" w:hAnsiTheme="majorHAnsi"/>
          <w:color w:val="auto"/>
          <w:sz w:val="22"/>
          <w:szCs w:val="22"/>
        </w:rPr>
        <w:t xml:space="preserve">, K. </w:t>
      </w:r>
      <w:r w:rsidR="006441B3" w:rsidRPr="00830267">
        <w:rPr>
          <w:rFonts w:asciiTheme="majorHAnsi" w:hAnsiTheme="majorHAnsi"/>
          <w:color w:val="auto"/>
          <w:sz w:val="22"/>
          <w:szCs w:val="22"/>
        </w:rPr>
        <w:t>(</w:t>
      </w:r>
      <w:r w:rsidRPr="00830267">
        <w:rPr>
          <w:rFonts w:asciiTheme="majorHAnsi" w:hAnsiTheme="majorHAnsi"/>
          <w:color w:val="auto"/>
          <w:sz w:val="22"/>
          <w:szCs w:val="22"/>
        </w:rPr>
        <w:t>1998</w:t>
      </w:r>
      <w:r w:rsidR="006441B3" w:rsidRPr="00830267">
        <w:rPr>
          <w:rFonts w:asciiTheme="majorHAnsi" w:hAnsiTheme="majorHAnsi"/>
          <w:color w:val="auto"/>
          <w:sz w:val="22"/>
          <w:szCs w:val="22"/>
        </w:rPr>
        <w:t>)</w:t>
      </w:r>
      <w:r w:rsidRPr="00830267">
        <w:rPr>
          <w:rFonts w:asciiTheme="majorHAnsi" w:hAnsiTheme="majorHAnsi"/>
          <w:color w:val="auto"/>
          <w:sz w:val="22"/>
          <w:szCs w:val="22"/>
        </w:rPr>
        <w:t xml:space="preserve">. </w:t>
      </w:r>
      <w:r w:rsidRPr="00830267">
        <w:rPr>
          <w:rFonts w:asciiTheme="majorHAnsi" w:hAnsiTheme="majorHAnsi"/>
          <w:i/>
          <w:color w:val="auto"/>
          <w:sz w:val="22"/>
          <w:szCs w:val="22"/>
        </w:rPr>
        <w:t>The collection, analysis, and use of monitoring and evaluation data</w:t>
      </w:r>
      <w:r w:rsidRPr="00830267">
        <w:rPr>
          <w:rFonts w:asciiTheme="majorHAnsi" w:hAnsiTheme="majorHAnsi"/>
          <w:color w:val="auto"/>
          <w:sz w:val="22"/>
          <w:szCs w:val="22"/>
        </w:rPr>
        <w:t>. The World Bank: Washington, DC.</w:t>
      </w:r>
    </w:p>
    <w:p w14:paraId="084593BC" w14:textId="1AAF639F" w:rsidR="002D7230" w:rsidRPr="00830267" w:rsidRDefault="002D7230" w:rsidP="002D7230">
      <w:pPr>
        <w:pStyle w:val="References"/>
        <w:rPr>
          <w:rFonts w:asciiTheme="majorHAnsi" w:hAnsiTheme="majorHAnsi"/>
          <w:color w:val="auto"/>
          <w:sz w:val="22"/>
          <w:szCs w:val="22"/>
        </w:rPr>
      </w:pPr>
      <w:r w:rsidRPr="00830267">
        <w:rPr>
          <w:rFonts w:asciiTheme="majorHAnsi" w:hAnsiTheme="majorHAnsi"/>
          <w:color w:val="auto"/>
          <w:sz w:val="22"/>
          <w:szCs w:val="22"/>
        </w:rPr>
        <w:t xml:space="preserve">Collier, P. </w:t>
      </w:r>
      <w:r w:rsidR="00BC2DB1" w:rsidRPr="00830267">
        <w:rPr>
          <w:rFonts w:asciiTheme="majorHAnsi" w:hAnsiTheme="majorHAnsi"/>
          <w:color w:val="auto"/>
          <w:sz w:val="22"/>
          <w:szCs w:val="22"/>
        </w:rPr>
        <w:t>&amp;</w:t>
      </w:r>
      <w:r w:rsidRPr="00830267">
        <w:rPr>
          <w:rFonts w:asciiTheme="majorHAnsi" w:hAnsiTheme="majorHAnsi"/>
          <w:color w:val="auto"/>
          <w:sz w:val="22"/>
          <w:szCs w:val="22"/>
        </w:rPr>
        <w:t xml:space="preserve"> </w:t>
      </w:r>
      <w:proofErr w:type="spellStart"/>
      <w:r w:rsidRPr="00830267">
        <w:rPr>
          <w:rFonts w:asciiTheme="majorHAnsi" w:hAnsiTheme="majorHAnsi"/>
          <w:color w:val="auto"/>
          <w:sz w:val="22"/>
          <w:szCs w:val="22"/>
        </w:rPr>
        <w:t>Dercon</w:t>
      </w:r>
      <w:proofErr w:type="spellEnd"/>
      <w:r w:rsidRPr="00830267">
        <w:rPr>
          <w:rFonts w:asciiTheme="majorHAnsi" w:hAnsiTheme="majorHAnsi"/>
          <w:color w:val="auto"/>
          <w:sz w:val="22"/>
          <w:szCs w:val="22"/>
        </w:rPr>
        <w:t xml:space="preserve">, S. </w:t>
      </w:r>
      <w:r w:rsidR="006441B3" w:rsidRPr="00830267">
        <w:rPr>
          <w:rFonts w:asciiTheme="majorHAnsi" w:hAnsiTheme="majorHAnsi"/>
          <w:color w:val="auto"/>
          <w:sz w:val="22"/>
          <w:szCs w:val="22"/>
        </w:rPr>
        <w:t>(</w:t>
      </w:r>
      <w:r w:rsidRPr="00830267">
        <w:rPr>
          <w:rFonts w:asciiTheme="majorHAnsi" w:hAnsiTheme="majorHAnsi"/>
          <w:color w:val="auto"/>
          <w:sz w:val="22"/>
          <w:szCs w:val="22"/>
        </w:rPr>
        <w:t>2009</w:t>
      </w:r>
      <w:r w:rsidR="006441B3" w:rsidRPr="00830267">
        <w:rPr>
          <w:rFonts w:asciiTheme="majorHAnsi" w:hAnsiTheme="majorHAnsi"/>
          <w:color w:val="auto"/>
          <w:sz w:val="22"/>
          <w:szCs w:val="22"/>
        </w:rPr>
        <w:t>)</w:t>
      </w:r>
      <w:r w:rsidRPr="00830267">
        <w:rPr>
          <w:rFonts w:asciiTheme="majorHAnsi" w:hAnsiTheme="majorHAnsi"/>
          <w:color w:val="auto"/>
          <w:sz w:val="22"/>
          <w:szCs w:val="22"/>
        </w:rPr>
        <w:t xml:space="preserve">.  African agriculture in 50 years: Smallholders in a rapidly changing world?  In: FAO, </w:t>
      </w:r>
      <w:r w:rsidR="006441B3" w:rsidRPr="00830267">
        <w:rPr>
          <w:rFonts w:asciiTheme="majorHAnsi" w:hAnsiTheme="majorHAnsi"/>
          <w:i/>
          <w:color w:val="auto"/>
          <w:sz w:val="22"/>
          <w:szCs w:val="22"/>
        </w:rPr>
        <w:t>Expert Meeting on How to Feed the World in 2050.</w:t>
      </w:r>
      <w:r w:rsidR="006441B3" w:rsidRPr="00830267">
        <w:rPr>
          <w:rFonts w:asciiTheme="majorHAnsi" w:hAnsiTheme="majorHAnsi"/>
          <w:color w:val="auto"/>
          <w:sz w:val="22"/>
          <w:szCs w:val="22"/>
        </w:rPr>
        <w:t xml:space="preserve"> Rome: FAO</w:t>
      </w:r>
      <w:r w:rsidRPr="00830267">
        <w:rPr>
          <w:rFonts w:asciiTheme="majorHAnsi" w:hAnsiTheme="majorHAnsi"/>
          <w:color w:val="auto"/>
          <w:sz w:val="22"/>
          <w:szCs w:val="22"/>
        </w:rPr>
        <w:t>.</w:t>
      </w:r>
    </w:p>
    <w:p w14:paraId="7041517C" w14:textId="34528C3E"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lang w:val="fr-FR"/>
        </w:rPr>
        <w:t xml:space="preserve">De Groote, H. </w:t>
      </w:r>
      <w:r w:rsidR="00BC2DB1" w:rsidRPr="00106042">
        <w:rPr>
          <w:rFonts w:asciiTheme="majorHAnsi" w:hAnsiTheme="majorHAnsi"/>
          <w:color w:val="auto"/>
          <w:sz w:val="22"/>
          <w:szCs w:val="22"/>
          <w:lang w:val="fr-FR"/>
        </w:rPr>
        <w:t>&amp;</w:t>
      </w:r>
      <w:r w:rsidRPr="00106042">
        <w:rPr>
          <w:rFonts w:asciiTheme="majorHAnsi" w:hAnsiTheme="majorHAnsi"/>
          <w:color w:val="auto"/>
          <w:sz w:val="22"/>
          <w:szCs w:val="22"/>
          <w:lang w:val="fr-FR"/>
        </w:rPr>
        <w:t xml:space="preserve"> Traoré, O. </w:t>
      </w:r>
      <w:r w:rsidR="006441B3" w:rsidRPr="00106042">
        <w:rPr>
          <w:rFonts w:asciiTheme="majorHAnsi" w:hAnsiTheme="majorHAnsi"/>
          <w:color w:val="auto"/>
          <w:sz w:val="22"/>
          <w:szCs w:val="22"/>
          <w:lang w:val="fr-FR"/>
        </w:rPr>
        <w:t>(</w:t>
      </w:r>
      <w:r w:rsidRPr="00106042">
        <w:rPr>
          <w:rFonts w:asciiTheme="majorHAnsi" w:hAnsiTheme="majorHAnsi"/>
          <w:color w:val="auto"/>
          <w:sz w:val="22"/>
          <w:szCs w:val="22"/>
        </w:rPr>
        <w:t>2005</w:t>
      </w:r>
      <w:r w:rsidR="006441B3" w:rsidRPr="00106042">
        <w:rPr>
          <w:rFonts w:asciiTheme="majorHAnsi" w:hAnsiTheme="majorHAnsi"/>
          <w:color w:val="auto"/>
          <w:sz w:val="22"/>
          <w:szCs w:val="22"/>
        </w:rPr>
        <w:t>)</w:t>
      </w:r>
      <w:r w:rsidRPr="00106042">
        <w:rPr>
          <w:rFonts w:asciiTheme="majorHAnsi" w:hAnsiTheme="majorHAnsi"/>
          <w:color w:val="auto"/>
          <w:sz w:val="22"/>
          <w:szCs w:val="22"/>
        </w:rPr>
        <w:t xml:space="preserve">. The cost of accuracy in crop area estimation, </w:t>
      </w:r>
      <w:r w:rsidRPr="00106042">
        <w:rPr>
          <w:rFonts w:asciiTheme="majorHAnsi" w:hAnsiTheme="majorHAnsi"/>
          <w:i/>
          <w:color w:val="auto"/>
          <w:sz w:val="22"/>
          <w:szCs w:val="22"/>
        </w:rPr>
        <w:t>Agricultural Systems</w:t>
      </w:r>
      <w:r w:rsidRPr="00106042">
        <w:rPr>
          <w:rFonts w:asciiTheme="majorHAnsi" w:hAnsiTheme="majorHAnsi"/>
          <w:color w:val="auto"/>
          <w:sz w:val="22"/>
          <w:szCs w:val="22"/>
        </w:rPr>
        <w:t>, 84, 21–38.</w:t>
      </w:r>
    </w:p>
    <w:p w14:paraId="14DFF91C" w14:textId="328AA569"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Deininger</w:t>
      </w:r>
      <w:proofErr w:type="spellEnd"/>
      <w:r w:rsidRPr="00106042">
        <w:rPr>
          <w:rFonts w:asciiTheme="majorHAnsi" w:hAnsiTheme="majorHAnsi"/>
          <w:color w:val="auto"/>
          <w:sz w:val="22"/>
          <w:szCs w:val="22"/>
        </w:rPr>
        <w:t xml:space="preserve">, K.,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Squire, L. </w:t>
      </w:r>
      <w:r w:rsidR="006441B3" w:rsidRPr="00106042">
        <w:rPr>
          <w:rFonts w:asciiTheme="majorHAnsi" w:hAnsiTheme="majorHAnsi"/>
          <w:color w:val="auto"/>
          <w:sz w:val="22"/>
          <w:szCs w:val="22"/>
        </w:rPr>
        <w:t>(</w:t>
      </w:r>
      <w:r w:rsidRPr="00106042">
        <w:rPr>
          <w:rFonts w:asciiTheme="majorHAnsi" w:hAnsiTheme="majorHAnsi"/>
          <w:color w:val="auto"/>
          <w:sz w:val="22"/>
          <w:szCs w:val="22"/>
        </w:rPr>
        <w:t>1998</w:t>
      </w:r>
      <w:r w:rsidR="006441B3" w:rsidRPr="00106042">
        <w:rPr>
          <w:rFonts w:asciiTheme="majorHAnsi" w:hAnsiTheme="majorHAnsi"/>
          <w:color w:val="auto"/>
          <w:sz w:val="22"/>
          <w:szCs w:val="22"/>
        </w:rPr>
        <w:t>)</w:t>
      </w:r>
      <w:r w:rsidRPr="00106042">
        <w:rPr>
          <w:rFonts w:asciiTheme="majorHAnsi" w:hAnsiTheme="majorHAnsi"/>
          <w:color w:val="auto"/>
          <w:sz w:val="22"/>
          <w:szCs w:val="22"/>
        </w:rPr>
        <w:t>. New ways of looking at old issues: inequality and growth</w:t>
      </w:r>
      <w:r w:rsidRPr="00106042">
        <w:rPr>
          <w:rFonts w:asciiTheme="majorHAnsi" w:hAnsiTheme="majorHAnsi"/>
          <w:i/>
          <w:color w:val="auto"/>
          <w:sz w:val="22"/>
          <w:szCs w:val="22"/>
        </w:rPr>
        <w:t>. Journal of Development Economics</w:t>
      </w:r>
      <w:r w:rsidRPr="00106042">
        <w:rPr>
          <w:rFonts w:asciiTheme="majorHAnsi" w:hAnsiTheme="majorHAnsi"/>
          <w:color w:val="auto"/>
          <w:sz w:val="22"/>
          <w:szCs w:val="22"/>
        </w:rPr>
        <w:t>, 57(2), 259-287.</w:t>
      </w:r>
    </w:p>
    <w:p w14:paraId="6F6472C6" w14:textId="6A49F663" w:rsidR="002D7230" w:rsidRPr="00106042" w:rsidRDefault="002D7230" w:rsidP="00106042">
      <w:pPr>
        <w:spacing w:line="276" w:lineRule="auto"/>
        <w:ind w:left="720" w:hanging="720"/>
      </w:pPr>
      <w:proofErr w:type="spellStart"/>
      <w:r w:rsidRPr="00106042">
        <w:t>Deininger</w:t>
      </w:r>
      <w:proofErr w:type="spellEnd"/>
      <w:r w:rsidR="001E48AF" w:rsidRPr="00106042">
        <w:t>, K.,</w:t>
      </w:r>
      <w:r w:rsidRPr="00106042">
        <w:t xml:space="preserve"> </w:t>
      </w:r>
      <w:r w:rsidR="00BC2DB1" w:rsidRPr="00106042">
        <w:t>&amp;</w:t>
      </w:r>
      <w:r w:rsidR="001E48AF" w:rsidRPr="00106042">
        <w:t xml:space="preserve"> </w:t>
      </w:r>
      <w:proofErr w:type="spellStart"/>
      <w:r w:rsidRPr="00106042">
        <w:t>Olinto</w:t>
      </w:r>
      <w:proofErr w:type="spellEnd"/>
      <w:r w:rsidR="006441B3" w:rsidRPr="00106042">
        <w:t>, P.</w:t>
      </w:r>
      <w:r w:rsidRPr="00106042">
        <w:t xml:space="preserve"> </w:t>
      </w:r>
      <w:r w:rsidR="006441B3" w:rsidRPr="00106042">
        <w:t>(</w:t>
      </w:r>
      <w:r w:rsidRPr="00106042">
        <w:t>199</w:t>
      </w:r>
      <w:r w:rsidR="001E48AF" w:rsidRPr="00106042">
        <w:t>9</w:t>
      </w:r>
      <w:r w:rsidR="006441B3" w:rsidRPr="00106042">
        <w:t>)</w:t>
      </w:r>
      <w:r w:rsidRPr="00106042">
        <w:t xml:space="preserve">. </w:t>
      </w:r>
      <w:r w:rsidR="001E48AF" w:rsidRPr="00106042">
        <w:t xml:space="preserve">Asset Distribution, Inequality, and Growth. </w:t>
      </w:r>
      <w:r w:rsidR="001E48AF" w:rsidRPr="00106042">
        <w:rPr>
          <w:i/>
        </w:rPr>
        <w:t>World Bank Policy Research Working Paper</w:t>
      </w:r>
      <w:r w:rsidR="006441B3" w:rsidRPr="00106042">
        <w:rPr>
          <w:i/>
        </w:rPr>
        <w:t>,</w:t>
      </w:r>
      <w:r w:rsidR="001E48AF" w:rsidRPr="00106042">
        <w:rPr>
          <w:i/>
        </w:rPr>
        <w:t xml:space="preserve"> </w:t>
      </w:r>
      <w:r w:rsidR="001E48AF" w:rsidRPr="00106042">
        <w:t>2375.</w:t>
      </w:r>
      <w:r w:rsidR="006441B3" w:rsidRPr="00106042">
        <w:t xml:space="preserve"> Washington, D.C.: World Bank Group.</w:t>
      </w:r>
    </w:p>
    <w:p w14:paraId="7B93FA55" w14:textId="17312998" w:rsidR="002D7230" w:rsidRPr="00106042" w:rsidRDefault="002D7230" w:rsidP="002D7230">
      <w:pPr>
        <w:spacing w:line="276" w:lineRule="auto"/>
        <w:ind w:left="720" w:hanging="720"/>
      </w:pPr>
      <w:proofErr w:type="spellStart"/>
      <w:r w:rsidRPr="00106042">
        <w:t>Desiere</w:t>
      </w:r>
      <w:proofErr w:type="spellEnd"/>
      <w:r w:rsidRPr="00106042">
        <w:t xml:space="preserve">, S., </w:t>
      </w:r>
      <w:r w:rsidR="00BC2DB1" w:rsidRPr="00106042">
        <w:t>&amp;</w:t>
      </w:r>
      <w:r w:rsidRPr="00106042">
        <w:t xml:space="preserve"> </w:t>
      </w:r>
      <w:proofErr w:type="spellStart"/>
      <w:r w:rsidRPr="00106042">
        <w:t>D’Haese</w:t>
      </w:r>
      <w:proofErr w:type="spellEnd"/>
      <w:r w:rsidRPr="00106042">
        <w:t xml:space="preserve">, M. </w:t>
      </w:r>
      <w:r w:rsidR="006441B3" w:rsidRPr="00106042">
        <w:t>(</w:t>
      </w:r>
      <w:r w:rsidRPr="00106042">
        <w:t>2015</w:t>
      </w:r>
      <w:r w:rsidR="006441B3" w:rsidRPr="00106042">
        <w:t>)</w:t>
      </w:r>
      <w:r w:rsidRPr="00106042">
        <w:t>. Area Measurement in Agricultural Surveys: GPS or Compass and Rope</w:t>
      </w:r>
      <w:proofErr w:type="gramStart"/>
      <w:r w:rsidRPr="00106042">
        <w:t>?.</w:t>
      </w:r>
      <w:proofErr w:type="gramEnd"/>
      <w:r w:rsidRPr="00106042">
        <w:t xml:space="preserve"> In </w:t>
      </w:r>
      <w:proofErr w:type="spellStart"/>
      <w:r w:rsidRPr="00106042">
        <w:t>Desiere</w:t>
      </w:r>
      <w:proofErr w:type="spellEnd"/>
      <w:r w:rsidRPr="00106042">
        <w:t xml:space="preserve">, S. </w:t>
      </w:r>
      <w:r w:rsidRPr="00106042">
        <w:rPr>
          <w:i/>
        </w:rPr>
        <w:t>From raw numbers to robust evidence. Finding fact, avoiding fiction.</w:t>
      </w:r>
      <w:r w:rsidRPr="00106042">
        <w:t xml:space="preserve"> Doctoral dissertation, Ghent University.</w:t>
      </w:r>
    </w:p>
    <w:p w14:paraId="39A7A3DF" w14:textId="7953A36D" w:rsidR="00C70CE4" w:rsidRPr="00106042" w:rsidRDefault="00C70CE4" w:rsidP="002D7230">
      <w:pPr>
        <w:spacing w:line="276" w:lineRule="auto"/>
        <w:ind w:left="720" w:hanging="720"/>
      </w:pPr>
      <w:r w:rsidRPr="00106042">
        <w:t xml:space="preserve">Dillon, A., Gourlay, S., McGee, K., </w:t>
      </w:r>
      <w:r w:rsidR="00BC2DB1" w:rsidRPr="00106042">
        <w:t>&amp;</w:t>
      </w:r>
      <w:r w:rsidRPr="00106042">
        <w:t xml:space="preserve"> </w:t>
      </w:r>
      <w:proofErr w:type="spellStart"/>
      <w:r w:rsidRPr="00106042">
        <w:t>Oseni</w:t>
      </w:r>
      <w:proofErr w:type="spellEnd"/>
      <w:r w:rsidRPr="00106042">
        <w:t xml:space="preserve">, G. </w:t>
      </w:r>
      <w:r w:rsidR="006441B3" w:rsidRPr="00106042">
        <w:t>(</w:t>
      </w:r>
      <w:r w:rsidRPr="00106042">
        <w:t>2016</w:t>
      </w:r>
      <w:r w:rsidR="006441B3" w:rsidRPr="00106042">
        <w:t>)</w:t>
      </w:r>
      <w:r w:rsidRPr="00106042">
        <w:t xml:space="preserve">. Land measurement bias and its empirical implications: evidence from a validation exercise. </w:t>
      </w:r>
      <w:r w:rsidR="006441B3" w:rsidRPr="00106042">
        <w:rPr>
          <w:i/>
        </w:rPr>
        <w:t xml:space="preserve">World Bank </w:t>
      </w:r>
      <w:r w:rsidRPr="00106042">
        <w:rPr>
          <w:i/>
        </w:rPr>
        <w:t>Policy Research Working Paper</w:t>
      </w:r>
      <w:r w:rsidR="006441B3" w:rsidRPr="00106042">
        <w:t>,</w:t>
      </w:r>
      <w:r w:rsidRPr="00106042">
        <w:t xml:space="preserve"> 7597. Washington, D.C.: World Bank Group.</w:t>
      </w:r>
    </w:p>
    <w:p w14:paraId="76F77800" w14:textId="30ED9E3C"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Eastwood, R., Lipton, M.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Newell, A. </w:t>
      </w:r>
      <w:r w:rsidR="006441B3" w:rsidRPr="00106042">
        <w:rPr>
          <w:rFonts w:asciiTheme="majorHAnsi" w:hAnsiTheme="majorHAnsi"/>
          <w:color w:val="auto"/>
          <w:sz w:val="22"/>
          <w:szCs w:val="22"/>
        </w:rPr>
        <w:t>(</w:t>
      </w:r>
      <w:r w:rsidRPr="00106042">
        <w:rPr>
          <w:rFonts w:asciiTheme="majorHAnsi" w:hAnsiTheme="majorHAnsi"/>
          <w:color w:val="auto"/>
          <w:sz w:val="22"/>
          <w:szCs w:val="22"/>
        </w:rPr>
        <w:t>2010</w:t>
      </w:r>
      <w:r w:rsidR="006441B3" w:rsidRPr="00106042">
        <w:rPr>
          <w:rFonts w:asciiTheme="majorHAnsi" w:hAnsiTheme="majorHAnsi"/>
          <w:color w:val="auto"/>
          <w:sz w:val="22"/>
          <w:szCs w:val="22"/>
        </w:rPr>
        <w:t>)</w:t>
      </w:r>
      <w:r w:rsidRPr="00106042">
        <w:rPr>
          <w:rFonts w:asciiTheme="majorHAnsi" w:hAnsiTheme="majorHAnsi"/>
          <w:color w:val="auto"/>
          <w:sz w:val="22"/>
          <w:szCs w:val="22"/>
        </w:rPr>
        <w:t xml:space="preserve">. Farm Size, in </w:t>
      </w:r>
      <w:r w:rsidR="006441B3" w:rsidRPr="00106042">
        <w:rPr>
          <w:rFonts w:asciiTheme="majorHAnsi" w:hAnsiTheme="majorHAnsi"/>
          <w:color w:val="auto"/>
          <w:sz w:val="22"/>
          <w:szCs w:val="22"/>
        </w:rPr>
        <w:t xml:space="preserve">R. </w:t>
      </w:r>
      <w:proofErr w:type="spellStart"/>
      <w:r w:rsidR="006441B3" w:rsidRPr="00106042">
        <w:rPr>
          <w:rFonts w:asciiTheme="majorHAnsi" w:hAnsiTheme="majorHAnsi"/>
          <w:color w:val="auto"/>
          <w:sz w:val="22"/>
          <w:szCs w:val="22"/>
        </w:rPr>
        <w:t>Evenson</w:t>
      </w:r>
      <w:proofErr w:type="spellEnd"/>
      <w:r w:rsidR="006441B3" w:rsidRPr="00106042">
        <w:rPr>
          <w:rFonts w:asciiTheme="majorHAnsi" w:hAnsiTheme="majorHAnsi"/>
          <w:color w:val="auto"/>
          <w:sz w:val="22"/>
          <w:szCs w:val="22"/>
        </w:rPr>
        <w:t xml:space="preserve">, </w:t>
      </w:r>
      <w:r w:rsidR="00BC2DB1" w:rsidRPr="00106042">
        <w:rPr>
          <w:rFonts w:asciiTheme="majorHAnsi" w:hAnsiTheme="majorHAnsi"/>
          <w:color w:val="auto"/>
          <w:sz w:val="22"/>
          <w:szCs w:val="22"/>
        </w:rPr>
        <w:t>&amp;</w:t>
      </w:r>
      <w:r w:rsidR="006441B3" w:rsidRPr="00106042">
        <w:rPr>
          <w:rFonts w:asciiTheme="majorHAnsi" w:hAnsiTheme="majorHAnsi"/>
          <w:color w:val="auto"/>
          <w:sz w:val="22"/>
          <w:szCs w:val="22"/>
        </w:rPr>
        <w:t xml:space="preserve"> P. </w:t>
      </w:r>
      <w:proofErr w:type="spellStart"/>
      <w:r w:rsidR="006441B3" w:rsidRPr="00106042">
        <w:rPr>
          <w:rFonts w:asciiTheme="majorHAnsi" w:hAnsiTheme="majorHAnsi"/>
          <w:color w:val="auto"/>
          <w:sz w:val="22"/>
          <w:szCs w:val="22"/>
        </w:rPr>
        <w:t>Pingali</w:t>
      </w:r>
      <w:proofErr w:type="spellEnd"/>
      <w:r w:rsidR="006441B3" w:rsidRPr="00106042">
        <w:rPr>
          <w:rFonts w:asciiTheme="majorHAnsi" w:hAnsiTheme="majorHAnsi"/>
          <w:color w:val="auto"/>
          <w:sz w:val="22"/>
          <w:szCs w:val="22"/>
        </w:rPr>
        <w:t xml:space="preserve"> (Eds.), </w:t>
      </w:r>
      <w:r w:rsidRPr="00106042">
        <w:rPr>
          <w:rFonts w:asciiTheme="majorHAnsi" w:hAnsiTheme="majorHAnsi"/>
          <w:i/>
          <w:color w:val="auto"/>
          <w:sz w:val="22"/>
          <w:szCs w:val="22"/>
        </w:rPr>
        <w:t>Handbook of Agricultural Economics</w:t>
      </w:r>
      <w:r w:rsidRPr="00106042">
        <w:rPr>
          <w:rFonts w:asciiTheme="majorHAnsi" w:hAnsiTheme="majorHAnsi"/>
          <w:color w:val="auto"/>
          <w:sz w:val="22"/>
          <w:szCs w:val="22"/>
        </w:rPr>
        <w:t>, Volume 4</w:t>
      </w:r>
      <w:r w:rsidR="00986C61" w:rsidRPr="00106042">
        <w:rPr>
          <w:rFonts w:asciiTheme="majorHAnsi" w:hAnsiTheme="majorHAnsi"/>
          <w:color w:val="auto"/>
          <w:sz w:val="22"/>
          <w:szCs w:val="22"/>
        </w:rPr>
        <w:t>: 3323-3397</w:t>
      </w:r>
      <w:r w:rsidR="006441B3" w:rsidRPr="00106042">
        <w:rPr>
          <w:rFonts w:asciiTheme="majorHAnsi" w:hAnsiTheme="majorHAnsi"/>
          <w:color w:val="auto"/>
          <w:sz w:val="22"/>
          <w:szCs w:val="22"/>
        </w:rPr>
        <w:t xml:space="preserve">. </w:t>
      </w:r>
      <w:r w:rsidR="00986C61" w:rsidRPr="00106042">
        <w:rPr>
          <w:rFonts w:asciiTheme="majorHAnsi" w:hAnsiTheme="majorHAnsi"/>
          <w:color w:val="auto"/>
          <w:sz w:val="22"/>
          <w:szCs w:val="22"/>
        </w:rPr>
        <w:t>Elsevier.</w:t>
      </w:r>
    </w:p>
    <w:p w14:paraId="0EC39236" w14:textId="327CA1AF"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Ellis, F.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Bahiigwa</w:t>
      </w:r>
      <w:proofErr w:type="spellEnd"/>
      <w:r w:rsidRPr="00106042">
        <w:rPr>
          <w:rFonts w:asciiTheme="majorHAnsi" w:hAnsiTheme="majorHAnsi"/>
          <w:color w:val="auto"/>
          <w:sz w:val="22"/>
          <w:szCs w:val="22"/>
        </w:rPr>
        <w:t xml:space="preserve">, G. </w:t>
      </w:r>
      <w:r w:rsidR="00986C61" w:rsidRPr="00106042">
        <w:rPr>
          <w:rFonts w:asciiTheme="majorHAnsi" w:hAnsiTheme="majorHAnsi"/>
          <w:color w:val="auto"/>
          <w:sz w:val="22"/>
          <w:szCs w:val="22"/>
        </w:rPr>
        <w:t>(</w:t>
      </w:r>
      <w:r w:rsidRPr="00106042">
        <w:rPr>
          <w:rFonts w:asciiTheme="majorHAnsi" w:hAnsiTheme="majorHAnsi"/>
          <w:color w:val="auto"/>
          <w:sz w:val="22"/>
          <w:szCs w:val="22"/>
        </w:rPr>
        <w:t>2003</w:t>
      </w:r>
      <w:r w:rsidR="00986C61" w:rsidRPr="00106042">
        <w:rPr>
          <w:rFonts w:asciiTheme="majorHAnsi" w:hAnsiTheme="majorHAnsi"/>
          <w:color w:val="auto"/>
          <w:sz w:val="22"/>
          <w:szCs w:val="22"/>
        </w:rPr>
        <w:t>)</w:t>
      </w:r>
      <w:r w:rsidRPr="00106042">
        <w:rPr>
          <w:rFonts w:asciiTheme="majorHAnsi" w:hAnsiTheme="majorHAnsi"/>
          <w:color w:val="auto"/>
          <w:sz w:val="22"/>
          <w:szCs w:val="22"/>
        </w:rPr>
        <w:t>. Livelihoods and Rural Poverty Reduction in Uganda</w:t>
      </w:r>
      <w:r w:rsidR="00986C61" w:rsidRPr="00106042">
        <w:rPr>
          <w:rFonts w:asciiTheme="majorHAnsi" w:hAnsiTheme="majorHAnsi"/>
          <w:color w:val="auto"/>
          <w:sz w:val="22"/>
          <w:szCs w:val="22"/>
        </w:rPr>
        <w:t>.</w:t>
      </w:r>
      <w:r w:rsidRPr="00106042">
        <w:rPr>
          <w:rFonts w:asciiTheme="majorHAnsi" w:hAnsiTheme="majorHAnsi"/>
          <w:color w:val="auto"/>
          <w:sz w:val="22"/>
          <w:szCs w:val="22"/>
        </w:rPr>
        <w:t xml:space="preserve"> </w:t>
      </w:r>
      <w:r w:rsidRPr="00106042">
        <w:rPr>
          <w:rFonts w:asciiTheme="majorHAnsi" w:hAnsiTheme="majorHAnsi"/>
          <w:i/>
          <w:color w:val="auto"/>
          <w:sz w:val="22"/>
          <w:szCs w:val="22"/>
        </w:rPr>
        <w:t>World Development</w:t>
      </w:r>
      <w:r w:rsidRPr="00106042">
        <w:rPr>
          <w:rFonts w:asciiTheme="majorHAnsi" w:hAnsiTheme="majorHAnsi"/>
          <w:color w:val="auto"/>
          <w:sz w:val="22"/>
          <w:szCs w:val="22"/>
        </w:rPr>
        <w:t>, 31(6), 997-1013.</w:t>
      </w:r>
    </w:p>
    <w:p w14:paraId="7FCCDEFB" w14:textId="08C43C1C"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FAO (1982). Estimation of crop areas and yields in agricultural statistics</w:t>
      </w:r>
      <w:r w:rsidR="00986C61" w:rsidRPr="00106042">
        <w:rPr>
          <w:rFonts w:asciiTheme="majorHAnsi" w:hAnsiTheme="majorHAnsi"/>
          <w:color w:val="auto"/>
          <w:sz w:val="22"/>
          <w:szCs w:val="22"/>
        </w:rPr>
        <w:t xml:space="preserve">. </w:t>
      </w:r>
      <w:r w:rsidR="00986C61" w:rsidRPr="00106042">
        <w:rPr>
          <w:rFonts w:asciiTheme="majorHAnsi" w:hAnsiTheme="majorHAnsi"/>
          <w:i/>
          <w:color w:val="auto"/>
          <w:sz w:val="22"/>
          <w:szCs w:val="22"/>
        </w:rPr>
        <w:t xml:space="preserve">FAO Economic and Social Development Paper, 22. </w:t>
      </w:r>
      <w:r w:rsidR="00986C61" w:rsidRPr="00106042">
        <w:rPr>
          <w:rFonts w:asciiTheme="majorHAnsi" w:hAnsiTheme="majorHAnsi"/>
          <w:color w:val="auto"/>
          <w:sz w:val="22"/>
          <w:szCs w:val="22"/>
        </w:rPr>
        <w:t xml:space="preserve">Rome: </w:t>
      </w:r>
      <w:r w:rsidRPr="00106042">
        <w:rPr>
          <w:rFonts w:asciiTheme="majorHAnsi" w:hAnsiTheme="majorHAnsi"/>
          <w:color w:val="auto"/>
          <w:sz w:val="22"/>
          <w:szCs w:val="22"/>
        </w:rPr>
        <w:t>FAO.</w:t>
      </w:r>
    </w:p>
    <w:p w14:paraId="71933A51" w14:textId="6B42AC66"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FAO (2005). </w:t>
      </w:r>
      <w:r w:rsidRPr="00106042">
        <w:rPr>
          <w:rFonts w:asciiTheme="majorHAnsi" w:hAnsiTheme="majorHAnsi"/>
          <w:i/>
          <w:color w:val="auto"/>
          <w:sz w:val="22"/>
          <w:szCs w:val="22"/>
        </w:rPr>
        <w:t>A system of integrated agricultural censuses and surveys</w:t>
      </w:r>
      <w:r w:rsidRPr="00106042">
        <w:rPr>
          <w:rFonts w:asciiTheme="majorHAnsi" w:hAnsiTheme="majorHAnsi"/>
          <w:color w:val="auto"/>
          <w:sz w:val="22"/>
          <w:szCs w:val="22"/>
        </w:rPr>
        <w:t>. FAO Statistical Development Series, 11.  Rome</w:t>
      </w:r>
      <w:r w:rsidR="00986C61" w:rsidRPr="00106042">
        <w:rPr>
          <w:rFonts w:asciiTheme="majorHAnsi" w:hAnsiTheme="majorHAnsi"/>
          <w:color w:val="auto"/>
          <w:sz w:val="22"/>
          <w:szCs w:val="22"/>
        </w:rPr>
        <w:t>: FAO</w:t>
      </w:r>
      <w:r w:rsidRPr="00106042">
        <w:rPr>
          <w:rFonts w:asciiTheme="majorHAnsi" w:hAnsiTheme="majorHAnsi"/>
          <w:color w:val="auto"/>
          <w:sz w:val="22"/>
          <w:szCs w:val="22"/>
        </w:rPr>
        <w:t>.</w:t>
      </w:r>
    </w:p>
    <w:p w14:paraId="38312E70" w14:textId="563875B9"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Fasbender</w:t>
      </w:r>
      <w:proofErr w:type="spellEnd"/>
      <w:r w:rsidRPr="00106042">
        <w:rPr>
          <w:rFonts w:asciiTheme="majorHAnsi" w:hAnsiTheme="majorHAnsi"/>
          <w:color w:val="auto"/>
          <w:sz w:val="22"/>
          <w:szCs w:val="22"/>
        </w:rPr>
        <w:t>, D.,</w:t>
      </w:r>
      <w:r w:rsidR="00986C61" w:rsidRPr="00106042">
        <w:rPr>
          <w:rFonts w:asciiTheme="majorHAnsi" w:hAnsiTheme="majorHAnsi"/>
          <w:color w:val="auto"/>
          <w:sz w:val="22"/>
          <w:szCs w:val="22"/>
        </w:rPr>
        <w:t xml:space="preserve">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Lucau</w:t>
      </w:r>
      <w:proofErr w:type="spellEnd"/>
      <w:r w:rsidR="00986C61" w:rsidRPr="00106042">
        <w:rPr>
          <w:rFonts w:asciiTheme="majorHAnsi" w:hAnsiTheme="majorHAnsi"/>
          <w:color w:val="auto"/>
          <w:sz w:val="22"/>
          <w:szCs w:val="22"/>
        </w:rPr>
        <w:t>, C.</w:t>
      </w:r>
      <w:r w:rsidRPr="00106042">
        <w:rPr>
          <w:rFonts w:asciiTheme="majorHAnsi" w:hAnsiTheme="majorHAnsi"/>
          <w:color w:val="auto"/>
          <w:sz w:val="22"/>
          <w:szCs w:val="22"/>
        </w:rPr>
        <w:t xml:space="preserve"> (2012). Identifying and </w:t>
      </w:r>
      <w:proofErr w:type="spellStart"/>
      <w:r w:rsidRPr="00106042">
        <w:rPr>
          <w:rFonts w:asciiTheme="majorHAnsi" w:hAnsiTheme="majorHAnsi"/>
          <w:color w:val="auto"/>
          <w:sz w:val="22"/>
          <w:szCs w:val="22"/>
        </w:rPr>
        <w:t>modelling</w:t>
      </w:r>
      <w:proofErr w:type="spellEnd"/>
      <w:r w:rsidRPr="00106042">
        <w:rPr>
          <w:rFonts w:asciiTheme="majorHAnsi" w:hAnsiTheme="majorHAnsi"/>
          <w:color w:val="auto"/>
          <w:sz w:val="22"/>
          <w:szCs w:val="22"/>
        </w:rPr>
        <w:t xml:space="preserve"> sources of uncertainty in GNSS area measurements. </w:t>
      </w:r>
      <w:r w:rsidRPr="00106042">
        <w:rPr>
          <w:rFonts w:asciiTheme="majorHAnsi" w:hAnsiTheme="majorHAnsi"/>
          <w:i/>
          <w:color w:val="auto"/>
          <w:sz w:val="22"/>
          <w:szCs w:val="22"/>
        </w:rPr>
        <w:t>Proceedings of the 17</w:t>
      </w:r>
      <w:r w:rsidRPr="00106042">
        <w:rPr>
          <w:rFonts w:asciiTheme="majorHAnsi" w:hAnsiTheme="majorHAnsi"/>
          <w:i/>
          <w:color w:val="auto"/>
          <w:sz w:val="22"/>
          <w:szCs w:val="22"/>
          <w:vertAlign w:val="superscript"/>
        </w:rPr>
        <w:t>th</w:t>
      </w:r>
      <w:r w:rsidRPr="00106042">
        <w:rPr>
          <w:rFonts w:asciiTheme="majorHAnsi" w:hAnsiTheme="majorHAnsi"/>
          <w:i/>
          <w:color w:val="auto"/>
          <w:sz w:val="22"/>
          <w:szCs w:val="22"/>
        </w:rPr>
        <w:t xml:space="preserve"> </w:t>
      </w:r>
      <w:proofErr w:type="spellStart"/>
      <w:r w:rsidRPr="00106042">
        <w:rPr>
          <w:rFonts w:asciiTheme="majorHAnsi" w:hAnsiTheme="majorHAnsi"/>
          <w:i/>
          <w:color w:val="auto"/>
          <w:sz w:val="22"/>
          <w:szCs w:val="22"/>
        </w:rPr>
        <w:t>GeoCAP</w:t>
      </w:r>
      <w:proofErr w:type="spellEnd"/>
      <w:r w:rsidRPr="00106042">
        <w:rPr>
          <w:rFonts w:asciiTheme="majorHAnsi" w:hAnsiTheme="majorHAnsi"/>
          <w:i/>
          <w:color w:val="auto"/>
          <w:sz w:val="22"/>
          <w:szCs w:val="22"/>
        </w:rPr>
        <w:t xml:space="preserve"> Annual Conference</w:t>
      </w:r>
      <w:r w:rsidRPr="00106042">
        <w:rPr>
          <w:rFonts w:asciiTheme="majorHAnsi" w:hAnsiTheme="majorHAnsi"/>
          <w:color w:val="auto"/>
          <w:sz w:val="22"/>
          <w:szCs w:val="22"/>
        </w:rPr>
        <w:t>.</w:t>
      </w:r>
    </w:p>
    <w:p w14:paraId="51CF3FA6" w14:textId="4F091D56"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Fermont</w:t>
      </w:r>
      <w:proofErr w:type="spellEnd"/>
      <w:r w:rsidRPr="00106042">
        <w:rPr>
          <w:rFonts w:asciiTheme="majorHAnsi" w:hAnsiTheme="majorHAnsi"/>
          <w:color w:val="auto"/>
          <w:sz w:val="22"/>
          <w:szCs w:val="22"/>
        </w:rPr>
        <w:t>, A.,</w:t>
      </w:r>
      <w:r w:rsidR="00BC2DB1" w:rsidRPr="00106042">
        <w:rPr>
          <w:rFonts w:asciiTheme="majorHAnsi" w:hAnsiTheme="majorHAnsi"/>
          <w:color w:val="auto"/>
          <w:sz w:val="22"/>
          <w:szCs w:val="22"/>
        </w:rPr>
        <w:t xml:space="preserve"> &amp;</w:t>
      </w:r>
      <w:r w:rsidRPr="00106042">
        <w:rPr>
          <w:rFonts w:asciiTheme="majorHAnsi" w:hAnsiTheme="majorHAnsi"/>
          <w:color w:val="auto"/>
          <w:sz w:val="22"/>
          <w:szCs w:val="22"/>
        </w:rPr>
        <w:t xml:space="preserve"> Benson, T. </w:t>
      </w:r>
      <w:r w:rsidR="00BC2DB1" w:rsidRPr="00106042">
        <w:rPr>
          <w:rFonts w:asciiTheme="majorHAnsi" w:hAnsiTheme="majorHAnsi"/>
          <w:color w:val="auto"/>
          <w:sz w:val="22"/>
          <w:szCs w:val="22"/>
        </w:rPr>
        <w:t>(</w:t>
      </w:r>
      <w:r w:rsidRPr="00106042">
        <w:rPr>
          <w:rFonts w:asciiTheme="majorHAnsi" w:hAnsiTheme="majorHAnsi"/>
          <w:color w:val="auto"/>
          <w:sz w:val="22"/>
          <w:szCs w:val="22"/>
        </w:rPr>
        <w:t>2011</w:t>
      </w:r>
      <w:r w:rsidR="00BC2DB1" w:rsidRPr="00106042">
        <w:rPr>
          <w:rFonts w:asciiTheme="majorHAnsi" w:hAnsiTheme="majorHAnsi"/>
          <w:color w:val="auto"/>
          <w:sz w:val="22"/>
          <w:szCs w:val="22"/>
        </w:rPr>
        <w:t>)</w:t>
      </w:r>
      <w:r w:rsidRPr="00106042">
        <w:rPr>
          <w:rFonts w:asciiTheme="majorHAnsi" w:hAnsiTheme="majorHAnsi"/>
          <w:color w:val="auto"/>
          <w:sz w:val="22"/>
          <w:szCs w:val="22"/>
        </w:rPr>
        <w:t xml:space="preserve">. Estimating yield of food crops grown by smallholder farmers: A review in the Ugandan context. </w:t>
      </w:r>
      <w:r w:rsidRPr="00106042">
        <w:rPr>
          <w:rFonts w:asciiTheme="majorHAnsi" w:hAnsiTheme="majorHAnsi"/>
          <w:i/>
          <w:iCs/>
          <w:color w:val="auto"/>
          <w:sz w:val="22"/>
          <w:szCs w:val="22"/>
        </w:rPr>
        <w:t xml:space="preserve">Uganda Strategy Support Program Working Paper </w:t>
      </w:r>
      <w:r w:rsidRPr="00106042">
        <w:rPr>
          <w:rFonts w:asciiTheme="majorHAnsi" w:hAnsiTheme="majorHAnsi"/>
          <w:color w:val="auto"/>
          <w:sz w:val="22"/>
          <w:szCs w:val="22"/>
        </w:rPr>
        <w:t>No. USSP 05, IFPRI.</w:t>
      </w:r>
    </w:p>
    <w:p w14:paraId="16C9AFA7" w14:textId="32D170BD"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Filmer</w:t>
      </w:r>
      <w:proofErr w:type="spellEnd"/>
      <w:r w:rsidRPr="00106042">
        <w:rPr>
          <w:rFonts w:asciiTheme="majorHAnsi" w:hAnsiTheme="majorHAnsi"/>
          <w:color w:val="auto"/>
          <w:sz w:val="22"/>
          <w:szCs w:val="22"/>
        </w:rPr>
        <w:t>, D.</w:t>
      </w:r>
      <w:r w:rsidR="00BC2DB1" w:rsidRPr="00106042">
        <w:rPr>
          <w:rFonts w:asciiTheme="majorHAnsi" w:hAnsiTheme="majorHAnsi"/>
          <w:color w:val="auto"/>
          <w:sz w:val="22"/>
          <w:szCs w:val="22"/>
        </w:rPr>
        <w:t>,</w:t>
      </w:r>
      <w:r w:rsidRPr="00106042">
        <w:rPr>
          <w:rFonts w:asciiTheme="majorHAnsi" w:hAnsiTheme="majorHAnsi"/>
          <w:color w:val="auto"/>
          <w:sz w:val="22"/>
          <w:szCs w:val="22"/>
        </w:rPr>
        <w:t xml:space="preserve">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Pritchett, L.H. </w:t>
      </w:r>
      <w:r w:rsidR="00BC2DB1" w:rsidRPr="00106042">
        <w:rPr>
          <w:rFonts w:asciiTheme="majorHAnsi" w:hAnsiTheme="majorHAnsi"/>
          <w:color w:val="auto"/>
          <w:sz w:val="22"/>
          <w:szCs w:val="22"/>
        </w:rPr>
        <w:t>(</w:t>
      </w:r>
      <w:r w:rsidRPr="00106042">
        <w:rPr>
          <w:rFonts w:asciiTheme="majorHAnsi" w:hAnsiTheme="majorHAnsi"/>
          <w:color w:val="auto"/>
          <w:sz w:val="22"/>
          <w:szCs w:val="22"/>
        </w:rPr>
        <w:t>2001</w:t>
      </w:r>
      <w:r w:rsidR="00BC2DB1" w:rsidRPr="00106042">
        <w:rPr>
          <w:rFonts w:asciiTheme="majorHAnsi" w:hAnsiTheme="majorHAnsi"/>
          <w:color w:val="auto"/>
          <w:sz w:val="22"/>
          <w:szCs w:val="22"/>
        </w:rPr>
        <w:t>)</w:t>
      </w:r>
      <w:r w:rsidRPr="00106042">
        <w:rPr>
          <w:rFonts w:asciiTheme="majorHAnsi" w:hAnsiTheme="majorHAnsi"/>
          <w:color w:val="auto"/>
          <w:sz w:val="22"/>
          <w:szCs w:val="22"/>
        </w:rPr>
        <w:t xml:space="preserve">. Estimating wealth effects without expenditure data - or tears: An application to educational enrollments in states of India, </w:t>
      </w:r>
      <w:r w:rsidRPr="00106042">
        <w:rPr>
          <w:rFonts w:asciiTheme="majorHAnsi" w:hAnsiTheme="majorHAnsi"/>
          <w:i/>
          <w:color w:val="auto"/>
          <w:sz w:val="22"/>
          <w:szCs w:val="22"/>
        </w:rPr>
        <w:t>Demography</w:t>
      </w:r>
      <w:r w:rsidRPr="00106042">
        <w:rPr>
          <w:rFonts w:asciiTheme="majorHAnsi" w:hAnsiTheme="majorHAnsi"/>
          <w:color w:val="auto"/>
          <w:sz w:val="22"/>
          <w:szCs w:val="22"/>
        </w:rPr>
        <w:t>, 38(1), 115-132.</w:t>
      </w:r>
    </w:p>
    <w:p w14:paraId="5264662B" w14:textId="27DED8FB"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GEOSS </w:t>
      </w:r>
      <w:r w:rsidR="00BC2DB1" w:rsidRPr="00106042">
        <w:rPr>
          <w:rFonts w:asciiTheme="majorHAnsi" w:hAnsiTheme="majorHAnsi"/>
          <w:color w:val="auto"/>
          <w:sz w:val="22"/>
          <w:szCs w:val="22"/>
        </w:rPr>
        <w:t>(</w:t>
      </w:r>
      <w:r w:rsidRPr="00106042">
        <w:rPr>
          <w:rFonts w:asciiTheme="majorHAnsi" w:hAnsiTheme="majorHAnsi"/>
          <w:color w:val="auto"/>
          <w:sz w:val="22"/>
          <w:szCs w:val="22"/>
        </w:rPr>
        <w:t>2009</w:t>
      </w:r>
      <w:r w:rsidR="00BC2DB1" w:rsidRPr="00106042">
        <w:rPr>
          <w:rFonts w:asciiTheme="majorHAnsi" w:hAnsiTheme="majorHAnsi"/>
          <w:color w:val="auto"/>
          <w:sz w:val="22"/>
          <w:szCs w:val="22"/>
        </w:rPr>
        <w:t>)</w:t>
      </w:r>
      <w:r w:rsidRPr="00106042">
        <w:rPr>
          <w:rFonts w:asciiTheme="majorHAnsi" w:hAnsiTheme="majorHAnsi"/>
          <w:color w:val="auto"/>
          <w:sz w:val="22"/>
          <w:szCs w:val="22"/>
        </w:rPr>
        <w:t xml:space="preserve">. </w:t>
      </w:r>
      <w:r w:rsidRPr="00106042">
        <w:rPr>
          <w:rFonts w:asciiTheme="majorHAnsi" w:hAnsiTheme="majorHAnsi"/>
          <w:i/>
          <w:color w:val="auto"/>
          <w:sz w:val="22"/>
          <w:szCs w:val="22"/>
        </w:rPr>
        <w:t>Best practices for crop area estimation with Remote Sensing</w:t>
      </w:r>
      <w:r w:rsidRPr="00106042">
        <w:rPr>
          <w:rFonts w:asciiTheme="majorHAnsi" w:hAnsiTheme="majorHAnsi"/>
          <w:color w:val="auto"/>
          <w:sz w:val="22"/>
          <w:szCs w:val="22"/>
        </w:rPr>
        <w:t xml:space="preserve">. Edited by </w:t>
      </w:r>
      <w:proofErr w:type="spellStart"/>
      <w:r w:rsidRPr="00106042">
        <w:rPr>
          <w:rFonts w:asciiTheme="majorHAnsi" w:hAnsiTheme="majorHAnsi"/>
          <w:color w:val="auto"/>
          <w:sz w:val="22"/>
          <w:szCs w:val="22"/>
        </w:rPr>
        <w:t>Gallego</w:t>
      </w:r>
      <w:proofErr w:type="spellEnd"/>
      <w:r w:rsidRPr="00106042">
        <w:rPr>
          <w:rFonts w:asciiTheme="majorHAnsi" w:hAnsiTheme="majorHAnsi"/>
          <w:color w:val="auto"/>
          <w:sz w:val="22"/>
          <w:szCs w:val="22"/>
        </w:rPr>
        <w:t xml:space="preserve"> J., Craig M., </w:t>
      </w:r>
      <w:proofErr w:type="spellStart"/>
      <w:r w:rsidRPr="00106042">
        <w:rPr>
          <w:rFonts w:asciiTheme="majorHAnsi" w:hAnsiTheme="majorHAnsi"/>
          <w:color w:val="auto"/>
          <w:sz w:val="22"/>
          <w:szCs w:val="22"/>
        </w:rPr>
        <w:t>Michaelsen</w:t>
      </w:r>
      <w:proofErr w:type="spellEnd"/>
      <w:r w:rsidRPr="00106042">
        <w:rPr>
          <w:rFonts w:asciiTheme="majorHAnsi" w:hAnsiTheme="majorHAnsi"/>
          <w:color w:val="auto"/>
          <w:sz w:val="22"/>
          <w:szCs w:val="22"/>
        </w:rPr>
        <w:t xml:space="preserve"> J., </w:t>
      </w:r>
      <w:proofErr w:type="spellStart"/>
      <w:r w:rsidRPr="00106042">
        <w:rPr>
          <w:rFonts w:asciiTheme="majorHAnsi" w:hAnsiTheme="majorHAnsi"/>
          <w:color w:val="auto"/>
          <w:sz w:val="22"/>
          <w:szCs w:val="22"/>
        </w:rPr>
        <w:t>Bossyns</w:t>
      </w:r>
      <w:proofErr w:type="spellEnd"/>
      <w:r w:rsidRPr="00106042">
        <w:rPr>
          <w:rFonts w:asciiTheme="majorHAnsi" w:hAnsiTheme="majorHAnsi"/>
          <w:color w:val="auto"/>
          <w:sz w:val="22"/>
          <w:szCs w:val="22"/>
        </w:rPr>
        <w:t xml:space="preserve"> B., Fritz S. </w:t>
      </w:r>
      <w:proofErr w:type="spellStart"/>
      <w:r w:rsidRPr="00106042">
        <w:rPr>
          <w:rFonts w:asciiTheme="majorHAnsi" w:hAnsiTheme="majorHAnsi"/>
          <w:color w:val="auto"/>
          <w:sz w:val="22"/>
          <w:szCs w:val="22"/>
        </w:rPr>
        <w:t>Ispra</w:t>
      </w:r>
      <w:proofErr w:type="spellEnd"/>
      <w:r w:rsidRPr="00106042">
        <w:rPr>
          <w:rFonts w:asciiTheme="majorHAnsi" w:hAnsiTheme="majorHAnsi"/>
          <w:color w:val="auto"/>
          <w:sz w:val="22"/>
          <w:szCs w:val="22"/>
        </w:rPr>
        <w:t xml:space="preserve">, </w:t>
      </w:r>
      <w:proofErr w:type="gramStart"/>
      <w:r w:rsidRPr="00106042">
        <w:rPr>
          <w:rFonts w:asciiTheme="majorHAnsi" w:hAnsiTheme="majorHAnsi"/>
          <w:color w:val="auto"/>
          <w:sz w:val="22"/>
          <w:szCs w:val="22"/>
        </w:rPr>
        <w:t>June</w:t>
      </w:r>
      <w:proofErr w:type="gramEnd"/>
      <w:r w:rsidRPr="00106042">
        <w:rPr>
          <w:rFonts w:asciiTheme="majorHAnsi" w:hAnsiTheme="majorHAnsi"/>
          <w:color w:val="auto"/>
          <w:sz w:val="22"/>
          <w:szCs w:val="22"/>
        </w:rPr>
        <w:t xml:space="preserve"> 5-6, 2008.</w:t>
      </w:r>
    </w:p>
    <w:p w14:paraId="70B06AEA" w14:textId="712CBC83" w:rsidR="002D7230" w:rsidRPr="00106042" w:rsidRDefault="002D7230" w:rsidP="002D7230">
      <w:pPr>
        <w:pStyle w:val="References"/>
        <w:rPr>
          <w:rFonts w:asciiTheme="majorHAnsi" w:hAnsiTheme="majorHAnsi"/>
          <w:i/>
          <w:color w:val="auto"/>
          <w:sz w:val="22"/>
          <w:szCs w:val="22"/>
        </w:rPr>
      </w:pPr>
      <w:proofErr w:type="spellStart"/>
      <w:r w:rsidRPr="00106042">
        <w:rPr>
          <w:rFonts w:asciiTheme="majorHAnsi" w:hAnsiTheme="majorHAnsi"/>
          <w:color w:val="auto"/>
          <w:sz w:val="22"/>
          <w:szCs w:val="22"/>
        </w:rPr>
        <w:t>Grosh</w:t>
      </w:r>
      <w:proofErr w:type="spellEnd"/>
      <w:r w:rsidRPr="00106042">
        <w:rPr>
          <w:rFonts w:asciiTheme="majorHAnsi" w:hAnsiTheme="majorHAnsi"/>
          <w:color w:val="auto"/>
          <w:sz w:val="22"/>
          <w:szCs w:val="22"/>
        </w:rPr>
        <w:t xml:space="preserve">, M.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Glewwe</w:t>
      </w:r>
      <w:proofErr w:type="spellEnd"/>
      <w:r w:rsidRPr="00106042">
        <w:rPr>
          <w:rFonts w:asciiTheme="majorHAnsi" w:hAnsiTheme="majorHAnsi"/>
          <w:color w:val="auto"/>
          <w:sz w:val="22"/>
          <w:szCs w:val="22"/>
        </w:rPr>
        <w:t xml:space="preserve">, P. </w:t>
      </w:r>
      <w:r w:rsidR="00BC2DB1" w:rsidRPr="00106042">
        <w:rPr>
          <w:rFonts w:asciiTheme="majorHAnsi" w:hAnsiTheme="majorHAnsi"/>
          <w:color w:val="auto"/>
          <w:sz w:val="22"/>
          <w:szCs w:val="22"/>
        </w:rPr>
        <w:t>(</w:t>
      </w:r>
      <w:r w:rsidRPr="00106042">
        <w:rPr>
          <w:rFonts w:asciiTheme="majorHAnsi" w:hAnsiTheme="majorHAnsi"/>
          <w:color w:val="auto"/>
          <w:sz w:val="22"/>
          <w:szCs w:val="22"/>
        </w:rPr>
        <w:t>2000</w:t>
      </w:r>
      <w:r w:rsidR="00BC2DB1" w:rsidRPr="00106042">
        <w:rPr>
          <w:rFonts w:asciiTheme="majorHAnsi" w:hAnsiTheme="majorHAnsi"/>
          <w:color w:val="auto"/>
          <w:sz w:val="22"/>
          <w:szCs w:val="22"/>
        </w:rPr>
        <w:t>)</w:t>
      </w:r>
      <w:r w:rsidRPr="00106042">
        <w:rPr>
          <w:rFonts w:asciiTheme="majorHAnsi" w:hAnsiTheme="majorHAnsi"/>
          <w:color w:val="auto"/>
          <w:sz w:val="22"/>
          <w:szCs w:val="22"/>
        </w:rPr>
        <w:t xml:space="preserve">. </w:t>
      </w:r>
      <w:r w:rsidRPr="00106042">
        <w:rPr>
          <w:rStyle w:val="Strong"/>
          <w:rFonts w:asciiTheme="majorHAnsi" w:hAnsiTheme="majorHAnsi"/>
          <w:b w:val="0"/>
          <w:i/>
          <w:iCs/>
          <w:color w:val="auto"/>
          <w:sz w:val="22"/>
          <w:szCs w:val="22"/>
          <w:shd w:val="clear" w:color="auto" w:fill="FFFFFF"/>
        </w:rPr>
        <w:t>Designing Household Survey Questionnaires for Developing Countries: Lessons from 15 Years of the Living Standards Measurement Study</w:t>
      </w:r>
      <w:r w:rsidRPr="00106042">
        <w:rPr>
          <w:rStyle w:val="Emphasis"/>
          <w:rFonts w:asciiTheme="majorHAnsi" w:hAnsiTheme="majorHAnsi"/>
          <w:color w:val="auto"/>
          <w:sz w:val="22"/>
          <w:szCs w:val="22"/>
          <w:shd w:val="clear" w:color="auto" w:fill="FFFFFF"/>
        </w:rPr>
        <w:t xml:space="preserve">. Volumes 1, 2, and 3.  </w:t>
      </w:r>
      <w:r w:rsidR="00BC2DB1" w:rsidRPr="00106042">
        <w:rPr>
          <w:rStyle w:val="Emphasis"/>
          <w:rFonts w:asciiTheme="majorHAnsi" w:hAnsiTheme="majorHAnsi"/>
          <w:color w:val="auto"/>
          <w:sz w:val="22"/>
          <w:szCs w:val="22"/>
          <w:shd w:val="clear" w:color="auto" w:fill="FFFFFF"/>
        </w:rPr>
        <w:t xml:space="preserve">Washington, DC: </w:t>
      </w:r>
      <w:r w:rsidRPr="00106042">
        <w:rPr>
          <w:rStyle w:val="Emphasis"/>
          <w:rFonts w:asciiTheme="majorHAnsi" w:hAnsiTheme="majorHAnsi"/>
          <w:color w:val="auto"/>
          <w:sz w:val="22"/>
          <w:szCs w:val="22"/>
          <w:shd w:val="clear" w:color="auto" w:fill="FFFFFF"/>
        </w:rPr>
        <w:t>The World Bank.</w:t>
      </w:r>
    </w:p>
    <w:p w14:paraId="12F90EDA" w14:textId="77777777" w:rsidR="00BC2DB1" w:rsidRPr="00106042" w:rsidRDefault="00BC2DB1"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Goldstein, M., &amp; </w:t>
      </w:r>
      <w:proofErr w:type="spellStart"/>
      <w:r w:rsidRPr="00106042">
        <w:rPr>
          <w:rFonts w:asciiTheme="majorHAnsi" w:hAnsiTheme="majorHAnsi"/>
          <w:color w:val="auto"/>
          <w:sz w:val="22"/>
          <w:szCs w:val="22"/>
        </w:rPr>
        <w:t>Udry</w:t>
      </w:r>
      <w:proofErr w:type="spellEnd"/>
      <w:r w:rsidRPr="00106042">
        <w:rPr>
          <w:rFonts w:asciiTheme="majorHAnsi" w:hAnsiTheme="majorHAnsi"/>
          <w:color w:val="auto"/>
          <w:sz w:val="22"/>
          <w:szCs w:val="22"/>
        </w:rPr>
        <w:t>, C. (1999). Agricultural innovation and resource management in Ghana. Final Report to IFPRI under MP17, Mimeo. Yale University.</w:t>
      </w:r>
      <w:r w:rsidRPr="00106042" w:rsidDel="00BC2DB1">
        <w:rPr>
          <w:rFonts w:asciiTheme="majorHAnsi" w:hAnsiTheme="majorHAnsi"/>
          <w:color w:val="auto"/>
          <w:sz w:val="22"/>
          <w:szCs w:val="22"/>
        </w:rPr>
        <w:t xml:space="preserve"> </w:t>
      </w:r>
    </w:p>
    <w:p w14:paraId="6D77491F" w14:textId="7700A433"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Hofmann-</w:t>
      </w:r>
      <w:proofErr w:type="spellStart"/>
      <w:r w:rsidRPr="00106042">
        <w:rPr>
          <w:rFonts w:asciiTheme="majorHAnsi" w:hAnsiTheme="majorHAnsi"/>
          <w:color w:val="auto"/>
          <w:sz w:val="22"/>
          <w:szCs w:val="22"/>
        </w:rPr>
        <w:t>Wellenhof</w:t>
      </w:r>
      <w:proofErr w:type="spellEnd"/>
      <w:r w:rsidRPr="00106042">
        <w:rPr>
          <w:rFonts w:asciiTheme="majorHAnsi" w:hAnsiTheme="majorHAnsi"/>
          <w:color w:val="auto"/>
          <w:sz w:val="22"/>
          <w:szCs w:val="22"/>
        </w:rPr>
        <w:t xml:space="preserve">, B., </w:t>
      </w:r>
      <w:proofErr w:type="spellStart"/>
      <w:r w:rsidRPr="00106042">
        <w:rPr>
          <w:rFonts w:asciiTheme="majorHAnsi" w:hAnsiTheme="majorHAnsi"/>
          <w:color w:val="auto"/>
          <w:sz w:val="22"/>
          <w:szCs w:val="22"/>
        </w:rPr>
        <w:t>Lichtenegger</w:t>
      </w:r>
      <w:proofErr w:type="spellEnd"/>
      <w:r w:rsidRPr="00106042">
        <w:rPr>
          <w:rFonts w:asciiTheme="majorHAnsi" w:hAnsiTheme="majorHAnsi"/>
          <w:color w:val="auto"/>
          <w:sz w:val="22"/>
          <w:szCs w:val="22"/>
        </w:rPr>
        <w:t xml:space="preserve">, H.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Wasle</w:t>
      </w:r>
      <w:proofErr w:type="spellEnd"/>
      <w:r w:rsidRPr="00106042">
        <w:rPr>
          <w:rFonts w:asciiTheme="majorHAnsi" w:hAnsiTheme="majorHAnsi"/>
          <w:color w:val="auto"/>
          <w:sz w:val="22"/>
          <w:szCs w:val="22"/>
        </w:rPr>
        <w:t xml:space="preserve">, E. </w:t>
      </w:r>
      <w:r w:rsidR="00084858" w:rsidRPr="00106042">
        <w:rPr>
          <w:rFonts w:asciiTheme="majorHAnsi" w:hAnsiTheme="majorHAnsi"/>
          <w:color w:val="auto"/>
          <w:sz w:val="22"/>
          <w:szCs w:val="22"/>
        </w:rPr>
        <w:t>(</w:t>
      </w:r>
      <w:r w:rsidRPr="00106042">
        <w:rPr>
          <w:rFonts w:asciiTheme="majorHAnsi" w:hAnsiTheme="majorHAnsi"/>
          <w:color w:val="auto"/>
          <w:sz w:val="22"/>
          <w:szCs w:val="22"/>
        </w:rPr>
        <w:t>2008</w:t>
      </w:r>
      <w:r w:rsidR="00084858" w:rsidRPr="00106042">
        <w:rPr>
          <w:rFonts w:asciiTheme="majorHAnsi" w:hAnsiTheme="majorHAnsi"/>
          <w:color w:val="auto"/>
          <w:sz w:val="22"/>
          <w:szCs w:val="22"/>
        </w:rPr>
        <w:t>)</w:t>
      </w:r>
      <w:r w:rsidRPr="00106042">
        <w:rPr>
          <w:rFonts w:asciiTheme="majorHAnsi" w:hAnsiTheme="majorHAnsi"/>
          <w:color w:val="auto"/>
          <w:sz w:val="22"/>
          <w:szCs w:val="22"/>
        </w:rPr>
        <w:t xml:space="preserve">. </w:t>
      </w:r>
      <w:r w:rsidRPr="00106042">
        <w:rPr>
          <w:rFonts w:asciiTheme="majorHAnsi" w:hAnsiTheme="majorHAnsi"/>
          <w:i/>
          <w:color w:val="auto"/>
          <w:sz w:val="22"/>
          <w:szCs w:val="22"/>
        </w:rPr>
        <w:t>GNSS – Global Navigation Satellite Systems</w:t>
      </w:r>
      <w:r w:rsidRPr="00106042">
        <w:rPr>
          <w:rFonts w:asciiTheme="majorHAnsi" w:hAnsiTheme="majorHAnsi"/>
          <w:color w:val="auto"/>
          <w:sz w:val="22"/>
          <w:szCs w:val="22"/>
        </w:rPr>
        <w:t xml:space="preserve">. </w:t>
      </w:r>
      <w:r w:rsidR="00084858" w:rsidRPr="00106042">
        <w:rPr>
          <w:rFonts w:asciiTheme="majorHAnsi" w:hAnsiTheme="majorHAnsi"/>
          <w:color w:val="auto"/>
          <w:sz w:val="22"/>
          <w:szCs w:val="22"/>
        </w:rPr>
        <w:t xml:space="preserve">New York, NY: </w:t>
      </w:r>
      <w:r w:rsidRPr="00106042">
        <w:rPr>
          <w:rFonts w:asciiTheme="majorHAnsi" w:hAnsiTheme="majorHAnsi"/>
          <w:color w:val="auto"/>
          <w:sz w:val="22"/>
          <w:szCs w:val="22"/>
        </w:rPr>
        <w:t>Springer-</w:t>
      </w:r>
      <w:proofErr w:type="spellStart"/>
      <w:r w:rsidRPr="00106042">
        <w:rPr>
          <w:rFonts w:asciiTheme="majorHAnsi" w:hAnsiTheme="majorHAnsi"/>
          <w:color w:val="auto"/>
          <w:sz w:val="22"/>
          <w:szCs w:val="22"/>
        </w:rPr>
        <w:t>Verlag</w:t>
      </w:r>
      <w:proofErr w:type="spellEnd"/>
      <w:r w:rsidRPr="00106042">
        <w:rPr>
          <w:rFonts w:asciiTheme="majorHAnsi" w:hAnsiTheme="majorHAnsi"/>
          <w:color w:val="auto"/>
          <w:sz w:val="22"/>
          <w:szCs w:val="22"/>
        </w:rPr>
        <w:t>.</w:t>
      </w:r>
    </w:p>
    <w:p w14:paraId="143D0A06" w14:textId="45675D56"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Huang, J., Wang, X.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Qui, H. </w:t>
      </w:r>
      <w:r w:rsidR="00084858" w:rsidRPr="00106042">
        <w:rPr>
          <w:rFonts w:asciiTheme="majorHAnsi" w:hAnsiTheme="majorHAnsi"/>
          <w:color w:val="auto"/>
          <w:sz w:val="22"/>
          <w:szCs w:val="22"/>
        </w:rPr>
        <w:t>(</w:t>
      </w:r>
      <w:r w:rsidRPr="00106042">
        <w:rPr>
          <w:rFonts w:asciiTheme="majorHAnsi" w:hAnsiTheme="majorHAnsi"/>
          <w:color w:val="auto"/>
          <w:sz w:val="22"/>
          <w:szCs w:val="22"/>
        </w:rPr>
        <w:t>2012</w:t>
      </w:r>
      <w:r w:rsidR="00084858" w:rsidRPr="00106042">
        <w:rPr>
          <w:rFonts w:asciiTheme="majorHAnsi" w:hAnsiTheme="majorHAnsi"/>
          <w:color w:val="auto"/>
          <w:sz w:val="22"/>
          <w:szCs w:val="22"/>
        </w:rPr>
        <w:t>)</w:t>
      </w:r>
      <w:r w:rsidRPr="00106042">
        <w:rPr>
          <w:rFonts w:asciiTheme="majorHAnsi" w:hAnsiTheme="majorHAnsi"/>
          <w:color w:val="auto"/>
          <w:sz w:val="22"/>
          <w:szCs w:val="22"/>
        </w:rPr>
        <w:t xml:space="preserve">. </w:t>
      </w:r>
      <w:r w:rsidRPr="00106042">
        <w:rPr>
          <w:rFonts w:asciiTheme="majorHAnsi" w:hAnsiTheme="majorHAnsi"/>
          <w:i/>
          <w:color w:val="auto"/>
          <w:sz w:val="22"/>
          <w:szCs w:val="22"/>
        </w:rPr>
        <w:t xml:space="preserve">Small-scale farmers in China in the face of modernization and </w:t>
      </w:r>
      <w:proofErr w:type="spellStart"/>
      <w:r w:rsidRPr="00106042">
        <w:rPr>
          <w:rFonts w:asciiTheme="majorHAnsi" w:hAnsiTheme="majorHAnsi"/>
          <w:i/>
          <w:color w:val="auto"/>
          <w:sz w:val="22"/>
          <w:szCs w:val="22"/>
        </w:rPr>
        <w:t>globalisation</w:t>
      </w:r>
      <w:proofErr w:type="spellEnd"/>
      <w:r w:rsidRPr="00106042">
        <w:rPr>
          <w:rFonts w:asciiTheme="majorHAnsi" w:hAnsiTheme="majorHAnsi"/>
          <w:color w:val="auto"/>
          <w:sz w:val="22"/>
          <w:szCs w:val="22"/>
        </w:rPr>
        <w:t>, IIED/HIVOS, London/The Hague.</w:t>
      </w:r>
    </w:p>
    <w:p w14:paraId="04B6410E" w14:textId="77777777"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IFAD (2010). </w:t>
      </w:r>
      <w:r w:rsidRPr="00106042">
        <w:rPr>
          <w:rFonts w:asciiTheme="majorHAnsi" w:hAnsiTheme="majorHAnsi"/>
          <w:i/>
          <w:color w:val="auto"/>
          <w:sz w:val="22"/>
          <w:szCs w:val="22"/>
        </w:rPr>
        <w:t>Rural poverty report 2011. New realities, New challenges: New opportunities for tomorrow's generation</w:t>
      </w:r>
      <w:r w:rsidRPr="00106042">
        <w:rPr>
          <w:rFonts w:asciiTheme="majorHAnsi" w:hAnsiTheme="majorHAnsi"/>
          <w:color w:val="auto"/>
          <w:sz w:val="22"/>
          <w:szCs w:val="22"/>
        </w:rPr>
        <w:t>. Rome, Italy: IFAD</w:t>
      </w:r>
    </w:p>
    <w:p w14:paraId="5EEA6464" w14:textId="297477FF" w:rsidR="002D7230" w:rsidRPr="00106042" w:rsidRDefault="001E48AF" w:rsidP="001E48AF">
      <w:pPr>
        <w:pStyle w:val="References"/>
        <w:rPr>
          <w:rFonts w:asciiTheme="majorHAnsi" w:hAnsiTheme="majorHAnsi"/>
          <w:color w:val="auto"/>
          <w:sz w:val="22"/>
          <w:szCs w:val="22"/>
        </w:rPr>
      </w:pPr>
      <w:r w:rsidRPr="00106042">
        <w:rPr>
          <w:rFonts w:asciiTheme="majorHAnsi" w:hAnsiTheme="majorHAnsi"/>
          <w:color w:val="auto"/>
          <w:sz w:val="22"/>
          <w:szCs w:val="22"/>
        </w:rPr>
        <w:t>ISTAT</w:t>
      </w:r>
      <w:r w:rsidR="00084858" w:rsidRPr="00106042">
        <w:rPr>
          <w:rFonts w:asciiTheme="majorHAnsi" w:hAnsiTheme="majorHAnsi"/>
          <w:color w:val="auto"/>
          <w:sz w:val="22"/>
          <w:szCs w:val="22"/>
        </w:rPr>
        <w:t>. (</w:t>
      </w:r>
      <w:r w:rsidRPr="00106042">
        <w:rPr>
          <w:rFonts w:asciiTheme="majorHAnsi" w:hAnsiTheme="majorHAnsi"/>
          <w:color w:val="auto"/>
          <w:sz w:val="22"/>
          <w:szCs w:val="22"/>
        </w:rPr>
        <w:t>2007</w:t>
      </w:r>
      <w:r w:rsidR="00084858" w:rsidRPr="00106042">
        <w:rPr>
          <w:rFonts w:asciiTheme="majorHAnsi" w:hAnsiTheme="majorHAnsi"/>
          <w:color w:val="auto"/>
          <w:sz w:val="22"/>
          <w:szCs w:val="22"/>
        </w:rPr>
        <w:t>)</w:t>
      </w:r>
      <w:r w:rsidRPr="00106042">
        <w:rPr>
          <w:rFonts w:asciiTheme="majorHAnsi" w:hAnsiTheme="majorHAnsi"/>
          <w:color w:val="auto"/>
          <w:sz w:val="22"/>
          <w:szCs w:val="22"/>
        </w:rPr>
        <w:t xml:space="preserve">. </w:t>
      </w:r>
      <w:r w:rsidRPr="00106042">
        <w:rPr>
          <w:rFonts w:asciiTheme="majorHAnsi" w:hAnsiTheme="majorHAnsi"/>
          <w:i/>
          <w:color w:val="auto"/>
          <w:sz w:val="22"/>
          <w:szCs w:val="22"/>
        </w:rPr>
        <w:t>Farm Structure Survey 2009/2010. Survey on agricultural production methods 2009/2010. National Methodological Report (NMR).</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Istituto</w:t>
      </w:r>
      <w:proofErr w:type="spellEnd"/>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Nazionale</w:t>
      </w:r>
      <w:proofErr w:type="spellEnd"/>
      <w:r w:rsidRPr="00106042">
        <w:rPr>
          <w:rFonts w:asciiTheme="majorHAnsi" w:hAnsiTheme="majorHAnsi"/>
          <w:color w:val="auto"/>
          <w:sz w:val="22"/>
          <w:szCs w:val="22"/>
        </w:rPr>
        <w:t xml:space="preserve"> di </w:t>
      </w:r>
      <w:proofErr w:type="spellStart"/>
      <w:r w:rsidRPr="00106042">
        <w:rPr>
          <w:rFonts w:asciiTheme="majorHAnsi" w:hAnsiTheme="majorHAnsi"/>
          <w:color w:val="auto"/>
          <w:sz w:val="22"/>
          <w:szCs w:val="22"/>
        </w:rPr>
        <w:t>Statistica</w:t>
      </w:r>
      <w:proofErr w:type="spellEnd"/>
      <w:r w:rsidRPr="00106042">
        <w:rPr>
          <w:rFonts w:asciiTheme="majorHAnsi" w:hAnsiTheme="majorHAnsi"/>
          <w:color w:val="auto"/>
          <w:sz w:val="22"/>
          <w:szCs w:val="22"/>
        </w:rPr>
        <w:t>. Rome, Italy.</w:t>
      </w:r>
    </w:p>
    <w:p w14:paraId="611A33E8" w14:textId="41785BF7"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Joseph, G.G. </w:t>
      </w:r>
      <w:r w:rsidR="00084858" w:rsidRPr="00106042">
        <w:rPr>
          <w:rFonts w:asciiTheme="majorHAnsi" w:hAnsiTheme="majorHAnsi"/>
          <w:color w:val="auto"/>
          <w:sz w:val="22"/>
          <w:szCs w:val="22"/>
        </w:rPr>
        <w:t>(</w:t>
      </w:r>
      <w:r w:rsidRPr="00106042">
        <w:rPr>
          <w:rFonts w:asciiTheme="majorHAnsi" w:hAnsiTheme="majorHAnsi"/>
          <w:color w:val="auto"/>
          <w:sz w:val="22"/>
          <w:szCs w:val="22"/>
        </w:rPr>
        <w:t>1997</w:t>
      </w:r>
      <w:r w:rsidR="00084858" w:rsidRPr="00106042">
        <w:rPr>
          <w:rFonts w:asciiTheme="majorHAnsi" w:hAnsiTheme="majorHAnsi"/>
          <w:color w:val="auto"/>
          <w:sz w:val="22"/>
          <w:szCs w:val="22"/>
        </w:rPr>
        <w:t>)</w:t>
      </w:r>
      <w:r w:rsidRPr="00106042">
        <w:rPr>
          <w:rFonts w:asciiTheme="majorHAnsi" w:hAnsiTheme="majorHAnsi"/>
          <w:color w:val="auto"/>
          <w:sz w:val="22"/>
          <w:szCs w:val="22"/>
        </w:rPr>
        <w:t xml:space="preserve">. Geometry in India. In H. </w:t>
      </w:r>
      <w:proofErr w:type="spellStart"/>
      <w:r w:rsidRPr="00106042">
        <w:rPr>
          <w:rFonts w:asciiTheme="majorHAnsi" w:hAnsiTheme="majorHAnsi"/>
          <w:color w:val="auto"/>
          <w:sz w:val="22"/>
          <w:szCs w:val="22"/>
        </w:rPr>
        <w:t>Selin</w:t>
      </w:r>
      <w:proofErr w:type="spellEnd"/>
      <w:r w:rsidR="00084858" w:rsidRPr="00106042">
        <w:rPr>
          <w:rFonts w:asciiTheme="majorHAnsi" w:hAnsiTheme="majorHAnsi"/>
          <w:color w:val="auto"/>
          <w:sz w:val="22"/>
          <w:szCs w:val="22"/>
        </w:rPr>
        <w:t xml:space="preserve"> (Ed.)</w:t>
      </w:r>
      <w:r w:rsidRPr="00106042">
        <w:rPr>
          <w:rFonts w:asciiTheme="majorHAnsi" w:hAnsiTheme="majorHAnsi"/>
          <w:color w:val="auto"/>
          <w:sz w:val="22"/>
          <w:szCs w:val="22"/>
        </w:rPr>
        <w:t xml:space="preserve"> </w:t>
      </w:r>
      <w:proofErr w:type="spellStart"/>
      <w:r w:rsidRPr="00106042">
        <w:rPr>
          <w:rFonts w:asciiTheme="majorHAnsi" w:hAnsiTheme="majorHAnsi"/>
          <w:i/>
          <w:color w:val="auto"/>
          <w:sz w:val="22"/>
          <w:szCs w:val="22"/>
        </w:rPr>
        <w:t>Encyclopaedia</w:t>
      </w:r>
      <w:proofErr w:type="spellEnd"/>
      <w:r w:rsidRPr="00106042">
        <w:rPr>
          <w:rFonts w:asciiTheme="majorHAnsi" w:hAnsiTheme="majorHAnsi"/>
          <w:i/>
          <w:color w:val="auto"/>
          <w:sz w:val="22"/>
          <w:szCs w:val="22"/>
        </w:rPr>
        <w:t xml:space="preserve"> of the History of Science Technology and Medicine in Non-Western Cultures</w:t>
      </w:r>
      <w:r w:rsidRPr="00106042">
        <w:rPr>
          <w:rFonts w:asciiTheme="majorHAnsi" w:hAnsiTheme="majorHAnsi"/>
          <w:color w:val="auto"/>
          <w:sz w:val="22"/>
          <w:szCs w:val="22"/>
        </w:rPr>
        <w:t>, Springer.</w:t>
      </w:r>
    </w:p>
    <w:p w14:paraId="4546347B" w14:textId="047D81F5"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Keita, N.,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Carfagna</w:t>
      </w:r>
      <w:proofErr w:type="spellEnd"/>
      <w:r w:rsidRPr="00106042">
        <w:rPr>
          <w:rFonts w:asciiTheme="majorHAnsi" w:hAnsiTheme="majorHAnsi"/>
          <w:color w:val="auto"/>
          <w:sz w:val="22"/>
          <w:szCs w:val="22"/>
        </w:rPr>
        <w:t xml:space="preserve">. E. </w:t>
      </w:r>
      <w:r w:rsidR="00084858" w:rsidRPr="00106042">
        <w:rPr>
          <w:rFonts w:asciiTheme="majorHAnsi" w:hAnsiTheme="majorHAnsi"/>
          <w:color w:val="auto"/>
          <w:sz w:val="22"/>
          <w:szCs w:val="22"/>
        </w:rPr>
        <w:t>(</w:t>
      </w:r>
      <w:r w:rsidRPr="00106042">
        <w:rPr>
          <w:rFonts w:asciiTheme="majorHAnsi" w:hAnsiTheme="majorHAnsi"/>
          <w:color w:val="auto"/>
          <w:sz w:val="22"/>
          <w:szCs w:val="22"/>
        </w:rPr>
        <w:t>2009</w:t>
      </w:r>
      <w:r w:rsidR="00084858" w:rsidRPr="00106042">
        <w:rPr>
          <w:rFonts w:asciiTheme="majorHAnsi" w:hAnsiTheme="majorHAnsi"/>
          <w:color w:val="auto"/>
          <w:sz w:val="22"/>
          <w:szCs w:val="22"/>
        </w:rPr>
        <w:t>)</w:t>
      </w:r>
      <w:r w:rsidRPr="00106042">
        <w:rPr>
          <w:rFonts w:asciiTheme="majorHAnsi" w:hAnsiTheme="majorHAnsi"/>
          <w:color w:val="auto"/>
          <w:sz w:val="22"/>
          <w:szCs w:val="22"/>
        </w:rPr>
        <w:t xml:space="preserve">. Use of modern geo-positioning devices in agricultural censuses and surveys: Use of GPS for crop area measurement. </w:t>
      </w:r>
      <w:r w:rsidRPr="00106042">
        <w:rPr>
          <w:rFonts w:asciiTheme="majorHAnsi" w:hAnsiTheme="majorHAnsi"/>
          <w:i/>
          <w:color w:val="auto"/>
          <w:sz w:val="22"/>
          <w:szCs w:val="22"/>
        </w:rPr>
        <w:t>Bulletin of the International Statistical Institute</w:t>
      </w:r>
      <w:r w:rsidRPr="00106042">
        <w:rPr>
          <w:rFonts w:asciiTheme="majorHAnsi" w:hAnsiTheme="majorHAnsi"/>
          <w:color w:val="auto"/>
          <w:sz w:val="22"/>
          <w:szCs w:val="22"/>
        </w:rPr>
        <w:t>, the 57th Session, (2009), Proceedings, Special Topics Contributed Paper Meetings (STCPM22), Durban.</w:t>
      </w:r>
    </w:p>
    <w:p w14:paraId="31582D6C" w14:textId="5924A189"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Keita, N., </w:t>
      </w:r>
      <w:proofErr w:type="spellStart"/>
      <w:r w:rsidRPr="00106042">
        <w:rPr>
          <w:rFonts w:asciiTheme="majorHAnsi" w:hAnsiTheme="majorHAnsi"/>
          <w:color w:val="auto"/>
          <w:sz w:val="22"/>
          <w:szCs w:val="22"/>
        </w:rPr>
        <w:t>Carfagna</w:t>
      </w:r>
      <w:proofErr w:type="spellEnd"/>
      <w:r w:rsidRPr="00106042">
        <w:rPr>
          <w:rFonts w:asciiTheme="majorHAnsi" w:hAnsiTheme="majorHAnsi"/>
          <w:color w:val="auto"/>
          <w:sz w:val="22"/>
          <w:szCs w:val="22"/>
        </w:rPr>
        <w:t xml:space="preserve">, E.,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Mu’Ammar</w:t>
      </w:r>
      <w:proofErr w:type="spellEnd"/>
      <w:r w:rsidRPr="00106042">
        <w:rPr>
          <w:rFonts w:asciiTheme="majorHAnsi" w:hAnsiTheme="majorHAnsi"/>
          <w:color w:val="auto"/>
          <w:sz w:val="22"/>
          <w:szCs w:val="22"/>
        </w:rPr>
        <w:t xml:space="preserve">, G. </w:t>
      </w:r>
      <w:r w:rsidR="00084858" w:rsidRPr="00106042">
        <w:rPr>
          <w:rFonts w:asciiTheme="majorHAnsi" w:hAnsiTheme="majorHAnsi"/>
          <w:color w:val="auto"/>
          <w:sz w:val="22"/>
          <w:szCs w:val="22"/>
        </w:rPr>
        <w:t>(</w:t>
      </w:r>
      <w:r w:rsidRPr="00106042">
        <w:rPr>
          <w:rFonts w:asciiTheme="majorHAnsi" w:hAnsiTheme="majorHAnsi"/>
          <w:color w:val="auto"/>
          <w:sz w:val="22"/>
          <w:szCs w:val="22"/>
        </w:rPr>
        <w:t>2010</w:t>
      </w:r>
      <w:r w:rsidR="00084858" w:rsidRPr="00106042">
        <w:rPr>
          <w:rFonts w:asciiTheme="majorHAnsi" w:hAnsiTheme="majorHAnsi"/>
          <w:color w:val="auto"/>
          <w:sz w:val="22"/>
          <w:szCs w:val="22"/>
        </w:rPr>
        <w:t>)</w:t>
      </w:r>
      <w:r w:rsidRPr="00106042">
        <w:rPr>
          <w:rFonts w:asciiTheme="majorHAnsi" w:hAnsiTheme="majorHAnsi"/>
          <w:color w:val="auto"/>
          <w:sz w:val="22"/>
          <w:szCs w:val="22"/>
        </w:rPr>
        <w:t xml:space="preserve">. Issues and guidelines for the emerging use of GPS and PDAs in agricultural statistics in developing countries. </w:t>
      </w:r>
      <w:r w:rsidRPr="00106042">
        <w:rPr>
          <w:rFonts w:asciiTheme="majorHAnsi" w:hAnsiTheme="majorHAnsi"/>
          <w:i/>
          <w:color w:val="auto"/>
          <w:sz w:val="22"/>
          <w:szCs w:val="22"/>
        </w:rPr>
        <w:t>The Fifth International Conference on Agricultural Statistics</w:t>
      </w:r>
      <w:r w:rsidRPr="00106042">
        <w:rPr>
          <w:rFonts w:asciiTheme="majorHAnsi" w:hAnsiTheme="majorHAnsi"/>
          <w:color w:val="auto"/>
          <w:sz w:val="22"/>
          <w:szCs w:val="22"/>
        </w:rPr>
        <w:t>; Kampala, Uganda.</w:t>
      </w:r>
    </w:p>
    <w:p w14:paraId="1ED360CD" w14:textId="16C88836"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Kelly, V.,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Donovan</w:t>
      </w:r>
      <w:r w:rsidR="00084858" w:rsidRPr="00106042">
        <w:rPr>
          <w:rFonts w:asciiTheme="majorHAnsi" w:hAnsiTheme="majorHAnsi"/>
          <w:color w:val="auto"/>
          <w:sz w:val="22"/>
          <w:szCs w:val="22"/>
        </w:rPr>
        <w:t>, C. (</w:t>
      </w:r>
      <w:r w:rsidRPr="00106042">
        <w:rPr>
          <w:rFonts w:asciiTheme="majorHAnsi" w:hAnsiTheme="majorHAnsi"/>
          <w:color w:val="auto"/>
          <w:sz w:val="22"/>
          <w:szCs w:val="22"/>
        </w:rPr>
        <w:t>2008</w:t>
      </w:r>
      <w:r w:rsidR="00084858" w:rsidRPr="00106042">
        <w:rPr>
          <w:rFonts w:asciiTheme="majorHAnsi" w:hAnsiTheme="majorHAnsi"/>
          <w:color w:val="auto"/>
          <w:sz w:val="22"/>
          <w:szCs w:val="22"/>
        </w:rPr>
        <w:t>)</w:t>
      </w:r>
      <w:r w:rsidRPr="00106042">
        <w:rPr>
          <w:rFonts w:asciiTheme="majorHAnsi" w:hAnsiTheme="majorHAnsi"/>
          <w:color w:val="auto"/>
          <w:sz w:val="22"/>
          <w:szCs w:val="22"/>
        </w:rPr>
        <w:t xml:space="preserve">. Agricultural Statistics in Sub-Saharan Africa: Differences in Institutional Arrangements and their Impacts on Agricultural Statistics Systems A Synthesis of Four Country Case Studies. </w:t>
      </w:r>
      <w:r w:rsidRPr="00106042">
        <w:rPr>
          <w:rFonts w:asciiTheme="majorHAnsi" w:hAnsiTheme="majorHAnsi"/>
          <w:i/>
          <w:iCs/>
          <w:color w:val="auto"/>
          <w:sz w:val="22"/>
          <w:szCs w:val="22"/>
        </w:rPr>
        <w:t xml:space="preserve">Michigan State University International Development Working Paper </w:t>
      </w:r>
      <w:r w:rsidRPr="00106042">
        <w:rPr>
          <w:rFonts w:asciiTheme="majorHAnsi" w:hAnsiTheme="majorHAnsi"/>
          <w:color w:val="auto"/>
          <w:sz w:val="22"/>
          <w:szCs w:val="22"/>
        </w:rPr>
        <w:t>No. 95, East Lansing, Michigan.</w:t>
      </w:r>
    </w:p>
    <w:p w14:paraId="2E3566C6" w14:textId="01CD9C75"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lang w:val="it-IT"/>
        </w:rPr>
        <w:t>Kilic</w:t>
      </w:r>
      <w:proofErr w:type="spellEnd"/>
      <w:r w:rsidRPr="00106042">
        <w:rPr>
          <w:rFonts w:asciiTheme="majorHAnsi" w:hAnsiTheme="majorHAnsi"/>
          <w:color w:val="auto"/>
          <w:sz w:val="22"/>
          <w:szCs w:val="22"/>
          <w:lang w:val="it-IT"/>
        </w:rPr>
        <w:t xml:space="preserve">, T., Zezza, A., Carletto, G., </w:t>
      </w:r>
      <w:r w:rsidR="00BC2DB1" w:rsidRPr="00106042">
        <w:rPr>
          <w:rFonts w:asciiTheme="majorHAnsi" w:hAnsiTheme="majorHAnsi"/>
          <w:color w:val="auto"/>
          <w:sz w:val="22"/>
          <w:szCs w:val="22"/>
          <w:lang w:val="it-IT"/>
        </w:rPr>
        <w:t>&amp;</w:t>
      </w:r>
      <w:r w:rsidRPr="00106042">
        <w:rPr>
          <w:rFonts w:asciiTheme="majorHAnsi" w:hAnsiTheme="majorHAnsi"/>
          <w:color w:val="auto"/>
          <w:sz w:val="22"/>
          <w:szCs w:val="22"/>
          <w:lang w:val="it-IT"/>
        </w:rPr>
        <w:t xml:space="preserve"> </w:t>
      </w:r>
      <w:proofErr w:type="spellStart"/>
      <w:r w:rsidRPr="00106042">
        <w:rPr>
          <w:rFonts w:asciiTheme="majorHAnsi" w:hAnsiTheme="majorHAnsi"/>
          <w:color w:val="auto"/>
          <w:sz w:val="22"/>
          <w:szCs w:val="22"/>
          <w:lang w:val="it-IT"/>
        </w:rPr>
        <w:t>Savastano</w:t>
      </w:r>
      <w:proofErr w:type="spellEnd"/>
      <w:r w:rsidRPr="00106042">
        <w:rPr>
          <w:rFonts w:asciiTheme="majorHAnsi" w:hAnsiTheme="majorHAnsi"/>
          <w:color w:val="auto"/>
          <w:sz w:val="22"/>
          <w:szCs w:val="22"/>
          <w:lang w:val="it-IT"/>
        </w:rPr>
        <w:t xml:space="preserve">, S. </w:t>
      </w:r>
      <w:r w:rsidR="00084858" w:rsidRPr="00106042">
        <w:rPr>
          <w:rFonts w:asciiTheme="majorHAnsi" w:hAnsiTheme="majorHAnsi"/>
          <w:color w:val="auto"/>
          <w:sz w:val="22"/>
          <w:szCs w:val="22"/>
          <w:lang w:val="it-IT"/>
        </w:rPr>
        <w:t>(</w:t>
      </w:r>
      <w:r w:rsidRPr="00106042">
        <w:rPr>
          <w:rFonts w:asciiTheme="majorHAnsi" w:hAnsiTheme="majorHAnsi"/>
          <w:color w:val="auto"/>
          <w:sz w:val="22"/>
          <w:szCs w:val="22"/>
          <w:lang w:val="it-IT"/>
        </w:rPr>
        <w:t>2013</w:t>
      </w:r>
      <w:r w:rsidR="00084858" w:rsidRPr="00106042">
        <w:rPr>
          <w:rFonts w:asciiTheme="majorHAnsi" w:hAnsiTheme="majorHAnsi"/>
          <w:color w:val="auto"/>
          <w:sz w:val="22"/>
          <w:szCs w:val="22"/>
          <w:lang w:val="it-IT"/>
        </w:rPr>
        <w:t>)</w:t>
      </w:r>
      <w:r w:rsidRPr="00106042">
        <w:rPr>
          <w:rFonts w:asciiTheme="majorHAnsi" w:hAnsiTheme="majorHAnsi"/>
          <w:color w:val="auto"/>
          <w:sz w:val="22"/>
          <w:szCs w:val="22"/>
          <w:lang w:val="it-IT"/>
        </w:rPr>
        <w:t xml:space="preserve">. </w:t>
      </w:r>
      <w:proofErr w:type="gramStart"/>
      <w:r w:rsidRPr="00106042">
        <w:rPr>
          <w:rFonts w:asciiTheme="majorHAnsi" w:hAnsiTheme="majorHAnsi"/>
          <w:color w:val="auto"/>
          <w:sz w:val="22"/>
          <w:szCs w:val="22"/>
        </w:rPr>
        <w:t>Missing(</w:t>
      </w:r>
      <w:proofErr w:type="gramEnd"/>
      <w:r w:rsidRPr="00106042">
        <w:rPr>
          <w:rFonts w:asciiTheme="majorHAnsi" w:hAnsiTheme="majorHAnsi"/>
          <w:color w:val="auto"/>
          <w:sz w:val="22"/>
          <w:szCs w:val="22"/>
        </w:rPr>
        <w:t xml:space="preserve">ness) in Action: Selectivity Bias in GPS-Based Land Area Measurements, </w:t>
      </w:r>
      <w:r w:rsidRPr="00106042">
        <w:rPr>
          <w:rFonts w:asciiTheme="majorHAnsi" w:hAnsiTheme="majorHAnsi"/>
          <w:i/>
          <w:color w:val="auto"/>
          <w:sz w:val="22"/>
          <w:szCs w:val="22"/>
        </w:rPr>
        <w:t>World Bank Policy Research Working Paper 6490</w:t>
      </w:r>
      <w:r w:rsidRPr="00106042">
        <w:rPr>
          <w:rFonts w:asciiTheme="majorHAnsi" w:hAnsiTheme="majorHAnsi"/>
          <w:color w:val="auto"/>
          <w:sz w:val="22"/>
          <w:szCs w:val="22"/>
        </w:rPr>
        <w:t>.</w:t>
      </w:r>
      <w:r w:rsidR="00084858" w:rsidRPr="00106042">
        <w:rPr>
          <w:rFonts w:asciiTheme="majorHAnsi" w:hAnsiTheme="majorHAnsi"/>
          <w:color w:val="auto"/>
          <w:sz w:val="22"/>
          <w:szCs w:val="22"/>
        </w:rPr>
        <w:t xml:space="preserve"> </w:t>
      </w:r>
      <w:r w:rsidR="00084858" w:rsidRPr="00106042">
        <w:rPr>
          <w:rFonts w:asciiTheme="majorHAnsi" w:hAnsiTheme="majorHAnsi"/>
          <w:color w:val="auto"/>
          <w:sz w:val="22"/>
          <w:szCs w:val="22"/>
          <w:lang w:val="it-IT"/>
        </w:rPr>
        <w:t xml:space="preserve">Washington, D.C.: World </w:t>
      </w:r>
      <w:proofErr w:type="spellStart"/>
      <w:r w:rsidR="00084858" w:rsidRPr="00106042">
        <w:rPr>
          <w:rFonts w:asciiTheme="majorHAnsi" w:hAnsiTheme="majorHAnsi"/>
          <w:color w:val="auto"/>
          <w:sz w:val="22"/>
          <w:szCs w:val="22"/>
          <w:lang w:val="it-IT"/>
        </w:rPr>
        <w:t>Bank</w:t>
      </w:r>
      <w:proofErr w:type="spellEnd"/>
      <w:r w:rsidR="00084858" w:rsidRPr="00106042">
        <w:rPr>
          <w:rFonts w:asciiTheme="majorHAnsi" w:hAnsiTheme="majorHAnsi"/>
          <w:color w:val="auto"/>
          <w:sz w:val="22"/>
          <w:szCs w:val="22"/>
          <w:lang w:val="it-IT"/>
        </w:rPr>
        <w:t xml:space="preserve"> Group. </w:t>
      </w:r>
    </w:p>
    <w:p w14:paraId="214F5303" w14:textId="2DA50BB4" w:rsidR="00C70CE4" w:rsidRPr="00106042" w:rsidRDefault="00C70CE4" w:rsidP="00C70CE4">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Kilic</w:t>
      </w:r>
      <w:proofErr w:type="spellEnd"/>
      <w:r w:rsidRPr="00106042">
        <w:rPr>
          <w:rFonts w:asciiTheme="majorHAnsi" w:hAnsiTheme="majorHAnsi"/>
          <w:color w:val="auto"/>
          <w:sz w:val="22"/>
          <w:szCs w:val="22"/>
        </w:rPr>
        <w:t xml:space="preserve">, T., </w:t>
      </w:r>
      <w:proofErr w:type="spellStart"/>
      <w:r w:rsidRPr="00106042">
        <w:rPr>
          <w:rFonts w:asciiTheme="majorHAnsi" w:hAnsiTheme="majorHAnsi"/>
          <w:color w:val="auto"/>
          <w:sz w:val="22"/>
          <w:szCs w:val="22"/>
        </w:rPr>
        <w:t>Yacoubou</w:t>
      </w:r>
      <w:proofErr w:type="spellEnd"/>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Djima</w:t>
      </w:r>
      <w:proofErr w:type="spellEnd"/>
      <w:r w:rsidRPr="00106042">
        <w:rPr>
          <w:rFonts w:asciiTheme="majorHAnsi" w:hAnsiTheme="majorHAnsi"/>
          <w:color w:val="auto"/>
          <w:sz w:val="22"/>
          <w:szCs w:val="22"/>
        </w:rPr>
        <w:t xml:space="preserve">, I.,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Carletto</w:t>
      </w:r>
      <w:proofErr w:type="spellEnd"/>
      <w:r w:rsidRPr="00106042">
        <w:rPr>
          <w:rFonts w:asciiTheme="majorHAnsi" w:hAnsiTheme="majorHAnsi"/>
          <w:color w:val="auto"/>
          <w:sz w:val="22"/>
          <w:szCs w:val="22"/>
        </w:rPr>
        <w:t xml:space="preserve">, C. </w:t>
      </w:r>
      <w:r w:rsidR="00084858" w:rsidRPr="00106042">
        <w:rPr>
          <w:rFonts w:asciiTheme="majorHAnsi" w:hAnsiTheme="majorHAnsi"/>
          <w:color w:val="auto"/>
          <w:sz w:val="22"/>
          <w:szCs w:val="22"/>
        </w:rPr>
        <w:t>(</w:t>
      </w:r>
      <w:r w:rsidRPr="00106042">
        <w:rPr>
          <w:rFonts w:asciiTheme="majorHAnsi" w:hAnsiTheme="majorHAnsi"/>
          <w:color w:val="auto"/>
          <w:sz w:val="22"/>
          <w:szCs w:val="22"/>
        </w:rPr>
        <w:t>2016</w:t>
      </w:r>
      <w:r w:rsidR="00084858" w:rsidRPr="00106042">
        <w:rPr>
          <w:rFonts w:asciiTheme="majorHAnsi" w:hAnsiTheme="majorHAnsi"/>
          <w:color w:val="auto"/>
          <w:sz w:val="22"/>
          <w:szCs w:val="22"/>
        </w:rPr>
        <w:t>)</w:t>
      </w:r>
      <w:r w:rsidRPr="00106042">
        <w:rPr>
          <w:rFonts w:asciiTheme="majorHAnsi" w:hAnsiTheme="majorHAnsi"/>
          <w:color w:val="auto"/>
          <w:sz w:val="22"/>
          <w:szCs w:val="22"/>
        </w:rPr>
        <w:t>. Is Predicting Missing GPS-Based Land Area Measures Mission Impossible in Household Surveys? Exploring the Promise of MI.</w:t>
      </w:r>
      <w:r w:rsidRPr="00106042">
        <w:rPr>
          <w:rFonts w:asciiTheme="majorHAnsi" w:hAnsiTheme="majorHAnsi"/>
          <w:i/>
          <w:color w:val="auto"/>
          <w:sz w:val="22"/>
          <w:szCs w:val="22"/>
        </w:rPr>
        <w:t xml:space="preserve"> World Bank Policy Research Working Paper</w:t>
      </w:r>
      <w:r w:rsidRPr="00106042">
        <w:rPr>
          <w:rFonts w:asciiTheme="majorHAnsi" w:hAnsiTheme="majorHAnsi"/>
          <w:color w:val="auto"/>
          <w:sz w:val="22"/>
          <w:szCs w:val="22"/>
        </w:rPr>
        <w:t>, forthcoming.</w:t>
      </w:r>
      <w:r w:rsidR="00084858" w:rsidRPr="00106042">
        <w:rPr>
          <w:rFonts w:asciiTheme="majorHAnsi" w:hAnsiTheme="majorHAnsi"/>
          <w:color w:val="auto"/>
          <w:sz w:val="22"/>
          <w:szCs w:val="22"/>
        </w:rPr>
        <w:t xml:space="preserve"> </w:t>
      </w:r>
      <w:r w:rsidR="00084858" w:rsidRPr="00106042">
        <w:rPr>
          <w:rFonts w:asciiTheme="majorHAnsi" w:hAnsiTheme="majorHAnsi"/>
          <w:color w:val="auto"/>
          <w:sz w:val="22"/>
          <w:szCs w:val="22"/>
          <w:lang w:val="it-IT"/>
        </w:rPr>
        <w:t xml:space="preserve">Washington, D.C.: World </w:t>
      </w:r>
      <w:proofErr w:type="spellStart"/>
      <w:r w:rsidR="00084858" w:rsidRPr="00106042">
        <w:rPr>
          <w:rFonts w:asciiTheme="majorHAnsi" w:hAnsiTheme="majorHAnsi"/>
          <w:color w:val="auto"/>
          <w:sz w:val="22"/>
          <w:szCs w:val="22"/>
          <w:lang w:val="it-IT"/>
        </w:rPr>
        <w:t>Bank</w:t>
      </w:r>
      <w:proofErr w:type="spellEnd"/>
      <w:r w:rsidR="00084858" w:rsidRPr="00106042">
        <w:rPr>
          <w:rFonts w:asciiTheme="majorHAnsi" w:hAnsiTheme="majorHAnsi"/>
          <w:color w:val="auto"/>
          <w:sz w:val="22"/>
          <w:szCs w:val="22"/>
          <w:lang w:val="it-IT"/>
        </w:rPr>
        <w:t xml:space="preserve"> Group. </w:t>
      </w:r>
    </w:p>
    <w:p w14:paraId="51B48CA6" w14:textId="3BA0FA77" w:rsidR="002D7230" w:rsidRPr="00106042" w:rsidRDefault="002D7230" w:rsidP="002D7230">
      <w:pPr>
        <w:pStyle w:val="References"/>
        <w:rPr>
          <w:rFonts w:asciiTheme="majorHAnsi" w:hAnsiTheme="majorHAnsi"/>
          <w:color w:val="auto"/>
          <w:sz w:val="22"/>
          <w:szCs w:val="22"/>
        </w:rPr>
      </w:pPr>
      <w:proofErr w:type="spellStart"/>
      <w:r w:rsidRPr="0066125A">
        <w:rPr>
          <w:rFonts w:asciiTheme="majorHAnsi" w:hAnsiTheme="majorHAnsi"/>
          <w:color w:val="auto"/>
          <w:sz w:val="22"/>
          <w:szCs w:val="22"/>
        </w:rPr>
        <w:t>Kumbhakar</w:t>
      </w:r>
      <w:proofErr w:type="spellEnd"/>
      <w:r w:rsidRPr="0066125A">
        <w:rPr>
          <w:rFonts w:asciiTheme="majorHAnsi" w:hAnsiTheme="majorHAnsi"/>
          <w:color w:val="auto"/>
          <w:sz w:val="22"/>
          <w:szCs w:val="22"/>
        </w:rPr>
        <w:t xml:space="preserve">, </w:t>
      </w:r>
      <w:r w:rsidR="00084858" w:rsidRPr="0066125A">
        <w:rPr>
          <w:rFonts w:asciiTheme="majorHAnsi" w:hAnsiTheme="majorHAnsi"/>
          <w:color w:val="auto"/>
          <w:sz w:val="22"/>
          <w:szCs w:val="22"/>
        </w:rPr>
        <w:t>S.</w:t>
      </w:r>
      <w:r w:rsidRPr="0066125A">
        <w:rPr>
          <w:rFonts w:asciiTheme="majorHAnsi" w:hAnsiTheme="majorHAnsi"/>
          <w:color w:val="auto"/>
          <w:sz w:val="22"/>
          <w:szCs w:val="22"/>
        </w:rPr>
        <w:t xml:space="preserve">C. </w:t>
      </w:r>
      <w:r w:rsidR="00084858" w:rsidRPr="0066125A">
        <w:rPr>
          <w:rFonts w:asciiTheme="majorHAnsi" w:hAnsiTheme="majorHAnsi"/>
          <w:color w:val="auto"/>
          <w:sz w:val="22"/>
          <w:szCs w:val="22"/>
        </w:rPr>
        <w:t>(</w:t>
      </w:r>
      <w:r w:rsidRPr="0066125A">
        <w:rPr>
          <w:rFonts w:asciiTheme="majorHAnsi" w:hAnsiTheme="majorHAnsi"/>
          <w:color w:val="auto"/>
          <w:sz w:val="22"/>
          <w:szCs w:val="22"/>
        </w:rPr>
        <w:t>1994</w:t>
      </w:r>
      <w:r w:rsidR="00084858" w:rsidRPr="0066125A">
        <w:rPr>
          <w:rFonts w:asciiTheme="majorHAnsi" w:hAnsiTheme="majorHAnsi"/>
          <w:color w:val="auto"/>
          <w:sz w:val="22"/>
          <w:szCs w:val="22"/>
        </w:rPr>
        <w:t>)</w:t>
      </w:r>
      <w:r w:rsidRPr="0066125A">
        <w:rPr>
          <w:rFonts w:asciiTheme="majorHAnsi" w:hAnsiTheme="majorHAnsi"/>
          <w:color w:val="auto"/>
          <w:sz w:val="22"/>
          <w:szCs w:val="22"/>
        </w:rPr>
        <w:t xml:space="preserve">. </w:t>
      </w:r>
      <w:r w:rsidR="0069223E" w:rsidRPr="00522BED">
        <w:rPr>
          <w:rFonts w:asciiTheme="majorHAnsi" w:hAnsiTheme="majorHAnsi"/>
          <w:color w:val="auto"/>
          <w:sz w:val="22"/>
          <w:szCs w:val="22"/>
        </w:rPr>
        <w:t xml:space="preserve">Efficiency estimation in a profit </w:t>
      </w:r>
      <w:proofErr w:type="spellStart"/>
      <w:r w:rsidR="0069223E" w:rsidRPr="00522BED">
        <w:rPr>
          <w:rFonts w:asciiTheme="majorHAnsi" w:hAnsiTheme="majorHAnsi"/>
          <w:color w:val="auto"/>
          <w:sz w:val="22"/>
          <w:szCs w:val="22"/>
        </w:rPr>
        <w:t>maximising</w:t>
      </w:r>
      <w:proofErr w:type="spellEnd"/>
      <w:r w:rsidR="0069223E" w:rsidRPr="00522BED">
        <w:rPr>
          <w:rFonts w:asciiTheme="majorHAnsi" w:hAnsiTheme="majorHAnsi"/>
          <w:color w:val="auto"/>
          <w:sz w:val="22"/>
          <w:szCs w:val="22"/>
        </w:rPr>
        <w:t xml:space="preserve"> model using flexible production function</w:t>
      </w:r>
      <w:r w:rsidRPr="0066125A">
        <w:rPr>
          <w:rFonts w:asciiTheme="majorHAnsi" w:hAnsiTheme="majorHAnsi"/>
          <w:color w:val="auto"/>
          <w:sz w:val="22"/>
          <w:szCs w:val="22"/>
        </w:rPr>
        <w:t>,</w:t>
      </w:r>
      <w:r w:rsidRPr="00522BED">
        <w:rPr>
          <w:rFonts w:asciiTheme="majorHAnsi" w:hAnsiTheme="majorHAnsi"/>
          <w:color w:val="auto"/>
          <w:sz w:val="22"/>
          <w:szCs w:val="22"/>
        </w:rPr>
        <w:t> </w:t>
      </w:r>
      <w:hyperlink r:id="rId44" w:history="1">
        <w:r w:rsidRPr="00106042">
          <w:rPr>
            <w:rStyle w:val="Hyperlink"/>
            <w:rFonts w:asciiTheme="majorHAnsi" w:hAnsiTheme="majorHAnsi"/>
            <w:i/>
            <w:color w:val="auto"/>
            <w:sz w:val="22"/>
            <w:szCs w:val="22"/>
            <w:u w:val="none"/>
          </w:rPr>
          <w:t>Agricultural Economics</w:t>
        </w:r>
      </w:hyperlink>
      <w:r w:rsidRPr="0066125A">
        <w:rPr>
          <w:rFonts w:asciiTheme="majorHAnsi" w:hAnsiTheme="majorHAnsi"/>
          <w:color w:val="auto"/>
          <w:sz w:val="22"/>
          <w:szCs w:val="22"/>
        </w:rPr>
        <w:t>, 10(2), 143-152.</w:t>
      </w:r>
      <w:r w:rsidRPr="00106042">
        <w:rPr>
          <w:rFonts w:asciiTheme="majorHAnsi" w:hAnsiTheme="majorHAnsi"/>
          <w:color w:val="auto"/>
          <w:sz w:val="22"/>
          <w:szCs w:val="22"/>
        </w:rPr>
        <w:t xml:space="preserve"> </w:t>
      </w:r>
    </w:p>
    <w:p w14:paraId="1684AA87" w14:textId="2D1757E0"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Jayne, T., Chamberlin, J.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Headey</w:t>
      </w:r>
      <w:proofErr w:type="spellEnd"/>
      <w:r w:rsidRPr="00106042">
        <w:rPr>
          <w:rFonts w:asciiTheme="majorHAnsi" w:hAnsiTheme="majorHAnsi"/>
          <w:color w:val="auto"/>
          <w:sz w:val="22"/>
          <w:szCs w:val="22"/>
        </w:rPr>
        <w:t xml:space="preserve">, D. </w:t>
      </w:r>
      <w:r w:rsidR="00084858" w:rsidRPr="00106042">
        <w:rPr>
          <w:rFonts w:asciiTheme="majorHAnsi" w:hAnsiTheme="majorHAnsi"/>
          <w:color w:val="auto"/>
          <w:sz w:val="22"/>
          <w:szCs w:val="22"/>
        </w:rPr>
        <w:t>(</w:t>
      </w:r>
      <w:r w:rsidRPr="00106042">
        <w:rPr>
          <w:rFonts w:asciiTheme="majorHAnsi" w:hAnsiTheme="majorHAnsi"/>
          <w:color w:val="auto"/>
          <w:sz w:val="22"/>
          <w:szCs w:val="22"/>
        </w:rPr>
        <w:t>2014</w:t>
      </w:r>
      <w:r w:rsidR="00084858" w:rsidRPr="00106042">
        <w:rPr>
          <w:rFonts w:asciiTheme="majorHAnsi" w:hAnsiTheme="majorHAnsi"/>
          <w:color w:val="auto"/>
          <w:sz w:val="22"/>
          <w:szCs w:val="22"/>
        </w:rPr>
        <w:t>)</w:t>
      </w:r>
      <w:r w:rsidRPr="00106042">
        <w:rPr>
          <w:rFonts w:asciiTheme="majorHAnsi" w:hAnsiTheme="majorHAnsi"/>
          <w:color w:val="auto"/>
          <w:sz w:val="22"/>
          <w:szCs w:val="22"/>
        </w:rPr>
        <w:t xml:space="preserve">. Land pressures, the evolution of farming systems, and development strategies in Africa: A synthesis. </w:t>
      </w:r>
      <w:r w:rsidRPr="00106042">
        <w:rPr>
          <w:rFonts w:asciiTheme="majorHAnsi" w:hAnsiTheme="majorHAnsi"/>
          <w:i/>
          <w:color w:val="auto"/>
          <w:sz w:val="22"/>
          <w:szCs w:val="22"/>
        </w:rPr>
        <w:t xml:space="preserve">Food Policy, </w:t>
      </w:r>
      <w:r w:rsidRPr="00106042">
        <w:rPr>
          <w:rFonts w:asciiTheme="majorHAnsi" w:hAnsiTheme="majorHAnsi"/>
          <w:color w:val="auto"/>
          <w:sz w:val="22"/>
          <w:szCs w:val="22"/>
        </w:rPr>
        <w:t>48, 1-17.</w:t>
      </w:r>
    </w:p>
    <w:p w14:paraId="7A8EB7EF" w14:textId="7392F5BA"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Lamb, R. L. </w:t>
      </w:r>
      <w:r w:rsidR="00084858" w:rsidRPr="00106042">
        <w:rPr>
          <w:rFonts w:asciiTheme="majorHAnsi" w:hAnsiTheme="majorHAnsi"/>
          <w:color w:val="auto"/>
          <w:sz w:val="22"/>
          <w:szCs w:val="22"/>
        </w:rPr>
        <w:t>(</w:t>
      </w:r>
      <w:r w:rsidRPr="00106042">
        <w:rPr>
          <w:rFonts w:asciiTheme="majorHAnsi" w:hAnsiTheme="majorHAnsi"/>
          <w:color w:val="auto"/>
          <w:sz w:val="22"/>
          <w:szCs w:val="22"/>
        </w:rPr>
        <w:t>2003</w:t>
      </w:r>
      <w:r w:rsidR="00084858" w:rsidRPr="00106042">
        <w:rPr>
          <w:rFonts w:asciiTheme="majorHAnsi" w:hAnsiTheme="majorHAnsi"/>
          <w:color w:val="auto"/>
          <w:sz w:val="22"/>
          <w:szCs w:val="22"/>
        </w:rPr>
        <w:t>)</w:t>
      </w:r>
      <w:r w:rsidRPr="00106042">
        <w:rPr>
          <w:rFonts w:asciiTheme="majorHAnsi" w:hAnsiTheme="majorHAnsi"/>
          <w:color w:val="auto"/>
          <w:sz w:val="22"/>
          <w:szCs w:val="22"/>
        </w:rPr>
        <w:t xml:space="preserve">. Inverse Productivity: Land Quality, Labor Markets, and Measurement Error. </w:t>
      </w:r>
      <w:r w:rsidRPr="00106042">
        <w:rPr>
          <w:rFonts w:asciiTheme="majorHAnsi" w:hAnsiTheme="majorHAnsi"/>
          <w:i/>
          <w:color w:val="auto"/>
          <w:sz w:val="22"/>
          <w:szCs w:val="22"/>
        </w:rPr>
        <w:t>Journal of Development Economics</w:t>
      </w:r>
      <w:r w:rsidRPr="00106042">
        <w:rPr>
          <w:rFonts w:asciiTheme="majorHAnsi" w:hAnsiTheme="majorHAnsi"/>
          <w:color w:val="auto"/>
          <w:sz w:val="22"/>
          <w:szCs w:val="22"/>
        </w:rPr>
        <w:t>, 71(1), 71–95.</w:t>
      </w:r>
    </w:p>
    <w:p w14:paraId="5033432F" w14:textId="54223AE9"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Lele</w:t>
      </w:r>
      <w:proofErr w:type="spellEnd"/>
      <w:r w:rsidRPr="00106042">
        <w:rPr>
          <w:rFonts w:asciiTheme="majorHAnsi" w:hAnsiTheme="majorHAnsi"/>
          <w:color w:val="auto"/>
          <w:sz w:val="22"/>
          <w:szCs w:val="22"/>
        </w:rPr>
        <w:t xml:space="preserve">, U.,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Stone, S.W. </w:t>
      </w:r>
      <w:r w:rsidR="00084858" w:rsidRPr="00106042">
        <w:rPr>
          <w:rFonts w:asciiTheme="majorHAnsi" w:hAnsiTheme="majorHAnsi"/>
          <w:color w:val="auto"/>
          <w:sz w:val="22"/>
          <w:szCs w:val="22"/>
        </w:rPr>
        <w:t>(</w:t>
      </w:r>
      <w:r w:rsidRPr="00106042">
        <w:rPr>
          <w:rFonts w:asciiTheme="majorHAnsi" w:hAnsiTheme="majorHAnsi"/>
          <w:color w:val="auto"/>
          <w:sz w:val="22"/>
          <w:szCs w:val="22"/>
        </w:rPr>
        <w:t>1989</w:t>
      </w:r>
      <w:r w:rsidR="00084858" w:rsidRPr="00106042">
        <w:rPr>
          <w:rFonts w:asciiTheme="majorHAnsi" w:hAnsiTheme="majorHAnsi"/>
          <w:color w:val="auto"/>
          <w:sz w:val="22"/>
          <w:szCs w:val="22"/>
        </w:rPr>
        <w:t>)</w:t>
      </w:r>
      <w:r w:rsidRPr="00106042">
        <w:rPr>
          <w:rFonts w:asciiTheme="majorHAnsi" w:hAnsiTheme="majorHAnsi"/>
          <w:color w:val="auto"/>
          <w:sz w:val="22"/>
          <w:szCs w:val="22"/>
        </w:rPr>
        <w:t xml:space="preserve">. Population pressure, the environment and agricultural intensification: variations on the </w:t>
      </w:r>
      <w:proofErr w:type="spellStart"/>
      <w:r w:rsidRPr="00106042">
        <w:rPr>
          <w:rFonts w:asciiTheme="majorHAnsi" w:hAnsiTheme="majorHAnsi"/>
          <w:color w:val="auto"/>
          <w:sz w:val="22"/>
          <w:szCs w:val="22"/>
        </w:rPr>
        <w:t>Boserup</w:t>
      </w:r>
      <w:proofErr w:type="spellEnd"/>
      <w:r w:rsidRPr="00106042">
        <w:rPr>
          <w:rFonts w:asciiTheme="majorHAnsi" w:hAnsiTheme="majorHAnsi"/>
          <w:color w:val="auto"/>
          <w:sz w:val="22"/>
          <w:szCs w:val="22"/>
        </w:rPr>
        <w:t xml:space="preserve"> hypothesis</w:t>
      </w:r>
      <w:r w:rsidRPr="00106042">
        <w:rPr>
          <w:rFonts w:asciiTheme="majorHAnsi" w:hAnsiTheme="majorHAnsi"/>
          <w:i/>
          <w:color w:val="auto"/>
          <w:sz w:val="22"/>
          <w:szCs w:val="22"/>
        </w:rPr>
        <w:t>.</w:t>
      </w:r>
      <w:r w:rsidRPr="00106042">
        <w:rPr>
          <w:rFonts w:asciiTheme="majorHAnsi" w:hAnsiTheme="majorHAnsi"/>
          <w:color w:val="auto"/>
          <w:sz w:val="22"/>
          <w:szCs w:val="22"/>
        </w:rPr>
        <w:t xml:space="preserve"> </w:t>
      </w:r>
      <w:r w:rsidRPr="00106042">
        <w:rPr>
          <w:rFonts w:asciiTheme="majorHAnsi" w:hAnsiTheme="majorHAnsi"/>
          <w:i/>
          <w:color w:val="auto"/>
          <w:sz w:val="22"/>
          <w:szCs w:val="22"/>
        </w:rPr>
        <w:t>Managing Agricultural Development in Africa (MADIA) discussion paper</w:t>
      </w:r>
      <w:r w:rsidR="00084858" w:rsidRPr="00106042">
        <w:rPr>
          <w:rFonts w:asciiTheme="majorHAnsi" w:hAnsiTheme="majorHAnsi"/>
          <w:color w:val="auto"/>
          <w:sz w:val="22"/>
          <w:szCs w:val="22"/>
        </w:rPr>
        <w:t xml:space="preserve">, </w:t>
      </w:r>
      <w:r w:rsidRPr="00106042">
        <w:rPr>
          <w:rFonts w:asciiTheme="majorHAnsi" w:hAnsiTheme="majorHAnsi"/>
          <w:color w:val="auto"/>
          <w:sz w:val="22"/>
          <w:szCs w:val="22"/>
        </w:rPr>
        <w:t>4. Washington, D.C.: The World Bank</w:t>
      </w:r>
      <w:r w:rsidR="00084858" w:rsidRPr="00106042">
        <w:rPr>
          <w:rFonts w:asciiTheme="majorHAnsi" w:hAnsiTheme="majorHAnsi"/>
          <w:color w:val="auto"/>
          <w:sz w:val="22"/>
          <w:szCs w:val="22"/>
        </w:rPr>
        <w:t>.</w:t>
      </w:r>
    </w:p>
    <w:p w14:paraId="59A5498D" w14:textId="34C34E97" w:rsidR="002D7230" w:rsidRPr="00106042" w:rsidRDefault="002D7230" w:rsidP="002D7230">
      <w:pPr>
        <w:pStyle w:val="References"/>
        <w:rPr>
          <w:rFonts w:asciiTheme="majorHAnsi" w:hAnsiTheme="majorHAnsi"/>
          <w:color w:val="auto"/>
          <w:sz w:val="22"/>
          <w:szCs w:val="22"/>
          <w:shd w:val="clear" w:color="auto" w:fill="EFF3F8"/>
        </w:rPr>
      </w:pPr>
      <w:proofErr w:type="spellStart"/>
      <w:r w:rsidRPr="0066125A">
        <w:rPr>
          <w:rFonts w:asciiTheme="majorHAnsi" w:hAnsiTheme="majorHAnsi"/>
          <w:color w:val="auto"/>
          <w:sz w:val="22"/>
          <w:szCs w:val="22"/>
        </w:rPr>
        <w:t>Lovo</w:t>
      </w:r>
      <w:proofErr w:type="spellEnd"/>
      <w:r w:rsidRPr="0066125A">
        <w:rPr>
          <w:rFonts w:asciiTheme="majorHAnsi" w:hAnsiTheme="majorHAnsi"/>
          <w:color w:val="auto"/>
          <w:sz w:val="22"/>
          <w:szCs w:val="22"/>
        </w:rPr>
        <w:t xml:space="preserve">, S. </w:t>
      </w:r>
      <w:r w:rsidR="00084858" w:rsidRPr="0066125A">
        <w:rPr>
          <w:rFonts w:asciiTheme="majorHAnsi" w:hAnsiTheme="majorHAnsi"/>
          <w:color w:val="auto"/>
          <w:sz w:val="22"/>
          <w:szCs w:val="22"/>
        </w:rPr>
        <w:t>(</w:t>
      </w:r>
      <w:r w:rsidRPr="0066125A">
        <w:rPr>
          <w:rFonts w:asciiTheme="majorHAnsi" w:hAnsiTheme="majorHAnsi"/>
          <w:color w:val="auto"/>
          <w:sz w:val="22"/>
          <w:szCs w:val="22"/>
        </w:rPr>
        <w:t>2011</w:t>
      </w:r>
      <w:r w:rsidR="00084858" w:rsidRPr="0066125A">
        <w:rPr>
          <w:rFonts w:asciiTheme="majorHAnsi" w:hAnsiTheme="majorHAnsi"/>
          <w:color w:val="auto"/>
          <w:sz w:val="22"/>
          <w:szCs w:val="22"/>
        </w:rPr>
        <w:t>)</w:t>
      </w:r>
      <w:r w:rsidRPr="0066125A">
        <w:rPr>
          <w:rFonts w:asciiTheme="majorHAnsi" w:hAnsiTheme="majorHAnsi"/>
          <w:color w:val="auto"/>
          <w:sz w:val="22"/>
          <w:szCs w:val="22"/>
        </w:rPr>
        <w:t xml:space="preserve">. </w:t>
      </w:r>
      <w:r w:rsidR="0069223E" w:rsidRPr="00522BED">
        <w:rPr>
          <w:rFonts w:asciiTheme="majorHAnsi" w:hAnsiTheme="majorHAnsi"/>
          <w:color w:val="auto"/>
          <w:sz w:val="22"/>
          <w:szCs w:val="22"/>
        </w:rPr>
        <w:t>Pension Transfers and farm household technical efficiency: Evidence from South Africa</w:t>
      </w:r>
      <w:r w:rsidRPr="00522BED">
        <w:rPr>
          <w:rFonts w:asciiTheme="majorHAnsi" w:hAnsiTheme="majorHAnsi"/>
          <w:color w:val="auto"/>
          <w:sz w:val="22"/>
          <w:szCs w:val="22"/>
        </w:rPr>
        <w:t>,</w:t>
      </w:r>
      <w:r w:rsidRPr="0066125A">
        <w:rPr>
          <w:bCs/>
        </w:rPr>
        <w:t> </w:t>
      </w:r>
      <w:hyperlink r:id="rId45" w:history="1">
        <w:r w:rsidRPr="0069223E">
          <w:rPr>
            <w:rStyle w:val="Hyperlink"/>
            <w:rFonts w:asciiTheme="majorHAnsi" w:hAnsiTheme="majorHAnsi"/>
            <w:i/>
            <w:color w:val="auto"/>
            <w:sz w:val="22"/>
            <w:szCs w:val="22"/>
            <w:u w:val="none"/>
          </w:rPr>
          <w:t>American Journal of Agricultural Economics</w:t>
        </w:r>
      </w:hyperlink>
      <w:r w:rsidRPr="0066125A">
        <w:rPr>
          <w:rFonts w:asciiTheme="majorHAnsi" w:hAnsiTheme="majorHAnsi"/>
          <w:color w:val="auto"/>
          <w:sz w:val="22"/>
          <w:szCs w:val="22"/>
        </w:rPr>
        <w:t>, 93(5), 1391-1405</w:t>
      </w:r>
      <w:r w:rsidR="0069223E">
        <w:rPr>
          <w:rFonts w:asciiTheme="majorHAnsi" w:hAnsiTheme="majorHAnsi"/>
          <w:color w:val="auto"/>
          <w:sz w:val="22"/>
          <w:szCs w:val="22"/>
        </w:rPr>
        <w:t>.</w:t>
      </w:r>
    </w:p>
    <w:p w14:paraId="35037A25" w14:textId="55185AA4"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Lyman, J.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Wright, J.W. </w:t>
      </w:r>
      <w:r w:rsidR="00084858" w:rsidRPr="00106042">
        <w:rPr>
          <w:rFonts w:asciiTheme="majorHAnsi" w:hAnsiTheme="majorHAnsi"/>
          <w:color w:val="auto"/>
          <w:sz w:val="22"/>
          <w:szCs w:val="22"/>
        </w:rPr>
        <w:t>(</w:t>
      </w:r>
      <w:r w:rsidRPr="00106042">
        <w:rPr>
          <w:rFonts w:asciiTheme="majorHAnsi" w:hAnsiTheme="majorHAnsi"/>
          <w:color w:val="auto"/>
          <w:sz w:val="22"/>
          <w:szCs w:val="22"/>
        </w:rPr>
        <w:t>2015</w:t>
      </w:r>
      <w:r w:rsidR="00084858" w:rsidRPr="00106042">
        <w:rPr>
          <w:rFonts w:asciiTheme="majorHAnsi" w:hAnsiTheme="majorHAnsi"/>
          <w:color w:val="auto"/>
          <w:sz w:val="22"/>
          <w:szCs w:val="22"/>
        </w:rPr>
        <w:t>)</w:t>
      </w:r>
      <w:r w:rsidRPr="00106042">
        <w:rPr>
          <w:rFonts w:asciiTheme="majorHAnsi" w:hAnsiTheme="majorHAnsi"/>
          <w:color w:val="auto"/>
          <w:sz w:val="22"/>
          <w:szCs w:val="22"/>
        </w:rPr>
        <w:t xml:space="preserve">. Surveying. In </w:t>
      </w:r>
      <w:proofErr w:type="spellStart"/>
      <w:r w:rsidRPr="00106042">
        <w:rPr>
          <w:rFonts w:asciiTheme="majorHAnsi" w:hAnsiTheme="majorHAnsi"/>
          <w:i/>
          <w:color w:val="auto"/>
          <w:sz w:val="22"/>
          <w:szCs w:val="22"/>
        </w:rPr>
        <w:t>Encyclopaedia</w:t>
      </w:r>
      <w:proofErr w:type="spellEnd"/>
      <w:r w:rsidRPr="00106042">
        <w:rPr>
          <w:rFonts w:asciiTheme="majorHAnsi" w:hAnsiTheme="majorHAnsi"/>
          <w:i/>
          <w:color w:val="auto"/>
          <w:sz w:val="22"/>
          <w:szCs w:val="22"/>
        </w:rPr>
        <w:t xml:space="preserve"> Britannica. </w:t>
      </w:r>
      <w:proofErr w:type="spellStart"/>
      <w:r w:rsidRPr="00106042">
        <w:rPr>
          <w:rFonts w:asciiTheme="majorHAnsi" w:hAnsiTheme="majorHAnsi"/>
          <w:i/>
          <w:color w:val="auto"/>
          <w:sz w:val="22"/>
          <w:szCs w:val="22"/>
        </w:rPr>
        <w:t>Encyclopaedia</w:t>
      </w:r>
      <w:proofErr w:type="spellEnd"/>
      <w:r w:rsidRPr="00106042">
        <w:rPr>
          <w:rFonts w:asciiTheme="majorHAnsi" w:hAnsiTheme="majorHAnsi"/>
          <w:i/>
          <w:color w:val="auto"/>
          <w:sz w:val="22"/>
          <w:szCs w:val="22"/>
        </w:rPr>
        <w:t xml:space="preserve"> Britannica Online Academic Edition.</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Encyclopædia</w:t>
      </w:r>
      <w:proofErr w:type="spellEnd"/>
      <w:r w:rsidRPr="00106042">
        <w:rPr>
          <w:rFonts w:asciiTheme="majorHAnsi" w:hAnsiTheme="majorHAnsi"/>
          <w:color w:val="auto"/>
          <w:sz w:val="22"/>
          <w:szCs w:val="22"/>
        </w:rPr>
        <w:t xml:space="preserve"> Britannica Inc., 2015. Web. 20 Mar. 2015.</w:t>
      </w:r>
    </w:p>
    <w:p w14:paraId="6171A1B3" w14:textId="225A2C75"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Macours</w:t>
      </w:r>
      <w:proofErr w:type="spellEnd"/>
      <w:r w:rsidRPr="00106042">
        <w:rPr>
          <w:rFonts w:asciiTheme="majorHAnsi" w:hAnsiTheme="majorHAnsi"/>
          <w:color w:val="auto"/>
          <w:sz w:val="22"/>
          <w:szCs w:val="22"/>
        </w:rPr>
        <w:t xml:space="preserve">, K. </w:t>
      </w:r>
      <w:r w:rsidR="00764716" w:rsidRPr="00106042">
        <w:rPr>
          <w:rFonts w:asciiTheme="majorHAnsi" w:hAnsiTheme="majorHAnsi"/>
          <w:color w:val="auto"/>
          <w:sz w:val="22"/>
          <w:szCs w:val="22"/>
        </w:rPr>
        <w:t>(</w:t>
      </w:r>
      <w:r w:rsidRPr="00106042">
        <w:rPr>
          <w:rFonts w:asciiTheme="majorHAnsi" w:hAnsiTheme="majorHAnsi"/>
          <w:color w:val="auto"/>
          <w:sz w:val="22"/>
          <w:szCs w:val="22"/>
        </w:rPr>
        <w:t>2011</w:t>
      </w:r>
      <w:r w:rsidR="00764716" w:rsidRPr="00106042">
        <w:rPr>
          <w:rFonts w:asciiTheme="majorHAnsi" w:hAnsiTheme="majorHAnsi"/>
          <w:color w:val="auto"/>
          <w:sz w:val="22"/>
          <w:szCs w:val="22"/>
        </w:rPr>
        <w:t>)</w:t>
      </w:r>
      <w:r w:rsidRPr="00106042">
        <w:rPr>
          <w:rFonts w:asciiTheme="majorHAnsi" w:hAnsiTheme="majorHAnsi"/>
          <w:color w:val="auto"/>
          <w:sz w:val="22"/>
          <w:szCs w:val="22"/>
        </w:rPr>
        <w:t xml:space="preserve">. Increasing Inequality and Civil Conflict in Nepal. </w:t>
      </w:r>
      <w:r w:rsidRPr="00106042">
        <w:rPr>
          <w:rFonts w:asciiTheme="majorHAnsi" w:hAnsiTheme="majorHAnsi"/>
          <w:i/>
          <w:color w:val="auto"/>
          <w:sz w:val="22"/>
          <w:szCs w:val="22"/>
        </w:rPr>
        <w:t xml:space="preserve">Oxford Economic Papers, </w:t>
      </w:r>
      <w:r w:rsidRPr="00106042">
        <w:rPr>
          <w:rFonts w:asciiTheme="majorHAnsi" w:hAnsiTheme="majorHAnsi"/>
          <w:color w:val="auto"/>
          <w:sz w:val="22"/>
          <w:szCs w:val="22"/>
        </w:rPr>
        <w:t>63(1), 1-26.</w:t>
      </w:r>
    </w:p>
    <w:p w14:paraId="5F553C13" w14:textId="118AF40D"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lang w:val="en-GB"/>
        </w:rPr>
        <w:t>Muwanga-Zake</w:t>
      </w:r>
      <w:proofErr w:type="spellEnd"/>
      <w:r w:rsidRPr="00106042">
        <w:rPr>
          <w:rFonts w:asciiTheme="majorHAnsi" w:hAnsiTheme="majorHAnsi"/>
          <w:color w:val="auto"/>
          <w:sz w:val="22"/>
          <w:szCs w:val="22"/>
          <w:lang w:val="en-GB"/>
        </w:rPr>
        <w:t xml:space="preserve">, E.S.K. </w:t>
      </w:r>
      <w:r w:rsidR="00764716" w:rsidRPr="00106042">
        <w:rPr>
          <w:rFonts w:asciiTheme="majorHAnsi" w:hAnsiTheme="majorHAnsi"/>
          <w:color w:val="auto"/>
          <w:sz w:val="22"/>
          <w:szCs w:val="22"/>
          <w:lang w:val="en-GB"/>
        </w:rPr>
        <w:t>(</w:t>
      </w:r>
      <w:r w:rsidRPr="00106042">
        <w:rPr>
          <w:rFonts w:asciiTheme="majorHAnsi" w:hAnsiTheme="majorHAnsi"/>
          <w:color w:val="auto"/>
          <w:sz w:val="22"/>
          <w:szCs w:val="22"/>
          <w:lang w:val="en-GB"/>
        </w:rPr>
        <w:t>1985</w:t>
      </w:r>
      <w:r w:rsidR="00764716" w:rsidRPr="00106042">
        <w:rPr>
          <w:rFonts w:asciiTheme="majorHAnsi" w:hAnsiTheme="majorHAnsi"/>
          <w:color w:val="auto"/>
          <w:sz w:val="22"/>
          <w:szCs w:val="22"/>
          <w:lang w:val="en-GB"/>
        </w:rPr>
        <w:t>)</w:t>
      </w:r>
      <w:r w:rsidRPr="00106042">
        <w:rPr>
          <w:rFonts w:asciiTheme="majorHAnsi" w:hAnsiTheme="majorHAnsi"/>
          <w:color w:val="auto"/>
          <w:sz w:val="22"/>
          <w:szCs w:val="22"/>
          <w:lang w:val="en-GB"/>
        </w:rPr>
        <w:t xml:space="preserve">. </w:t>
      </w:r>
      <w:r w:rsidRPr="00106042">
        <w:rPr>
          <w:rFonts w:asciiTheme="majorHAnsi" w:hAnsiTheme="majorHAnsi"/>
          <w:i/>
          <w:color w:val="auto"/>
          <w:sz w:val="22"/>
          <w:szCs w:val="22"/>
        </w:rPr>
        <w:t>Sources of Possible Errors and Biases in Agricultural Statistics in Uganda: A Review.</w:t>
      </w:r>
      <w:r w:rsidRPr="00106042">
        <w:rPr>
          <w:rFonts w:asciiTheme="majorHAnsi" w:hAnsiTheme="majorHAnsi"/>
          <w:color w:val="auto"/>
          <w:sz w:val="22"/>
          <w:szCs w:val="22"/>
        </w:rPr>
        <w:t xml:space="preserve"> Kampala, Uganda: Institute of Statistics and Applied Economics, </w:t>
      </w:r>
      <w:proofErr w:type="spellStart"/>
      <w:r w:rsidRPr="00106042">
        <w:rPr>
          <w:rFonts w:asciiTheme="majorHAnsi" w:hAnsiTheme="majorHAnsi"/>
          <w:color w:val="auto"/>
          <w:sz w:val="22"/>
          <w:szCs w:val="22"/>
        </w:rPr>
        <w:t>Makerere</w:t>
      </w:r>
      <w:proofErr w:type="spellEnd"/>
      <w:r w:rsidRPr="00106042">
        <w:rPr>
          <w:rFonts w:asciiTheme="majorHAnsi" w:hAnsiTheme="majorHAnsi"/>
          <w:color w:val="auto"/>
          <w:sz w:val="22"/>
          <w:szCs w:val="22"/>
        </w:rPr>
        <w:t xml:space="preserve"> University.</w:t>
      </w:r>
    </w:p>
    <w:p w14:paraId="63EE7BE4" w14:textId="0224F4C7"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Nagayets</w:t>
      </w:r>
      <w:proofErr w:type="spellEnd"/>
      <w:r w:rsidRPr="00106042">
        <w:rPr>
          <w:rFonts w:asciiTheme="majorHAnsi" w:hAnsiTheme="majorHAnsi"/>
          <w:color w:val="auto"/>
          <w:sz w:val="22"/>
          <w:szCs w:val="22"/>
        </w:rPr>
        <w:t xml:space="preserve">, O. </w:t>
      </w:r>
      <w:r w:rsidR="00764716" w:rsidRPr="00106042">
        <w:rPr>
          <w:rFonts w:asciiTheme="majorHAnsi" w:hAnsiTheme="majorHAnsi"/>
          <w:color w:val="auto"/>
          <w:sz w:val="22"/>
          <w:szCs w:val="22"/>
        </w:rPr>
        <w:t>(</w:t>
      </w:r>
      <w:r w:rsidRPr="00106042">
        <w:rPr>
          <w:rFonts w:asciiTheme="majorHAnsi" w:hAnsiTheme="majorHAnsi"/>
          <w:color w:val="auto"/>
          <w:sz w:val="22"/>
          <w:szCs w:val="22"/>
        </w:rPr>
        <w:t>2005</w:t>
      </w:r>
      <w:r w:rsidR="00764716" w:rsidRPr="00106042">
        <w:rPr>
          <w:rFonts w:asciiTheme="majorHAnsi" w:hAnsiTheme="majorHAnsi"/>
          <w:color w:val="auto"/>
          <w:sz w:val="22"/>
          <w:szCs w:val="22"/>
        </w:rPr>
        <w:t>)</w:t>
      </w:r>
      <w:r w:rsidRPr="00106042">
        <w:rPr>
          <w:rFonts w:asciiTheme="majorHAnsi" w:hAnsiTheme="majorHAnsi"/>
          <w:color w:val="auto"/>
          <w:sz w:val="22"/>
          <w:szCs w:val="22"/>
        </w:rPr>
        <w:t>. Small farms: Current status and key trends. In:</w:t>
      </w:r>
      <w:r w:rsidR="00764716" w:rsidRPr="00106042">
        <w:rPr>
          <w:rFonts w:asciiTheme="majorHAnsi" w:hAnsiTheme="majorHAnsi"/>
          <w:color w:val="auto"/>
          <w:sz w:val="22"/>
          <w:szCs w:val="22"/>
        </w:rPr>
        <w:t xml:space="preserve"> IFPRI,</w:t>
      </w:r>
      <w:r w:rsidRPr="00106042">
        <w:rPr>
          <w:rFonts w:asciiTheme="majorHAnsi" w:hAnsiTheme="majorHAnsi"/>
          <w:color w:val="auto"/>
          <w:sz w:val="22"/>
          <w:szCs w:val="22"/>
        </w:rPr>
        <w:t xml:space="preserve"> </w:t>
      </w:r>
      <w:r w:rsidRPr="00106042">
        <w:rPr>
          <w:rFonts w:asciiTheme="majorHAnsi" w:hAnsiTheme="majorHAnsi"/>
          <w:i/>
          <w:color w:val="auto"/>
          <w:sz w:val="22"/>
          <w:szCs w:val="22"/>
        </w:rPr>
        <w:t>The Future of Small Farms</w:t>
      </w:r>
      <w:r w:rsidRPr="00106042">
        <w:rPr>
          <w:rFonts w:asciiTheme="majorHAnsi" w:hAnsiTheme="majorHAnsi"/>
          <w:color w:val="auto"/>
          <w:sz w:val="22"/>
          <w:szCs w:val="22"/>
        </w:rPr>
        <w:t xml:space="preserve">. Proceedings of a Research Workshop, Wye, UK, June 26-29. Washington, D.C.: International Food Policy Research Institute. </w:t>
      </w:r>
    </w:p>
    <w:p w14:paraId="4F13D59C" w14:textId="0E1A05CE" w:rsidR="002D7230" w:rsidRPr="00106042" w:rsidRDefault="002D7230" w:rsidP="002D7230">
      <w:pPr>
        <w:pStyle w:val="References"/>
        <w:rPr>
          <w:rFonts w:asciiTheme="majorHAnsi" w:hAnsiTheme="majorHAnsi"/>
          <w:color w:val="auto"/>
          <w:sz w:val="22"/>
          <w:szCs w:val="22"/>
          <w:lang w:val="en-GB"/>
        </w:rPr>
      </w:pPr>
      <w:proofErr w:type="spellStart"/>
      <w:r w:rsidRPr="00106042">
        <w:rPr>
          <w:rFonts w:asciiTheme="majorHAnsi" w:hAnsiTheme="majorHAnsi"/>
          <w:color w:val="auto"/>
          <w:sz w:val="22"/>
          <w:szCs w:val="22"/>
        </w:rPr>
        <w:t>Palmegiani</w:t>
      </w:r>
      <w:proofErr w:type="spellEnd"/>
      <w:r w:rsidRPr="00106042">
        <w:rPr>
          <w:rFonts w:asciiTheme="majorHAnsi" w:hAnsiTheme="majorHAnsi"/>
          <w:color w:val="auto"/>
          <w:sz w:val="22"/>
          <w:szCs w:val="22"/>
        </w:rPr>
        <w:t xml:space="preserve">, G. </w:t>
      </w:r>
      <w:r w:rsidR="00764716" w:rsidRPr="00106042">
        <w:rPr>
          <w:rFonts w:asciiTheme="majorHAnsi" w:hAnsiTheme="majorHAnsi"/>
          <w:color w:val="auto"/>
          <w:sz w:val="22"/>
          <w:szCs w:val="22"/>
        </w:rPr>
        <w:t>(</w:t>
      </w:r>
      <w:r w:rsidRPr="00106042">
        <w:rPr>
          <w:rFonts w:asciiTheme="majorHAnsi" w:hAnsiTheme="majorHAnsi"/>
          <w:color w:val="auto"/>
          <w:sz w:val="22"/>
          <w:szCs w:val="22"/>
        </w:rPr>
        <w:t>2009</w:t>
      </w:r>
      <w:r w:rsidR="00764716" w:rsidRPr="00106042">
        <w:rPr>
          <w:rFonts w:asciiTheme="majorHAnsi" w:hAnsiTheme="majorHAnsi"/>
          <w:color w:val="auto"/>
          <w:sz w:val="22"/>
          <w:szCs w:val="22"/>
        </w:rPr>
        <w:t>)</w:t>
      </w:r>
      <w:r w:rsidRPr="00106042">
        <w:rPr>
          <w:rFonts w:asciiTheme="majorHAnsi" w:hAnsiTheme="majorHAnsi"/>
          <w:color w:val="auto"/>
          <w:sz w:val="22"/>
          <w:szCs w:val="22"/>
        </w:rPr>
        <w:t xml:space="preserve">. Measuring cultivation parcels with GPS: </w:t>
      </w:r>
      <w:r w:rsidRPr="00106042">
        <w:rPr>
          <w:rFonts w:asciiTheme="majorHAnsi" w:hAnsiTheme="majorHAnsi"/>
          <w:color w:val="auto"/>
          <w:sz w:val="22"/>
          <w:szCs w:val="22"/>
          <w:lang w:val="en-GB"/>
        </w:rPr>
        <w:t xml:space="preserve">a statistical evidence. Mimeo, LUISS University: Rome. </w:t>
      </w:r>
    </w:p>
    <w:p w14:paraId="46F69E35" w14:textId="4E556B6D"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Pérez </w:t>
      </w:r>
      <w:proofErr w:type="spellStart"/>
      <w:r w:rsidRPr="00106042">
        <w:rPr>
          <w:rFonts w:asciiTheme="majorHAnsi" w:hAnsiTheme="majorHAnsi"/>
          <w:color w:val="auto"/>
          <w:sz w:val="22"/>
          <w:szCs w:val="22"/>
        </w:rPr>
        <w:t>Cadena</w:t>
      </w:r>
      <w:proofErr w:type="spellEnd"/>
      <w:r w:rsidRPr="00106042">
        <w:rPr>
          <w:rFonts w:asciiTheme="majorHAnsi" w:hAnsiTheme="majorHAnsi"/>
          <w:color w:val="auto"/>
          <w:sz w:val="22"/>
          <w:szCs w:val="22"/>
        </w:rPr>
        <w:t xml:space="preserve">, S. </w:t>
      </w:r>
      <w:r w:rsidR="00764716" w:rsidRPr="00106042">
        <w:rPr>
          <w:rFonts w:asciiTheme="majorHAnsi" w:hAnsiTheme="majorHAnsi"/>
          <w:color w:val="auto"/>
          <w:sz w:val="22"/>
          <w:szCs w:val="22"/>
        </w:rPr>
        <w:t>(</w:t>
      </w:r>
      <w:r w:rsidRPr="00106042">
        <w:rPr>
          <w:rFonts w:asciiTheme="majorHAnsi" w:hAnsiTheme="majorHAnsi"/>
          <w:color w:val="auto"/>
          <w:sz w:val="22"/>
          <w:szCs w:val="22"/>
        </w:rPr>
        <w:t>2015</w:t>
      </w:r>
      <w:r w:rsidR="00764716" w:rsidRPr="00106042">
        <w:rPr>
          <w:rFonts w:asciiTheme="majorHAnsi" w:hAnsiTheme="majorHAnsi"/>
          <w:color w:val="auto"/>
          <w:sz w:val="22"/>
          <w:szCs w:val="22"/>
        </w:rPr>
        <w:t>)</w:t>
      </w:r>
      <w:r w:rsidRPr="00106042">
        <w:rPr>
          <w:rFonts w:asciiTheme="majorHAnsi" w:hAnsiTheme="majorHAnsi"/>
          <w:color w:val="auto"/>
          <w:sz w:val="22"/>
          <w:szCs w:val="22"/>
        </w:rPr>
        <w:t xml:space="preserve">. 2012 National Agricultural Survey. In F. </w:t>
      </w:r>
      <w:proofErr w:type="spellStart"/>
      <w:r w:rsidRPr="00106042">
        <w:rPr>
          <w:rFonts w:asciiTheme="majorHAnsi" w:hAnsiTheme="majorHAnsi"/>
          <w:color w:val="auto"/>
          <w:sz w:val="22"/>
          <w:szCs w:val="22"/>
        </w:rPr>
        <w:t>Bolliger</w:t>
      </w:r>
      <w:proofErr w:type="spellEnd"/>
      <w:r w:rsidRPr="00106042">
        <w:rPr>
          <w:rFonts w:asciiTheme="majorHAnsi" w:hAnsiTheme="majorHAnsi"/>
          <w:color w:val="auto"/>
          <w:sz w:val="22"/>
          <w:szCs w:val="22"/>
        </w:rPr>
        <w:t xml:space="preserve">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L.Z. Maya (eds.), </w:t>
      </w:r>
      <w:r w:rsidRPr="00106042">
        <w:rPr>
          <w:rFonts w:asciiTheme="majorHAnsi" w:hAnsiTheme="majorHAnsi"/>
          <w:i/>
          <w:color w:val="auto"/>
          <w:sz w:val="22"/>
          <w:szCs w:val="22"/>
        </w:rPr>
        <w:t>Proceedings / ICAS VI - Sixth International Conference on Agricultural Statistics</w:t>
      </w:r>
      <w:r w:rsidRPr="00106042">
        <w:rPr>
          <w:rFonts w:asciiTheme="majorHAnsi" w:hAnsiTheme="majorHAnsi"/>
          <w:color w:val="auto"/>
          <w:sz w:val="22"/>
          <w:szCs w:val="22"/>
        </w:rPr>
        <w:t>. Rio de Janeiro: IBGE.</w:t>
      </w:r>
    </w:p>
    <w:p w14:paraId="7E203D9A" w14:textId="68A126A5"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Randall</w:t>
      </w:r>
      <w:proofErr w:type="gramStart"/>
      <w:r w:rsidRPr="00106042">
        <w:rPr>
          <w:rFonts w:asciiTheme="majorHAnsi" w:hAnsiTheme="majorHAnsi"/>
          <w:color w:val="auto"/>
          <w:sz w:val="22"/>
          <w:szCs w:val="22"/>
        </w:rPr>
        <w:t>,S</w:t>
      </w:r>
      <w:proofErr w:type="spellEnd"/>
      <w:proofErr w:type="gramEnd"/>
      <w:r w:rsidRPr="00106042">
        <w:rPr>
          <w:rFonts w:asciiTheme="majorHAnsi" w:hAnsiTheme="majorHAnsi"/>
          <w:color w:val="auto"/>
          <w:sz w:val="22"/>
          <w:szCs w:val="22"/>
        </w:rPr>
        <w:t xml:space="preserve">.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Coast, E. </w:t>
      </w:r>
      <w:r w:rsidR="00764716" w:rsidRPr="00106042">
        <w:rPr>
          <w:rFonts w:asciiTheme="majorHAnsi" w:hAnsiTheme="majorHAnsi"/>
          <w:color w:val="auto"/>
          <w:sz w:val="22"/>
          <w:szCs w:val="22"/>
        </w:rPr>
        <w:t>(</w:t>
      </w:r>
      <w:r w:rsidRPr="00106042">
        <w:rPr>
          <w:rFonts w:asciiTheme="majorHAnsi" w:hAnsiTheme="majorHAnsi"/>
          <w:color w:val="auto"/>
          <w:sz w:val="22"/>
          <w:szCs w:val="22"/>
        </w:rPr>
        <w:t>2015</w:t>
      </w:r>
      <w:r w:rsidR="00764716" w:rsidRPr="00106042">
        <w:rPr>
          <w:rFonts w:asciiTheme="majorHAnsi" w:hAnsiTheme="majorHAnsi"/>
          <w:color w:val="auto"/>
          <w:sz w:val="22"/>
          <w:szCs w:val="22"/>
        </w:rPr>
        <w:t>)</w:t>
      </w:r>
      <w:r w:rsidRPr="00106042">
        <w:rPr>
          <w:rFonts w:asciiTheme="majorHAnsi" w:hAnsiTheme="majorHAnsi"/>
          <w:color w:val="auto"/>
          <w:sz w:val="22"/>
          <w:szCs w:val="22"/>
        </w:rPr>
        <w:t>. Poverty in African Households: the Limits of Survey and Census Representations</w:t>
      </w:r>
      <w:r w:rsidR="00764716" w:rsidRPr="00106042">
        <w:rPr>
          <w:rFonts w:asciiTheme="majorHAnsi" w:hAnsiTheme="majorHAnsi"/>
          <w:color w:val="auto"/>
          <w:sz w:val="22"/>
          <w:szCs w:val="22"/>
        </w:rPr>
        <w:t>.</w:t>
      </w:r>
      <w:r w:rsidRPr="00106042">
        <w:rPr>
          <w:rFonts w:asciiTheme="majorHAnsi" w:hAnsiTheme="majorHAnsi"/>
          <w:color w:val="auto"/>
          <w:sz w:val="22"/>
          <w:szCs w:val="22"/>
        </w:rPr>
        <w:t xml:space="preserve"> </w:t>
      </w:r>
      <w:r w:rsidRPr="00106042">
        <w:rPr>
          <w:rFonts w:asciiTheme="majorHAnsi" w:hAnsiTheme="majorHAnsi"/>
          <w:i/>
          <w:color w:val="auto"/>
          <w:sz w:val="22"/>
          <w:szCs w:val="22"/>
        </w:rPr>
        <w:t>Journal of Development Studies</w:t>
      </w:r>
      <w:r w:rsidRPr="00106042">
        <w:rPr>
          <w:rFonts w:asciiTheme="majorHAnsi" w:hAnsiTheme="majorHAnsi"/>
          <w:color w:val="auto"/>
          <w:sz w:val="22"/>
          <w:szCs w:val="22"/>
        </w:rPr>
        <w:t>, 51(2), 162-177</w:t>
      </w:r>
    </w:p>
    <w:p w14:paraId="35E841CB" w14:textId="0AAABE72"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Schoning</w:t>
      </w:r>
      <w:proofErr w:type="spellEnd"/>
      <w:r w:rsidRPr="00106042">
        <w:rPr>
          <w:rFonts w:asciiTheme="majorHAnsi" w:hAnsiTheme="majorHAnsi"/>
          <w:color w:val="auto"/>
          <w:sz w:val="22"/>
          <w:szCs w:val="22"/>
        </w:rPr>
        <w:t xml:space="preserve">, P., </w:t>
      </w:r>
      <w:proofErr w:type="spellStart"/>
      <w:r w:rsidRPr="00106042">
        <w:rPr>
          <w:rFonts w:asciiTheme="majorHAnsi" w:hAnsiTheme="majorHAnsi"/>
          <w:color w:val="auto"/>
          <w:sz w:val="22"/>
          <w:szCs w:val="22"/>
        </w:rPr>
        <w:t>Apuuli</w:t>
      </w:r>
      <w:proofErr w:type="spellEnd"/>
      <w:r w:rsidRPr="00106042">
        <w:rPr>
          <w:rFonts w:asciiTheme="majorHAnsi" w:hAnsiTheme="majorHAnsi"/>
          <w:color w:val="auto"/>
          <w:sz w:val="22"/>
          <w:szCs w:val="22"/>
        </w:rPr>
        <w:t xml:space="preserve">, J.B.M., </w:t>
      </w:r>
      <w:proofErr w:type="spellStart"/>
      <w:r w:rsidRPr="00106042">
        <w:rPr>
          <w:rFonts w:asciiTheme="majorHAnsi" w:hAnsiTheme="majorHAnsi"/>
          <w:color w:val="auto"/>
          <w:sz w:val="22"/>
          <w:szCs w:val="22"/>
        </w:rPr>
        <w:t>Menyha</w:t>
      </w:r>
      <w:proofErr w:type="spellEnd"/>
      <w:r w:rsidRPr="00106042">
        <w:rPr>
          <w:rFonts w:asciiTheme="majorHAnsi" w:hAnsiTheme="majorHAnsi"/>
          <w:color w:val="auto"/>
          <w:sz w:val="22"/>
          <w:szCs w:val="22"/>
        </w:rPr>
        <w:t xml:space="preserve">, E.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Zake-Muwanga</w:t>
      </w:r>
      <w:proofErr w:type="spellEnd"/>
      <w:r w:rsidRPr="00106042">
        <w:rPr>
          <w:rFonts w:asciiTheme="majorHAnsi" w:hAnsiTheme="majorHAnsi"/>
          <w:color w:val="auto"/>
          <w:sz w:val="22"/>
          <w:szCs w:val="22"/>
        </w:rPr>
        <w:t xml:space="preserve">, E.S.K. </w:t>
      </w:r>
      <w:r w:rsidR="00764716" w:rsidRPr="00106042">
        <w:rPr>
          <w:rFonts w:asciiTheme="majorHAnsi" w:hAnsiTheme="majorHAnsi"/>
          <w:color w:val="auto"/>
          <w:sz w:val="22"/>
          <w:szCs w:val="22"/>
        </w:rPr>
        <w:t>(</w:t>
      </w:r>
      <w:r w:rsidRPr="00106042">
        <w:rPr>
          <w:rFonts w:asciiTheme="majorHAnsi" w:hAnsiTheme="majorHAnsi"/>
          <w:color w:val="auto"/>
          <w:sz w:val="22"/>
          <w:szCs w:val="22"/>
        </w:rPr>
        <w:t>2005</w:t>
      </w:r>
      <w:r w:rsidR="000B068A" w:rsidRPr="00106042">
        <w:rPr>
          <w:rFonts w:asciiTheme="majorHAnsi" w:hAnsiTheme="majorHAnsi"/>
          <w:color w:val="auto"/>
          <w:sz w:val="22"/>
          <w:szCs w:val="22"/>
        </w:rPr>
        <w:t>)</w:t>
      </w:r>
      <w:r w:rsidRPr="00106042">
        <w:rPr>
          <w:rFonts w:asciiTheme="majorHAnsi" w:hAnsiTheme="majorHAnsi"/>
          <w:color w:val="auto"/>
          <w:sz w:val="22"/>
          <w:szCs w:val="22"/>
        </w:rPr>
        <w:t xml:space="preserve">. </w:t>
      </w:r>
      <w:r w:rsidRPr="00106042">
        <w:rPr>
          <w:rFonts w:asciiTheme="majorHAnsi" w:hAnsiTheme="majorHAnsi"/>
          <w:i/>
          <w:color w:val="auto"/>
          <w:sz w:val="22"/>
          <w:szCs w:val="22"/>
        </w:rPr>
        <w:t>Handheld GPS equipment for agricultural statistics surveys: Experiments on area-measurement and geo-referencing of holdings done during fieldwork for the Uganda Pilot Census of Agriculture</w:t>
      </w:r>
      <w:r w:rsidRPr="00106042">
        <w:rPr>
          <w:rFonts w:asciiTheme="majorHAnsi" w:hAnsiTheme="majorHAnsi"/>
          <w:color w:val="auto"/>
          <w:sz w:val="22"/>
          <w:szCs w:val="22"/>
        </w:rPr>
        <w:t>. Statistics Norway Report 2005/29.</w:t>
      </w:r>
    </w:p>
    <w:p w14:paraId="2A30E489" w14:textId="11CF0973"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Shafiq</w:t>
      </w:r>
      <w:proofErr w:type="spellEnd"/>
      <w:r w:rsidRPr="00106042">
        <w:rPr>
          <w:rFonts w:asciiTheme="majorHAnsi" w:hAnsiTheme="majorHAnsi"/>
          <w:color w:val="auto"/>
          <w:sz w:val="22"/>
          <w:szCs w:val="22"/>
        </w:rPr>
        <w:t xml:space="preserve">, M.,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Rehman</w:t>
      </w:r>
      <w:proofErr w:type="spellEnd"/>
      <w:r w:rsidRPr="00106042">
        <w:rPr>
          <w:rFonts w:asciiTheme="majorHAnsi" w:hAnsiTheme="majorHAnsi"/>
          <w:color w:val="auto"/>
          <w:sz w:val="22"/>
          <w:szCs w:val="22"/>
        </w:rPr>
        <w:t xml:space="preserve">, T. </w:t>
      </w:r>
      <w:r w:rsidR="000B068A" w:rsidRPr="00106042">
        <w:rPr>
          <w:rFonts w:asciiTheme="majorHAnsi" w:hAnsiTheme="majorHAnsi"/>
          <w:color w:val="auto"/>
          <w:sz w:val="22"/>
          <w:szCs w:val="22"/>
        </w:rPr>
        <w:t>(</w:t>
      </w:r>
      <w:r w:rsidRPr="00106042">
        <w:rPr>
          <w:rFonts w:asciiTheme="majorHAnsi" w:hAnsiTheme="majorHAnsi"/>
          <w:color w:val="auto"/>
          <w:sz w:val="22"/>
          <w:szCs w:val="22"/>
        </w:rPr>
        <w:t>2000</w:t>
      </w:r>
      <w:r w:rsidR="000B068A" w:rsidRPr="00106042">
        <w:rPr>
          <w:rFonts w:asciiTheme="majorHAnsi" w:hAnsiTheme="majorHAnsi"/>
          <w:color w:val="auto"/>
          <w:sz w:val="22"/>
          <w:szCs w:val="22"/>
        </w:rPr>
        <w:t>)</w:t>
      </w:r>
      <w:r w:rsidRPr="00106042">
        <w:rPr>
          <w:rFonts w:asciiTheme="majorHAnsi" w:hAnsiTheme="majorHAnsi"/>
          <w:color w:val="auto"/>
          <w:sz w:val="22"/>
          <w:szCs w:val="22"/>
        </w:rPr>
        <w:t xml:space="preserve">. The extent of resource use inefficiencies in cotton production in Pakistan’s Punjab: an application of Data Envelopment Analysis. </w:t>
      </w:r>
      <w:r w:rsidRPr="00106042">
        <w:rPr>
          <w:rFonts w:asciiTheme="majorHAnsi" w:hAnsiTheme="majorHAnsi"/>
          <w:i/>
          <w:color w:val="auto"/>
          <w:sz w:val="22"/>
          <w:szCs w:val="22"/>
        </w:rPr>
        <w:t>Agricultural Economics</w:t>
      </w:r>
      <w:r w:rsidRPr="00106042">
        <w:rPr>
          <w:rFonts w:asciiTheme="majorHAnsi" w:hAnsiTheme="majorHAnsi"/>
          <w:color w:val="auto"/>
          <w:sz w:val="22"/>
          <w:szCs w:val="22"/>
        </w:rPr>
        <w:t>, 22(3), 321-330</w:t>
      </w:r>
    </w:p>
    <w:p w14:paraId="30BC22CE" w14:textId="4EAA463C"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Spoor, M. </w:t>
      </w:r>
      <w:r w:rsidR="000B068A" w:rsidRPr="00106042">
        <w:rPr>
          <w:rFonts w:asciiTheme="majorHAnsi" w:hAnsiTheme="majorHAnsi"/>
          <w:color w:val="auto"/>
          <w:sz w:val="22"/>
          <w:szCs w:val="22"/>
        </w:rPr>
        <w:t>(</w:t>
      </w:r>
      <w:r w:rsidRPr="00106042">
        <w:rPr>
          <w:rFonts w:asciiTheme="majorHAnsi" w:hAnsiTheme="majorHAnsi"/>
          <w:color w:val="auto"/>
          <w:sz w:val="22"/>
          <w:szCs w:val="22"/>
        </w:rPr>
        <w:t>2012</w:t>
      </w:r>
      <w:r w:rsidR="000B068A" w:rsidRPr="00106042">
        <w:rPr>
          <w:rFonts w:asciiTheme="majorHAnsi" w:hAnsiTheme="majorHAnsi"/>
          <w:color w:val="auto"/>
          <w:sz w:val="22"/>
          <w:szCs w:val="22"/>
        </w:rPr>
        <w:t>)</w:t>
      </w:r>
      <w:r w:rsidRPr="00106042">
        <w:rPr>
          <w:rFonts w:asciiTheme="majorHAnsi" w:hAnsiTheme="majorHAnsi"/>
          <w:color w:val="auto"/>
          <w:sz w:val="22"/>
          <w:szCs w:val="22"/>
        </w:rPr>
        <w:t xml:space="preserve">. Agrarian reform and transition: what can we learn from ‘the </w:t>
      </w:r>
      <w:proofErr w:type="gramStart"/>
      <w:r w:rsidRPr="00106042">
        <w:rPr>
          <w:rFonts w:asciiTheme="majorHAnsi" w:hAnsiTheme="majorHAnsi"/>
          <w:color w:val="auto"/>
          <w:sz w:val="22"/>
          <w:szCs w:val="22"/>
        </w:rPr>
        <w:t>east’?,</w:t>
      </w:r>
      <w:proofErr w:type="gramEnd"/>
      <w:r w:rsidRPr="00106042">
        <w:rPr>
          <w:rFonts w:asciiTheme="majorHAnsi" w:hAnsiTheme="majorHAnsi"/>
          <w:color w:val="auto"/>
          <w:sz w:val="22"/>
          <w:szCs w:val="22"/>
        </w:rPr>
        <w:t xml:space="preserve"> </w:t>
      </w:r>
      <w:r w:rsidRPr="00106042">
        <w:rPr>
          <w:rFonts w:asciiTheme="majorHAnsi" w:hAnsiTheme="majorHAnsi"/>
          <w:i/>
          <w:color w:val="auto"/>
          <w:sz w:val="22"/>
          <w:szCs w:val="22"/>
        </w:rPr>
        <w:t>The Journal of Peasant Studies</w:t>
      </w:r>
      <w:r w:rsidRPr="00106042">
        <w:rPr>
          <w:rFonts w:asciiTheme="majorHAnsi" w:hAnsiTheme="majorHAnsi"/>
          <w:color w:val="auto"/>
          <w:sz w:val="22"/>
          <w:szCs w:val="22"/>
        </w:rPr>
        <w:t>, 39:1, 175-194.</w:t>
      </w:r>
    </w:p>
    <w:p w14:paraId="3C8FF3CE" w14:textId="7555543E"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Swetz</w:t>
      </w:r>
      <w:proofErr w:type="spellEnd"/>
      <w:r w:rsidRPr="00106042">
        <w:rPr>
          <w:rFonts w:asciiTheme="majorHAnsi" w:hAnsiTheme="majorHAnsi"/>
          <w:color w:val="auto"/>
          <w:sz w:val="22"/>
          <w:szCs w:val="22"/>
        </w:rPr>
        <w:t xml:space="preserve">, F. </w:t>
      </w:r>
      <w:r w:rsidR="000B068A" w:rsidRPr="00106042">
        <w:rPr>
          <w:rFonts w:asciiTheme="majorHAnsi" w:hAnsiTheme="majorHAnsi"/>
          <w:color w:val="auto"/>
          <w:sz w:val="22"/>
          <w:szCs w:val="22"/>
        </w:rPr>
        <w:t>(</w:t>
      </w:r>
      <w:r w:rsidRPr="00106042">
        <w:rPr>
          <w:rFonts w:asciiTheme="majorHAnsi" w:hAnsiTheme="majorHAnsi"/>
          <w:color w:val="auto"/>
          <w:sz w:val="22"/>
          <w:szCs w:val="22"/>
        </w:rPr>
        <w:t>1992</w:t>
      </w:r>
      <w:r w:rsidR="000B068A" w:rsidRPr="00106042">
        <w:rPr>
          <w:rFonts w:asciiTheme="majorHAnsi" w:hAnsiTheme="majorHAnsi"/>
          <w:color w:val="auto"/>
          <w:sz w:val="22"/>
          <w:szCs w:val="22"/>
        </w:rPr>
        <w:t>)</w:t>
      </w:r>
      <w:r w:rsidRPr="00106042">
        <w:rPr>
          <w:rFonts w:asciiTheme="majorHAnsi" w:hAnsiTheme="majorHAnsi"/>
          <w:color w:val="auto"/>
          <w:sz w:val="22"/>
          <w:szCs w:val="22"/>
        </w:rPr>
        <w:t xml:space="preserve">. </w:t>
      </w:r>
      <w:r w:rsidRPr="00106042">
        <w:rPr>
          <w:rFonts w:asciiTheme="majorHAnsi" w:hAnsiTheme="majorHAnsi"/>
          <w:i/>
          <w:color w:val="auto"/>
          <w:sz w:val="22"/>
          <w:szCs w:val="22"/>
        </w:rPr>
        <w:t>The sea island mathematical manual: surveying and mathematics in ancient China</w:t>
      </w:r>
      <w:r w:rsidRPr="00106042">
        <w:rPr>
          <w:rFonts w:asciiTheme="majorHAnsi" w:hAnsiTheme="majorHAnsi"/>
          <w:color w:val="auto"/>
          <w:sz w:val="22"/>
          <w:szCs w:val="22"/>
        </w:rPr>
        <w:t>. Pennsylvania State University Press, 1992.</w:t>
      </w:r>
    </w:p>
    <w:p w14:paraId="7988FDCC" w14:textId="0D71399D" w:rsidR="002D7230" w:rsidRPr="00106042" w:rsidRDefault="000B7CF2" w:rsidP="00B7673A">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Sud</w:t>
      </w:r>
      <w:proofErr w:type="spellEnd"/>
      <w:r w:rsidRPr="00106042">
        <w:rPr>
          <w:rFonts w:asciiTheme="majorHAnsi" w:hAnsiTheme="majorHAnsi"/>
          <w:color w:val="auto"/>
          <w:sz w:val="22"/>
          <w:szCs w:val="22"/>
        </w:rPr>
        <w:t xml:space="preserve">, </w:t>
      </w:r>
      <w:r w:rsidR="00B7673A" w:rsidRPr="00106042">
        <w:rPr>
          <w:rFonts w:asciiTheme="majorHAnsi" w:hAnsiTheme="majorHAnsi"/>
          <w:color w:val="auto"/>
          <w:sz w:val="22"/>
          <w:szCs w:val="22"/>
        </w:rPr>
        <w:t xml:space="preserve">U.C., T. Ahmad, V.K. Gupta, H. Chandra, P.M. </w:t>
      </w:r>
      <w:proofErr w:type="spellStart"/>
      <w:r w:rsidR="00B7673A" w:rsidRPr="00106042">
        <w:rPr>
          <w:rFonts w:asciiTheme="majorHAnsi" w:hAnsiTheme="majorHAnsi"/>
          <w:color w:val="auto"/>
          <w:sz w:val="22"/>
          <w:szCs w:val="22"/>
        </w:rPr>
        <w:t>Sahoo</w:t>
      </w:r>
      <w:proofErr w:type="spellEnd"/>
      <w:r w:rsidR="00B7673A" w:rsidRPr="00106042">
        <w:rPr>
          <w:rFonts w:asciiTheme="majorHAnsi" w:hAnsiTheme="majorHAnsi"/>
          <w:color w:val="auto"/>
          <w:sz w:val="22"/>
          <w:szCs w:val="22"/>
        </w:rPr>
        <w:t xml:space="preserve">, K. </w:t>
      </w:r>
      <w:proofErr w:type="spellStart"/>
      <w:r w:rsidR="00B7673A" w:rsidRPr="00106042">
        <w:rPr>
          <w:rFonts w:asciiTheme="majorHAnsi" w:hAnsiTheme="majorHAnsi"/>
          <w:color w:val="auto"/>
          <w:sz w:val="22"/>
          <w:szCs w:val="22"/>
        </w:rPr>
        <w:t>Aditya</w:t>
      </w:r>
      <w:proofErr w:type="spellEnd"/>
      <w:r w:rsidR="00B7673A" w:rsidRPr="00106042">
        <w:rPr>
          <w:rFonts w:asciiTheme="majorHAnsi" w:hAnsiTheme="majorHAnsi"/>
          <w:color w:val="auto"/>
          <w:sz w:val="22"/>
          <w:szCs w:val="22"/>
        </w:rPr>
        <w:t xml:space="preserve">, M. Singh, A. </w:t>
      </w:r>
      <w:proofErr w:type="spellStart"/>
      <w:r w:rsidR="00B7673A" w:rsidRPr="00106042">
        <w:rPr>
          <w:rFonts w:asciiTheme="majorHAnsi" w:hAnsiTheme="majorHAnsi"/>
          <w:color w:val="auto"/>
          <w:sz w:val="22"/>
          <w:szCs w:val="22"/>
        </w:rPr>
        <w:t>Biswas</w:t>
      </w:r>
      <w:proofErr w:type="spellEnd"/>
      <w:r w:rsidR="00B7673A" w:rsidRPr="00106042">
        <w:rPr>
          <w:rFonts w:asciiTheme="majorHAnsi" w:hAnsiTheme="majorHAnsi"/>
          <w:color w:val="auto"/>
          <w:sz w:val="22"/>
          <w:szCs w:val="22"/>
        </w:rPr>
        <w:t>.</w:t>
      </w:r>
      <w:r w:rsidR="002D7230" w:rsidRPr="00106042">
        <w:rPr>
          <w:rFonts w:asciiTheme="majorHAnsi" w:hAnsiTheme="majorHAnsi"/>
          <w:color w:val="auto"/>
          <w:sz w:val="22"/>
          <w:szCs w:val="22"/>
        </w:rPr>
        <w:t xml:space="preserve"> </w:t>
      </w:r>
      <w:r w:rsidR="000B068A" w:rsidRPr="00106042">
        <w:rPr>
          <w:rFonts w:asciiTheme="majorHAnsi" w:hAnsiTheme="majorHAnsi"/>
          <w:color w:val="auto"/>
          <w:sz w:val="22"/>
          <w:szCs w:val="22"/>
        </w:rPr>
        <w:t>(</w:t>
      </w:r>
      <w:r w:rsidRPr="00106042">
        <w:rPr>
          <w:rFonts w:asciiTheme="majorHAnsi" w:hAnsiTheme="majorHAnsi"/>
          <w:color w:val="auto"/>
          <w:sz w:val="22"/>
          <w:szCs w:val="22"/>
        </w:rPr>
        <w:t>2016</w:t>
      </w:r>
      <w:r w:rsidR="000B068A" w:rsidRPr="00106042">
        <w:rPr>
          <w:rFonts w:asciiTheme="majorHAnsi" w:hAnsiTheme="majorHAnsi"/>
          <w:color w:val="auto"/>
          <w:sz w:val="22"/>
          <w:szCs w:val="22"/>
        </w:rPr>
        <w:t>)</w:t>
      </w:r>
      <w:r w:rsidR="002D7230" w:rsidRPr="00106042">
        <w:rPr>
          <w:rFonts w:asciiTheme="majorHAnsi" w:hAnsiTheme="majorHAnsi"/>
          <w:color w:val="auto"/>
          <w:sz w:val="22"/>
          <w:szCs w:val="22"/>
        </w:rPr>
        <w:t>.</w:t>
      </w:r>
      <w:r w:rsidRPr="00106042">
        <w:rPr>
          <w:rFonts w:asciiTheme="majorHAnsi" w:hAnsiTheme="majorHAnsi"/>
          <w:sz w:val="22"/>
          <w:szCs w:val="22"/>
        </w:rPr>
        <w:t xml:space="preserve"> </w:t>
      </w:r>
      <w:r w:rsidRPr="00106042">
        <w:rPr>
          <w:rFonts w:asciiTheme="majorHAnsi" w:hAnsiTheme="majorHAnsi"/>
          <w:color w:val="auto"/>
          <w:sz w:val="22"/>
          <w:szCs w:val="22"/>
        </w:rPr>
        <w:t>Research on Improving Methods for Estimating Crop Area, Yield and Production under Mixed, Repeated and Continuous Cropping. Synthesis of Literature and Fram</w:t>
      </w:r>
      <w:r w:rsidR="00B7673A" w:rsidRPr="00106042">
        <w:rPr>
          <w:rFonts w:asciiTheme="majorHAnsi" w:hAnsiTheme="majorHAnsi"/>
          <w:color w:val="auto"/>
          <w:sz w:val="22"/>
          <w:szCs w:val="22"/>
        </w:rPr>
        <w:t xml:space="preserve">ework. </w:t>
      </w:r>
      <w:r w:rsidR="00B7673A" w:rsidRPr="00106042">
        <w:rPr>
          <w:rFonts w:asciiTheme="majorHAnsi" w:hAnsiTheme="majorHAnsi"/>
          <w:i/>
          <w:sz w:val="22"/>
          <w:szCs w:val="22"/>
        </w:rPr>
        <w:t>Global Strategy Working Papers No. 5</w:t>
      </w:r>
      <w:r w:rsidR="00B7673A" w:rsidRPr="00106042">
        <w:rPr>
          <w:rFonts w:asciiTheme="majorHAnsi" w:hAnsiTheme="majorHAnsi"/>
          <w:sz w:val="22"/>
          <w:szCs w:val="22"/>
        </w:rPr>
        <w:t>. Rome</w:t>
      </w:r>
      <w:r w:rsidR="000B068A" w:rsidRPr="00106042">
        <w:rPr>
          <w:rFonts w:asciiTheme="majorHAnsi" w:hAnsiTheme="majorHAnsi"/>
          <w:sz w:val="22"/>
          <w:szCs w:val="22"/>
        </w:rPr>
        <w:t>: FAO</w:t>
      </w:r>
      <w:r w:rsidR="00B7673A" w:rsidRPr="00106042">
        <w:rPr>
          <w:rFonts w:asciiTheme="majorHAnsi" w:hAnsiTheme="majorHAnsi"/>
          <w:sz w:val="22"/>
          <w:szCs w:val="22"/>
        </w:rPr>
        <w:t>.</w:t>
      </w:r>
    </w:p>
    <w:p w14:paraId="177D84C1" w14:textId="7993731F" w:rsidR="002D7230" w:rsidRPr="00106042" w:rsidRDefault="002D7230" w:rsidP="00B7673A">
      <w:pPr>
        <w:pStyle w:val="References"/>
        <w:rPr>
          <w:rFonts w:asciiTheme="majorHAnsi" w:hAnsiTheme="majorHAnsi"/>
          <w:color w:val="auto"/>
          <w:sz w:val="22"/>
          <w:szCs w:val="22"/>
        </w:rPr>
      </w:pPr>
      <w:r w:rsidRPr="00106042">
        <w:rPr>
          <w:rFonts w:asciiTheme="majorHAnsi" w:hAnsiTheme="majorHAnsi"/>
          <w:color w:val="auto"/>
          <w:sz w:val="22"/>
          <w:szCs w:val="22"/>
        </w:rPr>
        <w:t>U</w:t>
      </w:r>
      <w:r w:rsidR="00B7673A" w:rsidRPr="00106042">
        <w:rPr>
          <w:rFonts w:asciiTheme="majorHAnsi" w:hAnsiTheme="majorHAnsi"/>
          <w:color w:val="auto"/>
          <w:sz w:val="22"/>
          <w:szCs w:val="22"/>
        </w:rPr>
        <w:t xml:space="preserve">nited </w:t>
      </w:r>
      <w:r w:rsidRPr="00106042">
        <w:rPr>
          <w:rFonts w:asciiTheme="majorHAnsi" w:hAnsiTheme="majorHAnsi"/>
          <w:color w:val="auto"/>
          <w:sz w:val="22"/>
          <w:szCs w:val="22"/>
        </w:rPr>
        <w:t>N</w:t>
      </w:r>
      <w:r w:rsidR="00B7673A" w:rsidRPr="00106042">
        <w:rPr>
          <w:rFonts w:asciiTheme="majorHAnsi" w:hAnsiTheme="majorHAnsi"/>
          <w:color w:val="auto"/>
          <w:sz w:val="22"/>
          <w:szCs w:val="22"/>
        </w:rPr>
        <w:t>ations.</w:t>
      </w:r>
      <w:r w:rsidRPr="00106042">
        <w:rPr>
          <w:rFonts w:asciiTheme="majorHAnsi" w:hAnsiTheme="majorHAnsi"/>
          <w:color w:val="auto"/>
          <w:sz w:val="22"/>
          <w:szCs w:val="22"/>
        </w:rPr>
        <w:t xml:space="preserve"> </w:t>
      </w:r>
      <w:r w:rsidR="000B068A" w:rsidRPr="00106042">
        <w:rPr>
          <w:rFonts w:asciiTheme="majorHAnsi" w:hAnsiTheme="majorHAnsi"/>
          <w:color w:val="auto"/>
          <w:sz w:val="22"/>
          <w:szCs w:val="22"/>
        </w:rPr>
        <w:t>(</w:t>
      </w:r>
      <w:r w:rsidRPr="00106042">
        <w:rPr>
          <w:rFonts w:asciiTheme="majorHAnsi" w:hAnsiTheme="majorHAnsi"/>
          <w:color w:val="auto"/>
          <w:sz w:val="22"/>
          <w:szCs w:val="22"/>
        </w:rPr>
        <w:t>2008</w:t>
      </w:r>
      <w:r w:rsidR="000B068A" w:rsidRPr="00106042">
        <w:rPr>
          <w:rFonts w:asciiTheme="majorHAnsi" w:hAnsiTheme="majorHAnsi"/>
          <w:color w:val="auto"/>
          <w:sz w:val="22"/>
          <w:szCs w:val="22"/>
        </w:rPr>
        <w:t>)</w:t>
      </w:r>
      <w:r w:rsidR="00B7673A" w:rsidRPr="00106042">
        <w:rPr>
          <w:rFonts w:asciiTheme="majorHAnsi" w:hAnsiTheme="majorHAnsi"/>
          <w:color w:val="auto"/>
          <w:sz w:val="22"/>
          <w:szCs w:val="22"/>
        </w:rPr>
        <w:t xml:space="preserve">. </w:t>
      </w:r>
      <w:r w:rsidR="00B7673A" w:rsidRPr="00106042">
        <w:rPr>
          <w:rFonts w:asciiTheme="majorHAnsi" w:hAnsiTheme="majorHAnsi"/>
          <w:i/>
          <w:color w:val="auto"/>
          <w:sz w:val="22"/>
          <w:szCs w:val="22"/>
        </w:rPr>
        <w:t>Principles and Recommendations for Population and Housing Censuses Revision 2</w:t>
      </w:r>
      <w:r w:rsidR="00B7673A" w:rsidRPr="00106042">
        <w:rPr>
          <w:rFonts w:asciiTheme="majorHAnsi" w:hAnsiTheme="majorHAnsi"/>
          <w:color w:val="auto"/>
          <w:sz w:val="22"/>
          <w:szCs w:val="22"/>
        </w:rPr>
        <w:t>. Department of Economics and Social Affair. Statistics Division. United Nations, New York.</w:t>
      </w:r>
    </w:p>
    <w:p w14:paraId="455AAD84" w14:textId="7D6C67DD"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Valdes, A.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Foster, W. </w:t>
      </w:r>
      <w:r w:rsidR="000B068A" w:rsidRPr="00106042">
        <w:rPr>
          <w:rFonts w:asciiTheme="majorHAnsi" w:hAnsiTheme="majorHAnsi"/>
          <w:color w:val="auto"/>
          <w:sz w:val="22"/>
          <w:szCs w:val="22"/>
        </w:rPr>
        <w:t>(</w:t>
      </w:r>
      <w:r w:rsidRPr="00106042">
        <w:rPr>
          <w:rFonts w:asciiTheme="majorHAnsi" w:hAnsiTheme="majorHAnsi"/>
          <w:color w:val="auto"/>
          <w:sz w:val="22"/>
          <w:szCs w:val="22"/>
        </w:rPr>
        <w:t>2010</w:t>
      </w:r>
      <w:r w:rsidR="000B068A" w:rsidRPr="00106042">
        <w:rPr>
          <w:rFonts w:asciiTheme="majorHAnsi" w:hAnsiTheme="majorHAnsi"/>
          <w:color w:val="auto"/>
          <w:sz w:val="22"/>
          <w:szCs w:val="22"/>
        </w:rPr>
        <w:t>)</w:t>
      </w:r>
      <w:r w:rsidRPr="00106042">
        <w:rPr>
          <w:rFonts w:asciiTheme="majorHAnsi" w:hAnsiTheme="majorHAnsi"/>
          <w:color w:val="auto"/>
          <w:sz w:val="22"/>
          <w:szCs w:val="22"/>
        </w:rPr>
        <w:t>.</w:t>
      </w:r>
      <w:r w:rsidR="000B068A" w:rsidRPr="00106042">
        <w:rPr>
          <w:rFonts w:asciiTheme="majorHAnsi" w:hAnsiTheme="majorHAnsi"/>
          <w:color w:val="auto"/>
          <w:sz w:val="22"/>
          <w:szCs w:val="22"/>
        </w:rPr>
        <w:t xml:space="preserve"> </w:t>
      </w:r>
      <w:r w:rsidRPr="00106042">
        <w:rPr>
          <w:rFonts w:asciiTheme="majorHAnsi" w:hAnsiTheme="majorHAnsi"/>
          <w:color w:val="auto"/>
          <w:sz w:val="22"/>
          <w:szCs w:val="22"/>
        </w:rPr>
        <w:t xml:space="preserve">Reflections on the Role of Agriculture in Pro-Poor Growth, </w:t>
      </w:r>
      <w:r w:rsidRPr="00106042">
        <w:rPr>
          <w:rFonts w:asciiTheme="majorHAnsi" w:hAnsiTheme="majorHAnsi"/>
          <w:i/>
          <w:color w:val="auto"/>
          <w:sz w:val="22"/>
          <w:szCs w:val="22"/>
        </w:rPr>
        <w:t>World Development</w:t>
      </w:r>
      <w:r w:rsidRPr="00106042">
        <w:rPr>
          <w:rFonts w:asciiTheme="majorHAnsi" w:hAnsiTheme="majorHAnsi"/>
          <w:color w:val="auto"/>
          <w:sz w:val="22"/>
          <w:szCs w:val="22"/>
        </w:rPr>
        <w:t>, 38(10), 1362-1374.</w:t>
      </w:r>
    </w:p>
    <w:p w14:paraId="42BF6CC8" w14:textId="2F40C69B" w:rsidR="002D7230" w:rsidRPr="00106042" w:rsidRDefault="002D7230" w:rsidP="002D7230">
      <w:pPr>
        <w:pStyle w:val="References"/>
        <w:rPr>
          <w:rFonts w:asciiTheme="majorHAnsi" w:eastAsia="Times New Roman" w:hAnsiTheme="majorHAnsi"/>
          <w:bCs/>
          <w:color w:val="auto"/>
          <w:sz w:val="22"/>
          <w:szCs w:val="22"/>
        </w:rPr>
      </w:pPr>
      <w:r w:rsidRPr="00106042">
        <w:rPr>
          <w:rFonts w:asciiTheme="majorHAnsi" w:hAnsiTheme="majorHAnsi"/>
          <w:color w:val="auto"/>
          <w:sz w:val="22"/>
          <w:szCs w:val="22"/>
          <w:lang w:val="nl-NL"/>
        </w:rPr>
        <w:t xml:space="preserve">Van Diggelen, F., </w:t>
      </w:r>
      <w:r w:rsidR="000B068A" w:rsidRPr="00106042">
        <w:rPr>
          <w:rFonts w:asciiTheme="majorHAnsi" w:hAnsiTheme="majorHAnsi"/>
          <w:color w:val="auto"/>
          <w:sz w:val="22"/>
          <w:szCs w:val="22"/>
          <w:lang w:val="nl-NL"/>
        </w:rPr>
        <w:t>(</w:t>
      </w:r>
      <w:r w:rsidRPr="00106042">
        <w:rPr>
          <w:rFonts w:asciiTheme="majorHAnsi" w:hAnsiTheme="majorHAnsi"/>
          <w:color w:val="auto"/>
          <w:sz w:val="22"/>
          <w:szCs w:val="22"/>
          <w:lang w:val="nl-NL"/>
        </w:rPr>
        <w:t>2007</w:t>
      </w:r>
      <w:r w:rsidR="000B068A" w:rsidRPr="00106042">
        <w:rPr>
          <w:rFonts w:asciiTheme="majorHAnsi" w:hAnsiTheme="majorHAnsi"/>
          <w:color w:val="auto"/>
          <w:sz w:val="22"/>
          <w:szCs w:val="22"/>
          <w:lang w:val="nl-NL"/>
        </w:rPr>
        <w:t>)</w:t>
      </w:r>
      <w:r w:rsidRPr="00106042">
        <w:rPr>
          <w:rFonts w:asciiTheme="majorHAnsi" w:hAnsiTheme="majorHAnsi"/>
          <w:color w:val="auto"/>
          <w:sz w:val="22"/>
          <w:szCs w:val="22"/>
          <w:lang w:val="nl-NL"/>
        </w:rPr>
        <w:t xml:space="preserve">. </w:t>
      </w:r>
      <w:r w:rsidRPr="00106042">
        <w:rPr>
          <w:rFonts w:asciiTheme="majorHAnsi" w:hAnsiTheme="majorHAnsi"/>
          <w:color w:val="auto"/>
          <w:sz w:val="22"/>
          <w:szCs w:val="22"/>
        </w:rPr>
        <w:t xml:space="preserve">GNSS Accuracy – Lies, Damn Lies and Statistics, </w:t>
      </w:r>
      <w:r w:rsidRPr="00106042">
        <w:rPr>
          <w:rFonts w:asciiTheme="majorHAnsi" w:hAnsiTheme="majorHAnsi"/>
          <w:i/>
          <w:iCs/>
          <w:color w:val="auto"/>
          <w:sz w:val="22"/>
          <w:szCs w:val="22"/>
        </w:rPr>
        <w:t>GPS World,</w:t>
      </w:r>
      <w:r w:rsidRPr="00106042">
        <w:rPr>
          <w:rFonts w:asciiTheme="majorHAnsi" w:hAnsiTheme="majorHAnsi"/>
          <w:color w:val="auto"/>
          <w:sz w:val="22"/>
          <w:szCs w:val="22"/>
        </w:rPr>
        <w:t xml:space="preserve"> 18(1), 1-4.</w:t>
      </w:r>
    </w:p>
    <w:p w14:paraId="44BD079A" w14:textId="2C4342B1" w:rsidR="002D7230" w:rsidRPr="00106042" w:rsidRDefault="002D7230" w:rsidP="002D7230">
      <w:pPr>
        <w:pStyle w:val="References"/>
        <w:rPr>
          <w:rFonts w:asciiTheme="majorHAnsi" w:hAnsiTheme="majorHAnsi"/>
          <w:color w:val="auto"/>
          <w:sz w:val="22"/>
          <w:szCs w:val="22"/>
        </w:rPr>
      </w:pPr>
      <w:proofErr w:type="spellStart"/>
      <w:r w:rsidRPr="00106042">
        <w:rPr>
          <w:rFonts w:asciiTheme="majorHAnsi" w:hAnsiTheme="majorHAnsi"/>
          <w:color w:val="auto"/>
          <w:sz w:val="22"/>
          <w:szCs w:val="22"/>
        </w:rPr>
        <w:t>Wardlow</w:t>
      </w:r>
      <w:proofErr w:type="spellEnd"/>
      <w:r w:rsidRPr="00106042">
        <w:rPr>
          <w:rFonts w:asciiTheme="majorHAnsi" w:hAnsiTheme="majorHAnsi"/>
          <w:color w:val="auto"/>
          <w:sz w:val="22"/>
          <w:szCs w:val="22"/>
        </w:rPr>
        <w:t xml:space="preserve">, B.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Egbert, S. </w:t>
      </w:r>
      <w:r w:rsidR="000B068A" w:rsidRPr="00106042">
        <w:rPr>
          <w:rFonts w:asciiTheme="majorHAnsi" w:hAnsiTheme="majorHAnsi"/>
          <w:color w:val="auto"/>
          <w:sz w:val="22"/>
          <w:szCs w:val="22"/>
        </w:rPr>
        <w:t>(</w:t>
      </w:r>
      <w:r w:rsidRPr="00106042">
        <w:rPr>
          <w:rFonts w:asciiTheme="majorHAnsi" w:hAnsiTheme="majorHAnsi"/>
          <w:color w:val="auto"/>
          <w:sz w:val="22"/>
          <w:szCs w:val="22"/>
        </w:rPr>
        <w:t>2008</w:t>
      </w:r>
      <w:r w:rsidR="000B068A" w:rsidRPr="00106042">
        <w:rPr>
          <w:rFonts w:asciiTheme="majorHAnsi" w:hAnsiTheme="majorHAnsi"/>
          <w:color w:val="auto"/>
          <w:sz w:val="22"/>
          <w:szCs w:val="22"/>
        </w:rPr>
        <w:t>)</w:t>
      </w:r>
      <w:r w:rsidRPr="00106042">
        <w:rPr>
          <w:rFonts w:asciiTheme="majorHAnsi" w:hAnsiTheme="majorHAnsi"/>
          <w:color w:val="auto"/>
          <w:sz w:val="22"/>
          <w:szCs w:val="22"/>
        </w:rPr>
        <w:t xml:space="preserve">. Large-Area Crop Mapping Using Time-Series MODIS 250m NDVI Data: An Assessment for the U.S. Central Great Plains. </w:t>
      </w:r>
      <w:r w:rsidRPr="00106042">
        <w:rPr>
          <w:rFonts w:asciiTheme="majorHAnsi" w:hAnsiTheme="majorHAnsi"/>
          <w:i/>
          <w:color w:val="auto"/>
          <w:sz w:val="22"/>
          <w:szCs w:val="22"/>
        </w:rPr>
        <w:t>Remote Sensing of Environment</w:t>
      </w:r>
      <w:r w:rsidRPr="00106042">
        <w:rPr>
          <w:rFonts w:asciiTheme="majorHAnsi" w:hAnsiTheme="majorHAnsi"/>
          <w:color w:val="auto"/>
          <w:sz w:val="22"/>
          <w:szCs w:val="22"/>
        </w:rPr>
        <w:t xml:space="preserve">, 112, 1096–1116. </w:t>
      </w:r>
    </w:p>
    <w:p w14:paraId="22D97BB5" w14:textId="77488753" w:rsidR="002D7230" w:rsidRPr="00106042" w:rsidRDefault="002D7230" w:rsidP="002D7230">
      <w:pPr>
        <w:pStyle w:val="References"/>
        <w:rPr>
          <w:rFonts w:asciiTheme="majorHAnsi" w:hAnsiTheme="majorHAnsi"/>
          <w:color w:val="auto"/>
          <w:sz w:val="22"/>
          <w:szCs w:val="22"/>
        </w:rPr>
      </w:pPr>
      <w:r w:rsidRPr="00106042">
        <w:rPr>
          <w:rFonts w:asciiTheme="majorHAnsi" w:hAnsiTheme="majorHAnsi"/>
          <w:color w:val="auto"/>
          <w:sz w:val="22"/>
          <w:szCs w:val="22"/>
        </w:rPr>
        <w:t xml:space="preserve">Wiggins, S., Kirsten, J.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w:t>
      </w:r>
      <w:proofErr w:type="spellStart"/>
      <w:r w:rsidRPr="00106042">
        <w:rPr>
          <w:rFonts w:asciiTheme="majorHAnsi" w:hAnsiTheme="majorHAnsi"/>
          <w:color w:val="auto"/>
          <w:sz w:val="22"/>
          <w:szCs w:val="22"/>
        </w:rPr>
        <w:t>Llambi</w:t>
      </w:r>
      <w:proofErr w:type="spellEnd"/>
      <w:r w:rsidRPr="00106042">
        <w:rPr>
          <w:rFonts w:asciiTheme="majorHAnsi" w:hAnsiTheme="majorHAnsi"/>
          <w:color w:val="auto"/>
          <w:sz w:val="22"/>
          <w:szCs w:val="22"/>
        </w:rPr>
        <w:t xml:space="preserve">, L. </w:t>
      </w:r>
      <w:r w:rsidR="000B068A" w:rsidRPr="00106042">
        <w:rPr>
          <w:rFonts w:asciiTheme="majorHAnsi" w:hAnsiTheme="majorHAnsi"/>
          <w:color w:val="auto"/>
          <w:sz w:val="22"/>
          <w:szCs w:val="22"/>
        </w:rPr>
        <w:t>(</w:t>
      </w:r>
      <w:r w:rsidRPr="00106042">
        <w:rPr>
          <w:rFonts w:asciiTheme="majorHAnsi" w:hAnsiTheme="majorHAnsi"/>
          <w:color w:val="auto"/>
          <w:sz w:val="22"/>
          <w:szCs w:val="22"/>
        </w:rPr>
        <w:t>2010</w:t>
      </w:r>
      <w:r w:rsidR="000B068A" w:rsidRPr="00106042">
        <w:rPr>
          <w:rFonts w:asciiTheme="majorHAnsi" w:hAnsiTheme="majorHAnsi"/>
          <w:color w:val="auto"/>
          <w:sz w:val="22"/>
          <w:szCs w:val="22"/>
        </w:rPr>
        <w:t>)</w:t>
      </w:r>
      <w:r w:rsidRPr="00106042">
        <w:rPr>
          <w:rFonts w:asciiTheme="majorHAnsi" w:hAnsiTheme="majorHAnsi"/>
          <w:color w:val="auto"/>
          <w:sz w:val="22"/>
          <w:szCs w:val="22"/>
        </w:rPr>
        <w:t xml:space="preserve">. The future of small farms. </w:t>
      </w:r>
      <w:r w:rsidRPr="00106042">
        <w:rPr>
          <w:rFonts w:asciiTheme="majorHAnsi" w:hAnsiTheme="majorHAnsi"/>
          <w:i/>
          <w:color w:val="auto"/>
          <w:sz w:val="22"/>
          <w:szCs w:val="22"/>
        </w:rPr>
        <w:t>World Development</w:t>
      </w:r>
      <w:r w:rsidRPr="00106042">
        <w:rPr>
          <w:rFonts w:asciiTheme="majorHAnsi" w:hAnsiTheme="majorHAnsi"/>
          <w:color w:val="auto"/>
          <w:sz w:val="22"/>
          <w:szCs w:val="22"/>
        </w:rPr>
        <w:t>, 38, 1341–1348.</w:t>
      </w:r>
    </w:p>
    <w:p w14:paraId="0C6BA3A7" w14:textId="347C73F0" w:rsidR="002D7230" w:rsidRPr="00106042" w:rsidRDefault="002D7230" w:rsidP="00B7673A">
      <w:pPr>
        <w:pStyle w:val="References"/>
        <w:rPr>
          <w:rFonts w:asciiTheme="majorHAnsi" w:hAnsiTheme="majorHAnsi"/>
          <w:color w:val="auto"/>
          <w:sz w:val="22"/>
          <w:szCs w:val="22"/>
          <w:highlight w:val="yellow"/>
        </w:rPr>
      </w:pPr>
      <w:r w:rsidRPr="00106042">
        <w:rPr>
          <w:rFonts w:asciiTheme="majorHAnsi" w:hAnsiTheme="majorHAnsi"/>
          <w:color w:val="auto"/>
          <w:sz w:val="22"/>
          <w:szCs w:val="22"/>
        </w:rPr>
        <w:t>World Bank</w:t>
      </w:r>
      <w:r w:rsidR="000B068A" w:rsidRPr="00106042">
        <w:rPr>
          <w:rFonts w:asciiTheme="majorHAnsi" w:hAnsiTheme="majorHAnsi"/>
          <w:color w:val="auto"/>
          <w:sz w:val="22"/>
          <w:szCs w:val="22"/>
        </w:rPr>
        <w:t>.</w:t>
      </w:r>
      <w:r w:rsidRPr="00106042">
        <w:rPr>
          <w:rFonts w:asciiTheme="majorHAnsi" w:hAnsiTheme="majorHAnsi"/>
          <w:color w:val="auto"/>
          <w:sz w:val="22"/>
          <w:szCs w:val="22"/>
        </w:rPr>
        <w:t xml:space="preserve"> </w:t>
      </w:r>
      <w:r w:rsidR="000B068A" w:rsidRPr="00106042">
        <w:rPr>
          <w:rFonts w:asciiTheme="majorHAnsi" w:hAnsiTheme="majorHAnsi"/>
          <w:color w:val="auto"/>
          <w:sz w:val="22"/>
          <w:szCs w:val="22"/>
        </w:rPr>
        <w:t>(</w:t>
      </w:r>
      <w:r w:rsidRPr="00106042">
        <w:rPr>
          <w:rFonts w:asciiTheme="majorHAnsi" w:hAnsiTheme="majorHAnsi"/>
          <w:color w:val="auto"/>
          <w:sz w:val="22"/>
          <w:szCs w:val="22"/>
        </w:rPr>
        <w:t>2011</w:t>
      </w:r>
      <w:r w:rsidR="000B068A" w:rsidRPr="00106042">
        <w:rPr>
          <w:rFonts w:asciiTheme="majorHAnsi" w:hAnsiTheme="majorHAnsi"/>
          <w:color w:val="auto"/>
          <w:sz w:val="22"/>
          <w:szCs w:val="22"/>
        </w:rPr>
        <w:t>).</w:t>
      </w:r>
      <w:r w:rsidRPr="00106042">
        <w:rPr>
          <w:rFonts w:asciiTheme="majorHAnsi" w:hAnsiTheme="majorHAnsi"/>
          <w:color w:val="auto"/>
          <w:sz w:val="22"/>
          <w:szCs w:val="22"/>
        </w:rPr>
        <w:t xml:space="preserve"> </w:t>
      </w:r>
      <w:r w:rsidR="00B7673A" w:rsidRPr="00106042">
        <w:rPr>
          <w:rFonts w:asciiTheme="majorHAnsi" w:hAnsiTheme="majorHAnsi"/>
          <w:i/>
          <w:color w:val="auto"/>
          <w:sz w:val="22"/>
          <w:szCs w:val="22"/>
        </w:rPr>
        <w:t>Global Strategy to Improve Agricultural and Rural Statistics</w:t>
      </w:r>
      <w:r w:rsidR="00B7673A" w:rsidRPr="00106042">
        <w:rPr>
          <w:rFonts w:asciiTheme="majorHAnsi" w:hAnsiTheme="majorHAnsi"/>
          <w:color w:val="auto"/>
          <w:sz w:val="22"/>
          <w:szCs w:val="22"/>
        </w:rPr>
        <w:t>. Report No. 56719-GLB. The World Bank, FAO, United Nations. Washington, DC.</w:t>
      </w:r>
    </w:p>
    <w:p w14:paraId="112188FE" w14:textId="604838F2" w:rsidR="005B322C" w:rsidRPr="00106042" w:rsidRDefault="002D7230" w:rsidP="005B6EA1">
      <w:pPr>
        <w:pStyle w:val="References"/>
      </w:pPr>
      <w:r w:rsidRPr="00106042">
        <w:rPr>
          <w:rFonts w:asciiTheme="majorHAnsi" w:hAnsiTheme="majorHAnsi"/>
          <w:color w:val="auto"/>
          <w:sz w:val="22"/>
          <w:szCs w:val="22"/>
        </w:rPr>
        <w:t xml:space="preserve">World Bank </w:t>
      </w:r>
      <w:r w:rsidR="00BC2DB1" w:rsidRPr="00106042">
        <w:rPr>
          <w:rFonts w:asciiTheme="majorHAnsi" w:hAnsiTheme="majorHAnsi"/>
          <w:color w:val="auto"/>
          <w:sz w:val="22"/>
          <w:szCs w:val="22"/>
        </w:rPr>
        <w:t>&amp;</w:t>
      </w:r>
      <w:r w:rsidRPr="00106042">
        <w:rPr>
          <w:rFonts w:asciiTheme="majorHAnsi" w:hAnsiTheme="majorHAnsi"/>
          <w:color w:val="auto"/>
          <w:sz w:val="22"/>
          <w:szCs w:val="22"/>
        </w:rPr>
        <w:t xml:space="preserve"> ONE </w:t>
      </w:r>
      <w:r w:rsidR="000B068A" w:rsidRPr="00106042">
        <w:rPr>
          <w:rFonts w:asciiTheme="majorHAnsi" w:hAnsiTheme="majorHAnsi"/>
          <w:color w:val="auto"/>
          <w:sz w:val="22"/>
          <w:szCs w:val="22"/>
        </w:rPr>
        <w:t>(</w:t>
      </w:r>
      <w:r w:rsidRPr="00106042">
        <w:rPr>
          <w:rFonts w:asciiTheme="majorHAnsi" w:hAnsiTheme="majorHAnsi"/>
          <w:color w:val="auto"/>
          <w:sz w:val="22"/>
          <w:szCs w:val="22"/>
        </w:rPr>
        <w:t>2014</w:t>
      </w:r>
      <w:r w:rsidR="000B068A" w:rsidRPr="00106042">
        <w:rPr>
          <w:rFonts w:asciiTheme="majorHAnsi" w:hAnsiTheme="majorHAnsi"/>
          <w:color w:val="auto"/>
          <w:sz w:val="22"/>
          <w:szCs w:val="22"/>
        </w:rPr>
        <w:t>)</w:t>
      </w:r>
      <w:r w:rsidRPr="00106042">
        <w:rPr>
          <w:rFonts w:asciiTheme="majorHAnsi" w:hAnsiTheme="majorHAnsi"/>
          <w:color w:val="auto"/>
          <w:sz w:val="22"/>
          <w:szCs w:val="22"/>
        </w:rPr>
        <w:t xml:space="preserve">. </w:t>
      </w:r>
      <w:proofErr w:type="spellStart"/>
      <w:r w:rsidR="0033020E" w:rsidRPr="00106042">
        <w:rPr>
          <w:rFonts w:asciiTheme="majorHAnsi" w:hAnsiTheme="majorHAnsi"/>
          <w:i/>
          <w:color w:val="auto"/>
          <w:sz w:val="22"/>
          <w:szCs w:val="22"/>
        </w:rPr>
        <w:t>Levelling</w:t>
      </w:r>
      <w:proofErr w:type="spellEnd"/>
      <w:r w:rsidR="0033020E" w:rsidRPr="00106042">
        <w:rPr>
          <w:rFonts w:asciiTheme="majorHAnsi" w:hAnsiTheme="majorHAnsi"/>
          <w:i/>
          <w:color w:val="auto"/>
          <w:sz w:val="22"/>
          <w:szCs w:val="22"/>
        </w:rPr>
        <w:t xml:space="preserve"> the Field. Improving Opportunities for Women Framers in Africa.</w:t>
      </w:r>
      <w:r w:rsidR="0033020E" w:rsidRPr="00106042">
        <w:rPr>
          <w:rFonts w:asciiTheme="majorHAnsi" w:hAnsiTheme="majorHAnsi"/>
          <w:color w:val="auto"/>
          <w:sz w:val="22"/>
          <w:szCs w:val="22"/>
        </w:rPr>
        <w:t xml:space="preserve"> </w:t>
      </w:r>
      <w:r w:rsidR="000B068A" w:rsidRPr="00106042">
        <w:rPr>
          <w:rFonts w:asciiTheme="majorHAnsi" w:hAnsiTheme="majorHAnsi"/>
          <w:color w:val="auto"/>
          <w:sz w:val="22"/>
          <w:szCs w:val="22"/>
        </w:rPr>
        <w:t xml:space="preserve">Washington, DC: </w:t>
      </w:r>
      <w:r w:rsidR="0033020E" w:rsidRPr="00106042">
        <w:rPr>
          <w:rFonts w:asciiTheme="majorHAnsi" w:hAnsiTheme="majorHAnsi"/>
          <w:color w:val="auto"/>
          <w:sz w:val="22"/>
          <w:szCs w:val="22"/>
        </w:rPr>
        <w:t xml:space="preserve">The World Bank. </w:t>
      </w:r>
    </w:p>
    <w:p w14:paraId="3ABF212B" w14:textId="77777777" w:rsidR="005B322C" w:rsidRPr="00106042" w:rsidRDefault="005B322C" w:rsidP="005B322C">
      <w:pPr>
        <w:spacing w:after="160" w:line="259" w:lineRule="auto"/>
      </w:pPr>
      <w:r w:rsidRPr="00106042">
        <w:br w:type="page"/>
      </w:r>
    </w:p>
    <w:p w14:paraId="0BADE775" w14:textId="44C448F5" w:rsidR="003652DC" w:rsidRPr="00106042" w:rsidRDefault="009846A4">
      <w:pPr>
        <w:pStyle w:val="Heading1"/>
        <w:rPr>
          <w:lang w:eastAsia="ja-JP"/>
        </w:rPr>
      </w:pPr>
      <w:bookmarkStart w:id="1695" w:name="_Toc448919882"/>
      <w:r w:rsidRPr="00372827">
        <w:t>Annexes</w:t>
      </w:r>
      <w:bookmarkEnd w:id="1695"/>
    </w:p>
    <w:p w14:paraId="0E5B7F4E" w14:textId="43AABE43" w:rsidR="0058672A" w:rsidRPr="00106042" w:rsidRDefault="00E31B20" w:rsidP="0066125A">
      <w:pPr>
        <w:pStyle w:val="Heading2"/>
      </w:pPr>
      <w:bookmarkStart w:id="1696" w:name="_Toc448919883"/>
      <w:r w:rsidRPr="00372827">
        <w:t xml:space="preserve">Annex 1 </w:t>
      </w:r>
      <w:r w:rsidR="0058672A" w:rsidRPr="00372827">
        <w:t>– Key definitions used in the Uganda National Panel Survey 2011/12</w:t>
      </w:r>
      <w:bookmarkEnd w:id="1696"/>
    </w:p>
    <w:p w14:paraId="726707A9" w14:textId="7147C0F6" w:rsidR="00923CDC" w:rsidRPr="00106042" w:rsidRDefault="00923CDC" w:rsidP="0066125A">
      <w:pPr>
        <w:spacing w:line="276" w:lineRule="auto"/>
        <w:jc w:val="both"/>
        <w:rPr>
          <w:b/>
        </w:rPr>
      </w:pPr>
      <w:r w:rsidRPr="00106042">
        <w:rPr>
          <w:i/>
        </w:rPr>
        <w:t>Source:</w:t>
      </w:r>
      <w:r w:rsidRPr="00106042">
        <w:rPr>
          <w:b/>
        </w:rPr>
        <w:t xml:space="preserve"> </w:t>
      </w:r>
      <w:r w:rsidR="001679F8" w:rsidRPr="00106042">
        <w:t>Uganda Bureau of Statistics, Interviewer’s</w:t>
      </w:r>
      <w:r w:rsidR="001679F8" w:rsidRPr="00106042">
        <w:rPr>
          <w:b/>
        </w:rPr>
        <w:t xml:space="preserve"> </w:t>
      </w:r>
      <w:r w:rsidR="001679F8" w:rsidRPr="00106042">
        <w:t>Manual of Instructions for Uganda National Panel Survey 2011/12 – Agriculture Module.</w:t>
      </w:r>
    </w:p>
    <w:p w14:paraId="167D7617" w14:textId="77777777" w:rsidR="0058672A" w:rsidRPr="00106042" w:rsidRDefault="0058672A" w:rsidP="0066125A">
      <w:pPr>
        <w:spacing w:line="276" w:lineRule="auto"/>
        <w:jc w:val="both"/>
        <w:rPr>
          <w:b/>
        </w:rPr>
      </w:pPr>
      <w:r w:rsidRPr="00106042">
        <w:rPr>
          <w:b/>
        </w:rPr>
        <w:t xml:space="preserve">Agricultural Holding </w:t>
      </w:r>
    </w:p>
    <w:p w14:paraId="6627FB83" w14:textId="77777777" w:rsidR="0058672A" w:rsidRPr="00106042" w:rsidRDefault="0058672A" w:rsidP="0066125A">
      <w:pPr>
        <w:spacing w:after="0" w:line="276" w:lineRule="auto"/>
        <w:jc w:val="both"/>
      </w:pPr>
      <w:r w:rsidRPr="00106042">
        <w:t xml:space="preserve">1. This is </w:t>
      </w:r>
      <w:r w:rsidRPr="00106042">
        <w:rPr>
          <w:b/>
          <w:bCs/>
          <w:i/>
          <w:iCs/>
        </w:rPr>
        <w:t xml:space="preserve">an economic unit of agricultural production under single management </w:t>
      </w:r>
      <w:r w:rsidRPr="00106042">
        <w:t xml:space="preserve">comprising all livestock kept and all land used wholly or partly for agricultural production purposes, without regard to title, legal form or size. Single management may be exercised by an individual or by a household, jointly by two or more individuals or households, by a clan or tribe or a cooperative or government </w:t>
      </w:r>
      <w:proofErr w:type="spellStart"/>
      <w:r w:rsidRPr="00106042">
        <w:t>parastatals</w:t>
      </w:r>
      <w:proofErr w:type="spellEnd"/>
      <w:r w:rsidRPr="00106042">
        <w:t xml:space="preserve">. </w:t>
      </w:r>
    </w:p>
    <w:p w14:paraId="26E8C268" w14:textId="77777777" w:rsidR="0058672A" w:rsidRPr="00106042" w:rsidRDefault="0058672A" w:rsidP="0066125A">
      <w:pPr>
        <w:spacing w:after="0" w:line="276" w:lineRule="auto"/>
        <w:jc w:val="both"/>
      </w:pPr>
    </w:p>
    <w:p w14:paraId="4A76E640" w14:textId="77777777" w:rsidR="0058672A" w:rsidRPr="00106042" w:rsidRDefault="0058672A" w:rsidP="0066125A">
      <w:pPr>
        <w:spacing w:after="0" w:line="276" w:lineRule="auto"/>
        <w:jc w:val="both"/>
      </w:pPr>
      <w:r w:rsidRPr="00106042">
        <w:t xml:space="preserve">2. A holding may consist of one or more parcels located in one or more separate areas, provided the parcels share the same production means utilized by the holding, such as labor, farm buildings, farm implements and machinery or drought animals. The requirements of sharing the same production means should be fulfilled to a great degree to justify the consideration of various parcels as components of one economic unit. </w:t>
      </w:r>
    </w:p>
    <w:p w14:paraId="4E6BF041" w14:textId="77777777" w:rsidR="0058672A" w:rsidRPr="00106042" w:rsidRDefault="0058672A" w:rsidP="0066125A">
      <w:pPr>
        <w:spacing w:after="0" w:line="276" w:lineRule="auto"/>
        <w:jc w:val="both"/>
      </w:pPr>
    </w:p>
    <w:p w14:paraId="1DECC0A3" w14:textId="77777777" w:rsidR="0058672A" w:rsidRPr="00106042" w:rsidRDefault="0058672A" w:rsidP="0066125A">
      <w:pPr>
        <w:spacing w:after="0" w:line="276" w:lineRule="auto"/>
        <w:jc w:val="both"/>
      </w:pPr>
      <w:r w:rsidRPr="00106042">
        <w:t xml:space="preserve">3. In the case of a family which lives together and shares meals, all parcels cultivated by the household members will constitute one holding. On the other hand, if part of land is cultivated by relatives who live separately, even though they share work on the land, each of them will normally know which parcels/plots belong to them. In this case, the total area is not a holding, but several holdings, depending on the number of persons having claim to the parcels in question. </w:t>
      </w:r>
    </w:p>
    <w:p w14:paraId="1EA6EA95" w14:textId="77777777" w:rsidR="0058672A" w:rsidRPr="00106042" w:rsidRDefault="0058672A" w:rsidP="0066125A">
      <w:pPr>
        <w:spacing w:after="0" w:line="276" w:lineRule="auto"/>
        <w:jc w:val="both"/>
      </w:pPr>
    </w:p>
    <w:p w14:paraId="048226E8" w14:textId="77777777" w:rsidR="0058672A" w:rsidRPr="00106042" w:rsidRDefault="0058672A" w:rsidP="0066125A">
      <w:pPr>
        <w:spacing w:after="0" w:line="276" w:lineRule="auto"/>
        <w:jc w:val="both"/>
      </w:pPr>
      <w:r w:rsidRPr="00106042">
        <w:t xml:space="preserve">4. Some of the area of the holding may be cultivated, fallow, under forest trees, belonging to the holder or may be wholly and partly used for grazing livestock. </w:t>
      </w:r>
    </w:p>
    <w:p w14:paraId="101B3E6B" w14:textId="77777777" w:rsidR="0058672A" w:rsidRPr="00106042" w:rsidRDefault="0058672A" w:rsidP="0066125A">
      <w:pPr>
        <w:spacing w:after="0" w:line="276" w:lineRule="auto"/>
        <w:jc w:val="both"/>
      </w:pPr>
    </w:p>
    <w:p w14:paraId="003641D4" w14:textId="77777777" w:rsidR="0058672A" w:rsidRPr="00106042" w:rsidRDefault="0058672A" w:rsidP="0066125A">
      <w:pPr>
        <w:spacing w:after="0" w:line="276" w:lineRule="auto"/>
        <w:jc w:val="both"/>
      </w:pPr>
      <w:r w:rsidRPr="00106042">
        <w:t xml:space="preserve">5. The following points will assist in getting the concept of holding clearer: </w:t>
      </w:r>
    </w:p>
    <w:p w14:paraId="3C8802E9" w14:textId="77777777" w:rsidR="0058672A" w:rsidRPr="00106042" w:rsidRDefault="0058672A" w:rsidP="0066125A">
      <w:pPr>
        <w:spacing w:after="0" w:line="276" w:lineRule="auto"/>
        <w:ind w:left="720"/>
        <w:jc w:val="both"/>
      </w:pPr>
      <w:r w:rsidRPr="00106042">
        <w:t>(</w:t>
      </w:r>
      <w:proofErr w:type="spellStart"/>
      <w:r w:rsidRPr="00106042">
        <w:t>i</w:t>
      </w:r>
      <w:proofErr w:type="spellEnd"/>
      <w:r w:rsidRPr="00106042">
        <w:t xml:space="preserve">) There are holdings that do not have a significant area, e.g., poultry or piggery units or hatcheries for which much land is not absolutely necessary. </w:t>
      </w:r>
    </w:p>
    <w:p w14:paraId="48E47485" w14:textId="77777777" w:rsidR="0058672A" w:rsidRPr="00106042" w:rsidRDefault="0058672A" w:rsidP="0066125A">
      <w:pPr>
        <w:spacing w:after="0" w:line="276" w:lineRule="auto"/>
        <w:ind w:left="720"/>
        <w:jc w:val="both"/>
      </w:pPr>
      <w:r w:rsidRPr="00106042">
        <w:t xml:space="preserve">(ii) There are holdings that may be operated by holders who have another occupation in addition to being holders. </w:t>
      </w:r>
    </w:p>
    <w:p w14:paraId="7F56EC4D" w14:textId="77777777" w:rsidR="0058672A" w:rsidRPr="00106042" w:rsidRDefault="0058672A" w:rsidP="0066125A">
      <w:pPr>
        <w:spacing w:after="0" w:line="276" w:lineRule="auto"/>
        <w:ind w:left="720"/>
        <w:jc w:val="both"/>
      </w:pPr>
      <w:r w:rsidRPr="00106042">
        <w:t xml:space="preserve">(iii) There may be holdings that may be operated jointly by two or more individuals. </w:t>
      </w:r>
    </w:p>
    <w:p w14:paraId="44B44BF2" w14:textId="77777777" w:rsidR="0058672A" w:rsidRPr="00106042" w:rsidRDefault="0058672A" w:rsidP="0066125A">
      <w:pPr>
        <w:spacing w:after="0" w:line="276" w:lineRule="auto"/>
        <w:ind w:left="720"/>
        <w:jc w:val="both"/>
      </w:pPr>
      <w:r w:rsidRPr="00106042">
        <w:t xml:space="preserve">(iv) </w:t>
      </w:r>
      <w:proofErr w:type="gramStart"/>
      <w:r w:rsidRPr="00106042">
        <w:t>Land which is open to communal grazing</w:t>
      </w:r>
      <w:proofErr w:type="gramEnd"/>
      <w:r w:rsidRPr="00106042">
        <w:t xml:space="preserve"> is not considered a holding. </w:t>
      </w:r>
    </w:p>
    <w:p w14:paraId="04DF56CE" w14:textId="77777777" w:rsidR="000249D2" w:rsidRPr="00106042" w:rsidRDefault="000249D2" w:rsidP="0066125A">
      <w:pPr>
        <w:spacing w:line="276" w:lineRule="auto"/>
        <w:jc w:val="both"/>
      </w:pPr>
    </w:p>
    <w:p w14:paraId="40927F31" w14:textId="2CF99D91" w:rsidR="0058672A" w:rsidRPr="00106042" w:rsidRDefault="0058672A" w:rsidP="0066125A">
      <w:pPr>
        <w:spacing w:after="0" w:line="276" w:lineRule="auto"/>
        <w:jc w:val="both"/>
        <w:rPr>
          <w:b/>
        </w:rPr>
      </w:pPr>
      <w:r w:rsidRPr="00106042">
        <w:rPr>
          <w:b/>
        </w:rPr>
        <w:t xml:space="preserve">Parcel </w:t>
      </w:r>
    </w:p>
    <w:p w14:paraId="4F265550" w14:textId="77777777" w:rsidR="0058672A" w:rsidRPr="00106042" w:rsidRDefault="0058672A" w:rsidP="0066125A">
      <w:pPr>
        <w:spacing w:line="276" w:lineRule="auto"/>
        <w:jc w:val="both"/>
      </w:pPr>
      <w:r w:rsidRPr="00106042">
        <w:t xml:space="preserve">1. A parcel is a contiguous piece of land with identical (uniform) tenure and physical characteristics. It is entirely surrounded by land with other tenure and/or physical characteristics or infrastructure e.g. water, a road, forest, etc., not forming part of the holding. This implies that a parcel is part of a holding that is physically separate from other parts of the holding. A holding is made up of one or more parcels. </w:t>
      </w:r>
    </w:p>
    <w:p w14:paraId="0CA3C817" w14:textId="77777777" w:rsidR="0058672A" w:rsidRPr="00106042" w:rsidRDefault="0058672A" w:rsidP="0066125A">
      <w:pPr>
        <w:spacing w:after="0" w:line="276" w:lineRule="auto"/>
        <w:jc w:val="both"/>
        <w:rPr>
          <w:b/>
        </w:rPr>
      </w:pPr>
      <w:r w:rsidRPr="00106042">
        <w:rPr>
          <w:b/>
        </w:rPr>
        <w:t xml:space="preserve">Plot </w:t>
      </w:r>
    </w:p>
    <w:p w14:paraId="023FCEA9" w14:textId="77777777" w:rsidR="0058672A" w:rsidRPr="00106042" w:rsidRDefault="0058672A" w:rsidP="0066125A">
      <w:pPr>
        <w:spacing w:line="276" w:lineRule="auto"/>
        <w:jc w:val="both"/>
      </w:pPr>
      <w:r w:rsidRPr="00106042">
        <w:t xml:space="preserve">1. A plot is defined as a contiguous piece of land within the parcel on which a specific crop or a crop mixture is grown. A parcel may be made up of one or more plots. </w:t>
      </w:r>
    </w:p>
    <w:p w14:paraId="64E7D4A0" w14:textId="77777777" w:rsidR="0058672A" w:rsidRPr="00106042" w:rsidRDefault="0058672A" w:rsidP="0066125A">
      <w:pPr>
        <w:spacing w:after="0" w:line="276" w:lineRule="auto"/>
        <w:jc w:val="both"/>
        <w:rPr>
          <w:b/>
        </w:rPr>
      </w:pPr>
      <w:r w:rsidRPr="00106042">
        <w:rPr>
          <w:b/>
        </w:rPr>
        <w:t xml:space="preserve">Total Holding Area </w:t>
      </w:r>
    </w:p>
    <w:p w14:paraId="2CD4F6EA" w14:textId="77777777" w:rsidR="0058672A" w:rsidRPr="00106042" w:rsidRDefault="0058672A" w:rsidP="0066125A">
      <w:pPr>
        <w:spacing w:after="0" w:line="276" w:lineRule="auto"/>
        <w:jc w:val="both"/>
      </w:pPr>
      <w:r w:rsidRPr="00106042">
        <w:t xml:space="preserve">1. Total holding area is the area of all parcels that is operated by the holder. Forestland and other land owned and/or used by the holder should be included. Land rented from others and operated by the holder should be included in the holding. But land owned by the holder but rented to others should not be included in calculating the holding area. It should be, however, noted that information on parcels owned by the household, but rented to others (operated by others) will be collected in this survey even if it will excluded in computing total holding area (cultivated area) at the analysis stage. </w:t>
      </w:r>
    </w:p>
    <w:p w14:paraId="011131FF" w14:textId="77777777" w:rsidR="0058672A" w:rsidRPr="00106042" w:rsidRDefault="0058672A" w:rsidP="0066125A">
      <w:pPr>
        <w:spacing w:after="0" w:line="276" w:lineRule="auto"/>
        <w:jc w:val="both"/>
      </w:pPr>
    </w:p>
    <w:p w14:paraId="0BB7C5F4" w14:textId="77777777" w:rsidR="0058672A" w:rsidRPr="00106042" w:rsidRDefault="0058672A" w:rsidP="0066125A">
      <w:pPr>
        <w:spacing w:line="276" w:lineRule="auto"/>
        <w:jc w:val="both"/>
      </w:pPr>
      <w:r w:rsidRPr="00106042">
        <w:t xml:space="preserve">2. The holding area includes land under crops and pastures as well as land occupied by farm buildings. Land area of the holder’s house is also included in the total holding area if the house is not located outside the holding (e.g., a house for residential purposes in a village or town) and is not used solely for residential purposes. It should be noted that data on non-agricultural land in general and residential land in particular irrespective of the location is collected in the socio-economic questionnaire under Section 13: Non-Agricultural Land by All Households and Agricultural Land by Non-Agriculturalists. </w:t>
      </w:r>
    </w:p>
    <w:p w14:paraId="2431CB9B" w14:textId="77777777" w:rsidR="0058672A" w:rsidRPr="00106042" w:rsidRDefault="0058672A" w:rsidP="0066125A">
      <w:pPr>
        <w:spacing w:line="276" w:lineRule="auto"/>
        <w:jc w:val="both"/>
      </w:pPr>
      <w:r w:rsidRPr="00106042">
        <w:t>3. The total area of a holding practicing shifting cultivation should include area under crops during the reference period and areas prepared for cultivation but not sown or planted at the time of enumeration. It should exclude land abandoned prior to the reference period. Holders having access to communal grazing land should not include their estimated share of such land in their total land area.</w:t>
      </w:r>
    </w:p>
    <w:p w14:paraId="53D2540F" w14:textId="46EFB8C9" w:rsidR="0058672A" w:rsidRPr="00106042" w:rsidRDefault="0058672A" w:rsidP="0066125A">
      <w:pPr>
        <w:spacing w:after="160" w:line="276" w:lineRule="auto"/>
        <w:jc w:val="both"/>
        <w:rPr>
          <w:lang w:eastAsia="ja-JP"/>
        </w:rPr>
      </w:pPr>
    </w:p>
    <w:p w14:paraId="7590E217" w14:textId="7F1E8B9A" w:rsidR="0058672A" w:rsidRPr="00106042" w:rsidRDefault="0058672A" w:rsidP="0066125A">
      <w:pPr>
        <w:spacing w:after="160" w:line="259" w:lineRule="auto"/>
        <w:jc w:val="both"/>
        <w:rPr>
          <w:lang w:eastAsia="ja-JP"/>
        </w:rPr>
      </w:pPr>
      <w:r w:rsidRPr="00106042">
        <w:rPr>
          <w:lang w:eastAsia="ja-JP"/>
        </w:rPr>
        <w:br w:type="page"/>
      </w:r>
    </w:p>
    <w:p w14:paraId="29952B54" w14:textId="18A715FC" w:rsidR="003652DC" w:rsidRPr="00372827" w:rsidRDefault="003652DC" w:rsidP="0066125A">
      <w:pPr>
        <w:pStyle w:val="Heading2"/>
      </w:pPr>
      <w:bookmarkStart w:id="1697" w:name="_Annex_2:_Example"/>
      <w:bookmarkStart w:id="1698" w:name="_Toc448919884"/>
      <w:bookmarkEnd w:id="1697"/>
      <w:r w:rsidRPr="00372827">
        <w:t xml:space="preserve">Annex </w:t>
      </w:r>
      <w:r w:rsidR="0058672A" w:rsidRPr="00372827">
        <w:t>2</w:t>
      </w:r>
      <w:r w:rsidR="00A465D0">
        <w:t xml:space="preserve"> </w:t>
      </w:r>
      <w:r w:rsidR="00A465D0">
        <w:rPr>
          <w:rFonts w:ascii="Calibri" w:hAnsi="Calibri"/>
        </w:rPr>
        <w:t>–</w:t>
      </w:r>
      <w:r w:rsidRPr="00372827">
        <w:t xml:space="preserve"> Example Protocol for GPS Measurement</w:t>
      </w:r>
      <w:bookmarkEnd w:id="1698"/>
    </w:p>
    <w:p w14:paraId="5AABF55A" w14:textId="77777777" w:rsidR="003652DC" w:rsidRPr="00106042" w:rsidRDefault="003652DC" w:rsidP="0066125A">
      <w:pPr>
        <w:spacing w:line="276" w:lineRule="auto"/>
        <w:jc w:val="both"/>
      </w:pPr>
      <w:r w:rsidRPr="00106042">
        <w:t xml:space="preserve">Below is an excerpt from an LSMS training manual for measuring cultivated plots with a Garmin </w:t>
      </w:r>
      <w:proofErr w:type="spellStart"/>
      <w:r w:rsidRPr="00106042">
        <w:t>eTrex</w:t>
      </w:r>
      <w:proofErr w:type="spellEnd"/>
      <w:r w:rsidRPr="00106042">
        <w:t xml:space="preserve"> 30.</w:t>
      </w:r>
    </w:p>
    <w:p w14:paraId="50B64243" w14:textId="77777777" w:rsidR="003652DC" w:rsidRPr="00106042" w:rsidRDefault="003652DC" w:rsidP="0066125A">
      <w:pPr>
        <w:spacing w:line="276" w:lineRule="auto"/>
        <w:jc w:val="both"/>
        <w:rPr>
          <w:b/>
        </w:rPr>
      </w:pPr>
      <w:bookmarkStart w:id="1699" w:name="_Toc365349682"/>
      <w:r w:rsidRPr="00106042">
        <w:rPr>
          <w:b/>
        </w:rPr>
        <w:t>GPS AREA MEASUREMENT AND COORDINATES</w:t>
      </w:r>
      <w:bookmarkEnd w:id="1699"/>
    </w:p>
    <w:p w14:paraId="05D687F4" w14:textId="77777777" w:rsidR="003652DC" w:rsidRPr="00106042" w:rsidRDefault="003652DC" w:rsidP="0066125A">
      <w:pPr>
        <w:spacing w:line="276" w:lineRule="auto"/>
        <w:jc w:val="both"/>
      </w:pPr>
      <w:r w:rsidRPr="00106042">
        <w:t xml:space="preserve">A GPS uses the information from satellites to find the geographical position on the earth surface by longitude and latitude.  The position is found by a continuous measurement of the time a satellite signal takes to reach your GPS from a satellite in the sky. With clear signals from at least 4 satellites, the GPS is able to calculate the geographical position with a sufficient accuracy. The better sight to a large part of the sky a GPS has, the more signals and clearer signals are received. Shadows of buildings and even large trees should be avoided while using the GPS in the field. </w:t>
      </w:r>
    </w:p>
    <w:p w14:paraId="122A4FB8" w14:textId="77777777" w:rsidR="003652DC" w:rsidRPr="00106042" w:rsidRDefault="003652DC" w:rsidP="0066125A">
      <w:pPr>
        <w:spacing w:line="276" w:lineRule="auto"/>
        <w:jc w:val="both"/>
      </w:pPr>
    </w:p>
    <w:p w14:paraId="1807A519" w14:textId="4DBD88EF" w:rsidR="009B2FE8" w:rsidRPr="00106042" w:rsidRDefault="003652DC" w:rsidP="0066125A">
      <w:pPr>
        <w:spacing w:line="276" w:lineRule="auto"/>
        <w:jc w:val="both"/>
      </w:pPr>
      <w:r w:rsidRPr="00106042">
        <w:rPr>
          <w:noProof/>
        </w:rPr>
        <w:drawing>
          <wp:inline distT="0" distB="0" distL="0" distR="0" wp14:anchorId="45D48140" wp14:editId="046F3C56">
            <wp:extent cx="1800225" cy="3305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0225" cy="3305175"/>
                    </a:xfrm>
                    <a:prstGeom prst="rect">
                      <a:avLst/>
                    </a:prstGeom>
                    <a:noFill/>
                    <a:ln>
                      <a:noFill/>
                    </a:ln>
                  </pic:spPr>
                </pic:pic>
              </a:graphicData>
            </a:graphic>
          </wp:inline>
        </w:drawing>
      </w:r>
      <w:r w:rsidRPr="00106042">
        <w:rPr>
          <w:noProof/>
        </w:rPr>
        <w:drawing>
          <wp:inline distT="0" distB="0" distL="0" distR="0" wp14:anchorId="3A6A58AE" wp14:editId="1CD8CFD9">
            <wp:extent cx="4562475" cy="3257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2475" cy="3257550"/>
                    </a:xfrm>
                    <a:prstGeom prst="rect">
                      <a:avLst/>
                    </a:prstGeom>
                    <a:noFill/>
                    <a:ln>
                      <a:noFill/>
                    </a:ln>
                  </pic:spPr>
                </pic:pic>
              </a:graphicData>
            </a:graphic>
          </wp:inline>
        </w:drawing>
      </w:r>
    </w:p>
    <w:p w14:paraId="76ECB8E1" w14:textId="77777777" w:rsidR="003652DC" w:rsidRPr="00106042" w:rsidRDefault="003652DC" w:rsidP="0066125A">
      <w:pPr>
        <w:spacing w:line="276" w:lineRule="auto"/>
        <w:jc w:val="both"/>
      </w:pPr>
      <w:r w:rsidRPr="00106042">
        <w:rPr>
          <w:b/>
        </w:rPr>
        <w:t>BEFORE</w:t>
      </w:r>
      <w:r w:rsidRPr="00106042">
        <w:t xml:space="preserve"> calculating the area with the GPS:</w:t>
      </w:r>
    </w:p>
    <w:p w14:paraId="567DBCEB" w14:textId="0B5D747F" w:rsidR="003652DC" w:rsidRPr="00106042" w:rsidRDefault="003652DC" w:rsidP="0066125A">
      <w:pPr>
        <w:pStyle w:val="ListParagraph"/>
        <w:numPr>
          <w:ilvl w:val="0"/>
          <w:numId w:val="22"/>
        </w:numPr>
        <w:spacing w:line="276" w:lineRule="auto"/>
        <w:jc w:val="both"/>
      </w:pPr>
      <w:r w:rsidRPr="00106042">
        <w:t>Complete all other sections of the Post-Planting Questionnaire, including section PP5: Field Roster in which you obtain the respondent’s self-estimates of the areas of each of their fields.  The In-Field Measurement section is the last section of the post-planting questionnaire.</w:t>
      </w:r>
    </w:p>
    <w:p w14:paraId="21F40B7E" w14:textId="0F620BFC" w:rsidR="003652DC" w:rsidRPr="00106042" w:rsidRDefault="003652DC" w:rsidP="0066125A">
      <w:pPr>
        <w:pStyle w:val="ListParagraph"/>
        <w:numPr>
          <w:ilvl w:val="0"/>
          <w:numId w:val="22"/>
        </w:numPr>
        <w:spacing w:line="276" w:lineRule="auto"/>
        <w:jc w:val="both"/>
      </w:pPr>
      <w:r w:rsidRPr="00106042">
        <w:t>Walk around the field with the respondent in order to determine the field boundaries.  Clear any obstructions that may block your path, so that you have a clear, unobstructed path around the boundary of the field.  This should have been completed prior to the compass and rope measurement.</w:t>
      </w:r>
    </w:p>
    <w:p w14:paraId="33CA3A7C" w14:textId="5823B5A4" w:rsidR="003652DC" w:rsidRPr="00106042" w:rsidRDefault="003652DC" w:rsidP="0066125A">
      <w:pPr>
        <w:pStyle w:val="ListParagraph"/>
        <w:numPr>
          <w:ilvl w:val="0"/>
          <w:numId w:val="22"/>
        </w:numPr>
        <w:spacing w:line="276" w:lineRule="auto"/>
        <w:jc w:val="both"/>
      </w:pPr>
      <w:r w:rsidRPr="00106042">
        <w:t xml:space="preserve">Mark your </w:t>
      </w:r>
      <w:r w:rsidRPr="00106042">
        <w:rPr>
          <w:b/>
        </w:rPr>
        <w:t>starting point</w:t>
      </w:r>
      <w:r w:rsidRPr="00106042">
        <w:t xml:space="preserve"> with a ranging pole so you can identify the point when you return. The starting point should be the northwest corner of the field, the same point where you started with the compass and rope measurement.</w:t>
      </w:r>
    </w:p>
    <w:p w14:paraId="5D114FED" w14:textId="7E3FEBEC" w:rsidR="003652DC" w:rsidRPr="00106042" w:rsidRDefault="003652DC" w:rsidP="0066125A">
      <w:pPr>
        <w:pStyle w:val="ListParagraph"/>
        <w:numPr>
          <w:ilvl w:val="0"/>
          <w:numId w:val="22"/>
        </w:numPr>
        <w:spacing w:line="276" w:lineRule="auto"/>
        <w:jc w:val="both"/>
      </w:pPr>
      <w:r w:rsidRPr="00106042">
        <w:t xml:space="preserve">Wait for the device to fix on at least </w:t>
      </w:r>
      <w:r w:rsidRPr="00106042">
        <w:rPr>
          <w:b/>
        </w:rPr>
        <w:t>4</w:t>
      </w:r>
      <w:r w:rsidRPr="00106042">
        <w:t xml:space="preserve"> satellites.  </w:t>
      </w:r>
    </w:p>
    <w:p w14:paraId="7C343101" w14:textId="77777777" w:rsidR="003652DC" w:rsidRPr="00106042" w:rsidRDefault="003652DC" w:rsidP="0066125A">
      <w:pPr>
        <w:pStyle w:val="ListParagraph"/>
        <w:numPr>
          <w:ilvl w:val="0"/>
          <w:numId w:val="22"/>
        </w:numPr>
        <w:spacing w:line="276" w:lineRule="auto"/>
        <w:jc w:val="both"/>
      </w:pPr>
      <w:r w:rsidRPr="00106042">
        <w:t>To preserve the battery, set the backlighting on the GPS as low as possible.  To do this, do the following:</w:t>
      </w:r>
    </w:p>
    <w:p w14:paraId="7948E181" w14:textId="77777777" w:rsidR="003652DC" w:rsidRPr="00106042" w:rsidRDefault="003652DC" w:rsidP="0066125A">
      <w:pPr>
        <w:pStyle w:val="ListParagraph"/>
        <w:numPr>
          <w:ilvl w:val="1"/>
          <w:numId w:val="23"/>
        </w:numPr>
        <w:spacing w:line="276" w:lineRule="auto"/>
        <w:jc w:val="both"/>
      </w:pPr>
      <w:r w:rsidRPr="00106042">
        <w:t>While the device is on, click the power button once (do not hold it).</w:t>
      </w:r>
    </w:p>
    <w:p w14:paraId="7C0012A9" w14:textId="77777777" w:rsidR="003652DC" w:rsidRPr="00106042" w:rsidRDefault="003652DC" w:rsidP="0066125A">
      <w:pPr>
        <w:pStyle w:val="ListParagraph"/>
        <w:numPr>
          <w:ilvl w:val="1"/>
          <w:numId w:val="23"/>
        </w:numPr>
        <w:spacing w:line="276" w:lineRule="auto"/>
        <w:jc w:val="both"/>
      </w:pPr>
      <w:r w:rsidRPr="00106042">
        <w:t>Move the Thumb Stick to the left to decrease the backlighting.  You should decrease the backlight as much as possible in order to save the batteries.</w:t>
      </w:r>
    </w:p>
    <w:p w14:paraId="243A551D" w14:textId="3C0350D4" w:rsidR="00923CDC" w:rsidRPr="00106042" w:rsidRDefault="003652DC" w:rsidP="0066125A">
      <w:pPr>
        <w:pStyle w:val="ListParagraph"/>
        <w:numPr>
          <w:ilvl w:val="1"/>
          <w:numId w:val="23"/>
        </w:numPr>
        <w:spacing w:line="276" w:lineRule="auto"/>
        <w:jc w:val="both"/>
        <w:rPr>
          <w:rStyle w:val="Emphasis"/>
          <w:i/>
          <w:sz w:val="22"/>
          <w:szCs w:val="22"/>
        </w:rPr>
      </w:pPr>
      <w:r w:rsidRPr="00106042">
        <w:t>Exit this page by pressing the BACK button.</w:t>
      </w:r>
    </w:p>
    <w:p w14:paraId="08F9A952" w14:textId="2BE4C01D" w:rsidR="003652DC" w:rsidRPr="0066125A" w:rsidRDefault="00BF719E" w:rsidP="0066125A">
      <w:pPr>
        <w:spacing w:line="276" w:lineRule="auto"/>
        <w:jc w:val="both"/>
        <w:rPr>
          <w:b/>
        </w:rPr>
      </w:pPr>
      <w:r w:rsidRPr="0066125A">
        <w:rPr>
          <w:b/>
        </w:rPr>
        <w:t>PROCEDURE FOR AREA MEASUREMENT USING GPS</w:t>
      </w:r>
    </w:p>
    <w:p w14:paraId="1C5E7512" w14:textId="1A6D70EF" w:rsidR="003652DC" w:rsidRPr="00106042" w:rsidRDefault="003652DC" w:rsidP="0066125A">
      <w:pPr>
        <w:pStyle w:val="ListParagraph"/>
        <w:numPr>
          <w:ilvl w:val="0"/>
          <w:numId w:val="24"/>
        </w:numPr>
        <w:spacing w:before="100" w:beforeAutospacing="1" w:after="100" w:afterAutospacing="1" w:line="276" w:lineRule="auto"/>
        <w:jc w:val="both"/>
      </w:pPr>
      <w:r w:rsidRPr="00106042">
        <w:t>Enter the time you are starting in the In-Field Measurement Questionnaire, question 12.</w:t>
      </w:r>
    </w:p>
    <w:p w14:paraId="08374067" w14:textId="3AEE01F0" w:rsidR="003652DC" w:rsidRPr="00106042" w:rsidRDefault="003652DC" w:rsidP="0066125A">
      <w:pPr>
        <w:pStyle w:val="ListParagraph"/>
        <w:numPr>
          <w:ilvl w:val="0"/>
          <w:numId w:val="24"/>
        </w:numPr>
        <w:spacing w:line="276" w:lineRule="auto"/>
        <w:jc w:val="both"/>
      </w:pPr>
      <w:r w:rsidRPr="00106042">
        <w:t>Proceed to the start of the field where you have marked it with a ranging pole.</w:t>
      </w:r>
    </w:p>
    <w:p w14:paraId="4AAE60CC" w14:textId="77777777" w:rsidR="003652DC" w:rsidRPr="00106042" w:rsidRDefault="003652DC" w:rsidP="0066125A">
      <w:pPr>
        <w:pStyle w:val="ListParagraph"/>
        <w:numPr>
          <w:ilvl w:val="0"/>
          <w:numId w:val="24"/>
        </w:numPr>
        <w:spacing w:line="276" w:lineRule="auto"/>
        <w:jc w:val="both"/>
      </w:pPr>
      <w:r w:rsidRPr="00106042">
        <w:t xml:space="preserve">Turn on the GPS device by holding the power button until an image appears on screen.  The GPS will then seek to acquire satellite signals.  This may take up to 3 minutes. From the main menu, navigate to highlight SATELLITE and press the Thumb Stick.  The green and blue bars at the bottom of the screen show the satellites that have been found.  Wait until </w:t>
      </w:r>
      <w:r w:rsidRPr="00106042">
        <w:rPr>
          <w:b/>
        </w:rPr>
        <w:t>at least</w:t>
      </w:r>
      <w:r w:rsidRPr="00106042">
        <w:rPr>
          <w:i/>
        </w:rPr>
        <w:t xml:space="preserve"> </w:t>
      </w:r>
      <w:r w:rsidRPr="00106042">
        <w:rPr>
          <w:b/>
        </w:rPr>
        <w:t>4 satellites</w:t>
      </w:r>
      <w:r w:rsidRPr="00106042">
        <w:t xml:space="preserve"> have been acquired. </w:t>
      </w:r>
    </w:p>
    <w:p w14:paraId="1EC4407D" w14:textId="77777777" w:rsidR="003652DC" w:rsidRPr="00106042" w:rsidRDefault="003652DC" w:rsidP="0066125A">
      <w:pPr>
        <w:pStyle w:val="ListParagraph"/>
        <w:spacing w:line="276" w:lineRule="auto"/>
        <w:jc w:val="both"/>
      </w:pPr>
    </w:p>
    <w:p w14:paraId="6B3E4C65" w14:textId="6640BBBE" w:rsidR="003652DC" w:rsidRPr="00106042" w:rsidRDefault="003652DC" w:rsidP="0066125A">
      <w:pPr>
        <w:spacing w:line="276" w:lineRule="auto"/>
        <w:jc w:val="both"/>
      </w:pPr>
      <w:r w:rsidRPr="00106042">
        <w:t xml:space="preserve">On the left side, you will see the GPS accuracy in meters.  This number will fluctuate as satellites are acquired.  </w:t>
      </w:r>
      <w:r w:rsidRPr="00106042">
        <w:rPr>
          <w:b/>
        </w:rPr>
        <w:t>Wait until this number is steady before moving on.</w:t>
      </w:r>
      <w:r w:rsidRPr="00106042">
        <w:t xml:space="preserve"> </w:t>
      </w:r>
    </w:p>
    <w:p w14:paraId="02E45DB5" w14:textId="5124A3AF" w:rsidR="003652DC" w:rsidRPr="00106042" w:rsidRDefault="003652DC" w:rsidP="0066125A">
      <w:pPr>
        <w:pStyle w:val="ListParagraph"/>
        <w:numPr>
          <w:ilvl w:val="0"/>
          <w:numId w:val="24"/>
        </w:numPr>
        <w:spacing w:line="276" w:lineRule="auto"/>
        <w:jc w:val="both"/>
      </w:pPr>
      <w:r w:rsidRPr="00106042">
        <w:t>Press the MENU button twice to return to the main menu. You may also push the BACK button repeatedly until you arrive at the main menu. Select the AREA CALCULATION page by highlighting and clicking the center of the Thumb Stick.</w:t>
      </w:r>
    </w:p>
    <w:p w14:paraId="22D2753D" w14:textId="47576843" w:rsidR="003652DC" w:rsidRPr="00106042" w:rsidRDefault="003652DC" w:rsidP="0066125A">
      <w:pPr>
        <w:pStyle w:val="ListParagraph"/>
        <w:numPr>
          <w:ilvl w:val="0"/>
          <w:numId w:val="24"/>
        </w:numPr>
        <w:spacing w:line="276" w:lineRule="auto"/>
        <w:jc w:val="both"/>
      </w:pPr>
      <w:r w:rsidRPr="00106042">
        <w:t>START will appear on the screen.  When you are ready to begin, click the Thumb Stick.  Now the GPS has started recording the track.  You will see CALCULATE on the screen (NOTE: do NOT click this until you are finished).</w:t>
      </w:r>
    </w:p>
    <w:p w14:paraId="369C88D9" w14:textId="399B861C" w:rsidR="003652DC" w:rsidRPr="00106042" w:rsidRDefault="003652DC" w:rsidP="0066125A">
      <w:pPr>
        <w:pStyle w:val="ListParagraph"/>
        <w:numPr>
          <w:ilvl w:val="0"/>
          <w:numId w:val="24"/>
        </w:numPr>
        <w:spacing w:line="276" w:lineRule="auto"/>
        <w:jc w:val="both"/>
      </w:pPr>
      <w:r w:rsidRPr="00106042">
        <w:t>Walk slowly clockwise around the perimeter of the field. You should hold the GPS flat in your hand and stretch your hand slightly forward. You MUST walk on the edge of the field (NOT a meter outside the plot). At every corner, you MUST stop for 5 seconds (counting slowly 1001, 1002, 1003, 1004, and 1005) and then continue walking. You MUST walk all the way around the field until you have returned to the location of the ranging pole, with the GPS facing the direction in which it started the area calculation.</w:t>
      </w:r>
    </w:p>
    <w:p w14:paraId="2E3ABD15" w14:textId="77777777" w:rsidR="003652DC" w:rsidRPr="00106042" w:rsidRDefault="003652DC" w:rsidP="0066125A">
      <w:pPr>
        <w:pStyle w:val="ListParagraph"/>
        <w:numPr>
          <w:ilvl w:val="0"/>
          <w:numId w:val="24"/>
        </w:numPr>
        <w:spacing w:line="276" w:lineRule="auto"/>
        <w:jc w:val="both"/>
      </w:pPr>
      <w:r w:rsidRPr="00106042">
        <w:t>When you reach the ranging pole, CALCULATE should still be seen on the screen.  Click CALCULATE by pressing the Thumb Stick.  The GPS will display the area measurement directly in SQUARE METERS. You should then record the results with TWO decimals.   If the area is not displayed, it means you have not clicked the Thumb Stick straight. You must press the back button until you see CALCULATE on the screen and then press the Thumb Stick again.</w:t>
      </w:r>
    </w:p>
    <w:p w14:paraId="79C693EA" w14:textId="77777777" w:rsidR="003652DC" w:rsidRPr="00106042" w:rsidRDefault="003652DC" w:rsidP="0066125A">
      <w:pPr>
        <w:pStyle w:val="ListParagraph"/>
        <w:numPr>
          <w:ilvl w:val="0"/>
          <w:numId w:val="24"/>
        </w:numPr>
        <w:spacing w:line="276" w:lineRule="auto"/>
        <w:jc w:val="both"/>
      </w:pPr>
      <w:r w:rsidRPr="00106042">
        <w:t>Save the track you have just recorded by highlighting SAVE TRACK and pressing the Thumb Stick.  Delete the default track name and enter the name as “HHID-</w:t>
      </w:r>
      <w:proofErr w:type="spellStart"/>
      <w:r w:rsidRPr="00106042">
        <w:t>ParcelID</w:t>
      </w:r>
      <w:proofErr w:type="spellEnd"/>
      <w:r w:rsidRPr="00106042">
        <w:t>-</w:t>
      </w:r>
      <w:proofErr w:type="spellStart"/>
      <w:r w:rsidRPr="00106042">
        <w:t>FieldID</w:t>
      </w:r>
      <w:proofErr w:type="spellEnd"/>
      <w:r w:rsidRPr="00106042">
        <w:t xml:space="preserve">”. For example, if the HHID is 1234 and the parcel ID is 02 and the field ID is 01, enter the track name as 1234-02-01.  Highlight DONE and press the Thumb Stick. </w:t>
      </w:r>
    </w:p>
    <w:p w14:paraId="7F5405E2" w14:textId="77777777" w:rsidR="003652DC" w:rsidRPr="00106042" w:rsidRDefault="003652DC" w:rsidP="0066125A">
      <w:pPr>
        <w:pStyle w:val="ListParagraph"/>
        <w:numPr>
          <w:ilvl w:val="0"/>
          <w:numId w:val="24"/>
        </w:numPr>
        <w:spacing w:line="276" w:lineRule="auto"/>
        <w:jc w:val="both"/>
      </w:pPr>
      <w:r w:rsidRPr="00106042">
        <w:t>To review the track, view the outline on the map, or determine the distance of the perimeter, return to the main menu and navigate to the TRACK MANAGER.  Press the Thumb Stick.  Highlight the track you would like to review and press the Thumb Stick.  From there, select VIEW MAP.  This will show you the length of the perimeter in meters (called “distance”).</w:t>
      </w:r>
    </w:p>
    <w:p w14:paraId="4577602C" w14:textId="3369AB05" w:rsidR="00BF719E" w:rsidRPr="00106042" w:rsidRDefault="003652DC" w:rsidP="0066125A">
      <w:pPr>
        <w:pStyle w:val="ListParagraph"/>
        <w:numPr>
          <w:ilvl w:val="0"/>
          <w:numId w:val="24"/>
        </w:numPr>
        <w:spacing w:line="276" w:lineRule="auto"/>
        <w:jc w:val="both"/>
      </w:pPr>
      <w:r w:rsidRPr="00106042">
        <w:t>Turn off the GPS device by holding the power button.</w:t>
      </w:r>
    </w:p>
    <w:p w14:paraId="2C88C442" w14:textId="6E6F78BA" w:rsidR="003652DC" w:rsidRPr="0066125A" w:rsidRDefault="00BF719E" w:rsidP="0066125A">
      <w:pPr>
        <w:spacing w:line="276" w:lineRule="auto"/>
        <w:jc w:val="both"/>
        <w:rPr>
          <w:b/>
        </w:rPr>
      </w:pPr>
      <w:r w:rsidRPr="0066125A">
        <w:rPr>
          <w:b/>
        </w:rPr>
        <w:t>PROCEDURE FOR SAVING WAYPOINTS (COORDINATES) USING GPS</w:t>
      </w:r>
    </w:p>
    <w:p w14:paraId="15DDDA37" w14:textId="77777777" w:rsidR="003652DC" w:rsidRPr="00106042" w:rsidRDefault="003652DC" w:rsidP="0066125A">
      <w:pPr>
        <w:pStyle w:val="NormalWeb"/>
        <w:spacing w:line="276" w:lineRule="auto"/>
        <w:jc w:val="both"/>
        <w:rPr>
          <w:sz w:val="22"/>
          <w:szCs w:val="22"/>
        </w:rPr>
      </w:pPr>
      <w:r w:rsidRPr="00106042">
        <w:rPr>
          <w:sz w:val="22"/>
          <w:szCs w:val="22"/>
        </w:rPr>
        <w:t xml:space="preserve">1. For </w:t>
      </w:r>
      <w:r w:rsidRPr="00106042">
        <w:rPr>
          <w:sz w:val="22"/>
          <w:szCs w:val="22"/>
          <w:u w:val="single"/>
        </w:rPr>
        <w:t>Field</w:t>
      </w:r>
      <w:r w:rsidRPr="00106042">
        <w:rPr>
          <w:sz w:val="22"/>
          <w:szCs w:val="22"/>
        </w:rPr>
        <w:t xml:space="preserve"> GPS Coordinates:</w:t>
      </w:r>
    </w:p>
    <w:p w14:paraId="31B5D57C" w14:textId="02BEC2F7" w:rsidR="00851FF2" w:rsidRPr="00106042" w:rsidRDefault="003652DC" w:rsidP="0066125A">
      <w:pPr>
        <w:pStyle w:val="NormalWeb"/>
        <w:numPr>
          <w:ilvl w:val="0"/>
          <w:numId w:val="25"/>
        </w:numPr>
        <w:spacing w:line="276" w:lineRule="auto"/>
        <w:jc w:val="both"/>
        <w:rPr>
          <w:sz w:val="22"/>
          <w:szCs w:val="22"/>
        </w:rPr>
      </w:pPr>
      <w:r w:rsidRPr="00106042">
        <w:rPr>
          <w:sz w:val="22"/>
          <w:szCs w:val="22"/>
        </w:rPr>
        <w:t>Stand at the start of the field where you have marked it with a stick or ranging pole. This should be the northwest corner and the same point you used for the area measurement.</w:t>
      </w:r>
    </w:p>
    <w:p w14:paraId="79562012" w14:textId="23C2E5A1" w:rsidR="00851FF2" w:rsidRPr="00106042" w:rsidRDefault="003652DC" w:rsidP="0066125A">
      <w:pPr>
        <w:pStyle w:val="NormalWeb"/>
        <w:numPr>
          <w:ilvl w:val="0"/>
          <w:numId w:val="25"/>
        </w:numPr>
        <w:spacing w:line="276" w:lineRule="auto"/>
        <w:jc w:val="both"/>
        <w:rPr>
          <w:sz w:val="22"/>
          <w:szCs w:val="22"/>
        </w:rPr>
      </w:pPr>
      <w:r w:rsidRPr="00106042">
        <w:rPr>
          <w:sz w:val="22"/>
          <w:szCs w:val="22"/>
        </w:rPr>
        <w:t>Press the MENU button two times to arrive at the main menu.</w:t>
      </w:r>
    </w:p>
    <w:p w14:paraId="4D30CFBF" w14:textId="77777777" w:rsidR="003652DC" w:rsidRPr="00106042" w:rsidRDefault="003652DC" w:rsidP="0066125A">
      <w:pPr>
        <w:pStyle w:val="NormalWeb"/>
        <w:numPr>
          <w:ilvl w:val="0"/>
          <w:numId w:val="25"/>
        </w:numPr>
        <w:spacing w:line="276" w:lineRule="auto"/>
        <w:jc w:val="both"/>
        <w:rPr>
          <w:sz w:val="22"/>
          <w:szCs w:val="22"/>
        </w:rPr>
      </w:pPr>
      <w:r w:rsidRPr="00106042">
        <w:rPr>
          <w:sz w:val="22"/>
          <w:szCs w:val="22"/>
        </w:rPr>
        <w:t>Highlight MARK WAYPOINT and press the Thumb Stick. The coordinates will be listed under the heading “Location”. Record these on the questionnaire.</w:t>
      </w:r>
    </w:p>
    <w:p w14:paraId="7C77F08E" w14:textId="66009DE5" w:rsidR="000249D2" w:rsidRPr="00106042" w:rsidRDefault="003652DC" w:rsidP="0066125A">
      <w:pPr>
        <w:pStyle w:val="NormalWeb"/>
        <w:numPr>
          <w:ilvl w:val="0"/>
          <w:numId w:val="25"/>
        </w:numPr>
        <w:spacing w:line="276" w:lineRule="auto"/>
        <w:jc w:val="both"/>
        <w:rPr>
          <w:sz w:val="22"/>
          <w:szCs w:val="22"/>
        </w:rPr>
      </w:pPr>
      <w:r w:rsidRPr="00106042">
        <w:rPr>
          <w:sz w:val="22"/>
          <w:szCs w:val="22"/>
        </w:rPr>
        <w:t>Rename the waypoint to match the “HHID-</w:t>
      </w:r>
      <w:proofErr w:type="spellStart"/>
      <w:r w:rsidRPr="00106042">
        <w:rPr>
          <w:sz w:val="22"/>
          <w:szCs w:val="22"/>
        </w:rPr>
        <w:t>ParcelID</w:t>
      </w:r>
      <w:proofErr w:type="spellEnd"/>
      <w:r w:rsidRPr="00106042">
        <w:rPr>
          <w:sz w:val="22"/>
          <w:szCs w:val="22"/>
        </w:rPr>
        <w:t>-</w:t>
      </w:r>
      <w:proofErr w:type="spellStart"/>
      <w:r w:rsidRPr="00106042">
        <w:rPr>
          <w:sz w:val="22"/>
          <w:szCs w:val="22"/>
        </w:rPr>
        <w:t>FieldID</w:t>
      </w:r>
      <w:proofErr w:type="spellEnd"/>
      <w:r w:rsidRPr="00106042">
        <w:rPr>
          <w:sz w:val="22"/>
          <w:szCs w:val="22"/>
        </w:rPr>
        <w:t>”. Use the Thumb Stick to highlight the waypoint name which is located at the top of the page next to the flag icon. Press the Thumb Stick, delete the number that is filled in automatically and enter the “HHID-</w:t>
      </w:r>
      <w:proofErr w:type="spellStart"/>
      <w:r w:rsidRPr="00106042">
        <w:rPr>
          <w:sz w:val="22"/>
          <w:szCs w:val="22"/>
        </w:rPr>
        <w:t>ParcelID</w:t>
      </w:r>
      <w:proofErr w:type="spellEnd"/>
      <w:r w:rsidRPr="00106042">
        <w:rPr>
          <w:sz w:val="22"/>
          <w:szCs w:val="22"/>
        </w:rPr>
        <w:t>-</w:t>
      </w:r>
      <w:proofErr w:type="spellStart"/>
      <w:r w:rsidRPr="00106042">
        <w:rPr>
          <w:sz w:val="22"/>
          <w:szCs w:val="22"/>
        </w:rPr>
        <w:t>FieldID</w:t>
      </w:r>
      <w:proofErr w:type="spellEnd"/>
      <w:r w:rsidRPr="00106042">
        <w:rPr>
          <w:sz w:val="22"/>
          <w:szCs w:val="22"/>
        </w:rPr>
        <w:t>”. For example, if the HHID is 1234 and the parcel ID is 02 and the field ID is 01, enter the waypoint name as 1234-02-01. Click DONE when you have entered the name.</w:t>
      </w:r>
    </w:p>
    <w:p w14:paraId="563DB178" w14:textId="40B63980" w:rsidR="003652DC" w:rsidRPr="00106042" w:rsidRDefault="003652DC" w:rsidP="0066125A">
      <w:pPr>
        <w:pStyle w:val="NormalWeb"/>
        <w:numPr>
          <w:ilvl w:val="0"/>
          <w:numId w:val="25"/>
        </w:numPr>
        <w:spacing w:line="276" w:lineRule="auto"/>
        <w:jc w:val="both"/>
        <w:rPr>
          <w:sz w:val="22"/>
          <w:szCs w:val="22"/>
        </w:rPr>
      </w:pPr>
      <w:r w:rsidRPr="00106042">
        <w:rPr>
          <w:sz w:val="22"/>
          <w:szCs w:val="22"/>
        </w:rPr>
        <w:t>Click DONE again to return to the main menu.</w:t>
      </w:r>
    </w:p>
    <w:p w14:paraId="17CE3637" w14:textId="77777777" w:rsidR="003652DC" w:rsidRPr="00106042" w:rsidRDefault="003652DC" w:rsidP="0066125A">
      <w:pPr>
        <w:pStyle w:val="NormalWeb"/>
        <w:spacing w:line="276" w:lineRule="auto"/>
        <w:jc w:val="both"/>
        <w:rPr>
          <w:sz w:val="22"/>
          <w:szCs w:val="22"/>
        </w:rPr>
      </w:pPr>
      <w:r w:rsidRPr="00106042">
        <w:rPr>
          <w:sz w:val="22"/>
          <w:szCs w:val="22"/>
        </w:rPr>
        <w:t xml:space="preserve">2. For </w:t>
      </w:r>
      <w:r w:rsidRPr="00106042">
        <w:rPr>
          <w:sz w:val="22"/>
          <w:szCs w:val="22"/>
          <w:u w:val="single"/>
        </w:rPr>
        <w:t>Household</w:t>
      </w:r>
      <w:r w:rsidRPr="00106042">
        <w:rPr>
          <w:sz w:val="22"/>
          <w:szCs w:val="22"/>
        </w:rPr>
        <w:t xml:space="preserve"> GPS Coordinates: </w:t>
      </w:r>
    </w:p>
    <w:p w14:paraId="4A87BC29" w14:textId="276E62A0" w:rsidR="003652DC" w:rsidRPr="00106042" w:rsidRDefault="003652DC" w:rsidP="0066125A">
      <w:pPr>
        <w:pStyle w:val="NormalWeb"/>
        <w:numPr>
          <w:ilvl w:val="0"/>
          <w:numId w:val="48"/>
        </w:numPr>
        <w:spacing w:line="276" w:lineRule="auto"/>
        <w:jc w:val="both"/>
        <w:rPr>
          <w:sz w:val="22"/>
          <w:szCs w:val="22"/>
        </w:rPr>
      </w:pPr>
      <w:r w:rsidRPr="00106042">
        <w:rPr>
          <w:sz w:val="22"/>
          <w:szCs w:val="22"/>
        </w:rPr>
        <w:t>Stand outside the Northwest Corner of the house.</w:t>
      </w:r>
    </w:p>
    <w:p w14:paraId="42B72DBC" w14:textId="4A667FB5" w:rsidR="003652DC" w:rsidRPr="00106042" w:rsidRDefault="003652DC" w:rsidP="0066125A">
      <w:pPr>
        <w:pStyle w:val="NormalWeb"/>
        <w:numPr>
          <w:ilvl w:val="0"/>
          <w:numId w:val="48"/>
        </w:numPr>
        <w:spacing w:line="276" w:lineRule="auto"/>
        <w:jc w:val="both"/>
        <w:rPr>
          <w:sz w:val="22"/>
          <w:szCs w:val="22"/>
        </w:rPr>
      </w:pPr>
      <w:r w:rsidRPr="00106042">
        <w:rPr>
          <w:sz w:val="22"/>
          <w:szCs w:val="22"/>
        </w:rPr>
        <w:t>Press the MENU button two times to arrive at the main menu.</w:t>
      </w:r>
    </w:p>
    <w:p w14:paraId="3FFFBDDD" w14:textId="088A1905" w:rsidR="003652DC" w:rsidRPr="00106042" w:rsidRDefault="003652DC" w:rsidP="0066125A">
      <w:pPr>
        <w:pStyle w:val="NormalWeb"/>
        <w:numPr>
          <w:ilvl w:val="0"/>
          <w:numId w:val="48"/>
        </w:numPr>
        <w:spacing w:line="276" w:lineRule="auto"/>
        <w:jc w:val="both"/>
        <w:rPr>
          <w:sz w:val="22"/>
          <w:szCs w:val="22"/>
        </w:rPr>
      </w:pPr>
      <w:r w:rsidRPr="00106042">
        <w:rPr>
          <w:sz w:val="22"/>
          <w:szCs w:val="22"/>
        </w:rPr>
        <w:t>Highlight MARK WAYPOINT and press the Thumb Stick. The coordinates will be listed under the heading “Location”. Record these on the paper form.</w:t>
      </w:r>
    </w:p>
    <w:p w14:paraId="5D200EDC" w14:textId="3EA564F1" w:rsidR="003652DC" w:rsidRPr="00106042" w:rsidRDefault="003652DC" w:rsidP="0066125A">
      <w:pPr>
        <w:pStyle w:val="NormalWeb"/>
        <w:numPr>
          <w:ilvl w:val="0"/>
          <w:numId w:val="48"/>
        </w:numPr>
        <w:spacing w:line="276" w:lineRule="auto"/>
        <w:jc w:val="both"/>
        <w:rPr>
          <w:sz w:val="22"/>
          <w:szCs w:val="22"/>
        </w:rPr>
      </w:pPr>
      <w:r w:rsidRPr="00106042">
        <w:rPr>
          <w:sz w:val="22"/>
          <w:szCs w:val="22"/>
        </w:rPr>
        <w:t>Rename the waypoint to match the “HHID”. Use the Thumb Stick to highlight the waypoint name which is located at the top of the page next to the flag icon. Press the Thumb Stick, delete the number that is filled in automatically and enter the HHID as it appears on the questionnaire. Click DONE when you have entered the HHID.</w:t>
      </w:r>
    </w:p>
    <w:p w14:paraId="31E6EA62" w14:textId="77777777" w:rsidR="003652DC" w:rsidRPr="00106042" w:rsidRDefault="003652DC" w:rsidP="0066125A">
      <w:pPr>
        <w:pStyle w:val="NormalWeb"/>
        <w:numPr>
          <w:ilvl w:val="0"/>
          <w:numId w:val="48"/>
        </w:numPr>
        <w:spacing w:line="276" w:lineRule="auto"/>
        <w:jc w:val="both"/>
        <w:rPr>
          <w:sz w:val="22"/>
          <w:szCs w:val="22"/>
        </w:rPr>
      </w:pPr>
      <w:r w:rsidRPr="00106042">
        <w:rPr>
          <w:sz w:val="22"/>
          <w:szCs w:val="22"/>
        </w:rPr>
        <w:t>Click DONE again to return to the main menu.</w:t>
      </w:r>
    </w:p>
    <w:p w14:paraId="02BA90FD" w14:textId="77777777" w:rsidR="003652DC" w:rsidRPr="00106042" w:rsidRDefault="003652DC" w:rsidP="0066125A">
      <w:pPr>
        <w:jc w:val="both"/>
      </w:pPr>
    </w:p>
    <w:p w14:paraId="28CE79AD" w14:textId="77777777" w:rsidR="009846A4" w:rsidRPr="00106042" w:rsidRDefault="009846A4" w:rsidP="0066125A">
      <w:pPr>
        <w:spacing w:after="160" w:line="259" w:lineRule="auto"/>
        <w:jc w:val="both"/>
        <w:rPr>
          <w:b/>
          <w:color w:val="373545" w:themeColor="text2"/>
          <w:sz w:val="28"/>
          <w:szCs w:val="28"/>
          <w:lang w:eastAsia="ja-JP"/>
        </w:rPr>
      </w:pPr>
      <w:r w:rsidRPr="00106042">
        <w:br w:type="page"/>
      </w:r>
    </w:p>
    <w:p w14:paraId="51E81182" w14:textId="408550D6" w:rsidR="003652DC" w:rsidRPr="00106042" w:rsidRDefault="003652DC" w:rsidP="00A54F82">
      <w:pPr>
        <w:pStyle w:val="Heading2"/>
      </w:pPr>
      <w:bookmarkStart w:id="1700" w:name="_Toc448919885"/>
      <w:r w:rsidRPr="00372827">
        <w:t xml:space="preserve">Annex </w:t>
      </w:r>
      <w:r w:rsidR="0058672A" w:rsidRPr="00372827">
        <w:t>3</w:t>
      </w:r>
      <w:r w:rsidR="009A44BB">
        <w:t xml:space="preserve"> </w:t>
      </w:r>
      <w:r w:rsidR="009A44BB">
        <w:rPr>
          <w:rFonts w:ascii="Calibri" w:hAnsi="Calibri"/>
        </w:rPr>
        <w:t>–</w:t>
      </w:r>
      <w:r w:rsidRPr="00372827">
        <w:t xml:space="preserve"> Example Protocol for Compass and Rope Measurement</w:t>
      </w:r>
      <w:bookmarkEnd w:id="1700"/>
    </w:p>
    <w:p w14:paraId="4EF482D0" w14:textId="77777777" w:rsidR="003652DC" w:rsidRPr="00106042" w:rsidRDefault="003652DC" w:rsidP="0066125A">
      <w:pPr>
        <w:spacing w:after="360" w:line="276" w:lineRule="auto"/>
        <w:jc w:val="both"/>
      </w:pPr>
      <w:r w:rsidRPr="00106042">
        <w:t>Below is an excerpt from an LSMS training manual for measuring cultivated plots with the compass and rope method (using an Excel program for computation of area).</w:t>
      </w:r>
    </w:p>
    <w:p w14:paraId="154B568F" w14:textId="77777777" w:rsidR="003652DC" w:rsidRPr="00106042" w:rsidRDefault="003652DC" w:rsidP="0066125A">
      <w:pPr>
        <w:spacing w:line="276" w:lineRule="auto"/>
        <w:jc w:val="both"/>
        <w:rPr>
          <w:b/>
        </w:rPr>
      </w:pPr>
      <w:bookmarkStart w:id="1701" w:name="_Toc365349681"/>
      <w:r w:rsidRPr="00106042">
        <w:rPr>
          <w:b/>
        </w:rPr>
        <w:t>COMPASS AND ROPE AREA MEASUREMENT</w:t>
      </w:r>
      <w:bookmarkEnd w:id="1701"/>
    </w:p>
    <w:p w14:paraId="078F2FF7" w14:textId="6DD69161" w:rsidR="003652DC" w:rsidRPr="00106042" w:rsidRDefault="003652DC" w:rsidP="0066125A">
      <w:pPr>
        <w:spacing w:line="276" w:lineRule="auto"/>
        <w:jc w:val="both"/>
      </w:pPr>
      <w:r w:rsidRPr="00106042">
        <w:t xml:space="preserve">To conduct the compass-and-rope measurement, the </w:t>
      </w:r>
      <w:r w:rsidRPr="00106042">
        <w:rPr>
          <w:b/>
        </w:rPr>
        <w:t>enumerator</w:t>
      </w:r>
      <w:r w:rsidRPr="00106042">
        <w:t xml:space="preserve"> and the </w:t>
      </w:r>
      <w:r w:rsidRPr="00106042">
        <w:rPr>
          <w:b/>
        </w:rPr>
        <w:t>Crop Farmer/Crop Farm Manager</w:t>
      </w:r>
      <w:r w:rsidRPr="00106042">
        <w:t xml:space="preserve"> should first walk along the edges of the field to identify the boundary and obstacles.  The enumerator will need assistance from a local guide.  It is best to have a team of three (3) people if possible.</w:t>
      </w:r>
    </w:p>
    <w:p w14:paraId="1B2FBF45" w14:textId="77777777" w:rsidR="003652DC" w:rsidRPr="00106042" w:rsidRDefault="003652DC" w:rsidP="0066125A">
      <w:pPr>
        <w:spacing w:line="276" w:lineRule="auto"/>
        <w:jc w:val="both"/>
      </w:pPr>
      <w:r w:rsidRPr="00106042">
        <w:t xml:space="preserve">The materials that you will need for use in this exercise are: </w:t>
      </w:r>
    </w:p>
    <w:p w14:paraId="11C977CF" w14:textId="77777777" w:rsidR="003652DC" w:rsidRPr="00106042" w:rsidRDefault="003652DC" w:rsidP="0066125A">
      <w:pPr>
        <w:pStyle w:val="ListParagraph"/>
        <w:numPr>
          <w:ilvl w:val="0"/>
          <w:numId w:val="27"/>
        </w:numPr>
        <w:spacing w:line="276" w:lineRule="auto"/>
        <w:jc w:val="both"/>
      </w:pPr>
      <w:r w:rsidRPr="00106042">
        <w:t>In-Field Measurement Questionnaire (on CAPI)</w:t>
      </w:r>
    </w:p>
    <w:p w14:paraId="79060D72" w14:textId="77777777" w:rsidR="003652DC" w:rsidRPr="00106042" w:rsidRDefault="003652DC" w:rsidP="0066125A">
      <w:pPr>
        <w:pStyle w:val="ListParagraph"/>
        <w:numPr>
          <w:ilvl w:val="0"/>
          <w:numId w:val="27"/>
        </w:numPr>
        <w:spacing w:line="276" w:lineRule="auto"/>
        <w:jc w:val="both"/>
      </w:pPr>
      <w:r w:rsidRPr="00106042">
        <w:t>Prismatic Compass</w:t>
      </w:r>
    </w:p>
    <w:p w14:paraId="783ED907" w14:textId="77777777" w:rsidR="003652DC" w:rsidRPr="00106042" w:rsidRDefault="003652DC" w:rsidP="0066125A">
      <w:pPr>
        <w:pStyle w:val="ListParagraph"/>
        <w:numPr>
          <w:ilvl w:val="0"/>
          <w:numId w:val="27"/>
        </w:numPr>
        <w:spacing w:line="276" w:lineRule="auto"/>
        <w:jc w:val="both"/>
      </w:pPr>
      <w:r w:rsidRPr="00106042">
        <w:t>Ranging Poles (3)</w:t>
      </w:r>
    </w:p>
    <w:p w14:paraId="1E18E33F" w14:textId="77777777" w:rsidR="003652DC" w:rsidRPr="00106042" w:rsidRDefault="003652DC" w:rsidP="0066125A">
      <w:pPr>
        <w:pStyle w:val="ListParagraph"/>
        <w:numPr>
          <w:ilvl w:val="0"/>
          <w:numId w:val="27"/>
        </w:numPr>
        <w:spacing w:line="276" w:lineRule="auto"/>
        <w:jc w:val="both"/>
      </w:pPr>
      <w:r w:rsidRPr="00106042">
        <w:t>Measuring Tape</w:t>
      </w:r>
    </w:p>
    <w:p w14:paraId="3BD2AB8C" w14:textId="77777777" w:rsidR="003652DC" w:rsidRPr="00106042" w:rsidRDefault="003652DC" w:rsidP="0066125A">
      <w:pPr>
        <w:pStyle w:val="ListParagraph"/>
        <w:numPr>
          <w:ilvl w:val="0"/>
          <w:numId w:val="27"/>
        </w:numPr>
        <w:spacing w:line="276" w:lineRule="auto"/>
        <w:jc w:val="both"/>
      </w:pPr>
      <w:r w:rsidRPr="00106042">
        <w:t>Writing Materials e.g. Pen, Pencil, etc.</w:t>
      </w:r>
    </w:p>
    <w:p w14:paraId="1C0BF486" w14:textId="77777777" w:rsidR="003652DC" w:rsidRPr="00106042" w:rsidRDefault="003652DC" w:rsidP="0066125A">
      <w:pPr>
        <w:pStyle w:val="ListParagraph"/>
        <w:numPr>
          <w:ilvl w:val="0"/>
          <w:numId w:val="27"/>
        </w:numPr>
        <w:spacing w:line="276" w:lineRule="auto"/>
        <w:jc w:val="both"/>
      </w:pPr>
      <w:r w:rsidRPr="00106042">
        <w:t>Pre-printed scratch paper</w:t>
      </w:r>
    </w:p>
    <w:p w14:paraId="3CB59837" w14:textId="774BC767" w:rsidR="003652DC" w:rsidRPr="00106042" w:rsidRDefault="003652DC" w:rsidP="0066125A">
      <w:pPr>
        <w:pStyle w:val="ListParagraph"/>
        <w:numPr>
          <w:ilvl w:val="0"/>
          <w:numId w:val="28"/>
        </w:numPr>
        <w:spacing w:line="276" w:lineRule="auto"/>
        <w:jc w:val="both"/>
      </w:pPr>
      <w:r w:rsidRPr="00106042">
        <w:t>Excel compass and rope area calculation program</w:t>
      </w:r>
    </w:p>
    <w:p w14:paraId="35EC89E5" w14:textId="7EB88BB3" w:rsidR="003652DC" w:rsidRPr="00106042" w:rsidRDefault="003652DC" w:rsidP="0066125A">
      <w:pPr>
        <w:spacing w:line="276" w:lineRule="auto"/>
        <w:jc w:val="both"/>
      </w:pPr>
      <w:r w:rsidRPr="00106042">
        <w:rPr>
          <w:b/>
        </w:rPr>
        <w:t xml:space="preserve">In-Field Measurement Questionnaire: </w:t>
      </w:r>
      <w:r w:rsidRPr="00106042">
        <w:t>This is designed for recording field measurement via the compass-and-rope method as well as GPS units, soil sample details and crop-cutting area information.</w:t>
      </w:r>
    </w:p>
    <w:p w14:paraId="28E2866D" w14:textId="08D45B60" w:rsidR="003652DC" w:rsidRPr="00106042" w:rsidRDefault="003652DC" w:rsidP="0066125A">
      <w:pPr>
        <w:spacing w:line="276" w:lineRule="auto"/>
        <w:jc w:val="both"/>
      </w:pPr>
      <w:r w:rsidRPr="00106042">
        <w:rPr>
          <w:b/>
        </w:rPr>
        <w:t>Prismatic Compass:</w:t>
      </w:r>
      <w:r w:rsidRPr="00106042">
        <w:t xml:space="preserve"> This is a device used for capturing geographic bearings in degrees (0</w:t>
      </w:r>
      <w:r w:rsidRPr="00106042">
        <w:rPr>
          <w:vertAlign w:val="superscript"/>
        </w:rPr>
        <w:t>0</w:t>
      </w:r>
      <w:r w:rsidRPr="00106042">
        <w:t>).  The model type of this device has a flip cover with a pinhole through which the bearing is read.</w:t>
      </w:r>
    </w:p>
    <w:p w14:paraId="1966EFC7" w14:textId="55C22367" w:rsidR="003652DC" w:rsidRPr="00106042" w:rsidRDefault="003652DC" w:rsidP="0066125A">
      <w:pPr>
        <w:spacing w:line="276" w:lineRule="auto"/>
        <w:jc w:val="both"/>
        <w:rPr>
          <w:lang w:val="en-GB"/>
        </w:rPr>
      </w:pPr>
      <w:r w:rsidRPr="00106042">
        <w:rPr>
          <w:b/>
        </w:rPr>
        <w:t xml:space="preserve">Ranging Poles: </w:t>
      </w:r>
      <w:r w:rsidRPr="00106042">
        <w:t>The minimum number of poles required is three (</w:t>
      </w:r>
      <w:r w:rsidRPr="00106042">
        <w:rPr>
          <w:b/>
        </w:rPr>
        <w:t>3</w:t>
      </w:r>
      <w:r w:rsidRPr="00106042">
        <w:t xml:space="preserve">). The first pole should be erected (positioned) at the </w:t>
      </w:r>
      <w:r w:rsidRPr="00106042">
        <w:rPr>
          <w:b/>
          <w:lang w:val="en-GB"/>
        </w:rPr>
        <w:t xml:space="preserve">starting point (position A). This first pole must not be moved until the measurement is complete. </w:t>
      </w:r>
      <w:r w:rsidRPr="00106042">
        <w:rPr>
          <w:lang w:val="en-GB"/>
        </w:rPr>
        <w:t>The second pole should be positioned at first bend point (position B). The third pole should be stationed at the second bend (position C). Both the 2</w:t>
      </w:r>
      <w:r w:rsidRPr="00106042">
        <w:rPr>
          <w:vertAlign w:val="superscript"/>
          <w:lang w:val="en-GB"/>
        </w:rPr>
        <w:t>nd</w:t>
      </w:r>
      <w:r w:rsidRPr="00106042">
        <w:rPr>
          <w:lang w:val="en-GB"/>
        </w:rPr>
        <w:t xml:space="preserve"> and 3</w:t>
      </w:r>
      <w:r w:rsidRPr="00106042">
        <w:rPr>
          <w:vertAlign w:val="superscript"/>
          <w:lang w:val="en-GB"/>
        </w:rPr>
        <w:t>rd</w:t>
      </w:r>
      <w:r w:rsidRPr="00106042">
        <w:rPr>
          <w:lang w:val="en-GB"/>
        </w:rPr>
        <w:t xml:space="preserve"> poles can be removed after use and put in the positions of measuring distance and degree between the following two interval-points, until arrival at original position A.</w:t>
      </w:r>
    </w:p>
    <w:p w14:paraId="0C59FB53" w14:textId="0A8737AC" w:rsidR="003652DC" w:rsidRPr="00106042" w:rsidRDefault="003652DC" w:rsidP="0066125A">
      <w:pPr>
        <w:spacing w:line="276" w:lineRule="auto"/>
        <w:jc w:val="both"/>
      </w:pPr>
      <w:r w:rsidRPr="00106042">
        <w:rPr>
          <w:b/>
        </w:rPr>
        <w:t xml:space="preserve">Measuring Tape: </w:t>
      </w:r>
      <w:r w:rsidRPr="00106042">
        <w:t xml:space="preserve">This is a distance-measuring instrument marked in metric-units (segments). </w:t>
      </w:r>
    </w:p>
    <w:p w14:paraId="16FD1EAD" w14:textId="006F677A" w:rsidR="003652DC" w:rsidRPr="00106042" w:rsidRDefault="003652DC" w:rsidP="0066125A">
      <w:pPr>
        <w:spacing w:line="276" w:lineRule="auto"/>
        <w:jc w:val="both"/>
      </w:pPr>
      <w:r w:rsidRPr="00106042">
        <w:rPr>
          <w:b/>
        </w:rPr>
        <w:t xml:space="preserve">Writing Materials: </w:t>
      </w:r>
      <w:r w:rsidRPr="00106042">
        <w:t>These materials can include pen, pencil, etc.</w:t>
      </w:r>
    </w:p>
    <w:p w14:paraId="04A3CEB9" w14:textId="4CE16A51" w:rsidR="003652DC" w:rsidRPr="00106042" w:rsidRDefault="003652DC" w:rsidP="0066125A">
      <w:pPr>
        <w:spacing w:line="276" w:lineRule="auto"/>
        <w:jc w:val="both"/>
      </w:pPr>
      <w:r w:rsidRPr="00106042">
        <w:rPr>
          <w:b/>
        </w:rPr>
        <w:t xml:space="preserve">Pre-printed scratch paper: </w:t>
      </w:r>
      <w:r w:rsidRPr="00106042">
        <w:t>The enumerator will be given scratch paper to record the compass and rope measurements on paper before entering them in the In-Field Measurement Questionnaire.  Only measurements with less than 5% closing error will be recorded in the In-Field Measurement Questionnaire.</w:t>
      </w:r>
    </w:p>
    <w:p w14:paraId="1B3E2F0E" w14:textId="77777777" w:rsidR="003652DC" w:rsidRPr="00106042" w:rsidRDefault="003652DC" w:rsidP="0066125A">
      <w:pPr>
        <w:spacing w:line="276" w:lineRule="auto"/>
        <w:jc w:val="both"/>
      </w:pPr>
      <w:r w:rsidRPr="00106042">
        <w:rPr>
          <w:b/>
        </w:rPr>
        <w:t>Compass and Rope Area Calculation Program:</w:t>
      </w:r>
      <w:r w:rsidRPr="00106042">
        <w:t xml:space="preserve"> This is a program in Excel for computing field area and closing error after capturing distance measurements (meters) and bearings (degree) of a plot.  This program is downloaded on your CAPI tablet.</w:t>
      </w:r>
    </w:p>
    <w:p w14:paraId="0072BBED" w14:textId="26A5671B" w:rsidR="003652DC" w:rsidRPr="00106042" w:rsidRDefault="00BF719E" w:rsidP="0066125A">
      <w:pPr>
        <w:spacing w:line="276" w:lineRule="auto"/>
        <w:jc w:val="both"/>
        <w:rPr>
          <w:b/>
        </w:rPr>
      </w:pPr>
      <w:r w:rsidRPr="00106042">
        <w:rPr>
          <w:b/>
        </w:rPr>
        <w:t>PROCEDURE FOR AREA MEASUREMENT USING COMPASS AND ROPE</w:t>
      </w:r>
    </w:p>
    <w:p w14:paraId="4CA02BE5" w14:textId="77777777" w:rsidR="003652DC" w:rsidRPr="00106042" w:rsidRDefault="003652DC" w:rsidP="0066125A">
      <w:pPr>
        <w:spacing w:line="276" w:lineRule="auto"/>
        <w:jc w:val="both"/>
      </w:pPr>
      <w:r w:rsidRPr="00106042">
        <w:t>The enumerator will need the assistance of a field guide.  A team consisting of 3 persons is preferred, so if possible, a household member or supervisor may assist.  Two persons are needed to hold the edges of the measuring tape respectively and take the bearing and distance measurements, while a 3rd person may ensure that the tape is held straight by clearing any obstacle/obstruction in the way.</w:t>
      </w:r>
    </w:p>
    <w:p w14:paraId="0E7BDF16" w14:textId="215829A9" w:rsidR="003652DC" w:rsidRPr="00106042" w:rsidRDefault="003652DC" w:rsidP="0066125A">
      <w:pPr>
        <w:pStyle w:val="ListParagraph"/>
        <w:numPr>
          <w:ilvl w:val="0"/>
          <w:numId w:val="29"/>
        </w:numPr>
        <w:spacing w:line="276" w:lineRule="auto"/>
        <w:jc w:val="both"/>
        <w:rPr>
          <w:rFonts w:eastAsiaTheme="minorHAnsi"/>
        </w:rPr>
      </w:pPr>
      <w:r w:rsidRPr="00106042">
        <w:rPr>
          <w:rFonts w:eastAsiaTheme="minorHAnsi"/>
        </w:rPr>
        <w:t>Walk around the field with a household member, preferably the farmer of the field, to determine the field boundaries and clear any obstacles.</w:t>
      </w:r>
    </w:p>
    <w:p w14:paraId="01D61C7B" w14:textId="1EF4B84D" w:rsidR="003652DC" w:rsidRPr="00106042" w:rsidRDefault="003652DC" w:rsidP="0066125A">
      <w:pPr>
        <w:pStyle w:val="ListParagraph"/>
        <w:numPr>
          <w:ilvl w:val="0"/>
          <w:numId w:val="29"/>
        </w:numPr>
        <w:spacing w:line="276" w:lineRule="auto"/>
        <w:jc w:val="both"/>
        <w:rPr>
          <w:rFonts w:eastAsiaTheme="minorHAnsi"/>
        </w:rPr>
      </w:pPr>
      <w:r w:rsidRPr="00106042">
        <w:rPr>
          <w:rFonts w:eastAsiaTheme="minorHAnsi"/>
        </w:rPr>
        <w:t>Enter the time you are starting in the In-Field Measurement Questionnaire, question 3.  This should be the time after you have completed step 1 above.</w:t>
      </w:r>
    </w:p>
    <w:p w14:paraId="79F1A6B0" w14:textId="4B574E12" w:rsidR="003652DC" w:rsidRPr="00106042" w:rsidRDefault="003652DC" w:rsidP="0066125A">
      <w:pPr>
        <w:pStyle w:val="ListParagraph"/>
        <w:numPr>
          <w:ilvl w:val="0"/>
          <w:numId w:val="29"/>
        </w:numPr>
        <w:spacing w:line="276" w:lineRule="auto"/>
        <w:jc w:val="both"/>
        <w:rPr>
          <w:rFonts w:eastAsiaTheme="minorHAnsi"/>
        </w:rPr>
      </w:pPr>
      <w:r w:rsidRPr="00106042">
        <w:rPr>
          <w:rFonts w:eastAsiaTheme="minorHAnsi"/>
        </w:rPr>
        <w:t>Identify your starting point and call it point A. Point A should be the northwest corner of the field.  Firmly plant one ranging pole at point A and proceed clockwise around the field to the next corner. This is point B and the second ranging pole should be placed at that point.  At this stage, a person is stationed at both point A and B. Facing each other with the ranging poles in front, the person at point A should use the compass to line up the pole at point B and look through the pinhole to take reading. This reading should be recorded on the scratch paper in the column marked ‘Front Bearing’ on the row for point A-B on the form.</w:t>
      </w:r>
    </w:p>
    <w:p w14:paraId="528FF9E3" w14:textId="76CC4CCB" w:rsidR="003652DC" w:rsidRPr="00106042" w:rsidRDefault="003652DC" w:rsidP="0066125A">
      <w:pPr>
        <w:pStyle w:val="ListParagraph"/>
        <w:numPr>
          <w:ilvl w:val="0"/>
          <w:numId w:val="29"/>
        </w:numPr>
        <w:spacing w:line="276" w:lineRule="auto"/>
        <w:jc w:val="both"/>
        <w:rPr>
          <w:rFonts w:eastAsiaTheme="minorHAnsi"/>
        </w:rPr>
      </w:pPr>
      <w:r w:rsidRPr="00106042">
        <w:rPr>
          <w:rFonts w:eastAsiaTheme="minorHAnsi"/>
        </w:rPr>
        <w:t>Now extend the measuring tape from point A to point B with the zero mark held against pole A.  When the tape is held straight and taut, read the distance to B and enter this figure in meters in the column marked ‘Distance’ on the row for point A-B.  You should record 2 decimal places (for example, 15.27m).</w:t>
      </w:r>
    </w:p>
    <w:p w14:paraId="582BA3E4" w14:textId="39B0480C" w:rsidR="003652DC" w:rsidRPr="00106042" w:rsidRDefault="003652DC" w:rsidP="0066125A">
      <w:pPr>
        <w:pStyle w:val="ListParagraph"/>
        <w:numPr>
          <w:ilvl w:val="0"/>
          <w:numId w:val="29"/>
        </w:numPr>
        <w:spacing w:line="276" w:lineRule="auto"/>
        <w:jc w:val="both"/>
        <w:rPr>
          <w:rFonts w:eastAsiaTheme="minorHAnsi"/>
        </w:rPr>
      </w:pPr>
      <w:r w:rsidRPr="00106042">
        <w:rPr>
          <w:rFonts w:eastAsiaTheme="minorHAnsi"/>
        </w:rPr>
        <w:t>Now, the team member at point A moves (leaving the pole in position) to point B and lines the compass up with the pole at point A and take reading.  Record this reading in the column marked ‘Back Bearing’ on the line for point A-B on the scratch paper.</w:t>
      </w:r>
    </w:p>
    <w:p w14:paraId="05589631" w14:textId="3B70F7AC" w:rsidR="003652DC" w:rsidRPr="00106042" w:rsidRDefault="003652DC" w:rsidP="0066125A">
      <w:pPr>
        <w:pStyle w:val="ListParagraph"/>
        <w:numPr>
          <w:ilvl w:val="0"/>
          <w:numId w:val="29"/>
        </w:numPr>
        <w:spacing w:line="276" w:lineRule="auto"/>
        <w:jc w:val="both"/>
        <w:rPr>
          <w:rFonts w:eastAsiaTheme="minorHAnsi"/>
        </w:rPr>
      </w:pPr>
      <w:r w:rsidRPr="00106042">
        <w:rPr>
          <w:rFonts w:eastAsiaTheme="minorHAnsi"/>
        </w:rPr>
        <w:t>Take the 3rd ranging pole and place it at the next corner of the plot after point B: this is point C.  Proceed to measure the front compass bearing, the distance and the back bearing from B to C in the same way that you measured them from point A to point B.  Enter the results in the appropriate columns for the line marked B-C on the scratch paper.  When you are done with the side B-C, remove the pole at point B and take it to the next corner after C: this is point D.  Continue in this way from point to point (corner to corner) until you have returned once again to point A, the corner where you started.</w:t>
      </w:r>
    </w:p>
    <w:p w14:paraId="6F55AE90" w14:textId="7FD915A5" w:rsidR="003652DC" w:rsidRPr="00106042" w:rsidRDefault="003652DC" w:rsidP="0066125A">
      <w:pPr>
        <w:pStyle w:val="ListParagraph"/>
        <w:numPr>
          <w:ilvl w:val="0"/>
          <w:numId w:val="29"/>
        </w:numPr>
        <w:spacing w:line="276" w:lineRule="auto"/>
        <w:jc w:val="both"/>
        <w:rPr>
          <w:rFonts w:eastAsiaTheme="minorHAnsi"/>
        </w:rPr>
      </w:pPr>
      <w:r w:rsidRPr="00106042">
        <w:rPr>
          <w:rFonts w:eastAsiaTheme="minorHAnsi"/>
        </w:rPr>
        <w:t>Make sure all your readings are entered on the scratch paper.</w:t>
      </w:r>
    </w:p>
    <w:p w14:paraId="16FF34B8" w14:textId="65911573" w:rsidR="003652DC" w:rsidRPr="00106042" w:rsidRDefault="003652DC" w:rsidP="0066125A">
      <w:pPr>
        <w:pStyle w:val="ListParagraph"/>
        <w:numPr>
          <w:ilvl w:val="0"/>
          <w:numId w:val="29"/>
        </w:numPr>
        <w:spacing w:line="276" w:lineRule="auto"/>
        <w:jc w:val="both"/>
      </w:pPr>
      <w:r w:rsidRPr="00106042">
        <w:rPr>
          <w:rFonts w:eastAsiaTheme="minorHAnsi"/>
        </w:rPr>
        <w:t>Finally, this data should be entered into the area measurement program for the computation of field area, perimeter, and closing error. If the closing error is 3% or more, then this indicates that the measurement was not done properly and the field must be re-measured.   If the closing error is less than 5%, you will go on to answer questions 4-9 on the In-Field Measurement Questionnaire.  To use the Excel program:</w:t>
      </w:r>
    </w:p>
    <w:p w14:paraId="3901A505" w14:textId="0076D570" w:rsidR="003652DC" w:rsidRPr="00106042" w:rsidRDefault="003652DC" w:rsidP="0066125A">
      <w:pPr>
        <w:pStyle w:val="ListParagraph"/>
        <w:numPr>
          <w:ilvl w:val="0"/>
          <w:numId w:val="30"/>
        </w:numPr>
        <w:spacing w:line="276" w:lineRule="auto"/>
        <w:jc w:val="both"/>
        <w:rPr>
          <w:rFonts w:eastAsiaTheme="minorHAnsi"/>
        </w:rPr>
      </w:pPr>
      <w:r w:rsidRPr="00106042">
        <w:rPr>
          <w:rFonts w:eastAsiaTheme="minorHAnsi"/>
        </w:rPr>
        <w:t>On the CAPI tablet, open the file called “Area of Polygon Final.xlsx”</w:t>
      </w:r>
    </w:p>
    <w:p w14:paraId="06195587" w14:textId="03D56F9D" w:rsidR="003652DC" w:rsidRPr="00106042" w:rsidRDefault="003652DC" w:rsidP="0066125A">
      <w:pPr>
        <w:pStyle w:val="ListParagraph"/>
        <w:numPr>
          <w:ilvl w:val="0"/>
          <w:numId w:val="30"/>
        </w:numPr>
        <w:spacing w:line="276" w:lineRule="auto"/>
        <w:jc w:val="both"/>
        <w:rPr>
          <w:rFonts w:eastAsiaTheme="minorHAnsi"/>
        </w:rPr>
      </w:pPr>
      <w:r w:rsidRPr="00106042">
        <w:rPr>
          <w:rFonts w:eastAsiaTheme="minorHAnsi"/>
        </w:rPr>
        <w:t>Delete any data found in the first three columns of the table. The table must be empty before you begin calculating the area of a new field.</w:t>
      </w:r>
    </w:p>
    <w:p w14:paraId="43B0C03C" w14:textId="365A1CEC" w:rsidR="003652DC" w:rsidRPr="00106042" w:rsidRDefault="003652DC" w:rsidP="0066125A">
      <w:pPr>
        <w:pStyle w:val="ListParagraph"/>
        <w:numPr>
          <w:ilvl w:val="0"/>
          <w:numId w:val="30"/>
        </w:numPr>
        <w:spacing w:line="276" w:lineRule="auto"/>
        <w:jc w:val="both"/>
        <w:rPr>
          <w:rFonts w:eastAsiaTheme="minorHAnsi"/>
        </w:rPr>
      </w:pPr>
      <w:r w:rsidRPr="00106042">
        <w:rPr>
          <w:rFonts w:eastAsiaTheme="minorHAnsi"/>
        </w:rPr>
        <w:t xml:space="preserve"> Enter the front bearing, back bearing and distance (in meters) for all sides of the field into the table as seen below.  The program will automatically calculate the perimeter, area, and closing error but do not record the numbers until you have entered all sides in the table.</w:t>
      </w:r>
    </w:p>
    <w:p w14:paraId="6ECBA771" w14:textId="77777777" w:rsidR="003652DC" w:rsidRPr="00106042" w:rsidRDefault="003652DC" w:rsidP="0066125A">
      <w:pPr>
        <w:pStyle w:val="ListParagraph"/>
        <w:numPr>
          <w:ilvl w:val="0"/>
          <w:numId w:val="30"/>
        </w:numPr>
        <w:spacing w:line="276" w:lineRule="auto"/>
        <w:jc w:val="both"/>
        <w:rPr>
          <w:rFonts w:eastAsiaTheme="minorHAnsi"/>
        </w:rPr>
      </w:pPr>
      <w:r w:rsidRPr="00106042">
        <w:rPr>
          <w:rFonts w:eastAsiaTheme="minorHAnsi"/>
        </w:rPr>
        <w:t xml:space="preserve"> If the closing error is less than 3%, go ahead with completing the in-field measurement questionnaire. If the closing error is 3% or more, the field will need to be re-measured. Remember, the difference between the front bearing and the back bearing should be near 180 degrees.  If you check this as you are measuring the field, you will likely complete the first measurement with a low closing error.</w:t>
      </w:r>
    </w:p>
    <w:p w14:paraId="584839DC" w14:textId="77777777" w:rsidR="003652DC" w:rsidRPr="00106042" w:rsidRDefault="003652DC" w:rsidP="0066125A">
      <w:pPr>
        <w:pStyle w:val="ListParagraph"/>
        <w:spacing w:line="276" w:lineRule="auto"/>
        <w:jc w:val="both"/>
      </w:pPr>
    </w:p>
    <w:p w14:paraId="65E08470" w14:textId="77777777" w:rsidR="003652DC" w:rsidRPr="00106042" w:rsidRDefault="003652DC" w:rsidP="0066125A">
      <w:pPr>
        <w:pStyle w:val="ListParagraph"/>
        <w:jc w:val="both"/>
        <w:rPr>
          <w:rFonts w:cs="Calibri"/>
        </w:rPr>
      </w:pPr>
      <w:r w:rsidRPr="00106042">
        <w:rPr>
          <w:noProof/>
        </w:rPr>
        <mc:AlternateContent>
          <mc:Choice Requires="wpg">
            <w:drawing>
              <wp:anchor distT="0" distB="0" distL="114300" distR="114300" simplePos="0" relativeHeight="251675648" behindDoc="0" locked="0" layoutInCell="1" allowOverlap="1" wp14:anchorId="44AA79FE" wp14:editId="4D1574AD">
                <wp:simplePos x="0" y="0"/>
                <wp:positionH relativeFrom="margin">
                  <wp:posOffset>-12246</wp:posOffset>
                </wp:positionH>
                <wp:positionV relativeFrom="paragraph">
                  <wp:posOffset>264069</wp:posOffset>
                </wp:positionV>
                <wp:extent cx="6400800" cy="2219325"/>
                <wp:effectExtent l="0" t="0" r="0" b="9525"/>
                <wp:wrapNone/>
                <wp:docPr id="341" name="Group 341"/>
                <wp:cNvGraphicFramePr/>
                <a:graphic xmlns:a="http://schemas.openxmlformats.org/drawingml/2006/main">
                  <a:graphicData uri="http://schemas.microsoft.com/office/word/2010/wordprocessingGroup">
                    <wpg:wgp>
                      <wpg:cNvGrpSpPr/>
                      <wpg:grpSpPr>
                        <a:xfrm>
                          <a:off x="0" y="0"/>
                          <a:ext cx="6400800" cy="2219325"/>
                          <a:chOff x="0" y="0"/>
                          <a:chExt cx="6400800" cy="2219325"/>
                        </a:xfrm>
                      </wpg:grpSpPr>
                      <pic:pic xmlns:pic="http://schemas.openxmlformats.org/drawingml/2006/picture">
                        <pic:nvPicPr>
                          <pic:cNvPr id="43" name="Picture 43"/>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219325"/>
                          </a:xfrm>
                          <a:prstGeom prst="rect">
                            <a:avLst/>
                          </a:prstGeom>
                          <a:noFill/>
                          <a:ln>
                            <a:noFill/>
                          </a:ln>
                        </pic:spPr>
                      </pic:pic>
                      <wps:wsp>
                        <wps:cNvPr id="44" name="Text Box 2"/>
                        <wps:cNvSpPr txBox="1">
                          <a:spLocks noChangeArrowheads="1"/>
                        </wps:cNvSpPr>
                        <wps:spPr bwMode="auto">
                          <a:xfrm>
                            <a:off x="1104900" y="1409700"/>
                            <a:ext cx="457200" cy="228600"/>
                          </a:xfrm>
                          <a:prstGeom prst="rect">
                            <a:avLst/>
                          </a:prstGeom>
                          <a:solidFill>
                            <a:srgbClr val="FFFFFF"/>
                          </a:solidFill>
                          <a:ln w="9525">
                            <a:noFill/>
                            <a:miter lim="800000"/>
                            <a:headEnd/>
                            <a:tailEnd/>
                          </a:ln>
                        </wps:spPr>
                        <wps:txbx>
                          <w:txbxContent>
                            <w:p w14:paraId="188FBE0C" w14:textId="77777777" w:rsidR="005870A9" w:rsidRDefault="005870A9" w:rsidP="003652DC">
                              <w:r>
                                <w:t>32.0</w:t>
                              </w:r>
                            </w:p>
                            <w:p w14:paraId="5D7A8A54" w14:textId="77777777" w:rsidR="005870A9" w:rsidRDefault="005870A9" w:rsidP="003652DC"/>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AA79FE" id="Group 341" o:spid="_x0000_s1049" style="position:absolute;left:0;text-align:left;margin-left:-.95pt;margin-top:20.8pt;width:7in;height:174.75pt;z-index:251675648;mso-position-horizontal-relative:margin;mso-position-vertical-relative:text" coordsize="64008,2219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">
                <v:shape id="Picture 43" o:spid="_x0000_s1050" type="#_x0000_t75" style="position:absolute;width:64008;height:22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DofjGAAAA2wAAAA8AAABkcnMvZG93bnJldi54bWxEj09rwkAUxO8Fv8PyhN7qxj+VkrqKBAtF&#10;6kGTkusj+5pEs29DdhvTfvquUPA4zMxvmNVmMI3oqXO1ZQXTSQSCuLC65lJBlr49vYBwHlljY5kU&#10;/JCDzXr0sMJY2ysfqT/5UgQIuxgVVN63sZSuqMigm9iWOHhftjPog+xKqTu8Brhp5CyKltJgzWGh&#10;wpaSiorL6dsoSPeHxMybj9z+fupz/pxnWdLvlHocD9tXEJ4Gfw//t9+1gsUcbl/CD5D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YOh+MYAAADbAAAADwAAAAAAAAAAAAAA&#10;AACfAgAAZHJzL2Rvd25yZXYueG1sUEsFBgAAAAAEAAQA9wAAAJIDAAAAAA==&#10;">
                  <v:imagedata r:id="rId49" o:title=""/>
                  <v:path arrowok="t"/>
                </v:shape>
                <v:shape id="_x0000_s1051" type="#_x0000_t202" style="position:absolute;left:11049;top:14097;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SY8EA&#10;AADbAAAADwAAAGRycy9kb3ducmV2LnhtbESP3YrCMBSE7wXfIRzBG9FUqX/VKK7g4q0/D3Bsjm2x&#10;OSlN1ta3N8KCl8PMfMOst60pxZNqV1hWMB5FIIhTqwvOFFwvh+EChPPIGkvLpOBFDrabbmeNibYN&#10;n+h59pkIEHYJKsi9rxIpXZqTQTeyFXHw7rY26IOsM6lrbALclHISRTNpsOCwkGNF+5zSx/nPKLgf&#10;m8F02dx+/XV+imc/WMxv9qVUv9fuViA8tf4b/m8ftYI4hs+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0mPBAAAA2wAAAA8AAAAAAAAAAAAAAAAAmAIAAGRycy9kb3du&#10;cmV2LnhtbFBLBQYAAAAABAAEAPUAAACGAwAAAAA=&#10;" stroked="f">
                  <v:textbox>
                    <w:txbxContent>
                      <w:p w14:paraId="188FBE0C" w14:textId="77777777" w:rsidR="002F1E30" w:rsidRDefault="002F1E30" w:rsidP="003652DC">
                        <w:r>
                          <w:t>32.0</w:t>
                        </w:r>
                      </w:p>
                      <w:p w14:paraId="5D7A8A54" w14:textId="77777777" w:rsidR="002F1E30" w:rsidRDefault="002F1E30" w:rsidP="003652DC"/>
                    </w:txbxContent>
                  </v:textbox>
                </v:shape>
                <w10:wrap anchorx="margin"/>
              </v:group>
            </w:pict>
          </mc:Fallback>
        </mc:AlternateContent>
      </w:r>
    </w:p>
    <w:p w14:paraId="71459C85" w14:textId="77777777" w:rsidR="003652DC" w:rsidRPr="00372827" w:rsidRDefault="003652DC" w:rsidP="0066125A">
      <w:pPr>
        <w:pStyle w:val="Heading3"/>
        <w:ind w:left="360"/>
        <w:jc w:val="both"/>
      </w:pPr>
    </w:p>
    <w:p w14:paraId="1692805F" w14:textId="77777777" w:rsidR="003652DC" w:rsidRPr="00372827" w:rsidRDefault="003652DC" w:rsidP="0066125A">
      <w:pPr>
        <w:pStyle w:val="Heading3"/>
        <w:ind w:left="360"/>
        <w:jc w:val="both"/>
      </w:pPr>
    </w:p>
    <w:p w14:paraId="0D537F47" w14:textId="77777777" w:rsidR="003652DC" w:rsidRPr="00106042" w:rsidRDefault="003652DC" w:rsidP="0066125A">
      <w:pPr>
        <w:jc w:val="both"/>
      </w:pPr>
    </w:p>
    <w:p w14:paraId="57467433" w14:textId="3CFCBE9B" w:rsidR="006074B1" w:rsidRPr="00106042" w:rsidRDefault="006074B1" w:rsidP="0066125A">
      <w:pPr>
        <w:jc w:val="both"/>
      </w:pPr>
    </w:p>
    <w:p w14:paraId="7192A63F" w14:textId="77777777" w:rsidR="006074B1" w:rsidRPr="00106042" w:rsidRDefault="006074B1" w:rsidP="0066125A">
      <w:pPr>
        <w:jc w:val="both"/>
      </w:pPr>
    </w:p>
    <w:p w14:paraId="1062361B" w14:textId="77777777" w:rsidR="006074B1" w:rsidRPr="00106042" w:rsidRDefault="006074B1" w:rsidP="0066125A">
      <w:pPr>
        <w:jc w:val="both"/>
      </w:pPr>
    </w:p>
    <w:p w14:paraId="1922016C" w14:textId="77777777" w:rsidR="006074B1" w:rsidRPr="00106042" w:rsidRDefault="006074B1" w:rsidP="0066125A">
      <w:pPr>
        <w:jc w:val="both"/>
      </w:pPr>
    </w:p>
    <w:p w14:paraId="47290B63" w14:textId="489D4AE0" w:rsidR="006074B1" w:rsidRPr="00106042" w:rsidRDefault="006074B1" w:rsidP="0066125A">
      <w:pPr>
        <w:jc w:val="both"/>
      </w:pPr>
    </w:p>
    <w:p w14:paraId="7B7C8F7F" w14:textId="77777777" w:rsidR="006074B1" w:rsidRPr="00106042" w:rsidRDefault="006074B1" w:rsidP="0066125A">
      <w:pPr>
        <w:spacing w:after="160" w:line="259" w:lineRule="auto"/>
        <w:jc w:val="both"/>
        <w:rPr>
          <w:b/>
          <w:color w:val="373545" w:themeColor="text2"/>
          <w:sz w:val="28"/>
          <w:szCs w:val="28"/>
          <w:lang w:eastAsia="ja-JP"/>
        </w:rPr>
      </w:pPr>
      <w:r w:rsidRPr="00106042">
        <w:br w:type="page"/>
      </w:r>
    </w:p>
    <w:p w14:paraId="554E4785" w14:textId="479114D7" w:rsidR="00421A24" w:rsidRPr="00106042" w:rsidRDefault="006074B1" w:rsidP="00A54F82">
      <w:pPr>
        <w:pStyle w:val="Heading2"/>
      </w:pPr>
      <w:bookmarkStart w:id="1702" w:name="_Toc448919886"/>
      <w:r w:rsidRPr="00372827">
        <w:t>Annex 4</w:t>
      </w:r>
      <w:r w:rsidR="009A44BB">
        <w:rPr>
          <w:rFonts w:ascii="Calibri" w:hAnsi="Calibri"/>
        </w:rPr>
        <w:t>–</w:t>
      </w:r>
      <w:r w:rsidRPr="00372827">
        <w:t xml:space="preserve"> Glossary of Terms</w:t>
      </w:r>
      <w:bookmarkEnd w:id="1702"/>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5"/>
        <w:gridCol w:w="7015"/>
      </w:tblGrid>
      <w:tr w:rsidR="00A13AE2" w:rsidRPr="00372827" w14:paraId="2F8820E4" w14:textId="77777777" w:rsidTr="00BF719E">
        <w:tc>
          <w:tcPr>
            <w:tcW w:w="2615" w:type="dxa"/>
          </w:tcPr>
          <w:p w14:paraId="08BD37CF" w14:textId="77777777" w:rsidR="00A13AE2" w:rsidRPr="00106042" w:rsidRDefault="00A13AE2" w:rsidP="0066125A">
            <w:pPr>
              <w:spacing w:line="276" w:lineRule="auto"/>
              <w:jc w:val="both"/>
              <w:rPr>
                <w:b/>
                <w:sz w:val="22"/>
                <w:szCs w:val="22"/>
              </w:rPr>
            </w:pPr>
            <w:r w:rsidRPr="00106042">
              <w:rPr>
                <w:b/>
                <w:sz w:val="22"/>
                <w:szCs w:val="22"/>
              </w:rPr>
              <w:t xml:space="preserve">Bias: </w:t>
            </w:r>
          </w:p>
        </w:tc>
        <w:tc>
          <w:tcPr>
            <w:tcW w:w="7015" w:type="dxa"/>
          </w:tcPr>
          <w:p w14:paraId="5E12A896" w14:textId="0D4D624B" w:rsidR="00A13AE2" w:rsidRPr="00106042" w:rsidRDefault="00A13AE2" w:rsidP="00AE0329">
            <w:pPr>
              <w:spacing w:line="276" w:lineRule="auto"/>
              <w:jc w:val="both"/>
              <w:rPr>
                <w:sz w:val="22"/>
                <w:szCs w:val="22"/>
              </w:rPr>
            </w:pPr>
            <w:r w:rsidRPr="00106042">
              <w:rPr>
                <w:sz w:val="22"/>
                <w:szCs w:val="22"/>
              </w:rPr>
              <w:t xml:space="preserve">In this document, bias refers to the simple difference between </w:t>
            </w:r>
            <w:r w:rsidR="00AE0329">
              <w:rPr>
                <w:sz w:val="22"/>
                <w:szCs w:val="22"/>
              </w:rPr>
              <w:t xml:space="preserve">an </w:t>
            </w:r>
            <w:r w:rsidRPr="00106042">
              <w:rPr>
                <w:sz w:val="22"/>
                <w:szCs w:val="22"/>
              </w:rPr>
              <w:t>area measurements</w:t>
            </w:r>
            <w:r w:rsidR="00AE0329">
              <w:rPr>
                <w:sz w:val="22"/>
                <w:szCs w:val="22"/>
              </w:rPr>
              <w:t xml:space="preserve"> and another measure taken as a benchmark (usually the CR measure)</w:t>
            </w:r>
            <w:r w:rsidRPr="00106042">
              <w:rPr>
                <w:sz w:val="22"/>
                <w:szCs w:val="22"/>
              </w:rPr>
              <w:t xml:space="preserve">, </w:t>
            </w:r>
            <w:r w:rsidR="00AE0329">
              <w:rPr>
                <w:sz w:val="22"/>
                <w:szCs w:val="22"/>
              </w:rPr>
              <w:t>in</w:t>
            </w:r>
            <w:r w:rsidRPr="00106042">
              <w:rPr>
                <w:sz w:val="22"/>
                <w:szCs w:val="22"/>
              </w:rPr>
              <w:t xml:space="preserve"> acres.</w:t>
            </w:r>
          </w:p>
        </w:tc>
      </w:tr>
      <w:tr w:rsidR="00A13AE2" w:rsidRPr="00372827" w14:paraId="1A850D48" w14:textId="77777777" w:rsidTr="00BF719E">
        <w:tc>
          <w:tcPr>
            <w:tcW w:w="2615" w:type="dxa"/>
          </w:tcPr>
          <w:p w14:paraId="146287F9" w14:textId="77777777" w:rsidR="00A13AE2" w:rsidRPr="00106042" w:rsidRDefault="00A13AE2" w:rsidP="0066125A">
            <w:pPr>
              <w:spacing w:line="276" w:lineRule="auto"/>
              <w:jc w:val="both"/>
              <w:rPr>
                <w:b/>
                <w:sz w:val="22"/>
                <w:szCs w:val="22"/>
              </w:rPr>
            </w:pPr>
            <w:r w:rsidRPr="00106042">
              <w:rPr>
                <w:b/>
                <w:sz w:val="22"/>
                <w:szCs w:val="22"/>
              </w:rPr>
              <w:t>Bounding Extent:</w:t>
            </w:r>
          </w:p>
        </w:tc>
        <w:tc>
          <w:tcPr>
            <w:tcW w:w="7015" w:type="dxa"/>
          </w:tcPr>
          <w:p w14:paraId="23071754" w14:textId="77777777" w:rsidR="00A13AE2" w:rsidRPr="00106042" w:rsidRDefault="00A13AE2" w:rsidP="0066125A">
            <w:pPr>
              <w:spacing w:line="276" w:lineRule="auto"/>
              <w:jc w:val="both"/>
              <w:rPr>
                <w:sz w:val="22"/>
                <w:szCs w:val="22"/>
              </w:rPr>
            </w:pPr>
            <w:r w:rsidRPr="00106042">
              <w:rPr>
                <w:sz w:val="22"/>
                <w:szCs w:val="22"/>
              </w:rPr>
              <w:t xml:space="preserve"> In this context, the bounding extent refers to the full geographic coverage of an enumeration area in which all households and plots are enclosed.</w:t>
            </w:r>
          </w:p>
        </w:tc>
      </w:tr>
      <w:tr w:rsidR="00A13AE2" w:rsidRPr="00372827" w14:paraId="62E79EC1" w14:textId="77777777" w:rsidTr="00BF719E">
        <w:tc>
          <w:tcPr>
            <w:tcW w:w="2615" w:type="dxa"/>
          </w:tcPr>
          <w:p w14:paraId="7D5B54F9" w14:textId="77777777" w:rsidR="00A13AE2" w:rsidRPr="00106042" w:rsidRDefault="00A13AE2" w:rsidP="0066125A">
            <w:pPr>
              <w:spacing w:line="276" w:lineRule="auto"/>
              <w:jc w:val="both"/>
              <w:rPr>
                <w:b/>
                <w:sz w:val="22"/>
                <w:szCs w:val="22"/>
              </w:rPr>
            </w:pPr>
            <w:r w:rsidRPr="00106042">
              <w:rPr>
                <w:b/>
                <w:sz w:val="22"/>
                <w:szCs w:val="22"/>
              </w:rPr>
              <w:t xml:space="preserve">Closing error: </w:t>
            </w:r>
          </w:p>
        </w:tc>
        <w:tc>
          <w:tcPr>
            <w:tcW w:w="7015" w:type="dxa"/>
          </w:tcPr>
          <w:p w14:paraId="33D7E226" w14:textId="77777777" w:rsidR="00A13AE2" w:rsidRPr="00106042" w:rsidRDefault="00A13AE2" w:rsidP="0066125A">
            <w:pPr>
              <w:spacing w:line="276" w:lineRule="auto"/>
              <w:jc w:val="both"/>
              <w:rPr>
                <w:sz w:val="22"/>
                <w:szCs w:val="22"/>
              </w:rPr>
            </w:pPr>
            <w:r w:rsidRPr="00106042">
              <w:rPr>
                <w:sz w:val="22"/>
                <w:szCs w:val="22"/>
              </w:rPr>
              <w:t>Also referred to as closure error. Closing error is a measure of the gap between the reported start and end points of a polygon constructed via CR measurement. The closing error is computed as a ratio of the distance between the reported start and end points to the perimeter of the plot, and expressed in percentage terms.</w:t>
            </w:r>
          </w:p>
        </w:tc>
      </w:tr>
      <w:tr w:rsidR="00A13AE2" w:rsidRPr="00372827" w14:paraId="1A131BDE" w14:textId="77777777" w:rsidTr="00BF719E">
        <w:tc>
          <w:tcPr>
            <w:tcW w:w="2615" w:type="dxa"/>
          </w:tcPr>
          <w:p w14:paraId="6AC23970" w14:textId="77777777" w:rsidR="00A13AE2" w:rsidRPr="00106042" w:rsidRDefault="00A13AE2" w:rsidP="0066125A">
            <w:pPr>
              <w:spacing w:line="276" w:lineRule="auto"/>
              <w:jc w:val="both"/>
              <w:rPr>
                <w:b/>
                <w:sz w:val="22"/>
                <w:szCs w:val="22"/>
              </w:rPr>
            </w:pPr>
            <w:r w:rsidRPr="00106042">
              <w:rPr>
                <w:b/>
                <w:sz w:val="22"/>
                <w:szCs w:val="22"/>
              </w:rPr>
              <w:t xml:space="preserve">Field: </w:t>
            </w:r>
          </w:p>
        </w:tc>
        <w:tc>
          <w:tcPr>
            <w:tcW w:w="7015" w:type="dxa"/>
          </w:tcPr>
          <w:p w14:paraId="38226A09" w14:textId="77777777" w:rsidR="00A13AE2" w:rsidRPr="00106042" w:rsidRDefault="00A13AE2" w:rsidP="0066125A">
            <w:pPr>
              <w:spacing w:line="276" w:lineRule="auto"/>
              <w:jc w:val="both"/>
              <w:rPr>
                <w:sz w:val="22"/>
                <w:szCs w:val="22"/>
              </w:rPr>
            </w:pPr>
            <w:r w:rsidRPr="00106042">
              <w:rPr>
                <w:sz w:val="22"/>
                <w:szCs w:val="22"/>
              </w:rPr>
              <w:t>A piece of land in a parcel separated from the rest of the parcel by easily recognizable demarcation lines, such as paths, cadastral boundaries and/or hedges. A field may consist of one or more plots. Definition according to FAO (2005).</w:t>
            </w:r>
          </w:p>
        </w:tc>
      </w:tr>
      <w:tr w:rsidR="00A13AE2" w:rsidRPr="00372827" w14:paraId="5C73AA94" w14:textId="77777777" w:rsidTr="00BF719E">
        <w:tc>
          <w:tcPr>
            <w:tcW w:w="2615" w:type="dxa"/>
          </w:tcPr>
          <w:p w14:paraId="6A20CB51" w14:textId="77777777" w:rsidR="00A13AE2" w:rsidRPr="00106042" w:rsidRDefault="00A13AE2" w:rsidP="0066125A">
            <w:pPr>
              <w:spacing w:line="276" w:lineRule="auto"/>
              <w:jc w:val="both"/>
              <w:rPr>
                <w:b/>
                <w:sz w:val="22"/>
                <w:szCs w:val="22"/>
              </w:rPr>
            </w:pPr>
            <w:proofErr w:type="spellStart"/>
            <w:r w:rsidRPr="00106042">
              <w:rPr>
                <w:b/>
                <w:sz w:val="22"/>
                <w:szCs w:val="22"/>
              </w:rPr>
              <w:t>Gpx</w:t>
            </w:r>
            <w:proofErr w:type="spellEnd"/>
            <w:r w:rsidRPr="00106042">
              <w:rPr>
                <w:b/>
                <w:sz w:val="22"/>
                <w:szCs w:val="22"/>
              </w:rPr>
              <w:t xml:space="preserve">: </w:t>
            </w:r>
          </w:p>
        </w:tc>
        <w:tc>
          <w:tcPr>
            <w:tcW w:w="7015" w:type="dxa"/>
          </w:tcPr>
          <w:p w14:paraId="0724E10F" w14:textId="77777777" w:rsidR="00A13AE2" w:rsidRPr="00106042" w:rsidRDefault="00A13AE2" w:rsidP="0066125A">
            <w:pPr>
              <w:spacing w:line="276" w:lineRule="auto"/>
              <w:jc w:val="both"/>
              <w:rPr>
                <w:sz w:val="22"/>
                <w:szCs w:val="22"/>
              </w:rPr>
            </w:pPr>
            <w:r w:rsidRPr="00106042">
              <w:rPr>
                <w:sz w:val="22"/>
                <w:szCs w:val="22"/>
              </w:rPr>
              <w:t>A .</w:t>
            </w:r>
            <w:proofErr w:type="spellStart"/>
            <w:r w:rsidRPr="00106042">
              <w:rPr>
                <w:sz w:val="22"/>
                <w:szCs w:val="22"/>
              </w:rPr>
              <w:t>gpx</w:t>
            </w:r>
            <w:proofErr w:type="spellEnd"/>
            <w:r w:rsidRPr="00106042">
              <w:rPr>
                <w:sz w:val="22"/>
                <w:szCs w:val="22"/>
              </w:rPr>
              <w:t xml:space="preserve"> file is a GPS exchange file. It is an xml formatted file which contains data directly from the GPS unit. A .</w:t>
            </w:r>
            <w:proofErr w:type="spellStart"/>
            <w:r w:rsidRPr="00106042">
              <w:rPr>
                <w:sz w:val="22"/>
                <w:szCs w:val="22"/>
              </w:rPr>
              <w:t>gpx</w:t>
            </w:r>
            <w:proofErr w:type="spellEnd"/>
            <w:r w:rsidRPr="00106042">
              <w:rPr>
                <w:sz w:val="22"/>
                <w:szCs w:val="22"/>
              </w:rPr>
              <w:t xml:space="preserve"> file may include waypoints and/or track outlines.</w:t>
            </w:r>
          </w:p>
        </w:tc>
      </w:tr>
      <w:tr w:rsidR="00A13AE2" w:rsidRPr="00372827" w14:paraId="478136CD" w14:textId="77777777" w:rsidTr="00BF719E">
        <w:tc>
          <w:tcPr>
            <w:tcW w:w="2615" w:type="dxa"/>
          </w:tcPr>
          <w:p w14:paraId="5C63DC7C" w14:textId="77777777" w:rsidR="00A13AE2" w:rsidRPr="00106042" w:rsidRDefault="00A13AE2" w:rsidP="0066125A">
            <w:pPr>
              <w:spacing w:line="276" w:lineRule="auto"/>
              <w:jc w:val="both"/>
              <w:rPr>
                <w:b/>
                <w:sz w:val="22"/>
                <w:szCs w:val="22"/>
              </w:rPr>
            </w:pPr>
            <w:proofErr w:type="spellStart"/>
            <w:r w:rsidRPr="00106042">
              <w:rPr>
                <w:b/>
                <w:sz w:val="22"/>
                <w:szCs w:val="22"/>
              </w:rPr>
              <w:t>Kml</w:t>
            </w:r>
            <w:proofErr w:type="spellEnd"/>
            <w:r w:rsidRPr="00106042">
              <w:rPr>
                <w:b/>
                <w:sz w:val="22"/>
                <w:szCs w:val="22"/>
              </w:rPr>
              <w:t xml:space="preserve">: </w:t>
            </w:r>
          </w:p>
        </w:tc>
        <w:tc>
          <w:tcPr>
            <w:tcW w:w="7015" w:type="dxa"/>
          </w:tcPr>
          <w:p w14:paraId="7E0E7063" w14:textId="77777777" w:rsidR="00A13AE2" w:rsidRPr="00106042" w:rsidRDefault="00A13AE2" w:rsidP="0066125A">
            <w:pPr>
              <w:spacing w:line="276" w:lineRule="auto"/>
              <w:jc w:val="both"/>
              <w:rPr>
                <w:sz w:val="22"/>
                <w:szCs w:val="22"/>
              </w:rPr>
            </w:pPr>
            <w:r w:rsidRPr="00106042">
              <w:rPr>
                <w:sz w:val="22"/>
                <w:szCs w:val="22"/>
              </w:rPr>
              <w:t>Keyhole Markup Language (KML) files contain geographic data that can be readily loaded on a map, such as in Google Earth.</w:t>
            </w:r>
          </w:p>
        </w:tc>
      </w:tr>
      <w:tr w:rsidR="00A13AE2" w:rsidRPr="00372827" w14:paraId="43E59C1D" w14:textId="77777777" w:rsidTr="00BF719E">
        <w:tc>
          <w:tcPr>
            <w:tcW w:w="2615" w:type="dxa"/>
          </w:tcPr>
          <w:p w14:paraId="43202419" w14:textId="77777777" w:rsidR="00A13AE2" w:rsidRPr="00106042" w:rsidRDefault="00A13AE2" w:rsidP="0066125A">
            <w:pPr>
              <w:spacing w:line="276" w:lineRule="auto"/>
              <w:jc w:val="both"/>
              <w:rPr>
                <w:b/>
                <w:sz w:val="22"/>
                <w:szCs w:val="22"/>
              </w:rPr>
            </w:pPr>
            <w:r w:rsidRPr="00106042">
              <w:rPr>
                <w:b/>
                <w:sz w:val="22"/>
                <w:szCs w:val="22"/>
              </w:rPr>
              <w:t>Map datum:</w:t>
            </w:r>
          </w:p>
        </w:tc>
        <w:tc>
          <w:tcPr>
            <w:tcW w:w="7015" w:type="dxa"/>
          </w:tcPr>
          <w:p w14:paraId="4315B3D1" w14:textId="6CC09C41" w:rsidR="00A13AE2" w:rsidRPr="00106042" w:rsidRDefault="00A13AE2" w:rsidP="00AE0329">
            <w:pPr>
              <w:spacing w:line="276" w:lineRule="auto"/>
              <w:jc w:val="both"/>
              <w:rPr>
                <w:sz w:val="22"/>
                <w:szCs w:val="22"/>
              </w:rPr>
            </w:pPr>
            <w:r w:rsidRPr="00106042">
              <w:rPr>
                <w:sz w:val="22"/>
                <w:szCs w:val="22"/>
              </w:rPr>
              <w:t>A map datum is a tool used to identify the shape and size of the Earth, as well as identify a reference point for coordinate systems. A common map datum is WGS 84.</w:t>
            </w:r>
          </w:p>
        </w:tc>
      </w:tr>
      <w:tr w:rsidR="00A13AE2" w:rsidRPr="00372827" w14:paraId="7781B980" w14:textId="77777777" w:rsidTr="00BF719E">
        <w:tc>
          <w:tcPr>
            <w:tcW w:w="2615" w:type="dxa"/>
          </w:tcPr>
          <w:p w14:paraId="5AA2CEDD" w14:textId="77777777" w:rsidR="00A13AE2" w:rsidRPr="00106042" w:rsidRDefault="00A13AE2" w:rsidP="0066125A">
            <w:pPr>
              <w:spacing w:line="276" w:lineRule="auto"/>
              <w:jc w:val="both"/>
              <w:rPr>
                <w:b/>
                <w:sz w:val="22"/>
                <w:szCs w:val="22"/>
              </w:rPr>
            </w:pPr>
            <w:r w:rsidRPr="00106042">
              <w:rPr>
                <w:b/>
                <w:sz w:val="22"/>
                <w:szCs w:val="22"/>
              </w:rPr>
              <w:t>Multispectral data:</w:t>
            </w:r>
          </w:p>
        </w:tc>
        <w:tc>
          <w:tcPr>
            <w:tcW w:w="7015" w:type="dxa"/>
          </w:tcPr>
          <w:p w14:paraId="32E6D552" w14:textId="47BDA78B" w:rsidR="00A13AE2" w:rsidRPr="00106042" w:rsidRDefault="00A13AE2" w:rsidP="0066125A">
            <w:pPr>
              <w:spacing w:line="276" w:lineRule="auto"/>
              <w:jc w:val="both"/>
              <w:rPr>
                <w:sz w:val="22"/>
                <w:szCs w:val="22"/>
              </w:rPr>
            </w:pPr>
            <w:r w:rsidRPr="00106042">
              <w:rPr>
                <w:sz w:val="22"/>
                <w:szCs w:val="22"/>
              </w:rPr>
              <w:t>Data corresponding to a particular range of wavelengths on the electromagnetic spectrum. Objects reflect and absorb varying amounts of radiation at different wavelengths, creating a spectral signature</w:t>
            </w:r>
            <w:r w:rsidR="008D02D1" w:rsidRPr="00106042">
              <w:rPr>
                <w:sz w:val="22"/>
                <w:szCs w:val="22"/>
              </w:rPr>
              <w:t>.</w:t>
            </w:r>
          </w:p>
        </w:tc>
      </w:tr>
      <w:tr w:rsidR="00A13AE2" w:rsidRPr="00372827" w14:paraId="6A3F3832" w14:textId="77777777" w:rsidTr="00BF719E">
        <w:tc>
          <w:tcPr>
            <w:tcW w:w="2615" w:type="dxa"/>
          </w:tcPr>
          <w:p w14:paraId="46B655B1" w14:textId="3CB51FC6" w:rsidR="00A13AE2" w:rsidRPr="00106042" w:rsidRDefault="00A13AE2" w:rsidP="0066125A">
            <w:pPr>
              <w:spacing w:line="276" w:lineRule="auto"/>
              <w:jc w:val="both"/>
              <w:rPr>
                <w:b/>
                <w:sz w:val="22"/>
                <w:szCs w:val="22"/>
              </w:rPr>
            </w:pPr>
            <w:r w:rsidRPr="00106042">
              <w:rPr>
                <w:b/>
                <w:sz w:val="22"/>
                <w:szCs w:val="22"/>
              </w:rPr>
              <w:t xml:space="preserve">Non-standard unit: </w:t>
            </w:r>
          </w:p>
        </w:tc>
        <w:tc>
          <w:tcPr>
            <w:tcW w:w="7015" w:type="dxa"/>
          </w:tcPr>
          <w:p w14:paraId="5C023A3F" w14:textId="7BFADB13" w:rsidR="00A13AE2" w:rsidRPr="00106042" w:rsidRDefault="00AE0329" w:rsidP="00AE0329">
            <w:pPr>
              <w:spacing w:line="276" w:lineRule="auto"/>
              <w:jc w:val="both"/>
              <w:rPr>
                <w:sz w:val="22"/>
                <w:szCs w:val="22"/>
              </w:rPr>
            </w:pPr>
            <w:r>
              <w:rPr>
                <w:sz w:val="22"/>
                <w:szCs w:val="22"/>
              </w:rPr>
              <w:t>U</w:t>
            </w:r>
            <w:r w:rsidR="00A13AE2" w:rsidRPr="00106042">
              <w:rPr>
                <w:sz w:val="22"/>
                <w:szCs w:val="22"/>
              </w:rPr>
              <w:t xml:space="preserve">nits of area that are not readily converted to known, standardized units such as acres or hectares. Non-standard units often vary with geographic location. </w:t>
            </w:r>
          </w:p>
        </w:tc>
      </w:tr>
      <w:tr w:rsidR="00A13AE2" w:rsidRPr="00372827" w14:paraId="4937968D" w14:textId="77777777" w:rsidTr="00BF719E">
        <w:tc>
          <w:tcPr>
            <w:tcW w:w="2615" w:type="dxa"/>
          </w:tcPr>
          <w:p w14:paraId="165BCEA7" w14:textId="77777777" w:rsidR="00A13AE2" w:rsidRPr="00106042" w:rsidRDefault="00A13AE2" w:rsidP="0066125A">
            <w:pPr>
              <w:spacing w:line="276" w:lineRule="auto"/>
              <w:jc w:val="both"/>
              <w:rPr>
                <w:b/>
                <w:sz w:val="22"/>
                <w:szCs w:val="22"/>
              </w:rPr>
            </w:pPr>
            <w:r w:rsidRPr="00106042">
              <w:rPr>
                <w:b/>
                <w:sz w:val="22"/>
                <w:szCs w:val="22"/>
              </w:rPr>
              <w:t xml:space="preserve">Ortho-rectification: </w:t>
            </w:r>
          </w:p>
        </w:tc>
        <w:tc>
          <w:tcPr>
            <w:tcW w:w="7015" w:type="dxa"/>
          </w:tcPr>
          <w:p w14:paraId="5B139324" w14:textId="77777777" w:rsidR="00A13AE2" w:rsidRPr="00106042" w:rsidRDefault="00A13AE2" w:rsidP="0066125A">
            <w:pPr>
              <w:spacing w:line="276" w:lineRule="auto"/>
              <w:jc w:val="both"/>
              <w:rPr>
                <w:sz w:val="22"/>
                <w:szCs w:val="22"/>
              </w:rPr>
            </w:pPr>
            <w:r w:rsidRPr="00106042">
              <w:rPr>
                <w:sz w:val="22"/>
                <w:szCs w:val="22"/>
              </w:rPr>
              <w:t xml:space="preserve">The process of </w:t>
            </w:r>
            <w:proofErr w:type="spellStart"/>
            <w:r w:rsidRPr="00106042">
              <w:rPr>
                <w:sz w:val="22"/>
                <w:szCs w:val="22"/>
              </w:rPr>
              <w:t>ortho</w:t>
            </w:r>
            <w:proofErr w:type="spellEnd"/>
            <w:r w:rsidRPr="00106042">
              <w:rPr>
                <w:sz w:val="22"/>
                <w:szCs w:val="22"/>
              </w:rPr>
              <w:t xml:space="preserve">-rectification removes the effects of image perspective and terrain, rendering the rectified image </w:t>
            </w:r>
            <w:proofErr w:type="spellStart"/>
            <w:r w:rsidRPr="00106042">
              <w:rPr>
                <w:sz w:val="22"/>
                <w:szCs w:val="22"/>
              </w:rPr>
              <w:t>planimetrically</w:t>
            </w:r>
            <w:proofErr w:type="spellEnd"/>
            <w:r w:rsidRPr="00106042">
              <w:rPr>
                <w:sz w:val="22"/>
                <w:szCs w:val="22"/>
              </w:rPr>
              <w:t xml:space="preserve"> correct (with a constant scale).</w:t>
            </w:r>
          </w:p>
        </w:tc>
      </w:tr>
      <w:tr w:rsidR="00A13AE2" w:rsidRPr="00372827" w14:paraId="105411FC" w14:textId="77777777" w:rsidTr="00BF719E">
        <w:tc>
          <w:tcPr>
            <w:tcW w:w="2615" w:type="dxa"/>
          </w:tcPr>
          <w:p w14:paraId="74977C6E" w14:textId="77777777" w:rsidR="00A13AE2" w:rsidRPr="00106042" w:rsidRDefault="00A13AE2" w:rsidP="0066125A">
            <w:pPr>
              <w:spacing w:line="276" w:lineRule="auto"/>
              <w:jc w:val="both"/>
              <w:rPr>
                <w:b/>
                <w:sz w:val="22"/>
                <w:szCs w:val="22"/>
              </w:rPr>
            </w:pPr>
            <w:r w:rsidRPr="00106042">
              <w:rPr>
                <w:b/>
                <w:sz w:val="22"/>
                <w:szCs w:val="22"/>
              </w:rPr>
              <w:t xml:space="preserve">Panchromatic images: </w:t>
            </w:r>
          </w:p>
        </w:tc>
        <w:tc>
          <w:tcPr>
            <w:tcW w:w="7015" w:type="dxa"/>
          </w:tcPr>
          <w:p w14:paraId="728D86A9" w14:textId="56C11133" w:rsidR="00A13AE2" w:rsidRPr="00106042" w:rsidRDefault="00A13AE2" w:rsidP="0066125A">
            <w:pPr>
              <w:spacing w:line="276" w:lineRule="auto"/>
              <w:jc w:val="both"/>
              <w:rPr>
                <w:sz w:val="22"/>
                <w:szCs w:val="22"/>
              </w:rPr>
            </w:pPr>
            <w:r w:rsidRPr="00106042">
              <w:rPr>
                <w:sz w:val="22"/>
                <w:szCs w:val="22"/>
              </w:rPr>
              <w:t>Single band images generally displayed as shades of gray</w:t>
            </w:r>
            <w:r w:rsidR="008D02D1" w:rsidRPr="00106042">
              <w:rPr>
                <w:sz w:val="22"/>
                <w:szCs w:val="22"/>
              </w:rPr>
              <w:t>.</w:t>
            </w:r>
          </w:p>
        </w:tc>
      </w:tr>
      <w:tr w:rsidR="00A13AE2" w:rsidRPr="00372827" w14:paraId="41818B89" w14:textId="77777777" w:rsidTr="00BF719E">
        <w:tc>
          <w:tcPr>
            <w:tcW w:w="2615" w:type="dxa"/>
          </w:tcPr>
          <w:p w14:paraId="0442BA21" w14:textId="77777777" w:rsidR="00A13AE2" w:rsidRPr="00106042" w:rsidRDefault="00A13AE2" w:rsidP="0066125A">
            <w:pPr>
              <w:spacing w:line="276" w:lineRule="auto"/>
              <w:jc w:val="both"/>
              <w:rPr>
                <w:b/>
                <w:sz w:val="22"/>
                <w:szCs w:val="22"/>
              </w:rPr>
            </w:pPr>
            <w:r w:rsidRPr="00106042">
              <w:rPr>
                <w:b/>
                <w:sz w:val="22"/>
                <w:szCs w:val="22"/>
              </w:rPr>
              <w:t xml:space="preserve">Parcel: </w:t>
            </w:r>
          </w:p>
        </w:tc>
        <w:tc>
          <w:tcPr>
            <w:tcW w:w="7015" w:type="dxa"/>
          </w:tcPr>
          <w:p w14:paraId="0EEB45B4" w14:textId="77777777" w:rsidR="00A13AE2" w:rsidRPr="00106042" w:rsidRDefault="00A13AE2" w:rsidP="0066125A">
            <w:pPr>
              <w:spacing w:line="276" w:lineRule="auto"/>
              <w:jc w:val="both"/>
              <w:rPr>
                <w:sz w:val="22"/>
                <w:szCs w:val="22"/>
              </w:rPr>
            </w:pPr>
            <w:r w:rsidRPr="00106042">
              <w:rPr>
                <w:sz w:val="22"/>
                <w:szCs w:val="22"/>
              </w:rPr>
              <w:t>Any piece of land, of one land tenure type, entirely surrounded by other land, water, road, forest or other features not forming part of the holding or forming part of the holding under a different land tenure type. A parcel may consist of one or more fields or plots adjacent to each other. Definition according to FAO (2005).</w:t>
            </w:r>
          </w:p>
        </w:tc>
      </w:tr>
      <w:tr w:rsidR="00A13AE2" w:rsidRPr="00372827" w14:paraId="3F62106B" w14:textId="77777777" w:rsidTr="00BF719E">
        <w:tc>
          <w:tcPr>
            <w:tcW w:w="2615" w:type="dxa"/>
          </w:tcPr>
          <w:p w14:paraId="21D2CF87" w14:textId="77777777" w:rsidR="00A13AE2" w:rsidRPr="00106042" w:rsidRDefault="00A13AE2" w:rsidP="0066125A">
            <w:pPr>
              <w:spacing w:line="276" w:lineRule="auto"/>
              <w:jc w:val="both"/>
              <w:rPr>
                <w:b/>
                <w:sz w:val="22"/>
                <w:szCs w:val="22"/>
              </w:rPr>
            </w:pPr>
            <w:r w:rsidRPr="00106042">
              <w:rPr>
                <w:b/>
                <w:sz w:val="22"/>
                <w:szCs w:val="22"/>
              </w:rPr>
              <w:t>Plot:</w:t>
            </w:r>
          </w:p>
        </w:tc>
        <w:tc>
          <w:tcPr>
            <w:tcW w:w="7015" w:type="dxa"/>
          </w:tcPr>
          <w:p w14:paraId="2F702FD5" w14:textId="67F876B8" w:rsidR="00A13AE2" w:rsidRPr="00106042" w:rsidRDefault="00A13AE2" w:rsidP="0066125A">
            <w:pPr>
              <w:spacing w:line="276" w:lineRule="auto"/>
              <w:jc w:val="both"/>
              <w:rPr>
                <w:sz w:val="22"/>
                <w:szCs w:val="22"/>
              </w:rPr>
            </w:pPr>
            <w:r w:rsidRPr="00106042">
              <w:rPr>
                <w:sz w:val="22"/>
                <w:szCs w:val="22"/>
              </w:rPr>
              <w:t>A part or whole of a field on which a specific crop or crop mixture is cultivated. Definition according to FAO (2005).</w:t>
            </w:r>
          </w:p>
        </w:tc>
      </w:tr>
      <w:tr w:rsidR="00A13AE2" w:rsidRPr="00372827" w14:paraId="2396BBBD" w14:textId="77777777" w:rsidTr="00BF719E">
        <w:tc>
          <w:tcPr>
            <w:tcW w:w="2615" w:type="dxa"/>
          </w:tcPr>
          <w:p w14:paraId="301CA1ED" w14:textId="77777777" w:rsidR="00A13AE2" w:rsidRPr="00106042" w:rsidRDefault="00A13AE2" w:rsidP="0066125A">
            <w:pPr>
              <w:spacing w:line="276" w:lineRule="auto"/>
              <w:jc w:val="both"/>
              <w:rPr>
                <w:b/>
                <w:sz w:val="22"/>
                <w:szCs w:val="22"/>
              </w:rPr>
            </w:pPr>
            <w:r w:rsidRPr="00106042">
              <w:rPr>
                <w:b/>
                <w:sz w:val="22"/>
                <w:szCs w:val="22"/>
              </w:rPr>
              <w:t xml:space="preserve">Relative bias: </w:t>
            </w:r>
          </w:p>
        </w:tc>
        <w:tc>
          <w:tcPr>
            <w:tcW w:w="7015" w:type="dxa"/>
          </w:tcPr>
          <w:p w14:paraId="557CDEC2" w14:textId="0617DF55" w:rsidR="00A13AE2" w:rsidRPr="00106042" w:rsidRDefault="00A13AE2" w:rsidP="00AE0329">
            <w:pPr>
              <w:spacing w:line="276" w:lineRule="auto"/>
              <w:jc w:val="both"/>
              <w:rPr>
                <w:sz w:val="22"/>
                <w:szCs w:val="22"/>
              </w:rPr>
            </w:pPr>
            <w:r w:rsidRPr="00106042">
              <w:rPr>
                <w:sz w:val="22"/>
                <w:szCs w:val="22"/>
              </w:rPr>
              <w:t xml:space="preserve">The bias </w:t>
            </w:r>
            <w:r w:rsidR="00AE0329">
              <w:rPr>
                <w:sz w:val="22"/>
                <w:szCs w:val="22"/>
              </w:rPr>
              <w:t>expressed as a percentage of the benchmark measure (usually, in this document, the CR measure)</w:t>
            </w:r>
            <w:r w:rsidRPr="00106042">
              <w:rPr>
                <w:sz w:val="22"/>
                <w:szCs w:val="22"/>
              </w:rPr>
              <w:t>.</w:t>
            </w:r>
          </w:p>
        </w:tc>
      </w:tr>
      <w:tr w:rsidR="00A13AE2" w:rsidRPr="00372827" w14:paraId="7AB9B18F" w14:textId="77777777" w:rsidTr="00BF719E">
        <w:tc>
          <w:tcPr>
            <w:tcW w:w="2615" w:type="dxa"/>
          </w:tcPr>
          <w:p w14:paraId="68ACFCA0" w14:textId="77777777" w:rsidR="00A13AE2" w:rsidRPr="00106042" w:rsidRDefault="00A13AE2" w:rsidP="0066125A">
            <w:pPr>
              <w:spacing w:line="276" w:lineRule="auto"/>
              <w:jc w:val="both"/>
              <w:rPr>
                <w:b/>
                <w:sz w:val="22"/>
                <w:szCs w:val="22"/>
              </w:rPr>
            </w:pPr>
            <w:r w:rsidRPr="00106042">
              <w:rPr>
                <w:b/>
                <w:sz w:val="22"/>
                <w:szCs w:val="22"/>
              </w:rPr>
              <w:t>UTM:</w:t>
            </w:r>
          </w:p>
        </w:tc>
        <w:tc>
          <w:tcPr>
            <w:tcW w:w="7015" w:type="dxa"/>
          </w:tcPr>
          <w:p w14:paraId="4F648474" w14:textId="77777777" w:rsidR="00A13AE2" w:rsidRPr="00106042" w:rsidRDefault="00A13AE2" w:rsidP="0066125A">
            <w:pPr>
              <w:spacing w:line="276" w:lineRule="auto"/>
              <w:jc w:val="both"/>
              <w:rPr>
                <w:sz w:val="22"/>
                <w:szCs w:val="22"/>
              </w:rPr>
            </w:pPr>
            <w:r w:rsidRPr="00106042">
              <w:rPr>
                <w:sz w:val="22"/>
                <w:szCs w:val="22"/>
              </w:rPr>
              <w:t>Universal Transverse Mercator refers to a Coordinate Reference System based on cylindrical projection typically used with zone-specific parameters in local areas for large scale mapping.</w:t>
            </w:r>
          </w:p>
        </w:tc>
      </w:tr>
      <w:tr w:rsidR="00A13AE2" w:rsidRPr="00372827" w14:paraId="3CAC0C7A" w14:textId="77777777" w:rsidTr="00BF719E">
        <w:tc>
          <w:tcPr>
            <w:tcW w:w="2615" w:type="dxa"/>
          </w:tcPr>
          <w:p w14:paraId="40DDA62C" w14:textId="77777777" w:rsidR="00A13AE2" w:rsidRPr="00106042" w:rsidRDefault="00A13AE2" w:rsidP="0066125A">
            <w:pPr>
              <w:spacing w:line="276" w:lineRule="auto"/>
              <w:jc w:val="both"/>
              <w:rPr>
                <w:b/>
                <w:sz w:val="22"/>
                <w:szCs w:val="22"/>
              </w:rPr>
            </w:pPr>
            <w:r w:rsidRPr="00106042">
              <w:rPr>
                <w:b/>
                <w:sz w:val="22"/>
                <w:szCs w:val="22"/>
              </w:rPr>
              <w:t xml:space="preserve">Waypoint: </w:t>
            </w:r>
          </w:p>
        </w:tc>
        <w:tc>
          <w:tcPr>
            <w:tcW w:w="7015" w:type="dxa"/>
          </w:tcPr>
          <w:p w14:paraId="123CBD21" w14:textId="3B6889E9" w:rsidR="00A13AE2" w:rsidRPr="00106042" w:rsidRDefault="00A13AE2" w:rsidP="0066125A">
            <w:pPr>
              <w:spacing w:line="276" w:lineRule="auto"/>
              <w:jc w:val="both"/>
              <w:rPr>
                <w:sz w:val="22"/>
                <w:szCs w:val="22"/>
              </w:rPr>
            </w:pPr>
            <w:r w:rsidRPr="00106042">
              <w:rPr>
                <w:sz w:val="22"/>
                <w:szCs w:val="22"/>
              </w:rPr>
              <w:t>Also referred to as geographic coordinates. Waypoints, or coordinates, identify the position of a single point in terms of a designated coordinate system.</w:t>
            </w:r>
          </w:p>
        </w:tc>
      </w:tr>
      <w:tr w:rsidR="00A13AE2" w:rsidRPr="00372827" w14:paraId="4D512E4A" w14:textId="77777777" w:rsidTr="00BF719E">
        <w:tc>
          <w:tcPr>
            <w:tcW w:w="2615" w:type="dxa"/>
          </w:tcPr>
          <w:p w14:paraId="2F678B6C" w14:textId="77777777" w:rsidR="00A13AE2" w:rsidRPr="00106042" w:rsidRDefault="00A13AE2" w:rsidP="0066125A">
            <w:pPr>
              <w:spacing w:line="276" w:lineRule="auto"/>
              <w:jc w:val="both"/>
              <w:rPr>
                <w:b/>
                <w:sz w:val="22"/>
                <w:szCs w:val="22"/>
              </w:rPr>
            </w:pPr>
            <w:r w:rsidRPr="00106042">
              <w:rPr>
                <w:b/>
                <w:sz w:val="22"/>
                <w:szCs w:val="22"/>
              </w:rPr>
              <w:t>WGS 84:</w:t>
            </w:r>
          </w:p>
        </w:tc>
        <w:tc>
          <w:tcPr>
            <w:tcW w:w="7015" w:type="dxa"/>
          </w:tcPr>
          <w:p w14:paraId="325C85AD" w14:textId="2A9FFD31" w:rsidR="00A13AE2" w:rsidRPr="00106042" w:rsidRDefault="00A13AE2" w:rsidP="0066125A">
            <w:pPr>
              <w:spacing w:line="276" w:lineRule="auto"/>
              <w:jc w:val="both"/>
              <w:rPr>
                <w:sz w:val="22"/>
                <w:szCs w:val="22"/>
              </w:rPr>
            </w:pPr>
            <w:r w:rsidRPr="00106042">
              <w:rPr>
                <w:sz w:val="22"/>
                <w:szCs w:val="22"/>
              </w:rPr>
              <w:t xml:space="preserve">World Geodetic System 1984, used in reference to both a Coordinate Reference System and </w:t>
            </w:r>
            <w:r w:rsidR="008D02D1" w:rsidRPr="00106042">
              <w:rPr>
                <w:sz w:val="22"/>
                <w:szCs w:val="22"/>
              </w:rPr>
              <w:t>an earth-centric d</w:t>
            </w:r>
            <w:r w:rsidRPr="00106042">
              <w:rPr>
                <w:sz w:val="22"/>
                <w:szCs w:val="22"/>
              </w:rPr>
              <w:t>atum. For more detail see EPSG code 4326 at http://www.epsg-registry.org/</w:t>
            </w:r>
          </w:p>
        </w:tc>
      </w:tr>
    </w:tbl>
    <w:p w14:paraId="1248743C" w14:textId="5ADFA949" w:rsidR="00440938" w:rsidRDefault="00440938" w:rsidP="0066125A">
      <w:pPr>
        <w:jc w:val="both"/>
      </w:pPr>
    </w:p>
    <w:p w14:paraId="14677736" w14:textId="77777777" w:rsidR="00440938" w:rsidRPr="00440938" w:rsidRDefault="00440938"/>
    <w:p w14:paraId="37FA4259" w14:textId="77777777" w:rsidR="00440938" w:rsidRPr="00440938" w:rsidRDefault="00440938"/>
    <w:p w14:paraId="4C6CFA75" w14:textId="77777777" w:rsidR="00440938" w:rsidRPr="00440938" w:rsidRDefault="00440938"/>
    <w:p w14:paraId="721A196D" w14:textId="77777777" w:rsidR="00440938" w:rsidRPr="00440938" w:rsidRDefault="00440938"/>
    <w:p w14:paraId="4E14124C" w14:textId="77777777" w:rsidR="00440938" w:rsidRPr="00440938" w:rsidRDefault="00440938"/>
    <w:p w14:paraId="172EEDA9" w14:textId="77777777" w:rsidR="00440938" w:rsidRPr="00440938" w:rsidRDefault="00440938"/>
    <w:p w14:paraId="516E3833" w14:textId="7E60373F" w:rsidR="00440938" w:rsidRDefault="00440938" w:rsidP="00440938"/>
    <w:p w14:paraId="4C345755" w14:textId="77777777" w:rsidR="00694F32" w:rsidRDefault="00694F32"/>
    <w:p w14:paraId="4B29EF1B" w14:textId="77777777" w:rsidR="008C42FA" w:rsidRDefault="008C42FA"/>
    <w:p w14:paraId="7EFECCFF" w14:textId="77777777" w:rsidR="008C42FA" w:rsidRDefault="008C42FA"/>
    <w:p w14:paraId="100B5B29" w14:textId="77777777" w:rsidR="008C42FA" w:rsidRDefault="008C42FA"/>
    <w:p w14:paraId="1EB4E593" w14:textId="77777777" w:rsidR="008C42FA" w:rsidRDefault="008C42FA"/>
    <w:p w14:paraId="1CD7FC4A" w14:textId="77777777" w:rsidR="008C42FA" w:rsidRDefault="008C42FA"/>
    <w:p w14:paraId="24F66C17" w14:textId="77777777" w:rsidR="008C42FA" w:rsidRDefault="008C42FA"/>
    <w:p w14:paraId="1C9D7397" w14:textId="77777777" w:rsidR="008C42FA" w:rsidRDefault="008C42FA"/>
    <w:p w14:paraId="05C0600F" w14:textId="77777777" w:rsidR="00AE0329" w:rsidRDefault="00AE0329">
      <w:pPr>
        <w:sectPr w:rsidR="00AE0329" w:rsidSect="00421A24">
          <w:pgSz w:w="12240" w:h="15840"/>
          <w:pgMar w:top="1440" w:right="1080" w:bottom="1440" w:left="1080" w:header="720" w:footer="720" w:gutter="0"/>
          <w:cols w:space="720"/>
          <w:docGrid w:linePitch="360"/>
        </w:sectPr>
      </w:pPr>
    </w:p>
    <w:p w14:paraId="0E31B703" w14:textId="4031D2ED" w:rsidR="005B6EA1" w:rsidRDefault="005B6EA1"/>
    <w:p w14:paraId="3DD0AE43" w14:textId="77777777" w:rsidR="00362E54" w:rsidRDefault="00362E54"/>
    <w:p w14:paraId="588D8AA7" w14:textId="4064B772" w:rsidR="008C42FA" w:rsidRPr="00106042" w:rsidRDefault="00BF7668">
      <w:r>
        <w:rPr>
          <w:noProof/>
        </w:rPr>
        <mc:AlternateContent>
          <mc:Choice Requires="wps">
            <w:drawing>
              <wp:anchor distT="0" distB="0" distL="114300" distR="114300" simplePos="0" relativeHeight="251760640" behindDoc="0" locked="0" layoutInCell="1" allowOverlap="1" wp14:anchorId="39C2526D" wp14:editId="3042D4AD">
                <wp:simplePos x="0" y="0"/>
                <wp:positionH relativeFrom="margin">
                  <wp:posOffset>-1988185</wp:posOffset>
                </wp:positionH>
                <wp:positionV relativeFrom="margin">
                  <wp:posOffset>-2627630</wp:posOffset>
                </wp:positionV>
                <wp:extent cx="10405745" cy="14636750"/>
                <wp:effectExtent l="0" t="0" r="33655" b="19050"/>
                <wp:wrapThrough wrapText="bothSides">
                  <wp:wrapPolygon edited="0">
                    <wp:start x="0" y="0"/>
                    <wp:lineTo x="0" y="21591"/>
                    <wp:lineTo x="21617" y="21591"/>
                    <wp:lineTo x="21617" y="0"/>
                    <wp:lineTo x="0" y="0"/>
                  </wp:wrapPolygon>
                </wp:wrapThrough>
                <wp:docPr id="324" name="Rectangle 324"/>
                <wp:cNvGraphicFramePr/>
                <a:graphic xmlns:a="http://schemas.openxmlformats.org/drawingml/2006/main">
                  <a:graphicData uri="http://schemas.microsoft.com/office/word/2010/wordprocessingShape">
                    <wps:wsp>
                      <wps:cNvSpPr/>
                      <wps:spPr>
                        <a:xfrm>
                          <a:off x="0" y="0"/>
                          <a:ext cx="10405745" cy="14636750"/>
                        </a:xfrm>
                        <a:prstGeom prst="rect">
                          <a:avLst/>
                        </a:prstGeom>
                        <a:solidFill>
                          <a:schemeClr val="accent2">
                            <a:lumMod val="5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FF986" w14:textId="77777777" w:rsidR="005870A9" w:rsidRDefault="005870A9" w:rsidP="005B6EA1">
                            <w:pPr>
                              <w:contextualSpacing/>
                              <w:jc w:val="center"/>
                              <w:rPr>
                                <w:b/>
                                <w:color w:val="FFFFFF" w:themeColor="background1"/>
                                <w:sz w:val="24"/>
                                <w:szCs w:val="24"/>
                              </w:rPr>
                            </w:pPr>
                          </w:p>
                          <w:p w14:paraId="1EE45A9B" w14:textId="77777777" w:rsidR="005870A9" w:rsidRDefault="005870A9" w:rsidP="005B6EA1">
                            <w:pPr>
                              <w:contextualSpacing/>
                              <w:jc w:val="center"/>
                              <w:rPr>
                                <w:b/>
                                <w:color w:val="FFFFFF" w:themeColor="background1"/>
                                <w:sz w:val="24"/>
                                <w:szCs w:val="24"/>
                              </w:rPr>
                            </w:pPr>
                          </w:p>
                          <w:p w14:paraId="3974A661" w14:textId="77777777" w:rsidR="005870A9" w:rsidRDefault="005870A9" w:rsidP="005B6EA1">
                            <w:pPr>
                              <w:contextualSpacing/>
                              <w:jc w:val="center"/>
                              <w:rPr>
                                <w:b/>
                                <w:color w:val="FFFFFF" w:themeColor="background1"/>
                                <w:sz w:val="24"/>
                                <w:szCs w:val="24"/>
                              </w:rPr>
                            </w:pPr>
                          </w:p>
                          <w:p w14:paraId="4B1FA84F" w14:textId="77777777" w:rsidR="005870A9" w:rsidRDefault="005870A9" w:rsidP="005B6EA1">
                            <w:pPr>
                              <w:contextualSpacing/>
                              <w:jc w:val="center"/>
                              <w:rPr>
                                <w:b/>
                                <w:color w:val="FFFFFF" w:themeColor="background1"/>
                                <w:sz w:val="24"/>
                                <w:szCs w:val="24"/>
                              </w:rPr>
                            </w:pPr>
                          </w:p>
                          <w:p w14:paraId="1888CD12" w14:textId="77777777" w:rsidR="005870A9" w:rsidRDefault="005870A9" w:rsidP="005B6EA1">
                            <w:pPr>
                              <w:contextualSpacing/>
                              <w:jc w:val="center"/>
                              <w:rPr>
                                <w:b/>
                                <w:color w:val="FFFFFF" w:themeColor="background1"/>
                                <w:sz w:val="24"/>
                                <w:szCs w:val="24"/>
                              </w:rPr>
                            </w:pPr>
                          </w:p>
                          <w:p w14:paraId="532FF45E" w14:textId="77777777" w:rsidR="005870A9" w:rsidRDefault="005870A9" w:rsidP="005B6EA1">
                            <w:pPr>
                              <w:contextualSpacing/>
                              <w:jc w:val="center"/>
                              <w:rPr>
                                <w:b/>
                                <w:color w:val="FFFFFF" w:themeColor="background1"/>
                                <w:sz w:val="24"/>
                                <w:szCs w:val="24"/>
                              </w:rPr>
                            </w:pPr>
                          </w:p>
                          <w:p w14:paraId="71BEA944" w14:textId="77777777" w:rsidR="005870A9" w:rsidRDefault="005870A9" w:rsidP="005B6EA1">
                            <w:pPr>
                              <w:contextualSpacing/>
                              <w:jc w:val="center"/>
                              <w:rPr>
                                <w:b/>
                                <w:color w:val="FFFFFF" w:themeColor="background1"/>
                                <w:sz w:val="24"/>
                                <w:szCs w:val="24"/>
                              </w:rPr>
                            </w:pPr>
                          </w:p>
                          <w:p w14:paraId="3A707DDB" w14:textId="77777777" w:rsidR="005870A9" w:rsidRDefault="005870A9" w:rsidP="005B6EA1">
                            <w:pPr>
                              <w:contextualSpacing/>
                              <w:jc w:val="center"/>
                              <w:rPr>
                                <w:b/>
                                <w:color w:val="FFFFFF" w:themeColor="background1"/>
                                <w:sz w:val="24"/>
                                <w:szCs w:val="24"/>
                              </w:rPr>
                            </w:pPr>
                          </w:p>
                          <w:p w14:paraId="0899009F" w14:textId="77777777" w:rsidR="005870A9" w:rsidRDefault="005870A9" w:rsidP="005B6EA1">
                            <w:pPr>
                              <w:ind w:left="230"/>
                              <w:contextualSpacing/>
                              <w:jc w:val="center"/>
                              <w:rPr>
                                <w:b/>
                                <w:color w:val="FFFFFF" w:themeColor="background1"/>
                                <w:sz w:val="24"/>
                                <w:szCs w:val="24"/>
                              </w:rPr>
                            </w:pPr>
                          </w:p>
                          <w:p w14:paraId="70B980DE" w14:textId="77777777" w:rsidR="005870A9" w:rsidRDefault="005870A9" w:rsidP="005B6EA1">
                            <w:pPr>
                              <w:contextualSpacing/>
                              <w:jc w:val="center"/>
                              <w:rPr>
                                <w:b/>
                                <w:color w:val="FFFFFF" w:themeColor="background1"/>
                                <w:sz w:val="24"/>
                                <w:szCs w:val="24"/>
                              </w:rPr>
                            </w:pPr>
                          </w:p>
                          <w:p w14:paraId="1791ABD4" w14:textId="77777777" w:rsidR="005870A9" w:rsidRDefault="005870A9" w:rsidP="005B6EA1">
                            <w:pPr>
                              <w:contextualSpacing/>
                              <w:jc w:val="center"/>
                              <w:rPr>
                                <w:b/>
                                <w:color w:val="FFFFFF" w:themeColor="background1"/>
                                <w:sz w:val="24"/>
                                <w:szCs w:val="24"/>
                              </w:rPr>
                            </w:pPr>
                          </w:p>
                          <w:p w14:paraId="4A799C23" w14:textId="77777777" w:rsidR="005870A9" w:rsidRDefault="005870A9" w:rsidP="005B6EA1">
                            <w:pPr>
                              <w:contextualSpacing/>
                              <w:jc w:val="center"/>
                              <w:rPr>
                                <w:b/>
                                <w:color w:val="FFFFFF" w:themeColor="background1"/>
                                <w:sz w:val="24"/>
                                <w:szCs w:val="24"/>
                              </w:rPr>
                            </w:pPr>
                          </w:p>
                          <w:p w14:paraId="3667C66E" w14:textId="77777777" w:rsidR="005870A9" w:rsidRDefault="005870A9" w:rsidP="005B6EA1">
                            <w:pPr>
                              <w:contextualSpacing/>
                              <w:jc w:val="center"/>
                              <w:rPr>
                                <w:b/>
                                <w:color w:val="FFFFFF" w:themeColor="background1"/>
                                <w:sz w:val="24"/>
                                <w:szCs w:val="24"/>
                              </w:rPr>
                            </w:pPr>
                          </w:p>
                          <w:p w14:paraId="46342A06" w14:textId="77777777" w:rsidR="005870A9" w:rsidRDefault="005870A9" w:rsidP="005B6EA1">
                            <w:pPr>
                              <w:contextualSpacing/>
                              <w:jc w:val="center"/>
                              <w:rPr>
                                <w:b/>
                                <w:color w:val="FFFFFF" w:themeColor="background1"/>
                                <w:sz w:val="24"/>
                                <w:szCs w:val="24"/>
                              </w:rPr>
                            </w:pPr>
                          </w:p>
                          <w:p w14:paraId="5A3D0DA2" w14:textId="77777777" w:rsidR="005870A9" w:rsidRDefault="005870A9" w:rsidP="005B6EA1">
                            <w:pPr>
                              <w:contextualSpacing/>
                              <w:jc w:val="center"/>
                              <w:rPr>
                                <w:b/>
                                <w:color w:val="FFFFFF" w:themeColor="background1"/>
                                <w:sz w:val="24"/>
                                <w:szCs w:val="24"/>
                              </w:rPr>
                            </w:pPr>
                          </w:p>
                          <w:p w14:paraId="7340D771" w14:textId="77777777" w:rsidR="005870A9" w:rsidRDefault="005870A9" w:rsidP="005B6EA1">
                            <w:pPr>
                              <w:contextualSpacing/>
                              <w:jc w:val="center"/>
                              <w:rPr>
                                <w:b/>
                                <w:color w:val="FFFFFF" w:themeColor="background1"/>
                                <w:sz w:val="24"/>
                                <w:szCs w:val="24"/>
                              </w:rPr>
                            </w:pPr>
                          </w:p>
                          <w:p w14:paraId="1995F0DB" w14:textId="77777777" w:rsidR="005870A9" w:rsidRDefault="005870A9" w:rsidP="005B6EA1">
                            <w:pPr>
                              <w:contextualSpacing/>
                              <w:jc w:val="center"/>
                              <w:rPr>
                                <w:b/>
                                <w:color w:val="FFFFFF" w:themeColor="background1"/>
                                <w:sz w:val="24"/>
                                <w:szCs w:val="24"/>
                              </w:rPr>
                            </w:pPr>
                          </w:p>
                          <w:p w14:paraId="2845BD21" w14:textId="77777777" w:rsidR="005870A9" w:rsidRDefault="005870A9" w:rsidP="005B6EA1">
                            <w:pPr>
                              <w:contextualSpacing/>
                              <w:jc w:val="center"/>
                              <w:rPr>
                                <w:b/>
                                <w:color w:val="FFFFFF" w:themeColor="background1"/>
                                <w:sz w:val="24"/>
                                <w:szCs w:val="24"/>
                              </w:rPr>
                            </w:pPr>
                          </w:p>
                          <w:p w14:paraId="16755DFA" w14:textId="77777777" w:rsidR="005870A9" w:rsidRDefault="005870A9" w:rsidP="005B6EA1">
                            <w:pPr>
                              <w:contextualSpacing/>
                              <w:jc w:val="center"/>
                              <w:rPr>
                                <w:b/>
                                <w:color w:val="FFFFFF" w:themeColor="background1"/>
                                <w:sz w:val="24"/>
                                <w:szCs w:val="24"/>
                              </w:rPr>
                            </w:pPr>
                          </w:p>
                          <w:p w14:paraId="2FA30222" w14:textId="77777777" w:rsidR="005870A9" w:rsidRDefault="005870A9" w:rsidP="005B6EA1">
                            <w:pPr>
                              <w:contextualSpacing/>
                              <w:jc w:val="center"/>
                              <w:rPr>
                                <w:b/>
                                <w:color w:val="FFFFFF" w:themeColor="background1"/>
                                <w:sz w:val="24"/>
                                <w:szCs w:val="24"/>
                              </w:rPr>
                            </w:pPr>
                          </w:p>
                          <w:p w14:paraId="1B95A2AD" w14:textId="77777777" w:rsidR="005870A9" w:rsidRDefault="005870A9" w:rsidP="005B6EA1">
                            <w:pPr>
                              <w:contextualSpacing/>
                              <w:jc w:val="center"/>
                              <w:rPr>
                                <w:b/>
                                <w:color w:val="FFFFFF" w:themeColor="background1"/>
                                <w:sz w:val="24"/>
                                <w:szCs w:val="24"/>
                              </w:rPr>
                            </w:pPr>
                          </w:p>
                          <w:p w14:paraId="568E95E5" w14:textId="77777777" w:rsidR="005870A9" w:rsidRDefault="005870A9" w:rsidP="005B6EA1">
                            <w:pPr>
                              <w:contextualSpacing/>
                              <w:jc w:val="center"/>
                              <w:rPr>
                                <w:b/>
                                <w:color w:val="FFFFFF" w:themeColor="background1"/>
                                <w:sz w:val="24"/>
                                <w:szCs w:val="24"/>
                              </w:rPr>
                            </w:pPr>
                          </w:p>
                          <w:p w14:paraId="3719643C" w14:textId="77777777" w:rsidR="005870A9" w:rsidRDefault="005870A9" w:rsidP="005B6EA1">
                            <w:pPr>
                              <w:contextualSpacing/>
                              <w:jc w:val="center"/>
                              <w:rPr>
                                <w:b/>
                                <w:color w:val="FFFFFF" w:themeColor="background1"/>
                                <w:sz w:val="24"/>
                                <w:szCs w:val="24"/>
                              </w:rPr>
                            </w:pPr>
                          </w:p>
                          <w:p w14:paraId="642716CE" w14:textId="77777777" w:rsidR="005870A9" w:rsidRDefault="005870A9" w:rsidP="005B6EA1">
                            <w:pPr>
                              <w:contextualSpacing/>
                              <w:jc w:val="center"/>
                              <w:rPr>
                                <w:b/>
                                <w:color w:val="FFFFFF" w:themeColor="background1"/>
                                <w:sz w:val="24"/>
                                <w:szCs w:val="24"/>
                              </w:rPr>
                            </w:pPr>
                          </w:p>
                          <w:p w14:paraId="4AA2C1D7" w14:textId="77777777" w:rsidR="005870A9" w:rsidRDefault="005870A9" w:rsidP="005B6EA1">
                            <w:pPr>
                              <w:contextualSpacing/>
                              <w:jc w:val="center"/>
                              <w:rPr>
                                <w:b/>
                                <w:color w:val="FFFFFF" w:themeColor="background1"/>
                                <w:sz w:val="24"/>
                                <w:szCs w:val="24"/>
                              </w:rPr>
                            </w:pPr>
                          </w:p>
                          <w:p w14:paraId="60F32940" w14:textId="77777777" w:rsidR="005870A9" w:rsidRDefault="005870A9" w:rsidP="005B6EA1">
                            <w:pPr>
                              <w:contextualSpacing/>
                              <w:jc w:val="center"/>
                              <w:rPr>
                                <w:b/>
                                <w:color w:val="FFFFFF" w:themeColor="background1"/>
                                <w:sz w:val="24"/>
                                <w:szCs w:val="24"/>
                              </w:rPr>
                            </w:pPr>
                          </w:p>
                          <w:p w14:paraId="6B82556A" w14:textId="77777777" w:rsidR="005870A9" w:rsidRDefault="005870A9" w:rsidP="005B6EA1">
                            <w:pPr>
                              <w:contextualSpacing/>
                              <w:jc w:val="center"/>
                              <w:rPr>
                                <w:b/>
                                <w:color w:val="FFFFFF" w:themeColor="background1"/>
                                <w:sz w:val="24"/>
                                <w:szCs w:val="24"/>
                              </w:rPr>
                            </w:pPr>
                          </w:p>
                          <w:p w14:paraId="0213A332" w14:textId="77777777" w:rsidR="005870A9" w:rsidRDefault="005870A9" w:rsidP="005B6EA1">
                            <w:pPr>
                              <w:contextualSpacing/>
                              <w:jc w:val="center"/>
                              <w:rPr>
                                <w:b/>
                                <w:color w:val="FFFFFF" w:themeColor="background1"/>
                                <w:sz w:val="24"/>
                                <w:szCs w:val="24"/>
                              </w:rPr>
                            </w:pPr>
                          </w:p>
                          <w:p w14:paraId="466866FE" w14:textId="77777777" w:rsidR="005870A9" w:rsidRDefault="005870A9" w:rsidP="005B6EA1">
                            <w:pPr>
                              <w:contextualSpacing/>
                              <w:jc w:val="center"/>
                              <w:rPr>
                                <w:b/>
                                <w:color w:val="FFFFFF" w:themeColor="background1"/>
                                <w:sz w:val="24"/>
                                <w:szCs w:val="24"/>
                              </w:rPr>
                            </w:pPr>
                          </w:p>
                          <w:p w14:paraId="2E43F019" w14:textId="77777777" w:rsidR="005870A9" w:rsidRDefault="005870A9" w:rsidP="005B6EA1">
                            <w:pPr>
                              <w:contextualSpacing/>
                              <w:jc w:val="center"/>
                              <w:rPr>
                                <w:b/>
                                <w:color w:val="FFFFFF" w:themeColor="background1"/>
                                <w:sz w:val="24"/>
                                <w:szCs w:val="24"/>
                              </w:rPr>
                            </w:pPr>
                          </w:p>
                          <w:p w14:paraId="7F5EC70B" w14:textId="77777777" w:rsidR="005870A9" w:rsidRDefault="005870A9" w:rsidP="005B6EA1">
                            <w:pPr>
                              <w:contextualSpacing/>
                              <w:jc w:val="center"/>
                              <w:rPr>
                                <w:b/>
                                <w:color w:val="FFFFFF" w:themeColor="background1"/>
                                <w:sz w:val="24"/>
                                <w:szCs w:val="24"/>
                              </w:rPr>
                            </w:pPr>
                          </w:p>
                          <w:p w14:paraId="7206FAA3" w14:textId="77777777" w:rsidR="005870A9" w:rsidRDefault="005870A9" w:rsidP="005B6EA1">
                            <w:pPr>
                              <w:contextualSpacing/>
                              <w:jc w:val="center"/>
                              <w:rPr>
                                <w:b/>
                                <w:color w:val="FFFFFF" w:themeColor="background1"/>
                                <w:sz w:val="24"/>
                                <w:szCs w:val="24"/>
                              </w:rPr>
                            </w:pPr>
                          </w:p>
                          <w:p w14:paraId="10CA32FB" w14:textId="77777777" w:rsidR="005870A9" w:rsidRDefault="005870A9" w:rsidP="005B6EA1">
                            <w:pPr>
                              <w:contextualSpacing/>
                              <w:jc w:val="center"/>
                              <w:rPr>
                                <w:b/>
                                <w:color w:val="FFFFFF" w:themeColor="background1"/>
                                <w:sz w:val="24"/>
                                <w:szCs w:val="24"/>
                              </w:rPr>
                            </w:pPr>
                          </w:p>
                          <w:p w14:paraId="38129316" w14:textId="77777777" w:rsidR="005870A9" w:rsidRDefault="005870A9" w:rsidP="005B6EA1">
                            <w:pPr>
                              <w:contextualSpacing/>
                              <w:jc w:val="center"/>
                              <w:rPr>
                                <w:b/>
                                <w:color w:val="FFFFFF" w:themeColor="background1"/>
                                <w:sz w:val="24"/>
                                <w:szCs w:val="24"/>
                              </w:rPr>
                            </w:pPr>
                          </w:p>
                          <w:p w14:paraId="3BA18CE8" w14:textId="77777777" w:rsidR="005870A9" w:rsidRDefault="005870A9" w:rsidP="005B6EA1">
                            <w:pPr>
                              <w:contextualSpacing/>
                              <w:jc w:val="center"/>
                              <w:rPr>
                                <w:b/>
                                <w:color w:val="FFFFFF" w:themeColor="background1"/>
                                <w:sz w:val="24"/>
                                <w:szCs w:val="24"/>
                              </w:rPr>
                            </w:pPr>
                          </w:p>
                          <w:p w14:paraId="46CA0775" w14:textId="77777777" w:rsidR="005870A9" w:rsidRDefault="005870A9" w:rsidP="005B6EA1">
                            <w:pPr>
                              <w:contextualSpacing/>
                              <w:jc w:val="center"/>
                              <w:rPr>
                                <w:rFonts w:asciiTheme="minorHAnsi" w:hAnsiTheme="minorHAnsi"/>
                                <w:b/>
                                <w:color w:val="FFFFFF" w:themeColor="background1"/>
                                <w:sz w:val="28"/>
                                <w:szCs w:val="28"/>
                              </w:rPr>
                            </w:pPr>
                            <w:r>
                              <w:rPr>
                                <w:rFonts w:asciiTheme="minorHAnsi" w:hAnsiTheme="minorHAnsi"/>
                                <w:b/>
                                <w:color w:val="FFFFFF" w:themeColor="background1"/>
                                <w:sz w:val="28"/>
                                <w:szCs w:val="28"/>
                              </w:rPr>
                              <w:t xml:space="preserve">Copyright </w:t>
                            </w:r>
                            <w:r>
                              <w:rPr>
                                <w:rFonts w:asciiTheme="minorHAnsi" w:hAnsiTheme="minorHAnsi"/>
                                <w:b/>
                                <w:color w:val="FFFFFF" w:themeColor="background1"/>
                                <w:sz w:val="28"/>
                                <w:szCs w:val="28"/>
                              </w:rPr>
                              <w:sym w:font="Symbol" w:char="F0D3"/>
                            </w:r>
                            <w:r>
                              <w:rPr>
                                <w:rFonts w:asciiTheme="minorHAnsi" w:hAnsiTheme="minorHAnsi"/>
                                <w:b/>
                                <w:color w:val="FFFFFF" w:themeColor="background1"/>
                                <w:sz w:val="28"/>
                                <w:szCs w:val="28"/>
                              </w:rPr>
                              <w:t>2016</w:t>
                            </w:r>
                          </w:p>
                          <w:p w14:paraId="5A03ACC2" w14:textId="70A98193" w:rsidR="005870A9" w:rsidRPr="005B6EA1" w:rsidRDefault="005870A9" w:rsidP="005B6EA1">
                            <w:pPr>
                              <w:contextualSpacing/>
                              <w:jc w:val="center"/>
                              <w:rPr>
                                <w:rFonts w:asciiTheme="minorHAnsi" w:hAnsiTheme="minorHAnsi"/>
                                <w:b/>
                                <w:color w:val="FFFFFF" w:themeColor="background1"/>
                                <w:sz w:val="28"/>
                                <w:szCs w:val="28"/>
                              </w:rPr>
                            </w:pPr>
                            <w:r>
                              <w:rPr>
                                <w:rFonts w:asciiTheme="minorHAnsi" w:hAnsiTheme="minorHAnsi"/>
                                <w:b/>
                                <w:color w:val="FFFFFF" w:themeColor="background1"/>
                                <w:sz w:val="28"/>
                                <w:szCs w:val="28"/>
                              </w:rPr>
                              <w:t>The World Bank</w:t>
                            </w:r>
                          </w:p>
                          <w:p w14:paraId="5C2ED2E2" w14:textId="77777777" w:rsidR="005870A9" w:rsidRDefault="005870A9" w:rsidP="005B6EA1">
                            <w:pPr>
                              <w:contextualSpacing/>
                              <w:jc w:val="center"/>
                              <w:rPr>
                                <w:rFonts w:asciiTheme="minorHAnsi" w:hAnsiTheme="minorHAnsi"/>
                                <w:b/>
                                <w:color w:val="FFFFFF" w:themeColor="background1"/>
                                <w:sz w:val="28"/>
                                <w:szCs w:val="28"/>
                              </w:rPr>
                            </w:pPr>
                          </w:p>
                          <w:p w14:paraId="43863F21" w14:textId="49279EB8" w:rsidR="005870A9" w:rsidRPr="005B6EA1" w:rsidRDefault="005870A9" w:rsidP="005B6EA1">
                            <w:pPr>
                              <w:contextualSpacing/>
                              <w:jc w:val="center"/>
                              <w:rPr>
                                <w:rFonts w:asciiTheme="minorHAnsi" w:hAnsiTheme="minorHAnsi"/>
                                <w:b/>
                                <w:sz w:val="28"/>
                                <w:szCs w:val="28"/>
                              </w:rPr>
                            </w:pPr>
                            <w:hyperlink r:id="rId50" w:history="1">
                              <w:r w:rsidRPr="005B6EA1">
                                <w:rPr>
                                  <w:rStyle w:val="Hyperlink"/>
                                  <w:rFonts w:asciiTheme="minorHAnsi" w:hAnsiTheme="minorHAnsi"/>
                                  <w:b/>
                                  <w:color w:val="auto"/>
                                  <w:sz w:val="28"/>
                                  <w:szCs w:val="28"/>
                                  <w:u w:val="none"/>
                                </w:rPr>
                                <w:t>www.worldbank.org/lsms</w:t>
                              </w:r>
                            </w:hyperlink>
                          </w:p>
                          <w:p w14:paraId="1000E1AC" w14:textId="0CDE3B62" w:rsidR="005870A9" w:rsidRPr="005B6EA1" w:rsidRDefault="005870A9" w:rsidP="005B6EA1">
                            <w:pPr>
                              <w:contextualSpacing/>
                              <w:jc w:val="center"/>
                              <w:rPr>
                                <w:rFonts w:asciiTheme="minorHAnsi" w:hAnsiTheme="minorHAnsi"/>
                                <w:b/>
                                <w:sz w:val="28"/>
                                <w:szCs w:val="28"/>
                              </w:rPr>
                            </w:pPr>
                            <w:r w:rsidRPr="005B6EA1">
                              <w:rPr>
                                <w:rFonts w:asciiTheme="minorHAnsi" w:hAnsiTheme="minorHAnsi"/>
                                <w:b/>
                                <w:sz w:val="28"/>
                                <w:szCs w:val="28"/>
                              </w:rPr>
                              <w:t>data.worldbank.org</w:t>
                            </w:r>
                          </w:p>
                          <w:p w14:paraId="7D086E32" w14:textId="77777777" w:rsidR="005870A9" w:rsidRPr="005B6EA1" w:rsidRDefault="005870A9" w:rsidP="005B6EA1">
                            <w:pPr>
                              <w:contextualSpacing/>
                              <w:jc w:val="center"/>
                              <w:rPr>
                                <w:rFonts w:asciiTheme="minorHAnsi" w:hAnsiTheme="minorHAnsi"/>
                                <w:b/>
                                <w:color w:val="FFFFFF" w:themeColor="background1"/>
                                <w:sz w:val="28"/>
                                <w:szCs w:val="28"/>
                              </w:rPr>
                            </w:pPr>
                          </w:p>
                          <w:p w14:paraId="2C07B7E1" w14:textId="77777777" w:rsidR="005870A9" w:rsidRDefault="005870A9" w:rsidP="00362E5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9C2526D" id="Rectangle 324" o:spid="_x0000_s1052" style="position:absolute;margin-left:-156.55pt;margin-top:-206.9pt;width:819.35pt;height:115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" fillcolor="#265e65 [1605]" strokecolor="#265e65 [1605]" strokeweight="1pt">
                <v:textbox>
                  <w:txbxContent>
                    <w:p w14:paraId="2B0FF986" w14:textId="77777777" w:rsidR="002F1E30" w:rsidRDefault="002F1E30" w:rsidP="005B6EA1">
                      <w:pPr>
                        <w:contextualSpacing/>
                        <w:jc w:val="center"/>
                        <w:rPr>
                          <w:b/>
                          <w:color w:val="FFFFFF" w:themeColor="background1"/>
                          <w:sz w:val="24"/>
                          <w:szCs w:val="24"/>
                        </w:rPr>
                      </w:pPr>
                    </w:p>
                    <w:p w14:paraId="1EE45A9B" w14:textId="77777777" w:rsidR="002F1E30" w:rsidRDefault="002F1E30" w:rsidP="005B6EA1">
                      <w:pPr>
                        <w:contextualSpacing/>
                        <w:jc w:val="center"/>
                        <w:rPr>
                          <w:b/>
                          <w:color w:val="FFFFFF" w:themeColor="background1"/>
                          <w:sz w:val="24"/>
                          <w:szCs w:val="24"/>
                        </w:rPr>
                      </w:pPr>
                    </w:p>
                    <w:p w14:paraId="3974A661" w14:textId="77777777" w:rsidR="002F1E30" w:rsidRDefault="002F1E30" w:rsidP="005B6EA1">
                      <w:pPr>
                        <w:contextualSpacing/>
                        <w:jc w:val="center"/>
                        <w:rPr>
                          <w:b/>
                          <w:color w:val="FFFFFF" w:themeColor="background1"/>
                          <w:sz w:val="24"/>
                          <w:szCs w:val="24"/>
                        </w:rPr>
                      </w:pPr>
                    </w:p>
                    <w:p w14:paraId="4B1FA84F" w14:textId="77777777" w:rsidR="002F1E30" w:rsidRDefault="002F1E30" w:rsidP="005B6EA1">
                      <w:pPr>
                        <w:contextualSpacing/>
                        <w:jc w:val="center"/>
                        <w:rPr>
                          <w:b/>
                          <w:color w:val="FFFFFF" w:themeColor="background1"/>
                          <w:sz w:val="24"/>
                          <w:szCs w:val="24"/>
                        </w:rPr>
                      </w:pPr>
                    </w:p>
                    <w:p w14:paraId="1888CD12" w14:textId="77777777" w:rsidR="002F1E30" w:rsidRDefault="002F1E30" w:rsidP="005B6EA1">
                      <w:pPr>
                        <w:contextualSpacing/>
                        <w:jc w:val="center"/>
                        <w:rPr>
                          <w:b/>
                          <w:color w:val="FFFFFF" w:themeColor="background1"/>
                          <w:sz w:val="24"/>
                          <w:szCs w:val="24"/>
                        </w:rPr>
                      </w:pPr>
                    </w:p>
                    <w:p w14:paraId="532FF45E" w14:textId="77777777" w:rsidR="002F1E30" w:rsidRDefault="002F1E30" w:rsidP="005B6EA1">
                      <w:pPr>
                        <w:contextualSpacing/>
                        <w:jc w:val="center"/>
                        <w:rPr>
                          <w:b/>
                          <w:color w:val="FFFFFF" w:themeColor="background1"/>
                          <w:sz w:val="24"/>
                          <w:szCs w:val="24"/>
                        </w:rPr>
                      </w:pPr>
                    </w:p>
                    <w:p w14:paraId="71BEA944" w14:textId="77777777" w:rsidR="002F1E30" w:rsidRDefault="002F1E30" w:rsidP="005B6EA1">
                      <w:pPr>
                        <w:contextualSpacing/>
                        <w:jc w:val="center"/>
                        <w:rPr>
                          <w:b/>
                          <w:color w:val="FFFFFF" w:themeColor="background1"/>
                          <w:sz w:val="24"/>
                          <w:szCs w:val="24"/>
                        </w:rPr>
                      </w:pPr>
                    </w:p>
                    <w:p w14:paraId="3A707DDB" w14:textId="77777777" w:rsidR="002F1E30" w:rsidRDefault="002F1E30" w:rsidP="005B6EA1">
                      <w:pPr>
                        <w:contextualSpacing/>
                        <w:jc w:val="center"/>
                        <w:rPr>
                          <w:b/>
                          <w:color w:val="FFFFFF" w:themeColor="background1"/>
                          <w:sz w:val="24"/>
                          <w:szCs w:val="24"/>
                        </w:rPr>
                      </w:pPr>
                    </w:p>
                    <w:p w14:paraId="0899009F" w14:textId="77777777" w:rsidR="002F1E30" w:rsidRDefault="002F1E30" w:rsidP="005B6EA1">
                      <w:pPr>
                        <w:ind w:left="230"/>
                        <w:contextualSpacing/>
                        <w:jc w:val="center"/>
                        <w:rPr>
                          <w:b/>
                          <w:color w:val="FFFFFF" w:themeColor="background1"/>
                          <w:sz w:val="24"/>
                          <w:szCs w:val="24"/>
                        </w:rPr>
                      </w:pPr>
                    </w:p>
                    <w:p w14:paraId="70B980DE" w14:textId="77777777" w:rsidR="002F1E30" w:rsidRDefault="002F1E30" w:rsidP="005B6EA1">
                      <w:pPr>
                        <w:contextualSpacing/>
                        <w:jc w:val="center"/>
                        <w:rPr>
                          <w:b/>
                          <w:color w:val="FFFFFF" w:themeColor="background1"/>
                          <w:sz w:val="24"/>
                          <w:szCs w:val="24"/>
                        </w:rPr>
                      </w:pPr>
                    </w:p>
                    <w:p w14:paraId="1791ABD4" w14:textId="77777777" w:rsidR="002F1E30" w:rsidRDefault="002F1E30" w:rsidP="005B6EA1">
                      <w:pPr>
                        <w:contextualSpacing/>
                        <w:jc w:val="center"/>
                        <w:rPr>
                          <w:b/>
                          <w:color w:val="FFFFFF" w:themeColor="background1"/>
                          <w:sz w:val="24"/>
                          <w:szCs w:val="24"/>
                        </w:rPr>
                      </w:pPr>
                    </w:p>
                    <w:p w14:paraId="4A799C23" w14:textId="77777777" w:rsidR="002F1E30" w:rsidRDefault="002F1E30" w:rsidP="005B6EA1">
                      <w:pPr>
                        <w:contextualSpacing/>
                        <w:jc w:val="center"/>
                        <w:rPr>
                          <w:b/>
                          <w:color w:val="FFFFFF" w:themeColor="background1"/>
                          <w:sz w:val="24"/>
                          <w:szCs w:val="24"/>
                        </w:rPr>
                      </w:pPr>
                    </w:p>
                    <w:p w14:paraId="3667C66E" w14:textId="77777777" w:rsidR="002F1E30" w:rsidRDefault="002F1E30" w:rsidP="005B6EA1">
                      <w:pPr>
                        <w:contextualSpacing/>
                        <w:jc w:val="center"/>
                        <w:rPr>
                          <w:b/>
                          <w:color w:val="FFFFFF" w:themeColor="background1"/>
                          <w:sz w:val="24"/>
                          <w:szCs w:val="24"/>
                        </w:rPr>
                      </w:pPr>
                    </w:p>
                    <w:p w14:paraId="46342A06" w14:textId="77777777" w:rsidR="002F1E30" w:rsidRDefault="002F1E30" w:rsidP="005B6EA1">
                      <w:pPr>
                        <w:contextualSpacing/>
                        <w:jc w:val="center"/>
                        <w:rPr>
                          <w:b/>
                          <w:color w:val="FFFFFF" w:themeColor="background1"/>
                          <w:sz w:val="24"/>
                          <w:szCs w:val="24"/>
                        </w:rPr>
                      </w:pPr>
                    </w:p>
                    <w:p w14:paraId="5A3D0DA2" w14:textId="77777777" w:rsidR="002F1E30" w:rsidRDefault="002F1E30" w:rsidP="005B6EA1">
                      <w:pPr>
                        <w:contextualSpacing/>
                        <w:jc w:val="center"/>
                        <w:rPr>
                          <w:b/>
                          <w:color w:val="FFFFFF" w:themeColor="background1"/>
                          <w:sz w:val="24"/>
                          <w:szCs w:val="24"/>
                        </w:rPr>
                      </w:pPr>
                    </w:p>
                    <w:p w14:paraId="7340D771" w14:textId="77777777" w:rsidR="002F1E30" w:rsidRDefault="002F1E30" w:rsidP="005B6EA1">
                      <w:pPr>
                        <w:contextualSpacing/>
                        <w:jc w:val="center"/>
                        <w:rPr>
                          <w:b/>
                          <w:color w:val="FFFFFF" w:themeColor="background1"/>
                          <w:sz w:val="24"/>
                          <w:szCs w:val="24"/>
                        </w:rPr>
                      </w:pPr>
                    </w:p>
                    <w:p w14:paraId="1995F0DB" w14:textId="77777777" w:rsidR="002F1E30" w:rsidRDefault="002F1E30" w:rsidP="005B6EA1">
                      <w:pPr>
                        <w:contextualSpacing/>
                        <w:jc w:val="center"/>
                        <w:rPr>
                          <w:b/>
                          <w:color w:val="FFFFFF" w:themeColor="background1"/>
                          <w:sz w:val="24"/>
                          <w:szCs w:val="24"/>
                        </w:rPr>
                      </w:pPr>
                    </w:p>
                    <w:p w14:paraId="2845BD21" w14:textId="77777777" w:rsidR="002F1E30" w:rsidRDefault="002F1E30" w:rsidP="005B6EA1">
                      <w:pPr>
                        <w:contextualSpacing/>
                        <w:jc w:val="center"/>
                        <w:rPr>
                          <w:b/>
                          <w:color w:val="FFFFFF" w:themeColor="background1"/>
                          <w:sz w:val="24"/>
                          <w:szCs w:val="24"/>
                        </w:rPr>
                      </w:pPr>
                    </w:p>
                    <w:p w14:paraId="16755DFA" w14:textId="77777777" w:rsidR="002F1E30" w:rsidRDefault="002F1E30" w:rsidP="005B6EA1">
                      <w:pPr>
                        <w:contextualSpacing/>
                        <w:jc w:val="center"/>
                        <w:rPr>
                          <w:b/>
                          <w:color w:val="FFFFFF" w:themeColor="background1"/>
                          <w:sz w:val="24"/>
                          <w:szCs w:val="24"/>
                        </w:rPr>
                      </w:pPr>
                    </w:p>
                    <w:p w14:paraId="2FA30222" w14:textId="77777777" w:rsidR="002F1E30" w:rsidRDefault="002F1E30" w:rsidP="005B6EA1">
                      <w:pPr>
                        <w:contextualSpacing/>
                        <w:jc w:val="center"/>
                        <w:rPr>
                          <w:b/>
                          <w:color w:val="FFFFFF" w:themeColor="background1"/>
                          <w:sz w:val="24"/>
                          <w:szCs w:val="24"/>
                        </w:rPr>
                      </w:pPr>
                    </w:p>
                    <w:p w14:paraId="1B95A2AD" w14:textId="77777777" w:rsidR="002F1E30" w:rsidRDefault="002F1E30" w:rsidP="005B6EA1">
                      <w:pPr>
                        <w:contextualSpacing/>
                        <w:jc w:val="center"/>
                        <w:rPr>
                          <w:b/>
                          <w:color w:val="FFFFFF" w:themeColor="background1"/>
                          <w:sz w:val="24"/>
                          <w:szCs w:val="24"/>
                        </w:rPr>
                      </w:pPr>
                    </w:p>
                    <w:p w14:paraId="568E95E5" w14:textId="77777777" w:rsidR="002F1E30" w:rsidRDefault="002F1E30" w:rsidP="005B6EA1">
                      <w:pPr>
                        <w:contextualSpacing/>
                        <w:jc w:val="center"/>
                        <w:rPr>
                          <w:b/>
                          <w:color w:val="FFFFFF" w:themeColor="background1"/>
                          <w:sz w:val="24"/>
                          <w:szCs w:val="24"/>
                        </w:rPr>
                      </w:pPr>
                    </w:p>
                    <w:p w14:paraId="3719643C" w14:textId="77777777" w:rsidR="002F1E30" w:rsidRDefault="002F1E30" w:rsidP="005B6EA1">
                      <w:pPr>
                        <w:contextualSpacing/>
                        <w:jc w:val="center"/>
                        <w:rPr>
                          <w:b/>
                          <w:color w:val="FFFFFF" w:themeColor="background1"/>
                          <w:sz w:val="24"/>
                          <w:szCs w:val="24"/>
                        </w:rPr>
                      </w:pPr>
                    </w:p>
                    <w:p w14:paraId="642716CE" w14:textId="77777777" w:rsidR="002F1E30" w:rsidRDefault="002F1E30" w:rsidP="005B6EA1">
                      <w:pPr>
                        <w:contextualSpacing/>
                        <w:jc w:val="center"/>
                        <w:rPr>
                          <w:b/>
                          <w:color w:val="FFFFFF" w:themeColor="background1"/>
                          <w:sz w:val="24"/>
                          <w:szCs w:val="24"/>
                        </w:rPr>
                      </w:pPr>
                    </w:p>
                    <w:p w14:paraId="4AA2C1D7" w14:textId="77777777" w:rsidR="002F1E30" w:rsidRDefault="002F1E30" w:rsidP="005B6EA1">
                      <w:pPr>
                        <w:contextualSpacing/>
                        <w:jc w:val="center"/>
                        <w:rPr>
                          <w:b/>
                          <w:color w:val="FFFFFF" w:themeColor="background1"/>
                          <w:sz w:val="24"/>
                          <w:szCs w:val="24"/>
                        </w:rPr>
                      </w:pPr>
                    </w:p>
                    <w:p w14:paraId="60F32940" w14:textId="77777777" w:rsidR="002F1E30" w:rsidRDefault="002F1E30" w:rsidP="005B6EA1">
                      <w:pPr>
                        <w:contextualSpacing/>
                        <w:jc w:val="center"/>
                        <w:rPr>
                          <w:b/>
                          <w:color w:val="FFFFFF" w:themeColor="background1"/>
                          <w:sz w:val="24"/>
                          <w:szCs w:val="24"/>
                        </w:rPr>
                      </w:pPr>
                    </w:p>
                    <w:p w14:paraId="6B82556A" w14:textId="77777777" w:rsidR="002F1E30" w:rsidRDefault="002F1E30" w:rsidP="005B6EA1">
                      <w:pPr>
                        <w:contextualSpacing/>
                        <w:jc w:val="center"/>
                        <w:rPr>
                          <w:b/>
                          <w:color w:val="FFFFFF" w:themeColor="background1"/>
                          <w:sz w:val="24"/>
                          <w:szCs w:val="24"/>
                        </w:rPr>
                      </w:pPr>
                    </w:p>
                    <w:p w14:paraId="0213A332" w14:textId="77777777" w:rsidR="002F1E30" w:rsidRDefault="002F1E30" w:rsidP="005B6EA1">
                      <w:pPr>
                        <w:contextualSpacing/>
                        <w:jc w:val="center"/>
                        <w:rPr>
                          <w:b/>
                          <w:color w:val="FFFFFF" w:themeColor="background1"/>
                          <w:sz w:val="24"/>
                          <w:szCs w:val="24"/>
                        </w:rPr>
                      </w:pPr>
                    </w:p>
                    <w:p w14:paraId="466866FE" w14:textId="77777777" w:rsidR="002F1E30" w:rsidRDefault="002F1E30" w:rsidP="005B6EA1">
                      <w:pPr>
                        <w:contextualSpacing/>
                        <w:jc w:val="center"/>
                        <w:rPr>
                          <w:b/>
                          <w:color w:val="FFFFFF" w:themeColor="background1"/>
                          <w:sz w:val="24"/>
                          <w:szCs w:val="24"/>
                        </w:rPr>
                      </w:pPr>
                    </w:p>
                    <w:p w14:paraId="2E43F019" w14:textId="77777777" w:rsidR="002F1E30" w:rsidRDefault="002F1E30" w:rsidP="005B6EA1">
                      <w:pPr>
                        <w:contextualSpacing/>
                        <w:jc w:val="center"/>
                        <w:rPr>
                          <w:b/>
                          <w:color w:val="FFFFFF" w:themeColor="background1"/>
                          <w:sz w:val="24"/>
                          <w:szCs w:val="24"/>
                        </w:rPr>
                      </w:pPr>
                    </w:p>
                    <w:p w14:paraId="7F5EC70B" w14:textId="77777777" w:rsidR="002F1E30" w:rsidRDefault="002F1E30" w:rsidP="005B6EA1">
                      <w:pPr>
                        <w:contextualSpacing/>
                        <w:jc w:val="center"/>
                        <w:rPr>
                          <w:b/>
                          <w:color w:val="FFFFFF" w:themeColor="background1"/>
                          <w:sz w:val="24"/>
                          <w:szCs w:val="24"/>
                        </w:rPr>
                      </w:pPr>
                    </w:p>
                    <w:p w14:paraId="7206FAA3" w14:textId="77777777" w:rsidR="002F1E30" w:rsidRDefault="002F1E30" w:rsidP="005B6EA1">
                      <w:pPr>
                        <w:contextualSpacing/>
                        <w:jc w:val="center"/>
                        <w:rPr>
                          <w:b/>
                          <w:color w:val="FFFFFF" w:themeColor="background1"/>
                          <w:sz w:val="24"/>
                          <w:szCs w:val="24"/>
                        </w:rPr>
                      </w:pPr>
                    </w:p>
                    <w:p w14:paraId="10CA32FB" w14:textId="77777777" w:rsidR="002F1E30" w:rsidRDefault="002F1E30" w:rsidP="005B6EA1">
                      <w:pPr>
                        <w:contextualSpacing/>
                        <w:jc w:val="center"/>
                        <w:rPr>
                          <w:b/>
                          <w:color w:val="FFFFFF" w:themeColor="background1"/>
                          <w:sz w:val="24"/>
                          <w:szCs w:val="24"/>
                        </w:rPr>
                      </w:pPr>
                    </w:p>
                    <w:p w14:paraId="38129316" w14:textId="77777777" w:rsidR="002F1E30" w:rsidRDefault="002F1E30" w:rsidP="005B6EA1">
                      <w:pPr>
                        <w:contextualSpacing/>
                        <w:jc w:val="center"/>
                        <w:rPr>
                          <w:b/>
                          <w:color w:val="FFFFFF" w:themeColor="background1"/>
                          <w:sz w:val="24"/>
                          <w:szCs w:val="24"/>
                        </w:rPr>
                      </w:pPr>
                    </w:p>
                    <w:p w14:paraId="3BA18CE8" w14:textId="77777777" w:rsidR="002F1E30" w:rsidRDefault="002F1E30" w:rsidP="005B6EA1">
                      <w:pPr>
                        <w:contextualSpacing/>
                        <w:jc w:val="center"/>
                        <w:rPr>
                          <w:b/>
                          <w:color w:val="FFFFFF" w:themeColor="background1"/>
                          <w:sz w:val="24"/>
                          <w:szCs w:val="24"/>
                        </w:rPr>
                      </w:pPr>
                    </w:p>
                    <w:p w14:paraId="46CA0775" w14:textId="77777777" w:rsidR="002F1E30" w:rsidRDefault="002F1E30" w:rsidP="005B6EA1">
                      <w:pPr>
                        <w:contextualSpacing/>
                        <w:jc w:val="center"/>
                        <w:rPr>
                          <w:rFonts w:asciiTheme="minorHAnsi" w:hAnsiTheme="minorHAnsi"/>
                          <w:b/>
                          <w:color w:val="FFFFFF" w:themeColor="background1"/>
                          <w:sz w:val="28"/>
                          <w:szCs w:val="28"/>
                        </w:rPr>
                      </w:pPr>
                      <w:r>
                        <w:rPr>
                          <w:rFonts w:asciiTheme="minorHAnsi" w:hAnsiTheme="minorHAnsi"/>
                          <w:b/>
                          <w:color w:val="FFFFFF" w:themeColor="background1"/>
                          <w:sz w:val="28"/>
                          <w:szCs w:val="28"/>
                        </w:rPr>
                        <w:t xml:space="preserve">Copyright </w:t>
                      </w:r>
                      <w:r>
                        <w:rPr>
                          <w:rFonts w:asciiTheme="minorHAnsi" w:hAnsiTheme="minorHAnsi"/>
                          <w:b/>
                          <w:color w:val="FFFFFF" w:themeColor="background1"/>
                          <w:sz w:val="28"/>
                          <w:szCs w:val="28"/>
                        </w:rPr>
                        <w:sym w:font="Symbol" w:char="F0D3"/>
                      </w:r>
                      <w:r>
                        <w:rPr>
                          <w:rFonts w:asciiTheme="minorHAnsi" w:hAnsiTheme="minorHAnsi"/>
                          <w:b/>
                          <w:color w:val="FFFFFF" w:themeColor="background1"/>
                          <w:sz w:val="28"/>
                          <w:szCs w:val="28"/>
                        </w:rPr>
                        <w:t>2016</w:t>
                      </w:r>
                    </w:p>
                    <w:p w14:paraId="5A03ACC2" w14:textId="70A98193" w:rsidR="002F1E30" w:rsidRPr="005B6EA1" w:rsidRDefault="002F1E30" w:rsidP="005B6EA1">
                      <w:pPr>
                        <w:contextualSpacing/>
                        <w:jc w:val="center"/>
                        <w:rPr>
                          <w:rFonts w:asciiTheme="minorHAnsi" w:hAnsiTheme="minorHAnsi"/>
                          <w:b/>
                          <w:color w:val="FFFFFF" w:themeColor="background1"/>
                          <w:sz w:val="28"/>
                          <w:szCs w:val="28"/>
                        </w:rPr>
                      </w:pPr>
                      <w:r>
                        <w:rPr>
                          <w:rFonts w:asciiTheme="minorHAnsi" w:hAnsiTheme="minorHAnsi"/>
                          <w:b/>
                          <w:color w:val="FFFFFF" w:themeColor="background1"/>
                          <w:sz w:val="28"/>
                          <w:szCs w:val="28"/>
                        </w:rPr>
                        <w:t>The World Bank</w:t>
                      </w:r>
                    </w:p>
                    <w:p w14:paraId="5C2ED2E2" w14:textId="77777777" w:rsidR="002F1E30" w:rsidRDefault="002F1E30" w:rsidP="005B6EA1">
                      <w:pPr>
                        <w:contextualSpacing/>
                        <w:jc w:val="center"/>
                        <w:rPr>
                          <w:rFonts w:asciiTheme="minorHAnsi" w:hAnsiTheme="minorHAnsi"/>
                          <w:b/>
                          <w:color w:val="FFFFFF" w:themeColor="background1"/>
                          <w:sz w:val="28"/>
                          <w:szCs w:val="28"/>
                        </w:rPr>
                      </w:pPr>
                    </w:p>
                    <w:p w14:paraId="43863F21" w14:textId="49279EB8" w:rsidR="002F1E30" w:rsidRPr="005B6EA1" w:rsidRDefault="002F1E30" w:rsidP="005B6EA1">
                      <w:pPr>
                        <w:contextualSpacing/>
                        <w:jc w:val="center"/>
                        <w:rPr>
                          <w:rFonts w:asciiTheme="minorHAnsi" w:hAnsiTheme="minorHAnsi"/>
                          <w:b/>
                          <w:sz w:val="28"/>
                          <w:szCs w:val="28"/>
                        </w:rPr>
                      </w:pPr>
                      <w:hyperlink r:id="rId51" w:history="1">
                        <w:r w:rsidRPr="005B6EA1">
                          <w:rPr>
                            <w:rStyle w:val="Hyperlink"/>
                            <w:rFonts w:asciiTheme="minorHAnsi" w:hAnsiTheme="minorHAnsi"/>
                            <w:b/>
                            <w:color w:val="auto"/>
                            <w:sz w:val="28"/>
                            <w:szCs w:val="28"/>
                            <w:u w:val="none"/>
                          </w:rPr>
                          <w:t>www.worldbank.org/lsms</w:t>
                        </w:r>
                      </w:hyperlink>
                    </w:p>
                    <w:p w14:paraId="1000E1AC" w14:textId="0CDE3B62" w:rsidR="002F1E30" w:rsidRPr="005B6EA1" w:rsidRDefault="002F1E30" w:rsidP="005B6EA1">
                      <w:pPr>
                        <w:contextualSpacing/>
                        <w:jc w:val="center"/>
                        <w:rPr>
                          <w:rFonts w:asciiTheme="minorHAnsi" w:hAnsiTheme="minorHAnsi"/>
                          <w:b/>
                          <w:sz w:val="28"/>
                          <w:szCs w:val="28"/>
                        </w:rPr>
                      </w:pPr>
                      <w:r w:rsidRPr="005B6EA1">
                        <w:rPr>
                          <w:rFonts w:asciiTheme="minorHAnsi" w:hAnsiTheme="minorHAnsi"/>
                          <w:b/>
                          <w:sz w:val="28"/>
                          <w:szCs w:val="28"/>
                        </w:rPr>
                        <w:t>data.worldbank.org</w:t>
                      </w:r>
                    </w:p>
                    <w:p w14:paraId="7D086E32" w14:textId="77777777" w:rsidR="002F1E30" w:rsidRPr="005B6EA1" w:rsidRDefault="002F1E30" w:rsidP="005B6EA1">
                      <w:pPr>
                        <w:contextualSpacing/>
                        <w:jc w:val="center"/>
                        <w:rPr>
                          <w:rFonts w:asciiTheme="minorHAnsi" w:hAnsiTheme="minorHAnsi"/>
                          <w:b/>
                          <w:color w:val="FFFFFF" w:themeColor="background1"/>
                          <w:sz w:val="28"/>
                          <w:szCs w:val="28"/>
                        </w:rPr>
                      </w:pPr>
                    </w:p>
                    <w:p w14:paraId="2C07B7E1" w14:textId="77777777" w:rsidR="002F1E30" w:rsidRDefault="002F1E30" w:rsidP="00362E54"/>
                  </w:txbxContent>
                </v:textbox>
                <w10:wrap type="through" anchorx="margin" anchory="margin"/>
              </v:rect>
            </w:pict>
          </mc:Fallback>
        </mc:AlternateContent>
      </w:r>
    </w:p>
    <w:sectPr w:rsidR="008C42FA" w:rsidRPr="00106042" w:rsidSect="00421A24">
      <w:footerReference w:type="default" r:id="rId52"/>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Sydney Gourlay" w:date="2016-06-17T12:32:00Z" w:initials="SG">
    <w:p w14:paraId="11D4AF8A" w14:textId="61F61F6A" w:rsidR="005870A9" w:rsidRDefault="005870A9">
      <w:pPr>
        <w:pStyle w:val="CommentText"/>
      </w:pPr>
      <w:r>
        <w:rPr>
          <w:rStyle w:val="CommentReference"/>
        </w:rPr>
        <w:annotationRef/>
      </w:r>
      <w:r>
        <w:t>Ok, great. Whatever you think – I trust your judgment!</w:t>
      </w:r>
    </w:p>
  </w:comment>
  <w:comment w:id="17" w:author="Sydney Gourlay" w:date="2016-06-15T12:03:00Z" w:initials="SG">
    <w:p w14:paraId="3E132715" w14:textId="4860DD7E" w:rsidR="005870A9" w:rsidRDefault="005870A9">
      <w:pPr>
        <w:pStyle w:val="CommentText"/>
      </w:pPr>
      <w:r>
        <w:rPr>
          <w:rStyle w:val="CommentReference"/>
        </w:rPr>
        <w:annotationRef/>
      </w:r>
      <w:r>
        <w:t xml:space="preserve">This should probably have a Box number. </w:t>
      </w:r>
    </w:p>
  </w:comment>
  <w:comment w:id="18" w:author="Abhilasha Vaid" w:date="2016-06-17T16:31:00Z" w:initials="AV">
    <w:p w14:paraId="21F72335" w14:textId="5F67DB5C" w:rsidR="005870A9" w:rsidRDefault="005870A9">
      <w:pPr>
        <w:pStyle w:val="CommentText"/>
      </w:pPr>
      <w:r>
        <w:rPr>
          <w:rStyle w:val="CommentReference"/>
        </w:rPr>
        <w:annotationRef/>
      </w:r>
      <w:r>
        <w:t>I wouldn’t make this a box. Maybe we could find some space for this on inside part of the front cover. I’ll discuss with Gwen</w:t>
      </w:r>
    </w:p>
  </w:comment>
  <w:comment w:id="481" w:author="Abhilasha Vaid" w:date="2016-06-17T16:22:00Z" w:initials="AV">
    <w:p w14:paraId="230BB4A0" w14:textId="131D272F" w:rsidR="005870A9" w:rsidRDefault="005870A9">
      <w:pPr>
        <w:pStyle w:val="CommentText"/>
      </w:pPr>
      <w:r>
        <w:rPr>
          <w:rStyle w:val="CommentReference"/>
        </w:rPr>
        <w:annotationRef/>
      </w:r>
      <w:r>
        <w:rPr>
          <w:noProof/>
        </w:rPr>
        <w:t>Shouldn't this be a figure?</w:t>
      </w:r>
    </w:p>
  </w:comment>
  <w:comment w:id="486" w:author="Sydney Gourlay" w:date="2016-06-17T12:34:00Z" w:initials="SG">
    <w:p w14:paraId="3A2017ED" w14:textId="61E76642" w:rsidR="005870A9" w:rsidRDefault="005870A9">
      <w:pPr>
        <w:pStyle w:val="CommentText"/>
      </w:pPr>
      <w:r>
        <w:rPr>
          <w:rStyle w:val="CommentReference"/>
        </w:rPr>
        <w:annotationRef/>
      </w:r>
      <w:r>
        <w:t>Ah, you are right.</w:t>
      </w:r>
    </w:p>
  </w:comment>
  <w:comment w:id="607" w:author="Sydney Gourlay" w:date="2016-06-17T12:37:00Z" w:initials="SG">
    <w:p w14:paraId="07FB23FF" w14:textId="5C39DC13" w:rsidR="005870A9" w:rsidRDefault="005870A9">
      <w:pPr>
        <w:pStyle w:val="CommentText"/>
      </w:pPr>
      <w:r>
        <w:rPr>
          <w:rStyle w:val="CommentReference"/>
        </w:rPr>
        <w:annotationRef/>
      </w:r>
      <w:proofErr w:type="spellStart"/>
      <w:r>
        <w:t>Urg</w:t>
      </w:r>
      <w:proofErr w:type="spellEnd"/>
      <w:r>
        <w:t>, you are right again about it being a figure.</w:t>
      </w:r>
    </w:p>
    <w:p w14:paraId="53D63847" w14:textId="77777777" w:rsidR="005870A9" w:rsidRDefault="005870A9">
      <w:pPr>
        <w:pStyle w:val="CommentText"/>
      </w:pPr>
    </w:p>
    <w:p w14:paraId="32BCAE67" w14:textId="72ED72B6" w:rsidR="005870A9" w:rsidRDefault="005870A9">
      <w:pPr>
        <w:pStyle w:val="CommentText"/>
      </w:pPr>
      <w:r>
        <w:t xml:space="preserve">I would leave the letter case as is, though.  There is some meaning to what is in CAPS and what isn’t (somewhat standard </w:t>
      </w:r>
      <w:proofErr w:type="gramStart"/>
      <w:r>
        <w:t>LSMS  formatting</w:t>
      </w:r>
      <w:proofErr w:type="gramEnd"/>
      <w:r>
        <w:t>). Probably best we leave it like this.</w:t>
      </w:r>
    </w:p>
  </w:comment>
  <w:comment w:id="606" w:author="Abhilasha Vaid" w:date="2016-06-17T13:38:00Z" w:initials="AV">
    <w:p w14:paraId="75E10993" w14:textId="51CAC707" w:rsidR="005870A9" w:rsidRDefault="005870A9">
      <w:pPr>
        <w:pStyle w:val="CommentText"/>
      </w:pPr>
      <w:r>
        <w:rPr>
          <w:rStyle w:val="CommentReference"/>
        </w:rPr>
        <w:annotationRef/>
      </w:r>
      <w:r>
        <w:t>Does it have to be in CAPS? And shouldn’t this be a figure?</w:t>
      </w:r>
    </w:p>
  </w:comment>
  <w:comment w:id="1656" w:author="Abhilasha Vaid" w:date="2016-06-17T16:36:00Z" w:initials="AV">
    <w:p w14:paraId="4E096449" w14:textId="2671695C" w:rsidR="005014F2" w:rsidRDefault="005014F2">
      <w:pPr>
        <w:pStyle w:val="CommentText"/>
      </w:pPr>
      <w:r>
        <w:rPr>
          <w:rStyle w:val="CommentReference"/>
        </w:rPr>
        <w:annotationRef/>
      </w:r>
      <w:r>
        <w:t>Something wrong with Table 22. Where does this text go?</w:t>
      </w:r>
    </w:p>
  </w:comment>
  <w:comment w:id="1657" w:author="Sydney Gourlay" w:date="2016-06-17T13:21:00Z" w:initials="SG">
    <w:p w14:paraId="470F6BDC" w14:textId="06CD26DD" w:rsidR="005014F2" w:rsidRDefault="005014F2">
      <w:pPr>
        <w:pStyle w:val="CommentText"/>
      </w:pPr>
      <w:r>
        <w:rPr>
          <w:rStyle w:val="CommentReference"/>
        </w:rPr>
        <w:annotationRef/>
      </w:r>
      <w:r>
        <w:t>It looks like the column headings just got split off. The highlighted text is a subtitle.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32715" w15:done="0"/>
  <w15:commentEx w15:paraId="21F72335" w15:paraIdParent="3E132715" w15:done="0"/>
  <w15:commentEx w15:paraId="230BB4A0" w15:done="0"/>
  <w15:commentEx w15:paraId="75E10993" w15:done="0"/>
  <w15:commentEx w15:paraId="4E09644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F32AC6" w14:textId="77777777" w:rsidR="005870A9" w:rsidRDefault="005870A9" w:rsidP="003652DC">
      <w:pPr>
        <w:spacing w:after="0" w:line="240" w:lineRule="auto"/>
      </w:pPr>
      <w:r>
        <w:separator/>
      </w:r>
    </w:p>
  </w:endnote>
  <w:endnote w:type="continuationSeparator" w:id="0">
    <w:p w14:paraId="2656D615" w14:textId="77777777" w:rsidR="005870A9" w:rsidRDefault="005870A9" w:rsidP="0036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useo Sans">
    <w:altName w:val="Times New Roman"/>
    <w:charset w:val="00"/>
    <w:family w:val="auto"/>
    <w:pitch w:val="default"/>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86B2B" w14:textId="77777777" w:rsidR="005870A9" w:rsidRDefault="005870A9" w:rsidP="005B6EA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0FF1B5" w14:textId="77777777" w:rsidR="005870A9" w:rsidRDefault="005870A9" w:rsidP="005B6EA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487F7" w14:textId="77777777" w:rsidR="005870A9" w:rsidRDefault="005870A9" w:rsidP="005B6EA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D7BC7">
      <w:rPr>
        <w:rStyle w:val="PageNumber"/>
        <w:noProof/>
      </w:rPr>
      <w:t>65</w:t>
    </w:r>
    <w:r>
      <w:rPr>
        <w:rStyle w:val="PageNumber"/>
      </w:rPr>
      <w:fldChar w:fldCharType="end"/>
    </w:r>
  </w:p>
  <w:p w14:paraId="2D2D6FBE" w14:textId="77777777" w:rsidR="005870A9" w:rsidRDefault="005870A9" w:rsidP="005B6EA1">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44D10" w14:textId="01E70BA1" w:rsidR="005870A9" w:rsidRDefault="005870A9" w:rsidP="005B6EA1">
    <w:pPr>
      <w:ind w:right="360"/>
      <w:jc w:val="right"/>
    </w:pPr>
    <w:r w:rsidRPr="001C1B7E">
      <w:rPr>
        <w:noProof/>
        <w:color w:val="404040" w:themeColor="text1" w:themeTint="BF"/>
        <w:sz w:val="48"/>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D48CF" w14:textId="4679ABA3" w:rsidR="005870A9" w:rsidRDefault="005870A9" w:rsidP="005B6EA1">
    <w:pPr>
      <w:pStyle w:val="Footer"/>
      <w:framePr w:wrap="none" w:vAnchor="text" w:hAnchor="margin" w:xAlign="right" w:y="1"/>
      <w:rPr>
        <w:rStyle w:val="PageNumber"/>
      </w:rPr>
    </w:pPr>
  </w:p>
  <w:p w14:paraId="738F0F21" w14:textId="77777777" w:rsidR="005870A9" w:rsidRDefault="005870A9" w:rsidP="005B6EA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895674" w14:textId="77777777" w:rsidR="005870A9" w:rsidRDefault="005870A9" w:rsidP="003652DC">
      <w:pPr>
        <w:spacing w:after="0" w:line="240" w:lineRule="auto"/>
      </w:pPr>
      <w:r>
        <w:separator/>
      </w:r>
    </w:p>
  </w:footnote>
  <w:footnote w:type="continuationSeparator" w:id="0">
    <w:p w14:paraId="183941B7" w14:textId="77777777" w:rsidR="005870A9" w:rsidRDefault="005870A9" w:rsidP="003652DC">
      <w:pPr>
        <w:spacing w:after="0" w:line="240" w:lineRule="auto"/>
      </w:pPr>
      <w:r>
        <w:continuationSeparator/>
      </w:r>
    </w:p>
  </w:footnote>
  <w:footnote w:id="1">
    <w:p w14:paraId="047BB77A" w14:textId="23D955F2" w:rsidR="005870A9" w:rsidRDefault="005870A9" w:rsidP="002870F5">
      <w:pPr>
        <w:pStyle w:val="FootnoteText"/>
      </w:pPr>
      <w:r>
        <w:rPr>
          <w:vertAlign w:val="superscript"/>
        </w:rPr>
        <w:t>1</w:t>
      </w:r>
      <w:r w:rsidRPr="00FC6BA3">
        <w:t xml:space="preserve"> </w:t>
      </w:r>
      <w:hyperlink r:id="rId1" w:history="1">
        <w:r w:rsidRPr="00FC6BA3">
          <w:rPr>
            <w:rStyle w:val="Hyperlink"/>
            <w:color w:val="auto"/>
            <w:u w:val="none"/>
          </w:rPr>
          <w:t>http://www.gsa.europa.eu/introduction-and-promotion-gnss-agriculture</w:t>
        </w:r>
      </w:hyperlink>
    </w:p>
  </w:footnote>
  <w:footnote w:id="2">
    <w:p w14:paraId="570E2CAA" w14:textId="55F66BCB" w:rsidR="005870A9" w:rsidRDefault="005870A9" w:rsidP="002870F5">
      <w:pPr>
        <w:pStyle w:val="FootnoteText"/>
      </w:pPr>
      <w:r>
        <w:rPr>
          <w:rStyle w:val="FootnoteReference"/>
        </w:rPr>
        <w:footnoteRef/>
      </w:r>
      <w:r>
        <w:t xml:space="preserve"> The focus is also on low income countries with little or no cadastral or administrative information to integrate this type of data collection.</w:t>
      </w:r>
    </w:p>
  </w:footnote>
  <w:footnote w:id="3">
    <w:p w14:paraId="55D46C25" w14:textId="77777777" w:rsidR="005870A9" w:rsidRDefault="005870A9" w:rsidP="002870F5">
      <w:pPr>
        <w:pStyle w:val="FootnoteText"/>
      </w:pPr>
      <w:r>
        <w:rPr>
          <w:rStyle w:val="FootnoteReference"/>
        </w:rPr>
        <w:footnoteRef/>
      </w:r>
      <w:r>
        <w:t xml:space="preserve"> Similarly, for plot level productivity analysis it is essential that input and output data can be combined at the plot level.</w:t>
      </w:r>
    </w:p>
  </w:footnote>
  <w:footnote w:id="4">
    <w:p w14:paraId="193A645E" w14:textId="77777777" w:rsidR="005870A9" w:rsidRDefault="005870A9" w:rsidP="002870F5">
      <w:pPr>
        <w:pStyle w:val="FootnoteText"/>
      </w:pPr>
      <w:r>
        <w:rPr>
          <w:rStyle w:val="FootnoteReference"/>
        </w:rPr>
        <w:footnoteRef/>
      </w:r>
      <w:r>
        <w:t xml:space="preserve"> This section draws heavily on FAO (2005).</w:t>
      </w:r>
    </w:p>
  </w:footnote>
  <w:footnote w:id="5">
    <w:p w14:paraId="4B0EE0A1" w14:textId="3053CFB6" w:rsidR="005870A9" w:rsidRDefault="005870A9" w:rsidP="002870F5">
      <w:pPr>
        <w:pStyle w:val="FootnoteText"/>
      </w:pPr>
      <w:r>
        <w:rPr>
          <w:rStyle w:val="FootnoteReference"/>
        </w:rPr>
        <w:footnoteRef/>
      </w:r>
      <w:r>
        <w:t xml:space="preserve"> In much of what follows we will for simplicity refer to the measurement of plots, but the discussion applies equally to the measurement of fields and parcels.</w:t>
      </w:r>
    </w:p>
  </w:footnote>
  <w:footnote w:id="6">
    <w:p w14:paraId="522F206C" w14:textId="5832B7F4" w:rsidR="005870A9" w:rsidRDefault="005870A9" w:rsidP="002870F5">
      <w:pPr>
        <w:pStyle w:val="FootnoteText"/>
      </w:pPr>
      <w:r>
        <w:rPr>
          <w:rStyle w:val="FootnoteReference"/>
        </w:rPr>
        <w:footnoteRef/>
      </w:r>
      <w:r>
        <w:t xml:space="preserve"> Sara </w:t>
      </w:r>
      <w:proofErr w:type="spellStart"/>
      <w:r>
        <w:t>Savastano</w:t>
      </w:r>
      <w:proofErr w:type="spellEnd"/>
      <w:r>
        <w:t xml:space="preserve"> and Hans Binswanger-</w:t>
      </w:r>
      <w:proofErr w:type="spellStart"/>
      <w:r>
        <w:t>Mhkize</w:t>
      </w:r>
      <w:proofErr w:type="spellEnd"/>
      <w:r>
        <w:t>, personal communication, 2014.</w:t>
      </w:r>
    </w:p>
  </w:footnote>
  <w:footnote w:id="7">
    <w:p w14:paraId="2C184723" w14:textId="77777777" w:rsidR="005870A9" w:rsidRDefault="005870A9" w:rsidP="000C7197">
      <w:pPr>
        <w:pStyle w:val="FootnoteText"/>
      </w:pPr>
      <w:r>
        <w:rPr>
          <w:rStyle w:val="FootnoteReference"/>
        </w:rPr>
        <w:footnoteRef/>
      </w:r>
      <w:r>
        <w:t xml:space="preserve"> This does not necessarily imply that the conversion factors be collected in tandem with the household interviews. Conversion factors are often collected by field teams dedicated specifically to the task, and this may be timed differently from the household questionnaire administration to ease the workload for the enumerators over time.</w:t>
      </w:r>
    </w:p>
  </w:footnote>
  <w:footnote w:id="8">
    <w:p w14:paraId="599F4B38" w14:textId="64CCC44A" w:rsidR="005870A9" w:rsidRDefault="005870A9" w:rsidP="002870F5">
      <w:pPr>
        <w:pStyle w:val="FootnoteText"/>
      </w:pPr>
      <w:r>
        <w:rPr>
          <w:rStyle w:val="FootnoteReference"/>
        </w:rPr>
        <w:footnoteRef/>
      </w:r>
      <w:r>
        <w:t xml:space="preserve"> In total, 13 countries on the globe lie along the Equator, and 8 across the prime meridian.</w:t>
      </w:r>
    </w:p>
  </w:footnote>
  <w:footnote w:id="9">
    <w:p w14:paraId="644A7372" w14:textId="32474CBD" w:rsidR="005870A9" w:rsidRDefault="005870A9" w:rsidP="002870F5">
      <w:pPr>
        <w:pStyle w:val="FootnoteText"/>
      </w:pPr>
      <w:r>
        <w:rPr>
          <w:rStyle w:val="FootnoteReference"/>
        </w:rPr>
        <w:footnoteRef/>
      </w:r>
      <w:r>
        <w:t xml:space="preserve"> </w:t>
      </w:r>
      <w:r w:rsidRPr="00C86741">
        <w:t>In 2011 the Russian Global Navigation Satellite System (GLONASS), which works seamlessly with the United States’ GPS network, became globally operational with 24 satellites.</w:t>
      </w:r>
      <w:r>
        <w:t xml:space="preserve"> Augmentation systems can improve the accuracy and speed of GPS measurement in the field. T</w:t>
      </w:r>
      <w:r w:rsidRPr="00C86741">
        <w:t>he Wide Area Augmentation System (WAAS), a real-time correction based on ground stations, has been proven to increase position accuracy by as much as five times according to a leading manufacturer. The WAAS system is only operational in North America, while Europe and Asia have their own regional solutions (Euro Geostationary Navigation Overlay Service (EGNOS) and Japanese Multi-Functional Satellite Augmentation System (MSAS), respectively). India’s regional augmentation system (GAGAN) was cleared for navigational use in early 2014.</w:t>
      </w:r>
    </w:p>
  </w:footnote>
  <w:footnote w:id="10">
    <w:p w14:paraId="2B3AA795" w14:textId="1531A409" w:rsidR="005870A9" w:rsidRDefault="005870A9" w:rsidP="002870F5">
      <w:pPr>
        <w:pStyle w:val="FootnoteText"/>
      </w:pPr>
      <w:r>
        <w:rPr>
          <w:rStyle w:val="FootnoteReference"/>
        </w:rPr>
        <w:footnoteRef/>
      </w:r>
      <w:r>
        <w:t xml:space="preserve"> Common thresholds observed in survey practice are 1, 3 and 4 percent. </w:t>
      </w:r>
    </w:p>
  </w:footnote>
  <w:footnote w:id="11">
    <w:p w14:paraId="70292198" w14:textId="77777777" w:rsidR="005870A9" w:rsidRPr="0066125A" w:rsidRDefault="005870A9" w:rsidP="002870F5">
      <w:pPr>
        <w:pStyle w:val="FootnoteText"/>
      </w:pPr>
      <w:r w:rsidRPr="0066125A">
        <w:rPr>
          <w:rStyle w:val="FootnoteReference"/>
          <w:color w:val="000000" w:themeColor="text1"/>
        </w:rPr>
        <w:footnoteRef/>
      </w:r>
      <w:r w:rsidRPr="0066125A">
        <w:t xml:space="preserve"> </w:t>
      </w:r>
      <w:hyperlink r:id="rId2" w:history="1">
        <w:r w:rsidRPr="0066125A">
          <w:rPr>
            <w:rStyle w:val="Hyperlink"/>
            <w:color w:val="000000" w:themeColor="text1"/>
            <w:u w:val="none"/>
          </w:rPr>
          <w:t>http://landsat.usgs.gov</w:t>
        </w:r>
      </w:hyperlink>
      <w:r w:rsidRPr="0066125A">
        <w:t xml:space="preserve"> </w:t>
      </w:r>
    </w:p>
  </w:footnote>
  <w:footnote w:id="12">
    <w:p w14:paraId="74FAADF1" w14:textId="77777777" w:rsidR="005870A9" w:rsidRPr="0066125A" w:rsidRDefault="005870A9" w:rsidP="002870F5">
      <w:pPr>
        <w:pStyle w:val="FootnoteText"/>
      </w:pPr>
      <w:r w:rsidRPr="0066125A">
        <w:rPr>
          <w:rStyle w:val="FootnoteReference"/>
          <w:color w:val="000000" w:themeColor="text1"/>
        </w:rPr>
        <w:footnoteRef/>
      </w:r>
      <w:r w:rsidRPr="0066125A">
        <w:t xml:space="preserve"> </w:t>
      </w:r>
      <w:hyperlink r:id="rId3" w:history="1">
        <w:r w:rsidRPr="0066125A">
          <w:rPr>
            <w:rStyle w:val="Hyperlink"/>
            <w:color w:val="000000" w:themeColor="text1"/>
            <w:u w:val="none"/>
          </w:rPr>
          <w:t>http://www2.astrium-geo.com/files/pmedia/public/r146_9_pricelist_spot_en_2012.pdf</w:t>
        </w:r>
      </w:hyperlink>
    </w:p>
  </w:footnote>
  <w:footnote w:id="13">
    <w:p w14:paraId="4FEFDBC7" w14:textId="77777777" w:rsidR="005870A9" w:rsidRDefault="005870A9" w:rsidP="002870F5">
      <w:pPr>
        <w:pStyle w:val="FootnoteText"/>
      </w:pPr>
      <w:r w:rsidRPr="0066125A">
        <w:rPr>
          <w:rStyle w:val="FootnoteReference"/>
          <w:color w:val="000000" w:themeColor="text1"/>
        </w:rPr>
        <w:footnoteRef/>
      </w:r>
      <w:r w:rsidRPr="0066125A">
        <w:t xml:space="preserve"> </w:t>
      </w:r>
      <w:hyperlink r:id="rId4" w:history="1">
        <w:r w:rsidRPr="0066125A">
          <w:rPr>
            <w:rStyle w:val="Hyperlink"/>
            <w:color w:val="000000" w:themeColor="text1"/>
            <w:u w:val="none"/>
          </w:rPr>
          <w:t>http://www.digitalglobe.com/sites/default/files/QuickBird-DS-QB-PROD.pdf</w:t>
        </w:r>
      </w:hyperlink>
      <w:r w:rsidRPr="0066125A">
        <w:t xml:space="preserve"> </w:t>
      </w:r>
    </w:p>
  </w:footnote>
  <w:footnote w:id="14">
    <w:p w14:paraId="147B31D0" w14:textId="7BB10A4F" w:rsidR="005870A9" w:rsidRDefault="005870A9" w:rsidP="002870F5">
      <w:pPr>
        <w:pStyle w:val="FootnoteText"/>
      </w:pPr>
      <w:r>
        <w:rPr>
          <w:rStyle w:val="FootnoteReference"/>
        </w:rPr>
        <w:footnoteRef/>
      </w:r>
      <w:r>
        <w:t xml:space="preserve"> The analysis that follows is presented in greater analytical detailed in the companion research paper to this </w:t>
      </w:r>
      <w:del w:id="698" w:author="Abhilasha Vaid" w:date="2016-06-17T16:30:00Z">
        <w:r w:rsidDel="001C1B93">
          <w:delText xml:space="preserve">Sourcebook </w:delText>
        </w:r>
      </w:del>
      <w:ins w:id="699" w:author="Abhilasha Vaid" w:date="2016-06-17T16:30:00Z">
        <w:r>
          <w:t xml:space="preserve">guidebook </w:t>
        </w:r>
      </w:ins>
      <w:r>
        <w:t>(</w:t>
      </w:r>
      <w:proofErr w:type="spellStart"/>
      <w:r>
        <w:t>Carletto</w:t>
      </w:r>
      <w:proofErr w:type="spellEnd"/>
      <w:r>
        <w:t xml:space="preserve"> et al., 2016).</w:t>
      </w:r>
    </w:p>
  </w:footnote>
  <w:footnote w:id="15">
    <w:p w14:paraId="698839F6" w14:textId="7D9CC62D" w:rsidR="005870A9" w:rsidRDefault="005870A9" w:rsidP="002870F5">
      <w:pPr>
        <w:pStyle w:val="FootnoteText"/>
      </w:pPr>
      <w:r>
        <w:rPr>
          <w:rStyle w:val="FootnoteReference"/>
        </w:rPr>
        <w:footnoteRef/>
      </w:r>
      <w:r>
        <w:t xml:space="preserve"> To limit the influence of outliers, 77 observations which fell in the top 1 percent in terms</w:t>
      </w:r>
      <w:r w:rsidRPr="00306DB9">
        <w:t xml:space="preserve"> of</w:t>
      </w:r>
      <w:r>
        <w:t xml:space="preserve"> absolute value of </w:t>
      </w:r>
      <w:r w:rsidRPr="00306DB9">
        <w:t>relative bias (</w:t>
      </w:r>
      <w:r>
        <w:t>for either</w:t>
      </w:r>
      <w:r w:rsidRPr="00306DB9">
        <w:t xml:space="preserve"> GPS </w:t>
      </w:r>
      <w:proofErr w:type="spellStart"/>
      <w:r w:rsidRPr="00306DB9">
        <w:t>vs</w:t>
      </w:r>
      <w:proofErr w:type="spellEnd"/>
      <w:r w:rsidRPr="00306DB9">
        <w:t xml:space="preserve"> CR </w:t>
      </w:r>
      <w:r>
        <w:t>or</w:t>
      </w:r>
      <w:r w:rsidRPr="00306DB9">
        <w:t xml:space="preserve"> SR </w:t>
      </w:r>
      <w:proofErr w:type="spellStart"/>
      <w:r w:rsidRPr="00306DB9">
        <w:t>vs</w:t>
      </w:r>
      <w:proofErr w:type="spellEnd"/>
      <w:r w:rsidRPr="00306DB9">
        <w:t xml:space="preserve"> </w:t>
      </w:r>
      <w:r>
        <w:t>CR</w:t>
      </w:r>
      <w:r w:rsidRPr="00306DB9">
        <w:t>)</w:t>
      </w:r>
      <w:r>
        <w:t xml:space="preserve"> were dropped from the analysis. One additional observation was dropped from the Nigeria dataset which had a compass and rope closing error of 9.8 percent and was skewing analysis of compass and rope measurements.</w:t>
      </w:r>
    </w:p>
  </w:footnote>
  <w:footnote w:id="16">
    <w:p w14:paraId="342DB327" w14:textId="026BABCE" w:rsidR="005870A9" w:rsidRPr="001C047C" w:rsidRDefault="005870A9" w:rsidP="002870F5">
      <w:pPr>
        <w:pStyle w:val="FootnoteText"/>
      </w:pPr>
      <w:r w:rsidRPr="001C047C">
        <w:rPr>
          <w:rStyle w:val="FootnoteReference"/>
        </w:rPr>
        <w:footnoteRef/>
      </w:r>
      <w:r w:rsidRPr="001C047C">
        <w:t xml:space="preserve"> Comparing self-reported to GPS yields exactly the same results, even when analyzed using data from the nationally representative LSMS surveys in Malawi (2010/11) and Tanzania (2010/11)</w:t>
      </w:r>
      <w:r>
        <w:t>;</w:t>
      </w:r>
      <w:r w:rsidRPr="001C047C">
        <w:t xml:space="preserve"> therefore</w:t>
      </w:r>
      <w:r>
        <w:t>,</w:t>
      </w:r>
      <w:r w:rsidRPr="001C047C">
        <w:t xml:space="preserve"> we limit the comparison to self-reported and CR. </w:t>
      </w:r>
    </w:p>
  </w:footnote>
  <w:footnote w:id="17">
    <w:p w14:paraId="583EADB1" w14:textId="071211E6" w:rsidR="005870A9" w:rsidRDefault="005870A9" w:rsidP="002870F5">
      <w:pPr>
        <w:pStyle w:val="FootnoteText"/>
      </w:pPr>
      <w:r>
        <w:rPr>
          <w:rStyle w:val="FootnoteReference"/>
        </w:rPr>
        <w:footnoteRef/>
      </w:r>
      <w:r>
        <w:t xml:space="preserve"> SR and CR measurements are significantly different at the 1 percent level in Ethiopia, Tanzania, and the pooled data. In Nigeria, the SR and CR measurements are not significantly different on average. However, in disaggregating to plot size levels as found in Table </w:t>
      </w:r>
      <w:ins w:id="747" w:author="Sydney Gourlay" w:date="2016-06-17T13:29:00Z">
        <w:r>
          <w:t>9</w:t>
        </w:r>
      </w:ins>
      <w:del w:id="748" w:author="Sydney Gourlay" w:date="2016-06-17T13:29:00Z">
        <w:r w:rsidDel="005870A9">
          <w:delText>1</w:delText>
        </w:r>
      </w:del>
      <w:ins w:id="749" w:author="Abhilasha Vaid" w:date="2016-06-17T15:39:00Z">
        <w:del w:id="750" w:author="Sydney Gourlay" w:date="2016-06-17T13:29:00Z">
          <w:r w:rsidDel="005870A9">
            <w:delText>1</w:delText>
          </w:r>
        </w:del>
      </w:ins>
      <w:del w:id="751" w:author="Abhilasha Vaid" w:date="2016-06-17T15:39:00Z">
        <w:r w:rsidDel="00367086">
          <w:delText>0</w:delText>
        </w:r>
      </w:del>
      <w:del w:id="752" w:author="Sydney Gourlay" w:date="2016-06-17T13:29:00Z">
        <w:r w:rsidDel="005870A9">
          <w:delText>,</w:delText>
        </w:r>
      </w:del>
      <w:r>
        <w:t xml:space="preserve"> the SR and CR measurements are significantly different in levels 3, 4, and 5, all at the 1 percent level.</w:t>
      </w:r>
    </w:p>
  </w:footnote>
  <w:footnote w:id="18">
    <w:p w14:paraId="52D22B80" w14:textId="77777777" w:rsidR="005870A9" w:rsidRDefault="005870A9" w:rsidP="002870F5">
      <w:pPr>
        <w:pStyle w:val="FootnoteText"/>
      </w:pPr>
      <w:r w:rsidRPr="001C047C">
        <w:rPr>
          <w:rStyle w:val="FootnoteReference"/>
        </w:rPr>
        <w:footnoteRef/>
      </w:r>
      <w:r w:rsidRPr="001C047C">
        <w:t xml:space="preserve"> Results for categories in which there are fewer than 20 observations are not reported.  The same is true for all tables presented in the paper.</w:t>
      </w:r>
    </w:p>
  </w:footnote>
  <w:footnote w:id="19">
    <w:p w14:paraId="63DBBFB0" w14:textId="0E62F011" w:rsidR="005870A9" w:rsidRDefault="005870A9" w:rsidP="002870F5">
      <w:pPr>
        <w:pStyle w:val="FootnoteText"/>
      </w:pPr>
      <w:r>
        <w:rPr>
          <w:rStyle w:val="FootnoteReference"/>
        </w:rPr>
        <w:footnoteRef/>
      </w:r>
      <w:r>
        <w:t xml:space="preserve"> GPS and CR measurements are significantly different at the 1 percent level in Ethiopia, Tanzania, and the pooled data. In Nigeria, GPS and CR area measurements are significantly different at the 10 percent level. Furthermore, in Nigeria the GPS and compass and rope measurements are significantly different at the 5 percent level for all plot size levels reported in Table 1</w:t>
      </w:r>
      <w:ins w:id="1343" w:author="Sydney Gourlay" w:date="2016-06-17T13:37:00Z">
        <w:r w:rsidR="006B72C5">
          <w:t>2</w:t>
        </w:r>
      </w:ins>
      <w:del w:id="1344" w:author="Sydney Gourlay" w:date="2016-06-17T13:37:00Z">
        <w:r w:rsidDel="006B72C5">
          <w:delText>3</w:delText>
        </w:r>
      </w:del>
      <w:r>
        <w:t xml:space="preserve"> except for the largest plots (level 6), in which the measurements are not significantly different. Notably, GPS and CR measurements on the smallest plots (level 1) are not found to be significantly different in Ethiopia, Tanzania or the pooled data.</w:t>
      </w:r>
    </w:p>
  </w:footnote>
  <w:footnote w:id="20">
    <w:p w14:paraId="0055BC40" w14:textId="77777777" w:rsidR="005870A9" w:rsidRPr="001C047C" w:rsidRDefault="005870A9" w:rsidP="002870F5">
      <w:pPr>
        <w:pStyle w:val="FootnoteText"/>
      </w:pPr>
      <w:r>
        <w:rPr>
          <w:rStyle w:val="FootnoteReference"/>
        </w:rPr>
        <w:footnoteRef/>
      </w:r>
      <w:r>
        <w:t xml:space="preserve"> </w:t>
      </w:r>
      <w:r w:rsidRPr="001C047C">
        <w:t>Data on measurement duration is not available for Nigeria.</w:t>
      </w:r>
    </w:p>
  </w:footnote>
  <w:footnote w:id="21">
    <w:p w14:paraId="243BFC79" w14:textId="5731B1D4" w:rsidR="005870A9" w:rsidRPr="001C047C" w:rsidRDefault="005870A9" w:rsidP="002870F5">
      <w:pPr>
        <w:pStyle w:val="FootnoteText"/>
      </w:pPr>
      <w:r w:rsidRPr="001C047C">
        <w:rPr>
          <w:rStyle w:val="FootnoteReference"/>
        </w:rPr>
        <w:footnoteRef/>
      </w:r>
      <w:r w:rsidRPr="001C047C">
        <w:t xml:space="preserve"> http://www.garmin.com/aboutGPS/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332BA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3F7923"/>
    <w:multiLevelType w:val="hybridMultilevel"/>
    <w:tmpl w:val="CF543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270277E"/>
    <w:multiLevelType w:val="hybridMultilevel"/>
    <w:tmpl w:val="F8A21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E018F2"/>
    <w:multiLevelType w:val="multilevel"/>
    <w:tmpl w:val="E842C3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983201B"/>
    <w:multiLevelType w:val="multilevel"/>
    <w:tmpl w:val="2A487A4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3960" w:firstLine="0"/>
      </w:pPr>
      <w:rPr>
        <w:i w:val="0"/>
      </w:r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nsid w:val="0C623EC6"/>
    <w:multiLevelType w:val="hybridMultilevel"/>
    <w:tmpl w:val="59D4B7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C967FEC"/>
    <w:multiLevelType w:val="hybridMultilevel"/>
    <w:tmpl w:val="A2566BF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nsid w:val="17530121"/>
    <w:multiLevelType w:val="hybridMultilevel"/>
    <w:tmpl w:val="F79CCC6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C8740C"/>
    <w:multiLevelType w:val="hybridMultilevel"/>
    <w:tmpl w:val="9FBA465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194A61DA"/>
    <w:multiLevelType w:val="hybridMultilevel"/>
    <w:tmpl w:val="0C2E8FE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nsid w:val="1AC07781"/>
    <w:multiLevelType w:val="hybridMultilevel"/>
    <w:tmpl w:val="8CAE7526"/>
    <w:lvl w:ilvl="0" w:tplc="0409001B">
      <w:start w:val="1"/>
      <w:numFmt w:val="lowerRoman"/>
      <w:lvlText w:val="%1."/>
      <w:lvlJc w:val="right"/>
      <w:pPr>
        <w:ind w:left="1350" w:hanging="360"/>
      </w:p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180"/>
      </w:pPr>
      <w:rPr>
        <w:rFonts w:ascii="Wingdings" w:hAnsi="Wingding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C2D1A46"/>
    <w:multiLevelType w:val="hybridMultilevel"/>
    <w:tmpl w:val="EFC28506"/>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C4D5FE1"/>
    <w:multiLevelType w:val="hybridMultilevel"/>
    <w:tmpl w:val="F3C2E818"/>
    <w:lvl w:ilvl="0" w:tplc="942277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9E5269"/>
    <w:multiLevelType w:val="hybridMultilevel"/>
    <w:tmpl w:val="6604FC90"/>
    <w:lvl w:ilvl="0" w:tplc="0409000F">
      <w:start w:val="1"/>
      <w:numFmt w:val="decimal"/>
      <w:lvlText w:val="%1."/>
      <w:lvlJc w:val="left"/>
      <w:pPr>
        <w:ind w:left="1080" w:hanging="360"/>
      </w:pPr>
    </w:lvl>
    <w:lvl w:ilvl="1" w:tplc="20090019">
      <w:start w:val="1"/>
      <w:numFmt w:val="lowerLetter"/>
      <w:lvlText w:val="%2."/>
      <w:lvlJc w:val="left"/>
      <w:pPr>
        <w:ind w:left="1800" w:hanging="360"/>
      </w:pPr>
    </w:lvl>
    <w:lvl w:ilvl="2" w:tplc="2009001B">
      <w:start w:val="1"/>
      <w:numFmt w:val="lowerRoman"/>
      <w:lvlText w:val="%3."/>
      <w:lvlJc w:val="right"/>
      <w:pPr>
        <w:ind w:left="2520" w:hanging="180"/>
      </w:pPr>
    </w:lvl>
    <w:lvl w:ilvl="3" w:tplc="2009000F">
      <w:start w:val="1"/>
      <w:numFmt w:val="decimal"/>
      <w:lvlText w:val="%4."/>
      <w:lvlJc w:val="left"/>
      <w:pPr>
        <w:ind w:left="3240" w:hanging="360"/>
      </w:pPr>
    </w:lvl>
    <w:lvl w:ilvl="4" w:tplc="20090019">
      <w:start w:val="1"/>
      <w:numFmt w:val="lowerLetter"/>
      <w:lvlText w:val="%5."/>
      <w:lvlJc w:val="left"/>
      <w:pPr>
        <w:ind w:left="3960" w:hanging="360"/>
      </w:pPr>
    </w:lvl>
    <w:lvl w:ilvl="5" w:tplc="2009001B">
      <w:start w:val="1"/>
      <w:numFmt w:val="lowerRoman"/>
      <w:lvlText w:val="%6."/>
      <w:lvlJc w:val="right"/>
      <w:pPr>
        <w:ind w:left="4680" w:hanging="180"/>
      </w:pPr>
    </w:lvl>
    <w:lvl w:ilvl="6" w:tplc="2009000F">
      <w:start w:val="1"/>
      <w:numFmt w:val="decimal"/>
      <w:lvlText w:val="%7."/>
      <w:lvlJc w:val="left"/>
      <w:pPr>
        <w:ind w:left="5400" w:hanging="360"/>
      </w:pPr>
    </w:lvl>
    <w:lvl w:ilvl="7" w:tplc="20090019">
      <w:start w:val="1"/>
      <w:numFmt w:val="lowerLetter"/>
      <w:lvlText w:val="%8."/>
      <w:lvlJc w:val="left"/>
      <w:pPr>
        <w:ind w:left="6120" w:hanging="360"/>
      </w:pPr>
    </w:lvl>
    <w:lvl w:ilvl="8" w:tplc="2009001B">
      <w:start w:val="1"/>
      <w:numFmt w:val="lowerRoman"/>
      <w:lvlText w:val="%9."/>
      <w:lvlJc w:val="right"/>
      <w:pPr>
        <w:ind w:left="6840" w:hanging="180"/>
      </w:pPr>
    </w:lvl>
  </w:abstractNum>
  <w:abstractNum w:abstractNumId="14">
    <w:nsid w:val="26E01E30"/>
    <w:multiLevelType w:val="hybridMultilevel"/>
    <w:tmpl w:val="7BCE1CDE"/>
    <w:lvl w:ilvl="0" w:tplc="E36A0BC4">
      <w:start w:val="1"/>
      <w:numFmt w:val="lowerRoman"/>
      <w:lvlText w:val="%1."/>
      <w:lvlJc w:val="right"/>
      <w:pPr>
        <w:ind w:left="135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BB60AD0">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180"/>
      </w:pPr>
      <w:rPr>
        <w:rFonts w:ascii="Wingdings" w:hAnsi="Wingding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D460052"/>
    <w:multiLevelType w:val="hybridMultilevel"/>
    <w:tmpl w:val="37622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73409A4"/>
    <w:multiLevelType w:val="multilevel"/>
    <w:tmpl w:val="E842C3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CFF4196"/>
    <w:multiLevelType w:val="hybridMultilevel"/>
    <w:tmpl w:val="C7BE4692"/>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nsid w:val="3E8529AE"/>
    <w:multiLevelType w:val="hybridMultilevel"/>
    <w:tmpl w:val="0150D720"/>
    <w:lvl w:ilvl="0" w:tplc="BF34CE6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11E5994"/>
    <w:multiLevelType w:val="hybridMultilevel"/>
    <w:tmpl w:val="7E1C87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057AD6"/>
    <w:multiLevelType w:val="hybridMultilevel"/>
    <w:tmpl w:val="7900699E"/>
    <w:lvl w:ilvl="0" w:tplc="CD9EDF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F6B01BB"/>
    <w:multiLevelType w:val="hybridMultilevel"/>
    <w:tmpl w:val="9948D750"/>
    <w:lvl w:ilvl="0" w:tplc="04090011">
      <w:start w:val="1"/>
      <w:numFmt w:val="decimal"/>
      <w:lvlText w:val="%1)"/>
      <w:lvlJc w:val="left"/>
      <w:pPr>
        <w:ind w:left="720" w:hanging="36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9F60BB86">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525D7F06"/>
    <w:multiLevelType w:val="hybridMultilevel"/>
    <w:tmpl w:val="9AAA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F06114"/>
    <w:multiLevelType w:val="hybridMultilevel"/>
    <w:tmpl w:val="04D0F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9F10A9"/>
    <w:multiLevelType w:val="hybridMultilevel"/>
    <w:tmpl w:val="98789C9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54B906A4"/>
    <w:multiLevelType w:val="hybridMultilevel"/>
    <w:tmpl w:val="1F9AC9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054BAC"/>
    <w:multiLevelType w:val="hybridMultilevel"/>
    <w:tmpl w:val="687AB188"/>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5">
      <w:start w:val="1"/>
      <w:numFmt w:val="bullet"/>
      <w:lvlText w:val=""/>
      <w:lvlJc w:val="left"/>
      <w:pPr>
        <w:ind w:left="3600" w:hanging="360"/>
      </w:pPr>
      <w:rPr>
        <w:rFonts w:ascii="Wingdings" w:hAnsi="Wingdings" w:hint="default"/>
      </w:rPr>
    </w:lvl>
    <w:lvl w:ilvl="5" w:tplc="04090003">
      <w:start w:val="1"/>
      <w:numFmt w:val="bullet"/>
      <w:lvlText w:val="o"/>
      <w:lvlJc w:val="left"/>
      <w:pPr>
        <w:ind w:left="4320" w:hanging="360"/>
      </w:pPr>
      <w:rPr>
        <w:rFonts w:ascii="Courier New" w:hAnsi="Courier New" w:cs="Courier New" w:hint="default"/>
      </w:rPr>
    </w:lvl>
    <w:lvl w:ilvl="6" w:tplc="04090001">
      <w:start w:val="1"/>
      <w:numFmt w:val="bullet"/>
      <w:lvlText w:val=""/>
      <w:lvlJc w:val="left"/>
      <w:pPr>
        <w:ind w:left="5040" w:hanging="360"/>
      </w:pPr>
      <w:rPr>
        <w:rFonts w:ascii="Symbol" w:hAnsi="Symbol" w:hint="default"/>
      </w:rPr>
    </w:lvl>
    <w:lvl w:ilvl="7" w:tplc="61C4041E">
      <w:start w:val="1"/>
      <w:numFmt w:val="upperLetter"/>
      <w:lvlText w:val="%8."/>
      <w:lvlJc w:val="left"/>
      <w:pPr>
        <w:ind w:left="5760" w:hanging="360"/>
      </w:pPr>
      <w:rPr>
        <w:rFonts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E601FA"/>
    <w:multiLevelType w:val="hybridMultilevel"/>
    <w:tmpl w:val="916A2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1A4CB0"/>
    <w:multiLevelType w:val="hybridMultilevel"/>
    <w:tmpl w:val="82FC710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nsid w:val="666C15ED"/>
    <w:multiLevelType w:val="hybridMultilevel"/>
    <w:tmpl w:val="C9240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635A7E"/>
    <w:multiLevelType w:val="hybridMultilevel"/>
    <w:tmpl w:val="D258EFF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1">
    <w:nsid w:val="6C1A7D6B"/>
    <w:multiLevelType w:val="hybridMultilevel"/>
    <w:tmpl w:val="4CAA850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72E343F0"/>
    <w:multiLevelType w:val="multilevel"/>
    <w:tmpl w:val="E842C3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4484A75"/>
    <w:multiLevelType w:val="hybridMultilevel"/>
    <w:tmpl w:val="79BC9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5675438"/>
    <w:multiLevelType w:val="hybridMultilevel"/>
    <w:tmpl w:val="64E622F4"/>
    <w:lvl w:ilvl="0" w:tplc="5DAE60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206330"/>
    <w:multiLevelType w:val="hybridMultilevel"/>
    <w:tmpl w:val="4CAA850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6">
    <w:nsid w:val="77F5420A"/>
    <w:multiLevelType w:val="hybridMultilevel"/>
    <w:tmpl w:val="B3AC46D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E8213E4"/>
    <w:multiLevelType w:val="hybridMultilevel"/>
    <w:tmpl w:val="AFF49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F512410"/>
    <w:multiLevelType w:val="hybridMultilevel"/>
    <w:tmpl w:val="44446D3E"/>
    <w:lvl w:ilvl="0" w:tplc="04090001">
      <w:start w:val="1"/>
      <w:numFmt w:val="bullet"/>
      <w:lvlText w:val=""/>
      <w:lvlJc w:val="left"/>
      <w:pPr>
        <w:ind w:left="1440" w:hanging="360"/>
      </w:pPr>
      <w:rPr>
        <w:rFonts w:ascii="Symbol" w:hAnsi="Symbol"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F7F6D2C"/>
    <w:multiLevelType w:val="hybridMultilevel"/>
    <w:tmpl w:val="140C548A"/>
    <w:lvl w:ilvl="0" w:tplc="54E41DE4">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num w:numId="1">
    <w:abstractNumId w:val="19"/>
  </w:num>
  <w:num w:numId="2">
    <w:abstractNumId w:val="4"/>
  </w:num>
  <w:num w:numId="3">
    <w:abstractNumId w:val="36"/>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4"/>
    <w:lvlOverride w:ilvl="0">
      <w:startOverride w:val="1"/>
    </w:lvlOverride>
  </w:num>
  <w:num w:numId="7">
    <w:abstractNumId w:val="26"/>
  </w:num>
  <w:num w:numId="8">
    <w:abstractNumId w:val="11"/>
  </w:num>
  <w:num w:numId="9">
    <w:abstractNumId w:val="10"/>
  </w:num>
  <w:num w:numId="10">
    <w:abstractNumId w:val="25"/>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2"/>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38"/>
  </w:num>
  <w:num w:numId="21">
    <w:abstractNumId w:val="37"/>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8"/>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num>
  <w:num w:numId="32">
    <w:abstractNumId w:val="32"/>
  </w:num>
  <w:num w:numId="33">
    <w:abstractNumId w:val="15"/>
  </w:num>
  <w:num w:numId="34">
    <w:abstractNumId w:val="33"/>
  </w:num>
  <w:num w:numId="35">
    <w:abstractNumId w:val="5"/>
  </w:num>
  <w:num w:numId="36">
    <w:abstractNumId w:val="21"/>
  </w:num>
  <w:num w:numId="37">
    <w:abstractNumId w:val="7"/>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num>
  <w:num w:numId="43">
    <w:abstractNumId w:val="17"/>
  </w:num>
  <w:num w:numId="44">
    <w:abstractNumId w:val="30"/>
  </w:num>
  <w:num w:numId="45">
    <w:abstractNumId w:val="22"/>
  </w:num>
  <w:num w:numId="46">
    <w:abstractNumId w:val="32"/>
  </w:num>
  <w:num w:numId="47">
    <w:abstractNumId w:val="3"/>
  </w:num>
  <w:num w:numId="48">
    <w:abstractNumId w:val="31"/>
  </w:num>
  <w:num w:numId="49">
    <w:abstractNumId w:val="32"/>
  </w:num>
  <w:num w:numId="50">
    <w:abstractNumId w:val="32"/>
  </w:num>
  <w:num w:numId="51">
    <w:abstractNumId w:val="29"/>
  </w:num>
  <w:num w:numId="52">
    <w:abstractNumId w:val="12"/>
  </w:num>
  <w:num w:numId="53">
    <w:abstractNumId w:val="34"/>
  </w:num>
  <w:num w:numId="54">
    <w:abstractNumId w:val="27"/>
  </w:num>
  <w:num w:numId="55">
    <w:abstractNumId w:val="0"/>
  </w:num>
  <w:num w:numId="56">
    <w:abstractNumId w:val="23"/>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hilasha Vaid">
    <w15:presenceInfo w15:providerId="None" w15:userId="Abhilasha Va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trackRevisions/>
  <w:doNotTrackMove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2DC"/>
    <w:rsid w:val="00005094"/>
    <w:rsid w:val="000062FD"/>
    <w:rsid w:val="000066CA"/>
    <w:rsid w:val="00007C46"/>
    <w:rsid w:val="00011A8A"/>
    <w:rsid w:val="000129D5"/>
    <w:rsid w:val="00012EEF"/>
    <w:rsid w:val="00013E38"/>
    <w:rsid w:val="00017521"/>
    <w:rsid w:val="000178BF"/>
    <w:rsid w:val="0002389A"/>
    <w:rsid w:val="00023C49"/>
    <w:rsid w:val="000249D2"/>
    <w:rsid w:val="00024A2F"/>
    <w:rsid w:val="00030633"/>
    <w:rsid w:val="000331E0"/>
    <w:rsid w:val="00037976"/>
    <w:rsid w:val="000471A2"/>
    <w:rsid w:val="000560FF"/>
    <w:rsid w:val="00060C05"/>
    <w:rsid w:val="000625EA"/>
    <w:rsid w:val="000629C8"/>
    <w:rsid w:val="00070133"/>
    <w:rsid w:val="00071051"/>
    <w:rsid w:val="00072359"/>
    <w:rsid w:val="000724A4"/>
    <w:rsid w:val="00073A24"/>
    <w:rsid w:val="000750F4"/>
    <w:rsid w:val="00075FA4"/>
    <w:rsid w:val="00077BFD"/>
    <w:rsid w:val="00082C96"/>
    <w:rsid w:val="00084858"/>
    <w:rsid w:val="00091F3A"/>
    <w:rsid w:val="00092133"/>
    <w:rsid w:val="000944F5"/>
    <w:rsid w:val="00094505"/>
    <w:rsid w:val="000A08D6"/>
    <w:rsid w:val="000A269E"/>
    <w:rsid w:val="000A2ABF"/>
    <w:rsid w:val="000A409C"/>
    <w:rsid w:val="000B068A"/>
    <w:rsid w:val="000B6EF5"/>
    <w:rsid w:val="000B7CF2"/>
    <w:rsid w:val="000C05F3"/>
    <w:rsid w:val="000C0FF3"/>
    <w:rsid w:val="000C2680"/>
    <w:rsid w:val="000C39A7"/>
    <w:rsid w:val="000C5013"/>
    <w:rsid w:val="000C57AF"/>
    <w:rsid w:val="000C7197"/>
    <w:rsid w:val="000D0366"/>
    <w:rsid w:val="000D2089"/>
    <w:rsid w:val="000D7976"/>
    <w:rsid w:val="000E063A"/>
    <w:rsid w:val="000E1E85"/>
    <w:rsid w:val="000E314E"/>
    <w:rsid w:val="000E3211"/>
    <w:rsid w:val="000E5DF6"/>
    <w:rsid w:val="000E681E"/>
    <w:rsid w:val="000E68C7"/>
    <w:rsid w:val="000E76F4"/>
    <w:rsid w:val="000F2AEF"/>
    <w:rsid w:val="000F2B57"/>
    <w:rsid w:val="000F6050"/>
    <w:rsid w:val="000F7AD9"/>
    <w:rsid w:val="00100552"/>
    <w:rsid w:val="001009F0"/>
    <w:rsid w:val="001019AA"/>
    <w:rsid w:val="00106042"/>
    <w:rsid w:val="00120566"/>
    <w:rsid w:val="001259C6"/>
    <w:rsid w:val="00133833"/>
    <w:rsid w:val="00144DD2"/>
    <w:rsid w:val="001450D5"/>
    <w:rsid w:val="001538C8"/>
    <w:rsid w:val="00157637"/>
    <w:rsid w:val="00160B4B"/>
    <w:rsid w:val="00162720"/>
    <w:rsid w:val="001641AA"/>
    <w:rsid w:val="001679F8"/>
    <w:rsid w:val="00173FF5"/>
    <w:rsid w:val="00177F43"/>
    <w:rsid w:val="001820B6"/>
    <w:rsid w:val="001841D4"/>
    <w:rsid w:val="001852E0"/>
    <w:rsid w:val="00185688"/>
    <w:rsid w:val="00186771"/>
    <w:rsid w:val="00191ED3"/>
    <w:rsid w:val="0019769E"/>
    <w:rsid w:val="001A2804"/>
    <w:rsid w:val="001A2F33"/>
    <w:rsid w:val="001A4072"/>
    <w:rsid w:val="001A723E"/>
    <w:rsid w:val="001C1B7E"/>
    <w:rsid w:val="001C1B93"/>
    <w:rsid w:val="001C2C34"/>
    <w:rsid w:val="001C39FA"/>
    <w:rsid w:val="001C6A2B"/>
    <w:rsid w:val="001D16D7"/>
    <w:rsid w:val="001D26E3"/>
    <w:rsid w:val="001D26EF"/>
    <w:rsid w:val="001D6483"/>
    <w:rsid w:val="001D65F3"/>
    <w:rsid w:val="001E18CD"/>
    <w:rsid w:val="001E48AF"/>
    <w:rsid w:val="001E4B51"/>
    <w:rsid w:val="001F086B"/>
    <w:rsid w:val="001F2A0D"/>
    <w:rsid w:val="001F2E60"/>
    <w:rsid w:val="001F3666"/>
    <w:rsid w:val="001F4577"/>
    <w:rsid w:val="001F5B94"/>
    <w:rsid w:val="0020038D"/>
    <w:rsid w:val="00201195"/>
    <w:rsid w:val="0020188A"/>
    <w:rsid w:val="00203067"/>
    <w:rsid w:val="00204EC4"/>
    <w:rsid w:val="00206C38"/>
    <w:rsid w:val="0021035D"/>
    <w:rsid w:val="0022032F"/>
    <w:rsid w:val="00221CEF"/>
    <w:rsid w:val="00222934"/>
    <w:rsid w:val="002232AD"/>
    <w:rsid w:val="0023336B"/>
    <w:rsid w:val="00233FCB"/>
    <w:rsid w:val="0023411D"/>
    <w:rsid w:val="00236817"/>
    <w:rsid w:val="002378BA"/>
    <w:rsid w:val="00237A60"/>
    <w:rsid w:val="00241014"/>
    <w:rsid w:val="00241736"/>
    <w:rsid w:val="00246A9B"/>
    <w:rsid w:val="00251883"/>
    <w:rsid w:val="00255D26"/>
    <w:rsid w:val="00256131"/>
    <w:rsid w:val="00256A55"/>
    <w:rsid w:val="00262F68"/>
    <w:rsid w:val="002630A3"/>
    <w:rsid w:val="0026573C"/>
    <w:rsid w:val="00271088"/>
    <w:rsid w:val="0027410B"/>
    <w:rsid w:val="00275CEC"/>
    <w:rsid w:val="00276AF0"/>
    <w:rsid w:val="002870F5"/>
    <w:rsid w:val="00287646"/>
    <w:rsid w:val="002921B4"/>
    <w:rsid w:val="00292743"/>
    <w:rsid w:val="00295128"/>
    <w:rsid w:val="002951C3"/>
    <w:rsid w:val="00296D37"/>
    <w:rsid w:val="0029785C"/>
    <w:rsid w:val="002A1100"/>
    <w:rsid w:val="002A19BD"/>
    <w:rsid w:val="002A46B5"/>
    <w:rsid w:val="002A4CAE"/>
    <w:rsid w:val="002A4F52"/>
    <w:rsid w:val="002A73C7"/>
    <w:rsid w:val="002B0A4B"/>
    <w:rsid w:val="002B0B8C"/>
    <w:rsid w:val="002B11AF"/>
    <w:rsid w:val="002B6C1E"/>
    <w:rsid w:val="002B71B2"/>
    <w:rsid w:val="002D31C9"/>
    <w:rsid w:val="002D53DE"/>
    <w:rsid w:val="002D6628"/>
    <w:rsid w:val="002D7230"/>
    <w:rsid w:val="002D7348"/>
    <w:rsid w:val="002D7EC4"/>
    <w:rsid w:val="002E2719"/>
    <w:rsid w:val="002E2DAF"/>
    <w:rsid w:val="002E2F0A"/>
    <w:rsid w:val="002E7E2F"/>
    <w:rsid w:val="002F1E30"/>
    <w:rsid w:val="002F7DEE"/>
    <w:rsid w:val="00300CFD"/>
    <w:rsid w:val="00301E4A"/>
    <w:rsid w:val="003021A1"/>
    <w:rsid w:val="0030274C"/>
    <w:rsid w:val="00306080"/>
    <w:rsid w:val="00307328"/>
    <w:rsid w:val="003107B9"/>
    <w:rsid w:val="00321897"/>
    <w:rsid w:val="00322C91"/>
    <w:rsid w:val="00327FF9"/>
    <w:rsid w:val="0033020E"/>
    <w:rsid w:val="00331443"/>
    <w:rsid w:val="00341A82"/>
    <w:rsid w:val="00342979"/>
    <w:rsid w:val="00344A07"/>
    <w:rsid w:val="00344FB4"/>
    <w:rsid w:val="00351379"/>
    <w:rsid w:val="00352A5C"/>
    <w:rsid w:val="00362130"/>
    <w:rsid w:val="00362E54"/>
    <w:rsid w:val="003652DC"/>
    <w:rsid w:val="00366930"/>
    <w:rsid w:val="00367086"/>
    <w:rsid w:val="003710B3"/>
    <w:rsid w:val="00371916"/>
    <w:rsid w:val="00372827"/>
    <w:rsid w:val="003747F3"/>
    <w:rsid w:val="00375B58"/>
    <w:rsid w:val="003803EC"/>
    <w:rsid w:val="0038181A"/>
    <w:rsid w:val="00383117"/>
    <w:rsid w:val="00383F8A"/>
    <w:rsid w:val="00386083"/>
    <w:rsid w:val="00394CAE"/>
    <w:rsid w:val="00397E24"/>
    <w:rsid w:val="003A0729"/>
    <w:rsid w:val="003A39C1"/>
    <w:rsid w:val="003B2E65"/>
    <w:rsid w:val="003B41D8"/>
    <w:rsid w:val="003B6B81"/>
    <w:rsid w:val="003C0020"/>
    <w:rsid w:val="003C1AA0"/>
    <w:rsid w:val="003C61C4"/>
    <w:rsid w:val="003D0127"/>
    <w:rsid w:val="003D4034"/>
    <w:rsid w:val="003D5EE5"/>
    <w:rsid w:val="003D64F2"/>
    <w:rsid w:val="003E003F"/>
    <w:rsid w:val="003E2E16"/>
    <w:rsid w:val="003E489C"/>
    <w:rsid w:val="003F0181"/>
    <w:rsid w:val="003F15CF"/>
    <w:rsid w:val="003F6605"/>
    <w:rsid w:val="00401FD9"/>
    <w:rsid w:val="00403639"/>
    <w:rsid w:val="00403AB8"/>
    <w:rsid w:val="0040500B"/>
    <w:rsid w:val="0040597A"/>
    <w:rsid w:val="00407042"/>
    <w:rsid w:val="00407AFA"/>
    <w:rsid w:val="004118D4"/>
    <w:rsid w:val="00414E6D"/>
    <w:rsid w:val="00416186"/>
    <w:rsid w:val="00417ACD"/>
    <w:rsid w:val="00421A24"/>
    <w:rsid w:val="00423764"/>
    <w:rsid w:val="00424B1A"/>
    <w:rsid w:val="0043369C"/>
    <w:rsid w:val="00434404"/>
    <w:rsid w:val="00435C79"/>
    <w:rsid w:val="00440938"/>
    <w:rsid w:val="004421D8"/>
    <w:rsid w:val="00450246"/>
    <w:rsid w:val="00454D9B"/>
    <w:rsid w:val="00461753"/>
    <w:rsid w:val="0046387C"/>
    <w:rsid w:val="004709E9"/>
    <w:rsid w:val="00471C63"/>
    <w:rsid w:val="00475AF5"/>
    <w:rsid w:val="00481488"/>
    <w:rsid w:val="00482EA9"/>
    <w:rsid w:val="00482EC3"/>
    <w:rsid w:val="0048465F"/>
    <w:rsid w:val="004921E2"/>
    <w:rsid w:val="00497809"/>
    <w:rsid w:val="00497AC8"/>
    <w:rsid w:val="004A21A5"/>
    <w:rsid w:val="004A2448"/>
    <w:rsid w:val="004A3279"/>
    <w:rsid w:val="004A3820"/>
    <w:rsid w:val="004A51D0"/>
    <w:rsid w:val="004A584F"/>
    <w:rsid w:val="004A71EA"/>
    <w:rsid w:val="004B131D"/>
    <w:rsid w:val="004B3247"/>
    <w:rsid w:val="004B3457"/>
    <w:rsid w:val="004B361A"/>
    <w:rsid w:val="004B3977"/>
    <w:rsid w:val="004B3BF5"/>
    <w:rsid w:val="004B3F0A"/>
    <w:rsid w:val="004B549B"/>
    <w:rsid w:val="004B69DB"/>
    <w:rsid w:val="004D5DA3"/>
    <w:rsid w:val="004E4309"/>
    <w:rsid w:val="004E7D8E"/>
    <w:rsid w:val="004F47CB"/>
    <w:rsid w:val="004F4968"/>
    <w:rsid w:val="004F50F4"/>
    <w:rsid w:val="0050117E"/>
    <w:rsid w:val="005014F2"/>
    <w:rsid w:val="00507CE8"/>
    <w:rsid w:val="0051013E"/>
    <w:rsid w:val="00513EAB"/>
    <w:rsid w:val="005144A6"/>
    <w:rsid w:val="00517C57"/>
    <w:rsid w:val="00521FB2"/>
    <w:rsid w:val="00522BED"/>
    <w:rsid w:val="005244AD"/>
    <w:rsid w:val="00524652"/>
    <w:rsid w:val="00524CCB"/>
    <w:rsid w:val="00527825"/>
    <w:rsid w:val="005310C7"/>
    <w:rsid w:val="00531978"/>
    <w:rsid w:val="0053358C"/>
    <w:rsid w:val="0053388C"/>
    <w:rsid w:val="005349DA"/>
    <w:rsid w:val="00545440"/>
    <w:rsid w:val="00547D0E"/>
    <w:rsid w:val="00550B40"/>
    <w:rsid w:val="00557746"/>
    <w:rsid w:val="005607A9"/>
    <w:rsid w:val="0056181D"/>
    <w:rsid w:val="005652E1"/>
    <w:rsid w:val="00567A79"/>
    <w:rsid w:val="0057706E"/>
    <w:rsid w:val="005777FD"/>
    <w:rsid w:val="005815DD"/>
    <w:rsid w:val="00585570"/>
    <w:rsid w:val="0058672A"/>
    <w:rsid w:val="005870A9"/>
    <w:rsid w:val="005904B9"/>
    <w:rsid w:val="00596BE1"/>
    <w:rsid w:val="00596DD8"/>
    <w:rsid w:val="005B1CB5"/>
    <w:rsid w:val="005B1CC1"/>
    <w:rsid w:val="005B322C"/>
    <w:rsid w:val="005B649A"/>
    <w:rsid w:val="005B6EA1"/>
    <w:rsid w:val="005C65D2"/>
    <w:rsid w:val="005C6B38"/>
    <w:rsid w:val="005C7195"/>
    <w:rsid w:val="005D6EF8"/>
    <w:rsid w:val="005E3607"/>
    <w:rsid w:val="005E4FD6"/>
    <w:rsid w:val="005F1B33"/>
    <w:rsid w:val="005F23D8"/>
    <w:rsid w:val="005F2C03"/>
    <w:rsid w:val="005F3CBF"/>
    <w:rsid w:val="005F4655"/>
    <w:rsid w:val="005F5EFA"/>
    <w:rsid w:val="005F6E3F"/>
    <w:rsid w:val="006030EE"/>
    <w:rsid w:val="00603C94"/>
    <w:rsid w:val="006059F3"/>
    <w:rsid w:val="006067E1"/>
    <w:rsid w:val="006074B1"/>
    <w:rsid w:val="006148E6"/>
    <w:rsid w:val="00615829"/>
    <w:rsid w:val="0062019C"/>
    <w:rsid w:val="0062482F"/>
    <w:rsid w:val="00626910"/>
    <w:rsid w:val="006274D9"/>
    <w:rsid w:val="00627C3B"/>
    <w:rsid w:val="00632BDE"/>
    <w:rsid w:val="00634FBF"/>
    <w:rsid w:val="006401DC"/>
    <w:rsid w:val="006441B3"/>
    <w:rsid w:val="00645480"/>
    <w:rsid w:val="006454A7"/>
    <w:rsid w:val="006517F9"/>
    <w:rsid w:val="00653D2D"/>
    <w:rsid w:val="006572DA"/>
    <w:rsid w:val="00660A04"/>
    <w:rsid w:val="0066125A"/>
    <w:rsid w:val="00665CD3"/>
    <w:rsid w:val="0066601A"/>
    <w:rsid w:val="006677A5"/>
    <w:rsid w:val="00667FA6"/>
    <w:rsid w:val="0067078A"/>
    <w:rsid w:val="00673BF9"/>
    <w:rsid w:val="00682A46"/>
    <w:rsid w:val="00685C6E"/>
    <w:rsid w:val="006915CD"/>
    <w:rsid w:val="0069223E"/>
    <w:rsid w:val="00694F32"/>
    <w:rsid w:val="006A3F78"/>
    <w:rsid w:val="006A6D8F"/>
    <w:rsid w:val="006A6E52"/>
    <w:rsid w:val="006A759D"/>
    <w:rsid w:val="006B0AC2"/>
    <w:rsid w:val="006B72C5"/>
    <w:rsid w:val="006C2C88"/>
    <w:rsid w:val="006C3BF5"/>
    <w:rsid w:val="006C5696"/>
    <w:rsid w:val="006D3107"/>
    <w:rsid w:val="006D3DE6"/>
    <w:rsid w:val="006D40A4"/>
    <w:rsid w:val="006E0556"/>
    <w:rsid w:val="006E65FD"/>
    <w:rsid w:val="006E6B68"/>
    <w:rsid w:val="00714FE2"/>
    <w:rsid w:val="0071705D"/>
    <w:rsid w:val="00717820"/>
    <w:rsid w:val="00724C3B"/>
    <w:rsid w:val="00730C70"/>
    <w:rsid w:val="00736737"/>
    <w:rsid w:val="0074672A"/>
    <w:rsid w:val="00751FBA"/>
    <w:rsid w:val="0076186E"/>
    <w:rsid w:val="00764716"/>
    <w:rsid w:val="007678FF"/>
    <w:rsid w:val="0077088E"/>
    <w:rsid w:val="00773EA8"/>
    <w:rsid w:val="007746C6"/>
    <w:rsid w:val="0078587F"/>
    <w:rsid w:val="00787FC2"/>
    <w:rsid w:val="00790D30"/>
    <w:rsid w:val="00793384"/>
    <w:rsid w:val="007A16F9"/>
    <w:rsid w:val="007B4841"/>
    <w:rsid w:val="007B74E8"/>
    <w:rsid w:val="007B79D7"/>
    <w:rsid w:val="007C0261"/>
    <w:rsid w:val="007C08ED"/>
    <w:rsid w:val="007C7ADA"/>
    <w:rsid w:val="007D2A09"/>
    <w:rsid w:val="007D6892"/>
    <w:rsid w:val="007F0787"/>
    <w:rsid w:val="007F724B"/>
    <w:rsid w:val="00800DA6"/>
    <w:rsid w:val="00801F7B"/>
    <w:rsid w:val="00802D1E"/>
    <w:rsid w:val="00805A79"/>
    <w:rsid w:val="008120D2"/>
    <w:rsid w:val="00814EA8"/>
    <w:rsid w:val="0081537C"/>
    <w:rsid w:val="008166C4"/>
    <w:rsid w:val="00817080"/>
    <w:rsid w:val="0081728A"/>
    <w:rsid w:val="00830267"/>
    <w:rsid w:val="00833EF5"/>
    <w:rsid w:val="00844276"/>
    <w:rsid w:val="00845C01"/>
    <w:rsid w:val="00850F34"/>
    <w:rsid w:val="00851FF2"/>
    <w:rsid w:val="0085306A"/>
    <w:rsid w:val="0085684D"/>
    <w:rsid w:val="00860541"/>
    <w:rsid w:val="00863BE6"/>
    <w:rsid w:val="00867FC2"/>
    <w:rsid w:val="00871E69"/>
    <w:rsid w:val="00877AC5"/>
    <w:rsid w:val="00881303"/>
    <w:rsid w:val="008817C4"/>
    <w:rsid w:val="00884484"/>
    <w:rsid w:val="008844C6"/>
    <w:rsid w:val="00887CDB"/>
    <w:rsid w:val="00897713"/>
    <w:rsid w:val="00897CBA"/>
    <w:rsid w:val="008A0A49"/>
    <w:rsid w:val="008A6FCD"/>
    <w:rsid w:val="008B0B67"/>
    <w:rsid w:val="008C1883"/>
    <w:rsid w:val="008C42FA"/>
    <w:rsid w:val="008C4865"/>
    <w:rsid w:val="008D02D1"/>
    <w:rsid w:val="008D1A95"/>
    <w:rsid w:val="008D1E2F"/>
    <w:rsid w:val="008D2D1D"/>
    <w:rsid w:val="008D4F1C"/>
    <w:rsid w:val="008D4FC3"/>
    <w:rsid w:val="008D5F63"/>
    <w:rsid w:val="008E4008"/>
    <w:rsid w:val="008E4259"/>
    <w:rsid w:val="008F1622"/>
    <w:rsid w:val="008F52DA"/>
    <w:rsid w:val="008F5917"/>
    <w:rsid w:val="008F764A"/>
    <w:rsid w:val="0090344E"/>
    <w:rsid w:val="00911416"/>
    <w:rsid w:val="009155D9"/>
    <w:rsid w:val="00915D17"/>
    <w:rsid w:val="00920C85"/>
    <w:rsid w:val="00921D46"/>
    <w:rsid w:val="00921DB2"/>
    <w:rsid w:val="00923CDC"/>
    <w:rsid w:val="009248FF"/>
    <w:rsid w:val="00931B30"/>
    <w:rsid w:val="00933862"/>
    <w:rsid w:val="00936367"/>
    <w:rsid w:val="0093708A"/>
    <w:rsid w:val="009421E1"/>
    <w:rsid w:val="00945B99"/>
    <w:rsid w:val="00950B8E"/>
    <w:rsid w:val="00951DAA"/>
    <w:rsid w:val="00954029"/>
    <w:rsid w:val="00955428"/>
    <w:rsid w:val="00966A6F"/>
    <w:rsid w:val="009707D0"/>
    <w:rsid w:val="00971ACD"/>
    <w:rsid w:val="00976CC2"/>
    <w:rsid w:val="00977CB4"/>
    <w:rsid w:val="00981403"/>
    <w:rsid w:val="009846A4"/>
    <w:rsid w:val="00986B6D"/>
    <w:rsid w:val="00986C61"/>
    <w:rsid w:val="0099261A"/>
    <w:rsid w:val="009A2782"/>
    <w:rsid w:val="009A2F73"/>
    <w:rsid w:val="009A44BB"/>
    <w:rsid w:val="009A5923"/>
    <w:rsid w:val="009B1253"/>
    <w:rsid w:val="009B1D52"/>
    <w:rsid w:val="009B2FE8"/>
    <w:rsid w:val="009C0ADD"/>
    <w:rsid w:val="009C1651"/>
    <w:rsid w:val="009C3E58"/>
    <w:rsid w:val="009C5BEF"/>
    <w:rsid w:val="009D7BC7"/>
    <w:rsid w:val="009E1747"/>
    <w:rsid w:val="009E5611"/>
    <w:rsid w:val="009E63A1"/>
    <w:rsid w:val="009F41B9"/>
    <w:rsid w:val="009F623B"/>
    <w:rsid w:val="009F78D5"/>
    <w:rsid w:val="00A0296A"/>
    <w:rsid w:val="00A067F4"/>
    <w:rsid w:val="00A1341F"/>
    <w:rsid w:val="00A13AE2"/>
    <w:rsid w:val="00A15901"/>
    <w:rsid w:val="00A16DE4"/>
    <w:rsid w:val="00A170E6"/>
    <w:rsid w:val="00A237B8"/>
    <w:rsid w:val="00A32A7E"/>
    <w:rsid w:val="00A3670E"/>
    <w:rsid w:val="00A37A02"/>
    <w:rsid w:val="00A41256"/>
    <w:rsid w:val="00A45664"/>
    <w:rsid w:val="00A465D0"/>
    <w:rsid w:val="00A46B47"/>
    <w:rsid w:val="00A47948"/>
    <w:rsid w:val="00A50349"/>
    <w:rsid w:val="00A54F82"/>
    <w:rsid w:val="00A55E00"/>
    <w:rsid w:val="00A565C4"/>
    <w:rsid w:val="00A61FFB"/>
    <w:rsid w:val="00A62166"/>
    <w:rsid w:val="00A62DAA"/>
    <w:rsid w:val="00A7287A"/>
    <w:rsid w:val="00A76F2B"/>
    <w:rsid w:val="00A77C48"/>
    <w:rsid w:val="00A86DCC"/>
    <w:rsid w:val="00A86E13"/>
    <w:rsid w:val="00A92B46"/>
    <w:rsid w:val="00A93D52"/>
    <w:rsid w:val="00AA0C8C"/>
    <w:rsid w:val="00AA1443"/>
    <w:rsid w:val="00AA264A"/>
    <w:rsid w:val="00AA3FB2"/>
    <w:rsid w:val="00AA5125"/>
    <w:rsid w:val="00AA5E9D"/>
    <w:rsid w:val="00AB2261"/>
    <w:rsid w:val="00AB7DE2"/>
    <w:rsid w:val="00AC32DA"/>
    <w:rsid w:val="00AC58FB"/>
    <w:rsid w:val="00AC7E00"/>
    <w:rsid w:val="00AD7221"/>
    <w:rsid w:val="00AE0329"/>
    <w:rsid w:val="00AE474A"/>
    <w:rsid w:val="00AE7113"/>
    <w:rsid w:val="00AF45FB"/>
    <w:rsid w:val="00B03F91"/>
    <w:rsid w:val="00B04871"/>
    <w:rsid w:val="00B17598"/>
    <w:rsid w:val="00B2394F"/>
    <w:rsid w:val="00B24324"/>
    <w:rsid w:val="00B26197"/>
    <w:rsid w:val="00B279AE"/>
    <w:rsid w:val="00B30347"/>
    <w:rsid w:val="00B407D4"/>
    <w:rsid w:val="00B468C9"/>
    <w:rsid w:val="00B509CD"/>
    <w:rsid w:val="00B61FC4"/>
    <w:rsid w:val="00B6339C"/>
    <w:rsid w:val="00B63A90"/>
    <w:rsid w:val="00B66A54"/>
    <w:rsid w:val="00B676D2"/>
    <w:rsid w:val="00B7163D"/>
    <w:rsid w:val="00B72E1D"/>
    <w:rsid w:val="00B7549D"/>
    <w:rsid w:val="00B754C6"/>
    <w:rsid w:val="00B759CF"/>
    <w:rsid w:val="00B7673A"/>
    <w:rsid w:val="00B8213A"/>
    <w:rsid w:val="00B84542"/>
    <w:rsid w:val="00B84E70"/>
    <w:rsid w:val="00B86263"/>
    <w:rsid w:val="00B86BE1"/>
    <w:rsid w:val="00B9094B"/>
    <w:rsid w:val="00B92F44"/>
    <w:rsid w:val="00BA3620"/>
    <w:rsid w:val="00BB4DCF"/>
    <w:rsid w:val="00BC0D54"/>
    <w:rsid w:val="00BC2DB1"/>
    <w:rsid w:val="00BC3385"/>
    <w:rsid w:val="00BD02B8"/>
    <w:rsid w:val="00BD335B"/>
    <w:rsid w:val="00BD77DB"/>
    <w:rsid w:val="00BE21FC"/>
    <w:rsid w:val="00BE611D"/>
    <w:rsid w:val="00BE7E7B"/>
    <w:rsid w:val="00BF60B2"/>
    <w:rsid w:val="00BF6174"/>
    <w:rsid w:val="00BF719E"/>
    <w:rsid w:val="00BF7668"/>
    <w:rsid w:val="00BF78D3"/>
    <w:rsid w:val="00C1156C"/>
    <w:rsid w:val="00C13E52"/>
    <w:rsid w:val="00C15AA6"/>
    <w:rsid w:val="00C15B18"/>
    <w:rsid w:val="00C15D14"/>
    <w:rsid w:val="00C168B5"/>
    <w:rsid w:val="00C212BD"/>
    <w:rsid w:val="00C22A16"/>
    <w:rsid w:val="00C33009"/>
    <w:rsid w:val="00C331FA"/>
    <w:rsid w:val="00C34626"/>
    <w:rsid w:val="00C35D69"/>
    <w:rsid w:val="00C40C4B"/>
    <w:rsid w:val="00C424E7"/>
    <w:rsid w:val="00C42ADF"/>
    <w:rsid w:val="00C47587"/>
    <w:rsid w:val="00C54D5D"/>
    <w:rsid w:val="00C62F67"/>
    <w:rsid w:val="00C6565E"/>
    <w:rsid w:val="00C67AB3"/>
    <w:rsid w:val="00C702B6"/>
    <w:rsid w:val="00C70CE4"/>
    <w:rsid w:val="00C73503"/>
    <w:rsid w:val="00C76FC8"/>
    <w:rsid w:val="00C77A25"/>
    <w:rsid w:val="00C80E6C"/>
    <w:rsid w:val="00C82EF0"/>
    <w:rsid w:val="00C85D53"/>
    <w:rsid w:val="00C85D70"/>
    <w:rsid w:val="00C86741"/>
    <w:rsid w:val="00C90878"/>
    <w:rsid w:val="00C91851"/>
    <w:rsid w:val="00C971CF"/>
    <w:rsid w:val="00C97B42"/>
    <w:rsid w:val="00CA0C4D"/>
    <w:rsid w:val="00CA1579"/>
    <w:rsid w:val="00CA2FD5"/>
    <w:rsid w:val="00CA66B0"/>
    <w:rsid w:val="00CB3DBA"/>
    <w:rsid w:val="00CB6559"/>
    <w:rsid w:val="00CC2AEA"/>
    <w:rsid w:val="00CC330A"/>
    <w:rsid w:val="00CC5673"/>
    <w:rsid w:val="00CD2724"/>
    <w:rsid w:val="00CE0504"/>
    <w:rsid w:val="00CE2A7E"/>
    <w:rsid w:val="00CE3651"/>
    <w:rsid w:val="00CE4223"/>
    <w:rsid w:val="00CE6872"/>
    <w:rsid w:val="00CE7779"/>
    <w:rsid w:val="00CF15A4"/>
    <w:rsid w:val="00CF2968"/>
    <w:rsid w:val="00CF50F2"/>
    <w:rsid w:val="00CF5C34"/>
    <w:rsid w:val="00CF6BB4"/>
    <w:rsid w:val="00CF7C6A"/>
    <w:rsid w:val="00D02B49"/>
    <w:rsid w:val="00D160FC"/>
    <w:rsid w:val="00D23BD3"/>
    <w:rsid w:val="00D2661F"/>
    <w:rsid w:val="00D32218"/>
    <w:rsid w:val="00D33F8C"/>
    <w:rsid w:val="00D35627"/>
    <w:rsid w:val="00D42C24"/>
    <w:rsid w:val="00D43EB2"/>
    <w:rsid w:val="00D52A46"/>
    <w:rsid w:val="00D53398"/>
    <w:rsid w:val="00D57B82"/>
    <w:rsid w:val="00D60077"/>
    <w:rsid w:val="00D61C33"/>
    <w:rsid w:val="00D630E9"/>
    <w:rsid w:val="00D64D4E"/>
    <w:rsid w:val="00D6644A"/>
    <w:rsid w:val="00D710A3"/>
    <w:rsid w:val="00D72F49"/>
    <w:rsid w:val="00D7422A"/>
    <w:rsid w:val="00D76CE5"/>
    <w:rsid w:val="00D829C2"/>
    <w:rsid w:val="00D86581"/>
    <w:rsid w:val="00D94AC2"/>
    <w:rsid w:val="00D965CF"/>
    <w:rsid w:val="00D9660E"/>
    <w:rsid w:val="00DA5FE8"/>
    <w:rsid w:val="00DA6176"/>
    <w:rsid w:val="00DA6710"/>
    <w:rsid w:val="00DA739D"/>
    <w:rsid w:val="00DA75EF"/>
    <w:rsid w:val="00DB47CD"/>
    <w:rsid w:val="00DC1171"/>
    <w:rsid w:val="00DC3FE7"/>
    <w:rsid w:val="00DC626B"/>
    <w:rsid w:val="00DD5494"/>
    <w:rsid w:val="00DD70C9"/>
    <w:rsid w:val="00DF1197"/>
    <w:rsid w:val="00DF5EF7"/>
    <w:rsid w:val="00E2732A"/>
    <w:rsid w:val="00E30FEE"/>
    <w:rsid w:val="00E31B20"/>
    <w:rsid w:val="00E35C26"/>
    <w:rsid w:val="00E465D1"/>
    <w:rsid w:val="00E50DC7"/>
    <w:rsid w:val="00E71437"/>
    <w:rsid w:val="00E7668B"/>
    <w:rsid w:val="00E77D96"/>
    <w:rsid w:val="00E8112E"/>
    <w:rsid w:val="00EA1E89"/>
    <w:rsid w:val="00EA445C"/>
    <w:rsid w:val="00EB30E3"/>
    <w:rsid w:val="00EB474D"/>
    <w:rsid w:val="00EB688D"/>
    <w:rsid w:val="00EB7BBE"/>
    <w:rsid w:val="00EB7E7F"/>
    <w:rsid w:val="00EC22D7"/>
    <w:rsid w:val="00EC41DA"/>
    <w:rsid w:val="00EC5240"/>
    <w:rsid w:val="00EC6115"/>
    <w:rsid w:val="00EE7437"/>
    <w:rsid w:val="00EF52E8"/>
    <w:rsid w:val="00F01048"/>
    <w:rsid w:val="00F02133"/>
    <w:rsid w:val="00F039CC"/>
    <w:rsid w:val="00F06539"/>
    <w:rsid w:val="00F0757C"/>
    <w:rsid w:val="00F07AD8"/>
    <w:rsid w:val="00F21C04"/>
    <w:rsid w:val="00F30E95"/>
    <w:rsid w:val="00F418A8"/>
    <w:rsid w:val="00F4452F"/>
    <w:rsid w:val="00F44792"/>
    <w:rsid w:val="00F46E50"/>
    <w:rsid w:val="00F4766D"/>
    <w:rsid w:val="00F51B9B"/>
    <w:rsid w:val="00F5255E"/>
    <w:rsid w:val="00F612B5"/>
    <w:rsid w:val="00F61D65"/>
    <w:rsid w:val="00F63185"/>
    <w:rsid w:val="00F637FF"/>
    <w:rsid w:val="00F67F28"/>
    <w:rsid w:val="00F730DE"/>
    <w:rsid w:val="00F74C2B"/>
    <w:rsid w:val="00F75D2E"/>
    <w:rsid w:val="00F7675B"/>
    <w:rsid w:val="00F85BE3"/>
    <w:rsid w:val="00F924D9"/>
    <w:rsid w:val="00FA05D2"/>
    <w:rsid w:val="00FA0ABE"/>
    <w:rsid w:val="00FA2BB3"/>
    <w:rsid w:val="00FA30CE"/>
    <w:rsid w:val="00FB2599"/>
    <w:rsid w:val="00FB2993"/>
    <w:rsid w:val="00FB7934"/>
    <w:rsid w:val="00FC0C54"/>
    <w:rsid w:val="00FC6BA3"/>
    <w:rsid w:val="00FD0788"/>
    <w:rsid w:val="00FD13BC"/>
    <w:rsid w:val="00FD33F3"/>
    <w:rsid w:val="00FD3C1E"/>
    <w:rsid w:val="00FD630A"/>
    <w:rsid w:val="00FF064F"/>
    <w:rsid w:val="00FF2B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63F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8BF"/>
  </w:style>
  <w:style w:type="paragraph" w:styleId="Heading1">
    <w:name w:val="heading 1"/>
    <w:basedOn w:val="Normal"/>
    <w:next w:val="Normal"/>
    <w:link w:val="Heading1Char"/>
    <w:uiPriority w:val="9"/>
    <w:qFormat/>
    <w:rsid w:val="002E2F0A"/>
    <w:pPr>
      <w:pBdr>
        <w:bottom w:val="thinThickSmallGap" w:sz="12" w:space="1" w:color="398E98" w:themeColor="accent2" w:themeShade="BF"/>
      </w:pBdr>
      <w:spacing w:before="400"/>
      <w:jc w:val="center"/>
      <w:outlineLvl w:val="0"/>
    </w:pPr>
    <w:rPr>
      <w:caps/>
      <w:color w:val="265F65" w:themeColor="accent2" w:themeShade="80"/>
      <w:spacing w:val="20"/>
      <w:sz w:val="28"/>
      <w:szCs w:val="28"/>
    </w:rPr>
  </w:style>
  <w:style w:type="paragraph" w:styleId="Heading2">
    <w:name w:val="heading 2"/>
    <w:basedOn w:val="Normal"/>
    <w:next w:val="Normal"/>
    <w:link w:val="Heading2Char"/>
    <w:uiPriority w:val="9"/>
    <w:unhideWhenUsed/>
    <w:qFormat/>
    <w:rsid w:val="002E2F0A"/>
    <w:pPr>
      <w:pBdr>
        <w:bottom w:val="single" w:sz="4" w:space="1" w:color="265E65" w:themeColor="accent2" w:themeShade="7F"/>
      </w:pBdr>
      <w:spacing w:before="400"/>
      <w:jc w:val="center"/>
      <w:outlineLvl w:val="1"/>
    </w:pPr>
    <w:rPr>
      <w:caps/>
      <w:color w:val="265F65" w:themeColor="accent2" w:themeShade="80"/>
      <w:spacing w:val="15"/>
      <w:sz w:val="24"/>
      <w:szCs w:val="24"/>
    </w:rPr>
  </w:style>
  <w:style w:type="paragraph" w:styleId="Heading3">
    <w:name w:val="heading 3"/>
    <w:basedOn w:val="Normal"/>
    <w:next w:val="Normal"/>
    <w:link w:val="Heading3Char"/>
    <w:uiPriority w:val="9"/>
    <w:unhideWhenUsed/>
    <w:qFormat/>
    <w:rsid w:val="002E2F0A"/>
    <w:pPr>
      <w:pBdr>
        <w:top w:val="dotted" w:sz="4" w:space="1" w:color="265E65" w:themeColor="accent2" w:themeShade="7F"/>
        <w:bottom w:val="dotted" w:sz="4" w:space="1" w:color="265E65" w:themeColor="accent2" w:themeShade="7F"/>
      </w:pBdr>
      <w:spacing w:before="300"/>
      <w:jc w:val="center"/>
      <w:outlineLvl w:val="2"/>
    </w:pPr>
    <w:rPr>
      <w:caps/>
      <w:color w:val="265E65" w:themeColor="accent2" w:themeShade="7F"/>
      <w:sz w:val="24"/>
      <w:szCs w:val="24"/>
    </w:rPr>
  </w:style>
  <w:style w:type="paragraph" w:styleId="Heading4">
    <w:name w:val="heading 4"/>
    <w:basedOn w:val="Normal"/>
    <w:next w:val="Normal"/>
    <w:link w:val="Heading4Char"/>
    <w:uiPriority w:val="9"/>
    <w:unhideWhenUsed/>
    <w:qFormat/>
    <w:rsid w:val="002E2F0A"/>
    <w:pPr>
      <w:pBdr>
        <w:bottom w:val="dotted" w:sz="4" w:space="1" w:color="398E98" w:themeColor="accent2" w:themeShade="BF"/>
      </w:pBdr>
      <w:spacing w:after="120"/>
      <w:jc w:val="center"/>
      <w:outlineLvl w:val="3"/>
    </w:pPr>
    <w:rPr>
      <w:caps/>
      <w:color w:val="265E65" w:themeColor="accent2" w:themeShade="7F"/>
      <w:spacing w:val="10"/>
    </w:rPr>
  </w:style>
  <w:style w:type="paragraph" w:styleId="Heading5">
    <w:name w:val="heading 5"/>
    <w:basedOn w:val="Normal"/>
    <w:next w:val="Normal"/>
    <w:link w:val="Heading5Char"/>
    <w:uiPriority w:val="9"/>
    <w:unhideWhenUsed/>
    <w:qFormat/>
    <w:rsid w:val="002E2F0A"/>
    <w:pPr>
      <w:spacing w:before="320" w:after="120"/>
      <w:jc w:val="center"/>
      <w:outlineLvl w:val="4"/>
    </w:pPr>
    <w:rPr>
      <w:caps/>
      <w:color w:val="265E65" w:themeColor="accent2" w:themeShade="7F"/>
      <w:spacing w:val="10"/>
    </w:rPr>
  </w:style>
  <w:style w:type="paragraph" w:styleId="Heading6">
    <w:name w:val="heading 6"/>
    <w:basedOn w:val="Normal"/>
    <w:next w:val="Normal"/>
    <w:link w:val="Heading6Char"/>
    <w:uiPriority w:val="9"/>
    <w:semiHidden/>
    <w:unhideWhenUsed/>
    <w:qFormat/>
    <w:rsid w:val="002E2F0A"/>
    <w:pPr>
      <w:spacing w:after="120"/>
      <w:jc w:val="center"/>
      <w:outlineLvl w:val="5"/>
    </w:pPr>
    <w:rPr>
      <w:caps/>
      <w:color w:val="398E98" w:themeColor="accent2" w:themeShade="BF"/>
      <w:spacing w:val="10"/>
    </w:rPr>
  </w:style>
  <w:style w:type="paragraph" w:styleId="Heading7">
    <w:name w:val="heading 7"/>
    <w:basedOn w:val="Normal"/>
    <w:next w:val="Normal"/>
    <w:link w:val="Heading7Char"/>
    <w:uiPriority w:val="9"/>
    <w:semiHidden/>
    <w:unhideWhenUsed/>
    <w:qFormat/>
    <w:rsid w:val="002E2F0A"/>
    <w:pPr>
      <w:spacing w:after="120"/>
      <w:jc w:val="center"/>
      <w:outlineLvl w:val="6"/>
    </w:pPr>
    <w:rPr>
      <w:i/>
      <w:iCs/>
      <w:caps/>
      <w:color w:val="398E98" w:themeColor="accent2" w:themeShade="BF"/>
      <w:spacing w:val="10"/>
    </w:rPr>
  </w:style>
  <w:style w:type="paragraph" w:styleId="Heading8">
    <w:name w:val="heading 8"/>
    <w:basedOn w:val="Normal"/>
    <w:next w:val="Normal"/>
    <w:link w:val="Heading8Char"/>
    <w:uiPriority w:val="9"/>
    <w:semiHidden/>
    <w:unhideWhenUsed/>
    <w:qFormat/>
    <w:rsid w:val="002E2F0A"/>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E2F0A"/>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F0A"/>
    <w:rPr>
      <w:caps/>
      <w:color w:val="265F65" w:themeColor="accent2" w:themeShade="80"/>
      <w:spacing w:val="20"/>
      <w:sz w:val="28"/>
      <w:szCs w:val="28"/>
    </w:rPr>
  </w:style>
  <w:style w:type="character" w:customStyle="1" w:styleId="Heading2Char">
    <w:name w:val="Heading 2 Char"/>
    <w:basedOn w:val="DefaultParagraphFont"/>
    <w:link w:val="Heading2"/>
    <w:uiPriority w:val="9"/>
    <w:rsid w:val="002E2F0A"/>
    <w:rPr>
      <w:caps/>
      <w:color w:val="265F65" w:themeColor="accent2" w:themeShade="80"/>
      <w:spacing w:val="15"/>
      <w:sz w:val="24"/>
      <w:szCs w:val="24"/>
    </w:rPr>
  </w:style>
  <w:style w:type="character" w:customStyle="1" w:styleId="Heading3Char">
    <w:name w:val="Heading 3 Char"/>
    <w:basedOn w:val="DefaultParagraphFont"/>
    <w:link w:val="Heading3"/>
    <w:uiPriority w:val="9"/>
    <w:rsid w:val="002E2F0A"/>
    <w:rPr>
      <w:caps/>
      <w:color w:val="265E65" w:themeColor="accent2" w:themeShade="7F"/>
      <w:sz w:val="24"/>
      <w:szCs w:val="24"/>
    </w:rPr>
  </w:style>
  <w:style w:type="character" w:customStyle="1" w:styleId="Heading4Char">
    <w:name w:val="Heading 4 Char"/>
    <w:basedOn w:val="DefaultParagraphFont"/>
    <w:link w:val="Heading4"/>
    <w:uiPriority w:val="9"/>
    <w:rsid w:val="002E2F0A"/>
    <w:rPr>
      <w:caps/>
      <w:color w:val="265E65" w:themeColor="accent2" w:themeShade="7F"/>
      <w:spacing w:val="10"/>
    </w:rPr>
  </w:style>
  <w:style w:type="character" w:customStyle="1" w:styleId="Heading5Char">
    <w:name w:val="Heading 5 Char"/>
    <w:basedOn w:val="DefaultParagraphFont"/>
    <w:link w:val="Heading5"/>
    <w:uiPriority w:val="9"/>
    <w:rsid w:val="002E2F0A"/>
    <w:rPr>
      <w:caps/>
      <w:color w:val="265E65" w:themeColor="accent2" w:themeShade="7F"/>
      <w:spacing w:val="10"/>
    </w:rPr>
  </w:style>
  <w:style w:type="character" w:customStyle="1" w:styleId="Heading6Char">
    <w:name w:val="Heading 6 Char"/>
    <w:basedOn w:val="DefaultParagraphFont"/>
    <w:link w:val="Heading6"/>
    <w:uiPriority w:val="9"/>
    <w:semiHidden/>
    <w:rsid w:val="002E2F0A"/>
    <w:rPr>
      <w:caps/>
      <w:color w:val="398E98" w:themeColor="accent2" w:themeShade="BF"/>
      <w:spacing w:val="10"/>
    </w:rPr>
  </w:style>
  <w:style w:type="character" w:customStyle="1" w:styleId="Heading7Char">
    <w:name w:val="Heading 7 Char"/>
    <w:basedOn w:val="DefaultParagraphFont"/>
    <w:link w:val="Heading7"/>
    <w:uiPriority w:val="9"/>
    <w:semiHidden/>
    <w:rsid w:val="002E2F0A"/>
    <w:rPr>
      <w:i/>
      <w:iCs/>
      <w:caps/>
      <w:color w:val="398E98" w:themeColor="accent2" w:themeShade="BF"/>
      <w:spacing w:val="10"/>
    </w:rPr>
  </w:style>
  <w:style w:type="character" w:customStyle="1" w:styleId="Heading8Char">
    <w:name w:val="Heading 8 Char"/>
    <w:basedOn w:val="DefaultParagraphFont"/>
    <w:link w:val="Heading8"/>
    <w:uiPriority w:val="9"/>
    <w:semiHidden/>
    <w:rsid w:val="002E2F0A"/>
    <w:rPr>
      <w:caps/>
      <w:spacing w:val="10"/>
      <w:sz w:val="20"/>
      <w:szCs w:val="20"/>
    </w:rPr>
  </w:style>
  <w:style w:type="character" w:customStyle="1" w:styleId="Heading9Char">
    <w:name w:val="Heading 9 Char"/>
    <w:basedOn w:val="DefaultParagraphFont"/>
    <w:link w:val="Heading9"/>
    <w:uiPriority w:val="9"/>
    <w:semiHidden/>
    <w:rsid w:val="002E2F0A"/>
    <w:rPr>
      <w:i/>
      <w:iCs/>
      <w:caps/>
      <w:spacing w:val="10"/>
      <w:sz w:val="20"/>
      <w:szCs w:val="20"/>
    </w:rPr>
  </w:style>
  <w:style w:type="paragraph" w:styleId="Header">
    <w:name w:val="header"/>
    <w:basedOn w:val="Normal"/>
    <w:link w:val="HeaderChar"/>
    <w:uiPriority w:val="99"/>
    <w:unhideWhenUsed/>
    <w:rsid w:val="0036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2DC"/>
    <w:rPr>
      <w:rFonts w:ascii="Times New Roman" w:hAnsi="Times New Roman" w:cs="Times New Roman"/>
      <w:color w:val="000000"/>
    </w:rPr>
  </w:style>
  <w:style w:type="paragraph" w:styleId="Footer">
    <w:name w:val="footer"/>
    <w:basedOn w:val="Normal"/>
    <w:link w:val="FooterChar"/>
    <w:uiPriority w:val="99"/>
    <w:unhideWhenUsed/>
    <w:rsid w:val="0036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2DC"/>
    <w:rPr>
      <w:rFonts w:ascii="Times New Roman" w:hAnsi="Times New Roman" w:cs="Times New Roman"/>
      <w:color w:val="000000"/>
    </w:rPr>
  </w:style>
  <w:style w:type="paragraph" w:styleId="TOCHeading">
    <w:name w:val="TOC Heading"/>
    <w:basedOn w:val="Heading1"/>
    <w:next w:val="Normal"/>
    <w:uiPriority w:val="39"/>
    <w:unhideWhenUsed/>
    <w:qFormat/>
    <w:rsid w:val="002E2F0A"/>
    <w:pPr>
      <w:outlineLvl w:val="9"/>
    </w:pPr>
    <w:rPr>
      <w:lang w:bidi="en-US"/>
    </w:rPr>
  </w:style>
  <w:style w:type="paragraph" w:styleId="TOC1">
    <w:name w:val="toc 1"/>
    <w:basedOn w:val="Normal"/>
    <w:next w:val="Normal"/>
    <w:autoRedefine/>
    <w:uiPriority w:val="39"/>
    <w:unhideWhenUsed/>
    <w:rsid w:val="003652DC"/>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3652DC"/>
    <w:pPr>
      <w:spacing w:after="0"/>
      <w:ind w:left="220"/>
    </w:pPr>
    <w:rPr>
      <w:rFonts w:asciiTheme="minorHAnsi" w:hAnsiTheme="minorHAnsi"/>
      <w:b/>
    </w:rPr>
  </w:style>
  <w:style w:type="paragraph" w:styleId="TOC3">
    <w:name w:val="toc 3"/>
    <w:basedOn w:val="Normal"/>
    <w:next w:val="Normal"/>
    <w:autoRedefine/>
    <w:uiPriority w:val="39"/>
    <w:unhideWhenUsed/>
    <w:rsid w:val="003652DC"/>
    <w:pPr>
      <w:spacing w:after="0"/>
      <w:ind w:left="440"/>
    </w:pPr>
    <w:rPr>
      <w:rFonts w:asciiTheme="minorHAnsi" w:hAnsiTheme="minorHAnsi"/>
    </w:rPr>
  </w:style>
  <w:style w:type="character" w:styleId="Hyperlink">
    <w:name w:val="Hyperlink"/>
    <w:basedOn w:val="DefaultParagraphFont"/>
    <w:uiPriority w:val="99"/>
    <w:unhideWhenUsed/>
    <w:rsid w:val="003652DC"/>
    <w:rPr>
      <w:color w:val="6B9F25" w:themeColor="hyperlink"/>
      <w:u w:val="single"/>
    </w:rPr>
  </w:style>
  <w:style w:type="paragraph" w:styleId="BalloonText">
    <w:name w:val="Balloon Text"/>
    <w:basedOn w:val="Normal"/>
    <w:link w:val="BalloonTextChar"/>
    <w:uiPriority w:val="99"/>
    <w:semiHidden/>
    <w:unhideWhenUsed/>
    <w:rsid w:val="00365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2DC"/>
    <w:rPr>
      <w:rFonts w:ascii="Tahoma" w:hAnsi="Tahoma" w:cs="Tahoma"/>
      <w:color w:val="000000"/>
      <w:sz w:val="16"/>
      <w:szCs w:val="16"/>
    </w:rPr>
  </w:style>
  <w:style w:type="paragraph" w:styleId="FootnoteText">
    <w:name w:val="footnote text"/>
    <w:basedOn w:val="Normal"/>
    <w:link w:val="FootnoteTextChar"/>
    <w:autoRedefine/>
    <w:uiPriority w:val="99"/>
    <w:unhideWhenUsed/>
    <w:rsid w:val="002870F5"/>
    <w:pPr>
      <w:spacing w:after="0" w:line="240" w:lineRule="auto"/>
      <w:jc w:val="both"/>
    </w:pPr>
    <w:rPr>
      <w:sz w:val="20"/>
      <w:szCs w:val="20"/>
    </w:rPr>
  </w:style>
  <w:style w:type="character" w:customStyle="1" w:styleId="FootnoteTextChar">
    <w:name w:val="Footnote Text Char"/>
    <w:basedOn w:val="DefaultParagraphFont"/>
    <w:link w:val="FootnoteText"/>
    <w:uiPriority w:val="99"/>
    <w:rsid w:val="002870F5"/>
    <w:rPr>
      <w:sz w:val="20"/>
      <w:szCs w:val="20"/>
    </w:rPr>
  </w:style>
  <w:style w:type="character" w:styleId="FootnoteReference">
    <w:name w:val="footnote reference"/>
    <w:basedOn w:val="DefaultParagraphFont"/>
    <w:uiPriority w:val="99"/>
    <w:unhideWhenUsed/>
    <w:rsid w:val="003652DC"/>
    <w:rPr>
      <w:vertAlign w:val="superscript"/>
    </w:rPr>
  </w:style>
  <w:style w:type="character" w:styleId="CommentReference">
    <w:name w:val="annotation reference"/>
    <w:basedOn w:val="DefaultParagraphFont"/>
    <w:uiPriority w:val="99"/>
    <w:semiHidden/>
    <w:unhideWhenUsed/>
    <w:rsid w:val="003652DC"/>
    <w:rPr>
      <w:sz w:val="16"/>
      <w:szCs w:val="16"/>
    </w:rPr>
  </w:style>
  <w:style w:type="paragraph" w:styleId="CommentText">
    <w:name w:val="annotation text"/>
    <w:basedOn w:val="Normal"/>
    <w:link w:val="CommentTextChar"/>
    <w:uiPriority w:val="99"/>
    <w:unhideWhenUsed/>
    <w:rsid w:val="003652DC"/>
    <w:pPr>
      <w:spacing w:after="0" w:line="240" w:lineRule="auto"/>
    </w:pPr>
    <w:rPr>
      <w:sz w:val="20"/>
      <w:szCs w:val="20"/>
      <w:lang w:eastAsia="ja-JP"/>
    </w:rPr>
  </w:style>
  <w:style w:type="character" w:customStyle="1" w:styleId="CommentTextChar">
    <w:name w:val="Comment Text Char"/>
    <w:basedOn w:val="DefaultParagraphFont"/>
    <w:link w:val="CommentText"/>
    <w:uiPriority w:val="99"/>
    <w:rsid w:val="003652DC"/>
    <w:rPr>
      <w:rFonts w:ascii="Times New Roman" w:eastAsiaTheme="minorEastAsia" w:hAnsi="Times New Roman" w:cs="Times New Roman"/>
      <w:color w:val="000000"/>
      <w:sz w:val="20"/>
      <w:szCs w:val="20"/>
      <w:lang w:eastAsia="ja-JP"/>
    </w:rPr>
  </w:style>
  <w:style w:type="paragraph" w:styleId="ListParagraph">
    <w:name w:val="List Paragraph"/>
    <w:basedOn w:val="Normal"/>
    <w:uiPriority w:val="34"/>
    <w:qFormat/>
    <w:rsid w:val="002E2F0A"/>
    <w:pPr>
      <w:ind w:left="720"/>
      <w:contextualSpacing/>
    </w:pPr>
  </w:style>
  <w:style w:type="paragraph" w:customStyle="1" w:styleId="Default">
    <w:name w:val="Default"/>
    <w:link w:val="DefaultChar"/>
    <w:rsid w:val="003652DC"/>
    <w:pPr>
      <w:autoSpaceDE w:val="0"/>
      <w:autoSpaceDN w:val="0"/>
      <w:adjustRightInd w:val="0"/>
      <w:spacing w:after="0" w:line="240" w:lineRule="auto"/>
    </w:pPr>
    <w:rPr>
      <w:rFonts w:ascii="Calibri" w:hAnsi="Calibri" w:cs="Calibri"/>
      <w:color w:val="000000"/>
      <w:sz w:val="24"/>
      <w:szCs w:val="24"/>
    </w:rPr>
  </w:style>
  <w:style w:type="table" w:styleId="MediumGrid2-Accent1">
    <w:name w:val="Medium Grid 2 Accent 1"/>
    <w:basedOn w:val="TableNormal"/>
    <w:uiPriority w:val="68"/>
    <w:rsid w:val="003652DC"/>
    <w:pPr>
      <w:spacing w:after="0" w:line="240" w:lineRule="auto"/>
    </w:pPr>
    <w:rPr>
      <w:color w:val="000000" w:themeColor="text1"/>
      <w:sz w:val="20"/>
      <w:szCs w:val="20"/>
      <w:lang w:eastAsia="ja-JP"/>
    </w:rPr>
    <w:tblPr>
      <w:tblStyleRowBandSize w:val="1"/>
      <w:tblStyleColBandSize w:val="1"/>
      <w:tblInd w:w="0" w:type="dxa"/>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CellMar>
        <w:top w:w="0" w:type="dxa"/>
        <w:left w:w="108" w:type="dxa"/>
        <w:bottom w:w="0" w:type="dxa"/>
        <w:right w:w="108" w:type="dxa"/>
      </w:tblCellMar>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paragraph" w:styleId="NoSpacing">
    <w:name w:val="No Spacing"/>
    <w:basedOn w:val="Normal"/>
    <w:link w:val="NoSpacingChar"/>
    <w:uiPriority w:val="1"/>
    <w:qFormat/>
    <w:rsid w:val="002E2F0A"/>
    <w:pPr>
      <w:spacing w:after="0" w:line="240" w:lineRule="auto"/>
    </w:pPr>
  </w:style>
  <w:style w:type="character" w:customStyle="1" w:styleId="NoSpacingChar">
    <w:name w:val="No Spacing Char"/>
    <w:basedOn w:val="DefaultParagraphFont"/>
    <w:link w:val="NoSpacing"/>
    <w:uiPriority w:val="1"/>
    <w:rsid w:val="002E2F0A"/>
  </w:style>
  <w:style w:type="table" w:styleId="TableGrid">
    <w:name w:val="Table Grid"/>
    <w:basedOn w:val="TableNormal"/>
    <w:uiPriority w:val="39"/>
    <w:rsid w:val="003652DC"/>
    <w:pPr>
      <w:spacing w:after="0" w:line="240" w:lineRule="auto"/>
    </w:pPr>
    <w:rPr>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52DC"/>
    <w:pPr>
      <w:spacing w:before="100" w:beforeAutospacing="1" w:after="100" w:afterAutospacing="1" w:line="240" w:lineRule="auto"/>
    </w:pPr>
    <w:rPr>
      <w:rFonts w:eastAsia="Times New Roman"/>
      <w:sz w:val="24"/>
      <w:szCs w:val="24"/>
    </w:rPr>
  </w:style>
  <w:style w:type="paragraph" w:styleId="Caption">
    <w:name w:val="caption"/>
    <w:basedOn w:val="Normal"/>
    <w:next w:val="Normal"/>
    <w:uiPriority w:val="35"/>
    <w:unhideWhenUsed/>
    <w:qFormat/>
    <w:rsid w:val="002E2F0A"/>
    <w:rPr>
      <w:caps/>
      <w:spacing w:val="10"/>
      <w:sz w:val="18"/>
      <w:szCs w:val="18"/>
    </w:rPr>
  </w:style>
  <w:style w:type="paragraph" w:styleId="CommentSubject">
    <w:name w:val="annotation subject"/>
    <w:basedOn w:val="CommentText"/>
    <w:next w:val="CommentText"/>
    <w:link w:val="CommentSubjectChar"/>
    <w:uiPriority w:val="99"/>
    <w:semiHidden/>
    <w:unhideWhenUsed/>
    <w:rsid w:val="003652DC"/>
    <w:pPr>
      <w:spacing w:after="200"/>
    </w:pPr>
    <w:rPr>
      <w:rFonts w:eastAsiaTheme="minorHAnsi"/>
      <w:b/>
      <w:bCs/>
      <w:lang w:eastAsia="en-US"/>
    </w:rPr>
  </w:style>
  <w:style w:type="character" w:customStyle="1" w:styleId="CommentSubjectChar">
    <w:name w:val="Comment Subject Char"/>
    <w:basedOn w:val="CommentTextChar"/>
    <w:link w:val="CommentSubject"/>
    <w:uiPriority w:val="99"/>
    <w:semiHidden/>
    <w:rsid w:val="003652DC"/>
    <w:rPr>
      <w:rFonts w:ascii="Times New Roman" w:eastAsiaTheme="minorEastAsia" w:hAnsi="Times New Roman" w:cs="Times New Roman"/>
      <w:b/>
      <w:bCs/>
      <w:color w:val="000000"/>
      <w:sz w:val="20"/>
      <w:szCs w:val="20"/>
      <w:lang w:eastAsia="ja-JP"/>
    </w:rPr>
  </w:style>
  <w:style w:type="paragraph" w:styleId="Title">
    <w:name w:val="Title"/>
    <w:basedOn w:val="Normal"/>
    <w:next w:val="Normal"/>
    <w:link w:val="TitleChar"/>
    <w:uiPriority w:val="10"/>
    <w:qFormat/>
    <w:rsid w:val="002E2F0A"/>
    <w:pPr>
      <w:pBdr>
        <w:top w:val="dotted" w:sz="2" w:space="1" w:color="265F65" w:themeColor="accent2" w:themeShade="80"/>
        <w:bottom w:val="dotted" w:sz="2" w:space="6" w:color="265F65" w:themeColor="accent2" w:themeShade="80"/>
      </w:pBdr>
      <w:spacing w:before="500" w:after="300" w:line="240" w:lineRule="auto"/>
      <w:jc w:val="center"/>
    </w:pPr>
    <w:rPr>
      <w:caps/>
      <w:color w:val="265F65" w:themeColor="accent2" w:themeShade="80"/>
      <w:spacing w:val="50"/>
      <w:sz w:val="44"/>
      <w:szCs w:val="44"/>
    </w:rPr>
  </w:style>
  <w:style w:type="character" w:customStyle="1" w:styleId="TitleChar">
    <w:name w:val="Title Char"/>
    <w:basedOn w:val="DefaultParagraphFont"/>
    <w:link w:val="Title"/>
    <w:uiPriority w:val="10"/>
    <w:rsid w:val="002E2F0A"/>
    <w:rPr>
      <w:caps/>
      <w:color w:val="265F65" w:themeColor="accent2" w:themeShade="80"/>
      <w:spacing w:val="50"/>
      <w:sz w:val="44"/>
      <w:szCs w:val="44"/>
    </w:rPr>
  </w:style>
  <w:style w:type="paragraph" w:styleId="Revision">
    <w:name w:val="Revision"/>
    <w:hidden/>
    <w:uiPriority w:val="99"/>
    <w:semiHidden/>
    <w:rsid w:val="003652DC"/>
    <w:pPr>
      <w:spacing w:after="0" w:line="240" w:lineRule="auto"/>
    </w:pPr>
  </w:style>
  <w:style w:type="character" w:styleId="Strong">
    <w:name w:val="Strong"/>
    <w:uiPriority w:val="22"/>
    <w:qFormat/>
    <w:rsid w:val="002E2F0A"/>
    <w:rPr>
      <w:b/>
      <w:bCs/>
      <w:color w:val="398E98" w:themeColor="accent2" w:themeShade="BF"/>
      <w:spacing w:val="5"/>
    </w:rPr>
  </w:style>
  <w:style w:type="character" w:styleId="FollowedHyperlink">
    <w:name w:val="FollowedHyperlink"/>
    <w:basedOn w:val="DefaultParagraphFont"/>
    <w:uiPriority w:val="99"/>
    <w:semiHidden/>
    <w:unhideWhenUsed/>
    <w:rsid w:val="003652DC"/>
    <w:rPr>
      <w:color w:val="9F6715" w:themeColor="followedHyperlink"/>
      <w:u w:val="single"/>
    </w:rPr>
  </w:style>
  <w:style w:type="character" w:styleId="Emphasis">
    <w:name w:val="Emphasis"/>
    <w:uiPriority w:val="20"/>
    <w:qFormat/>
    <w:rsid w:val="002E2F0A"/>
    <w:rPr>
      <w:caps/>
      <w:spacing w:val="5"/>
      <w:sz w:val="20"/>
      <w:szCs w:val="20"/>
    </w:rPr>
  </w:style>
  <w:style w:type="paragraph" w:customStyle="1" w:styleId="Tabletext">
    <w:name w:val="Table text"/>
    <w:basedOn w:val="Normal"/>
    <w:link w:val="TabletextChar"/>
    <w:rsid w:val="003652DC"/>
    <w:pPr>
      <w:spacing w:after="0"/>
    </w:pPr>
    <w:rPr>
      <w:lang w:val="en-GB" w:eastAsia="en-GB"/>
    </w:rPr>
  </w:style>
  <w:style w:type="paragraph" w:customStyle="1" w:styleId="References">
    <w:name w:val="References"/>
    <w:basedOn w:val="Default"/>
    <w:link w:val="ReferencesChar"/>
    <w:qFormat/>
    <w:rsid w:val="003652DC"/>
    <w:pPr>
      <w:spacing w:after="200" w:line="276" w:lineRule="auto"/>
      <w:ind w:left="720" w:hanging="720"/>
    </w:pPr>
    <w:rPr>
      <w:rFonts w:ascii="Times New Roman" w:hAnsi="Times New Roman" w:cs="Times New Roman"/>
    </w:rPr>
  </w:style>
  <w:style w:type="character" w:customStyle="1" w:styleId="TabletextChar">
    <w:name w:val="Table text Char"/>
    <w:basedOn w:val="DefaultParagraphFont"/>
    <w:link w:val="Tabletext"/>
    <w:rsid w:val="003652DC"/>
    <w:rPr>
      <w:rFonts w:ascii="Times New Roman" w:hAnsi="Times New Roman" w:cs="Times New Roman"/>
      <w:color w:val="000000"/>
      <w:lang w:val="en-GB" w:eastAsia="en-GB"/>
    </w:rPr>
  </w:style>
  <w:style w:type="character" w:customStyle="1" w:styleId="DefaultChar">
    <w:name w:val="Default Char"/>
    <w:basedOn w:val="DefaultParagraphFont"/>
    <w:link w:val="Default"/>
    <w:rsid w:val="003652DC"/>
    <w:rPr>
      <w:rFonts w:ascii="Calibri" w:hAnsi="Calibri" w:cs="Calibri"/>
      <w:color w:val="000000"/>
      <w:sz w:val="24"/>
      <w:szCs w:val="24"/>
    </w:rPr>
  </w:style>
  <w:style w:type="character" w:customStyle="1" w:styleId="ReferencesChar">
    <w:name w:val="References Char"/>
    <w:basedOn w:val="DefaultChar"/>
    <w:link w:val="References"/>
    <w:rsid w:val="003652DC"/>
    <w:rPr>
      <w:rFonts w:ascii="Times New Roman" w:hAnsi="Times New Roman" w:cs="Times New Roman"/>
      <w:color w:val="000000"/>
      <w:sz w:val="24"/>
      <w:szCs w:val="24"/>
    </w:rPr>
  </w:style>
  <w:style w:type="character" w:customStyle="1" w:styleId="cit-sep2">
    <w:name w:val="cit-sep2"/>
    <w:basedOn w:val="DefaultParagraphFont"/>
    <w:rsid w:val="00C33009"/>
  </w:style>
  <w:style w:type="character" w:customStyle="1" w:styleId="cit-doi1">
    <w:name w:val="cit-doi1"/>
    <w:basedOn w:val="DefaultParagraphFont"/>
    <w:rsid w:val="00C33009"/>
  </w:style>
  <w:style w:type="character" w:customStyle="1" w:styleId="cit-ahead-of-print-date2">
    <w:name w:val="cit-ahead-of-print-date2"/>
    <w:basedOn w:val="DefaultParagraphFont"/>
    <w:rsid w:val="00C33009"/>
  </w:style>
  <w:style w:type="character" w:customStyle="1" w:styleId="linkcitation1">
    <w:name w:val="linkcitation1"/>
    <w:basedOn w:val="DefaultParagraphFont"/>
    <w:rsid w:val="00C77A25"/>
    <w:rPr>
      <w:rFonts w:ascii="Museo Sans" w:hAnsi="Museo Sans" w:hint="default"/>
      <w:b/>
      <w:bCs/>
      <w:color w:val="00AAB2"/>
      <w:sz w:val="20"/>
      <w:szCs w:val="20"/>
    </w:rPr>
  </w:style>
  <w:style w:type="paragraph" w:styleId="EndnoteText">
    <w:name w:val="endnote text"/>
    <w:basedOn w:val="Normal"/>
    <w:link w:val="EndnoteTextChar"/>
    <w:uiPriority w:val="99"/>
    <w:semiHidden/>
    <w:unhideWhenUsed/>
    <w:rsid w:val="00A479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7948"/>
    <w:rPr>
      <w:rFonts w:ascii="Times New Roman" w:hAnsi="Times New Roman" w:cs="Times New Roman"/>
      <w:color w:val="000000"/>
      <w:sz w:val="20"/>
      <w:szCs w:val="20"/>
    </w:rPr>
  </w:style>
  <w:style w:type="character" w:styleId="EndnoteReference">
    <w:name w:val="endnote reference"/>
    <w:basedOn w:val="DefaultParagraphFont"/>
    <w:uiPriority w:val="99"/>
    <w:semiHidden/>
    <w:unhideWhenUsed/>
    <w:rsid w:val="00A47948"/>
    <w:rPr>
      <w:vertAlign w:val="superscript"/>
    </w:rPr>
  </w:style>
  <w:style w:type="character" w:customStyle="1" w:styleId="apple-converted-space">
    <w:name w:val="apple-converted-space"/>
    <w:basedOn w:val="DefaultParagraphFont"/>
    <w:rsid w:val="002D7230"/>
  </w:style>
  <w:style w:type="paragraph" w:styleId="Subtitle">
    <w:name w:val="Subtitle"/>
    <w:basedOn w:val="Normal"/>
    <w:next w:val="Normal"/>
    <w:link w:val="SubtitleChar"/>
    <w:uiPriority w:val="11"/>
    <w:qFormat/>
    <w:rsid w:val="002E2F0A"/>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E2F0A"/>
    <w:rPr>
      <w:caps/>
      <w:spacing w:val="20"/>
      <w:sz w:val="18"/>
      <w:szCs w:val="18"/>
    </w:rPr>
  </w:style>
  <w:style w:type="paragraph" w:styleId="Quote">
    <w:name w:val="Quote"/>
    <w:basedOn w:val="Normal"/>
    <w:next w:val="Normal"/>
    <w:link w:val="QuoteChar"/>
    <w:uiPriority w:val="29"/>
    <w:qFormat/>
    <w:rsid w:val="002E2F0A"/>
    <w:rPr>
      <w:i/>
      <w:iCs/>
    </w:rPr>
  </w:style>
  <w:style w:type="character" w:customStyle="1" w:styleId="QuoteChar">
    <w:name w:val="Quote Char"/>
    <w:basedOn w:val="DefaultParagraphFont"/>
    <w:link w:val="Quote"/>
    <w:uiPriority w:val="29"/>
    <w:rsid w:val="002E2F0A"/>
    <w:rPr>
      <w:i/>
      <w:iCs/>
    </w:rPr>
  </w:style>
  <w:style w:type="paragraph" w:styleId="IntenseQuote">
    <w:name w:val="Intense Quote"/>
    <w:basedOn w:val="Normal"/>
    <w:next w:val="Normal"/>
    <w:link w:val="IntenseQuoteChar"/>
    <w:uiPriority w:val="30"/>
    <w:qFormat/>
    <w:rsid w:val="002E2F0A"/>
    <w:pPr>
      <w:pBdr>
        <w:top w:val="dotted" w:sz="2" w:space="10" w:color="265F65" w:themeColor="accent2" w:themeShade="80"/>
        <w:bottom w:val="dotted" w:sz="2" w:space="4" w:color="265F65" w:themeColor="accent2" w:themeShade="80"/>
      </w:pBdr>
      <w:spacing w:before="160" w:line="300" w:lineRule="auto"/>
      <w:ind w:left="1440" w:right="1440"/>
    </w:pPr>
    <w:rPr>
      <w:caps/>
      <w:color w:val="265E65" w:themeColor="accent2" w:themeShade="7F"/>
      <w:spacing w:val="5"/>
      <w:sz w:val="20"/>
      <w:szCs w:val="20"/>
    </w:rPr>
  </w:style>
  <w:style w:type="character" w:customStyle="1" w:styleId="IntenseQuoteChar">
    <w:name w:val="Intense Quote Char"/>
    <w:basedOn w:val="DefaultParagraphFont"/>
    <w:link w:val="IntenseQuote"/>
    <w:uiPriority w:val="30"/>
    <w:rsid w:val="002E2F0A"/>
    <w:rPr>
      <w:caps/>
      <w:color w:val="265E65" w:themeColor="accent2" w:themeShade="7F"/>
      <w:spacing w:val="5"/>
      <w:sz w:val="20"/>
      <w:szCs w:val="20"/>
    </w:rPr>
  </w:style>
  <w:style w:type="character" w:styleId="SubtleEmphasis">
    <w:name w:val="Subtle Emphasis"/>
    <w:uiPriority w:val="19"/>
    <w:qFormat/>
    <w:rsid w:val="002E2F0A"/>
    <w:rPr>
      <w:i/>
      <w:iCs/>
    </w:rPr>
  </w:style>
  <w:style w:type="character" w:styleId="IntenseEmphasis">
    <w:name w:val="Intense Emphasis"/>
    <w:uiPriority w:val="21"/>
    <w:qFormat/>
    <w:rsid w:val="002E2F0A"/>
    <w:rPr>
      <w:i/>
      <w:iCs/>
      <w:caps/>
      <w:spacing w:val="10"/>
      <w:sz w:val="20"/>
      <w:szCs w:val="20"/>
    </w:rPr>
  </w:style>
  <w:style w:type="character" w:styleId="SubtleReference">
    <w:name w:val="Subtle Reference"/>
    <w:basedOn w:val="DefaultParagraphFont"/>
    <w:uiPriority w:val="31"/>
    <w:qFormat/>
    <w:rsid w:val="002E2F0A"/>
    <w:rPr>
      <w:rFonts w:asciiTheme="minorHAnsi" w:eastAsiaTheme="minorEastAsia" w:hAnsiTheme="minorHAnsi" w:cstheme="minorBidi"/>
      <w:i/>
      <w:iCs/>
      <w:color w:val="265E65" w:themeColor="accent2" w:themeShade="7F"/>
    </w:rPr>
  </w:style>
  <w:style w:type="character" w:styleId="IntenseReference">
    <w:name w:val="Intense Reference"/>
    <w:uiPriority w:val="32"/>
    <w:qFormat/>
    <w:rsid w:val="002E2F0A"/>
    <w:rPr>
      <w:rFonts w:asciiTheme="minorHAnsi" w:eastAsiaTheme="minorEastAsia" w:hAnsiTheme="minorHAnsi" w:cstheme="minorBidi"/>
      <w:b/>
      <w:bCs/>
      <w:i/>
      <w:iCs/>
      <w:color w:val="265E65" w:themeColor="accent2" w:themeShade="7F"/>
    </w:rPr>
  </w:style>
  <w:style w:type="character" w:styleId="BookTitle">
    <w:name w:val="Book Title"/>
    <w:uiPriority w:val="33"/>
    <w:qFormat/>
    <w:rsid w:val="002E2F0A"/>
    <w:rPr>
      <w:caps/>
      <w:color w:val="265E65" w:themeColor="accent2" w:themeShade="7F"/>
      <w:spacing w:val="5"/>
      <w:u w:color="265E65" w:themeColor="accent2" w:themeShade="7F"/>
    </w:rPr>
  </w:style>
  <w:style w:type="character" w:styleId="PageNumber">
    <w:name w:val="page number"/>
    <w:basedOn w:val="DefaultParagraphFont"/>
    <w:uiPriority w:val="99"/>
    <w:semiHidden/>
    <w:unhideWhenUsed/>
    <w:rsid w:val="0038181A"/>
  </w:style>
  <w:style w:type="paragraph" w:styleId="TOC4">
    <w:name w:val="toc 4"/>
    <w:basedOn w:val="Normal"/>
    <w:next w:val="Normal"/>
    <w:autoRedefine/>
    <w:uiPriority w:val="39"/>
    <w:semiHidden/>
    <w:unhideWhenUsed/>
    <w:rsid w:val="00FB2993"/>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FB2993"/>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FB2993"/>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FB2993"/>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FB2993"/>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FB2993"/>
    <w:pPr>
      <w:spacing w:after="0"/>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8BF"/>
  </w:style>
  <w:style w:type="paragraph" w:styleId="Heading1">
    <w:name w:val="heading 1"/>
    <w:basedOn w:val="Normal"/>
    <w:next w:val="Normal"/>
    <w:link w:val="Heading1Char"/>
    <w:uiPriority w:val="9"/>
    <w:qFormat/>
    <w:rsid w:val="002E2F0A"/>
    <w:pPr>
      <w:pBdr>
        <w:bottom w:val="thinThickSmallGap" w:sz="12" w:space="1" w:color="398E98" w:themeColor="accent2" w:themeShade="BF"/>
      </w:pBdr>
      <w:spacing w:before="400"/>
      <w:jc w:val="center"/>
      <w:outlineLvl w:val="0"/>
    </w:pPr>
    <w:rPr>
      <w:caps/>
      <w:color w:val="265F65" w:themeColor="accent2" w:themeShade="80"/>
      <w:spacing w:val="20"/>
      <w:sz w:val="28"/>
      <w:szCs w:val="28"/>
    </w:rPr>
  </w:style>
  <w:style w:type="paragraph" w:styleId="Heading2">
    <w:name w:val="heading 2"/>
    <w:basedOn w:val="Normal"/>
    <w:next w:val="Normal"/>
    <w:link w:val="Heading2Char"/>
    <w:uiPriority w:val="9"/>
    <w:unhideWhenUsed/>
    <w:qFormat/>
    <w:rsid w:val="002E2F0A"/>
    <w:pPr>
      <w:pBdr>
        <w:bottom w:val="single" w:sz="4" w:space="1" w:color="265E65" w:themeColor="accent2" w:themeShade="7F"/>
      </w:pBdr>
      <w:spacing w:before="400"/>
      <w:jc w:val="center"/>
      <w:outlineLvl w:val="1"/>
    </w:pPr>
    <w:rPr>
      <w:caps/>
      <w:color w:val="265F65" w:themeColor="accent2" w:themeShade="80"/>
      <w:spacing w:val="15"/>
      <w:sz w:val="24"/>
      <w:szCs w:val="24"/>
    </w:rPr>
  </w:style>
  <w:style w:type="paragraph" w:styleId="Heading3">
    <w:name w:val="heading 3"/>
    <w:basedOn w:val="Normal"/>
    <w:next w:val="Normal"/>
    <w:link w:val="Heading3Char"/>
    <w:uiPriority w:val="9"/>
    <w:unhideWhenUsed/>
    <w:qFormat/>
    <w:rsid w:val="002E2F0A"/>
    <w:pPr>
      <w:pBdr>
        <w:top w:val="dotted" w:sz="4" w:space="1" w:color="265E65" w:themeColor="accent2" w:themeShade="7F"/>
        <w:bottom w:val="dotted" w:sz="4" w:space="1" w:color="265E65" w:themeColor="accent2" w:themeShade="7F"/>
      </w:pBdr>
      <w:spacing w:before="300"/>
      <w:jc w:val="center"/>
      <w:outlineLvl w:val="2"/>
    </w:pPr>
    <w:rPr>
      <w:caps/>
      <w:color w:val="265E65" w:themeColor="accent2" w:themeShade="7F"/>
      <w:sz w:val="24"/>
      <w:szCs w:val="24"/>
    </w:rPr>
  </w:style>
  <w:style w:type="paragraph" w:styleId="Heading4">
    <w:name w:val="heading 4"/>
    <w:basedOn w:val="Normal"/>
    <w:next w:val="Normal"/>
    <w:link w:val="Heading4Char"/>
    <w:uiPriority w:val="9"/>
    <w:unhideWhenUsed/>
    <w:qFormat/>
    <w:rsid w:val="002E2F0A"/>
    <w:pPr>
      <w:pBdr>
        <w:bottom w:val="dotted" w:sz="4" w:space="1" w:color="398E98" w:themeColor="accent2" w:themeShade="BF"/>
      </w:pBdr>
      <w:spacing w:after="120"/>
      <w:jc w:val="center"/>
      <w:outlineLvl w:val="3"/>
    </w:pPr>
    <w:rPr>
      <w:caps/>
      <w:color w:val="265E65" w:themeColor="accent2" w:themeShade="7F"/>
      <w:spacing w:val="10"/>
    </w:rPr>
  </w:style>
  <w:style w:type="paragraph" w:styleId="Heading5">
    <w:name w:val="heading 5"/>
    <w:basedOn w:val="Normal"/>
    <w:next w:val="Normal"/>
    <w:link w:val="Heading5Char"/>
    <w:uiPriority w:val="9"/>
    <w:unhideWhenUsed/>
    <w:qFormat/>
    <w:rsid w:val="002E2F0A"/>
    <w:pPr>
      <w:spacing w:before="320" w:after="120"/>
      <w:jc w:val="center"/>
      <w:outlineLvl w:val="4"/>
    </w:pPr>
    <w:rPr>
      <w:caps/>
      <w:color w:val="265E65" w:themeColor="accent2" w:themeShade="7F"/>
      <w:spacing w:val="10"/>
    </w:rPr>
  </w:style>
  <w:style w:type="paragraph" w:styleId="Heading6">
    <w:name w:val="heading 6"/>
    <w:basedOn w:val="Normal"/>
    <w:next w:val="Normal"/>
    <w:link w:val="Heading6Char"/>
    <w:uiPriority w:val="9"/>
    <w:semiHidden/>
    <w:unhideWhenUsed/>
    <w:qFormat/>
    <w:rsid w:val="002E2F0A"/>
    <w:pPr>
      <w:spacing w:after="120"/>
      <w:jc w:val="center"/>
      <w:outlineLvl w:val="5"/>
    </w:pPr>
    <w:rPr>
      <w:caps/>
      <w:color w:val="398E98" w:themeColor="accent2" w:themeShade="BF"/>
      <w:spacing w:val="10"/>
    </w:rPr>
  </w:style>
  <w:style w:type="paragraph" w:styleId="Heading7">
    <w:name w:val="heading 7"/>
    <w:basedOn w:val="Normal"/>
    <w:next w:val="Normal"/>
    <w:link w:val="Heading7Char"/>
    <w:uiPriority w:val="9"/>
    <w:semiHidden/>
    <w:unhideWhenUsed/>
    <w:qFormat/>
    <w:rsid w:val="002E2F0A"/>
    <w:pPr>
      <w:spacing w:after="120"/>
      <w:jc w:val="center"/>
      <w:outlineLvl w:val="6"/>
    </w:pPr>
    <w:rPr>
      <w:i/>
      <w:iCs/>
      <w:caps/>
      <w:color w:val="398E98" w:themeColor="accent2" w:themeShade="BF"/>
      <w:spacing w:val="10"/>
    </w:rPr>
  </w:style>
  <w:style w:type="paragraph" w:styleId="Heading8">
    <w:name w:val="heading 8"/>
    <w:basedOn w:val="Normal"/>
    <w:next w:val="Normal"/>
    <w:link w:val="Heading8Char"/>
    <w:uiPriority w:val="9"/>
    <w:semiHidden/>
    <w:unhideWhenUsed/>
    <w:qFormat/>
    <w:rsid w:val="002E2F0A"/>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E2F0A"/>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F0A"/>
    <w:rPr>
      <w:caps/>
      <w:color w:val="265F65" w:themeColor="accent2" w:themeShade="80"/>
      <w:spacing w:val="20"/>
      <w:sz w:val="28"/>
      <w:szCs w:val="28"/>
    </w:rPr>
  </w:style>
  <w:style w:type="character" w:customStyle="1" w:styleId="Heading2Char">
    <w:name w:val="Heading 2 Char"/>
    <w:basedOn w:val="DefaultParagraphFont"/>
    <w:link w:val="Heading2"/>
    <w:uiPriority w:val="9"/>
    <w:rsid w:val="002E2F0A"/>
    <w:rPr>
      <w:caps/>
      <w:color w:val="265F65" w:themeColor="accent2" w:themeShade="80"/>
      <w:spacing w:val="15"/>
      <w:sz w:val="24"/>
      <w:szCs w:val="24"/>
    </w:rPr>
  </w:style>
  <w:style w:type="character" w:customStyle="1" w:styleId="Heading3Char">
    <w:name w:val="Heading 3 Char"/>
    <w:basedOn w:val="DefaultParagraphFont"/>
    <w:link w:val="Heading3"/>
    <w:uiPriority w:val="9"/>
    <w:rsid w:val="002E2F0A"/>
    <w:rPr>
      <w:caps/>
      <w:color w:val="265E65" w:themeColor="accent2" w:themeShade="7F"/>
      <w:sz w:val="24"/>
      <w:szCs w:val="24"/>
    </w:rPr>
  </w:style>
  <w:style w:type="character" w:customStyle="1" w:styleId="Heading4Char">
    <w:name w:val="Heading 4 Char"/>
    <w:basedOn w:val="DefaultParagraphFont"/>
    <w:link w:val="Heading4"/>
    <w:uiPriority w:val="9"/>
    <w:rsid w:val="002E2F0A"/>
    <w:rPr>
      <w:caps/>
      <w:color w:val="265E65" w:themeColor="accent2" w:themeShade="7F"/>
      <w:spacing w:val="10"/>
    </w:rPr>
  </w:style>
  <w:style w:type="character" w:customStyle="1" w:styleId="Heading5Char">
    <w:name w:val="Heading 5 Char"/>
    <w:basedOn w:val="DefaultParagraphFont"/>
    <w:link w:val="Heading5"/>
    <w:uiPriority w:val="9"/>
    <w:rsid w:val="002E2F0A"/>
    <w:rPr>
      <w:caps/>
      <w:color w:val="265E65" w:themeColor="accent2" w:themeShade="7F"/>
      <w:spacing w:val="10"/>
    </w:rPr>
  </w:style>
  <w:style w:type="character" w:customStyle="1" w:styleId="Heading6Char">
    <w:name w:val="Heading 6 Char"/>
    <w:basedOn w:val="DefaultParagraphFont"/>
    <w:link w:val="Heading6"/>
    <w:uiPriority w:val="9"/>
    <w:semiHidden/>
    <w:rsid w:val="002E2F0A"/>
    <w:rPr>
      <w:caps/>
      <w:color w:val="398E98" w:themeColor="accent2" w:themeShade="BF"/>
      <w:spacing w:val="10"/>
    </w:rPr>
  </w:style>
  <w:style w:type="character" w:customStyle="1" w:styleId="Heading7Char">
    <w:name w:val="Heading 7 Char"/>
    <w:basedOn w:val="DefaultParagraphFont"/>
    <w:link w:val="Heading7"/>
    <w:uiPriority w:val="9"/>
    <w:semiHidden/>
    <w:rsid w:val="002E2F0A"/>
    <w:rPr>
      <w:i/>
      <w:iCs/>
      <w:caps/>
      <w:color w:val="398E98" w:themeColor="accent2" w:themeShade="BF"/>
      <w:spacing w:val="10"/>
    </w:rPr>
  </w:style>
  <w:style w:type="character" w:customStyle="1" w:styleId="Heading8Char">
    <w:name w:val="Heading 8 Char"/>
    <w:basedOn w:val="DefaultParagraphFont"/>
    <w:link w:val="Heading8"/>
    <w:uiPriority w:val="9"/>
    <w:semiHidden/>
    <w:rsid w:val="002E2F0A"/>
    <w:rPr>
      <w:caps/>
      <w:spacing w:val="10"/>
      <w:sz w:val="20"/>
      <w:szCs w:val="20"/>
    </w:rPr>
  </w:style>
  <w:style w:type="character" w:customStyle="1" w:styleId="Heading9Char">
    <w:name w:val="Heading 9 Char"/>
    <w:basedOn w:val="DefaultParagraphFont"/>
    <w:link w:val="Heading9"/>
    <w:uiPriority w:val="9"/>
    <w:semiHidden/>
    <w:rsid w:val="002E2F0A"/>
    <w:rPr>
      <w:i/>
      <w:iCs/>
      <w:caps/>
      <w:spacing w:val="10"/>
      <w:sz w:val="20"/>
      <w:szCs w:val="20"/>
    </w:rPr>
  </w:style>
  <w:style w:type="paragraph" w:styleId="Header">
    <w:name w:val="header"/>
    <w:basedOn w:val="Normal"/>
    <w:link w:val="HeaderChar"/>
    <w:uiPriority w:val="99"/>
    <w:unhideWhenUsed/>
    <w:rsid w:val="0036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2DC"/>
    <w:rPr>
      <w:rFonts w:ascii="Times New Roman" w:hAnsi="Times New Roman" w:cs="Times New Roman"/>
      <w:color w:val="000000"/>
    </w:rPr>
  </w:style>
  <w:style w:type="paragraph" w:styleId="Footer">
    <w:name w:val="footer"/>
    <w:basedOn w:val="Normal"/>
    <w:link w:val="FooterChar"/>
    <w:uiPriority w:val="99"/>
    <w:unhideWhenUsed/>
    <w:rsid w:val="0036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2DC"/>
    <w:rPr>
      <w:rFonts w:ascii="Times New Roman" w:hAnsi="Times New Roman" w:cs="Times New Roman"/>
      <w:color w:val="000000"/>
    </w:rPr>
  </w:style>
  <w:style w:type="paragraph" w:styleId="TOCHeading">
    <w:name w:val="TOC Heading"/>
    <w:basedOn w:val="Heading1"/>
    <w:next w:val="Normal"/>
    <w:uiPriority w:val="39"/>
    <w:unhideWhenUsed/>
    <w:qFormat/>
    <w:rsid w:val="002E2F0A"/>
    <w:pPr>
      <w:outlineLvl w:val="9"/>
    </w:pPr>
    <w:rPr>
      <w:lang w:bidi="en-US"/>
    </w:rPr>
  </w:style>
  <w:style w:type="paragraph" w:styleId="TOC1">
    <w:name w:val="toc 1"/>
    <w:basedOn w:val="Normal"/>
    <w:next w:val="Normal"/>
    <w:autoRedefine/>
    <w:uiPriority w:val="39"/>
    <w:unhideWhenUsed/>
    <w:rsid w:val="003652DC"/>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3652DC"/>
    <w:pPr>
      <w:spacing w:after="0"/>
      <w:ind w:left="220"/>
    </w:pPr>
    <w:rPr>
      <w:rFonts w:asciiTheme="minorHAnsi" w:hAnsiTheme="minorHAnsi"/>
      <w:b/>
    </w:rPr>
  </w:style>
  <w:style w:type="paragraph" w:styleId="TOC3">
    <w:name w:val="toc 3"/>
    <w:basedOn w:val="Normal"/>
    <w:next w:val="Normal"/>
    <w:autoRedefine/>
    <w:uiPriority w:val="39"/>
    <w:unhideWhenUsed/>
    <w:rsid w:val="003652DC"/>
    <w:pPr>
      <w:spacing w:after="0"/>
      <w:ind w:left="440"/>
    </w:pPr>
    <w:rPr>
      <w:rFonts w:asciiTheme="minorHAnsi" w:hAnsiTheme="minorHAnsi"/>
    </w:rPr>
  </w:style>
  <w:style w:type="character" w:styleId="Hyperlink">
    <w:name w:val="Hyperlink"/>
    <w:basedOn w:val="DefaultParagraphFont"/>
    <w:uiPriority w:val="99"/>
    <w:unhideWhenUsed/>
    <w:rsid w:val="003652DC"/>
    <w:rPr>
      <w:color w:val="6B9F25" w:themeColor="hyperlink"/>
      <w:u w:val="single"/>
    </w:rPr>
  </w:style>
  <w:style w:type="paragraph" w:styleId="BalloonText">
    <w:name w:val="Balloon Text"/>
    <w:basedOn w:val="Normal"/>
    <w:link w:val="BalloonTextChar"/>
    <w:uiPriority w:val="99"/>
    <w:semiHidden/>
    <w:unhideWhenUsed/>
    <w:rsid w:val="00365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2DC"/>
    <w:rPr>
      <w:rFonts w:ascii="Tahoma" w:hAnsi="Tahoma" w:cs="Tahoma"/>
      <w:color w:val="000000"/>
      <w:sz w:val="16"/>
      <w:szCs w:val="16"/>
    </w:rPr>
  </w:style>
  <w:style w:type="paragraph" w:styleId="FootnoteText">
    <w:name w:val="footnote text"/>
    <w:basedOn w:val="Normal"/>
    <w:link w:val="FootnoteTextChar"/>
    <w:autoRedefine/>
    <w:uiPriority w:val="99"/>
    <w:unhideWhenUsed/>
    <w:rsid w:val="002870F5"/>
    <w:pPr>
      <w:spacing w:after="0" w:line="240" w:lineRule="auto"/>
      <w:jc w:val="both"/>
    </w:pPr>
    <w:rPr>
      <w:sz w:val="20"/>
      <w:szCs w:val="20"/>
    </w:rPr>
  </w:style>
  <w:style w:type="character" w:customStyle="1" w:styleId="FootnoteTextChar">
    <w:name w:val="Footnote Text Char"/>
    <w:basedOn w:val="DefaultParagraphFont"/>
    <w:link w:val="FootnoteText"/>
    <w:uiPriority w:val="99"/>
    <w:rsid w:val="002870F5"/>
    <w:rPr>
      <w:sz w:val="20"/>
      <w:szCs w:val="20"/>
    </w:rPr>
  </w:style>
  <w:style w:type="character" w:styleId="FootnoteReference">
    <w:name w:val="footnote reference"/>
    <w:basedOn w:val="DefaultParagraphFont"/>
    <w:uiPriority w:val="99"/>
    <w:unhideWhenUsed/>
    <w:rsid w:val="003652DC"/>
    <w:rPr>
      <w:vertAlign w:val="superscript"/>
    </w:rPr>
  </w:style>
  <w:style w:type="character" w:styleId="CommentReference">
    <w:name w:val="annotation reference"/>
    <w:basedOn w:val="DefaultParagraphFont"/>
    <w:uiPriority w:val="99"/>
    <w:semiHidden/>
    <w:unhideWhenUsed/>
    <w:rsid w:val="003652DC"/>
    <w:rPr>
      <w:sz w:val="16"/>
      <w:szCs w:val="16"/>
    </w:rPr>
  </w:style>
  <w:style w:type="paragraph" w:styleId="CommentText">
    <w:name w:val="annotation text"/>
    <w:basedOn w:val="Normal"/>
    <w:link w:val="CommentTextChar"/>
    <w:uiPriority w:val="99"/>
    <w:unhideWhenUsed/>
    <w:rsid w:val="003652DC"/>
    <w:pPr>
      <w:spacing w:after="0" w:line="240" w:lineRule="auto"/>
    </w:pPr>
    <w:rPr>
      <w:sz w:val="20"/>
      <w:szCs w:val="20"/>
      <w:lang w:eastAsia="ja-JP"/>
    </w:rPr>
  </w:style>
  <w:style w:type="character" w:customStyle="1" w:styleId="CommentTextChar">
    <w:name w:val="Comment Text Char"/>
    <w:basedOn w:val="DefaultParagraphFont"/>
    <w:link w:val="CommentText"/>
    <w:uiPriority w:val="99"/>
    <w:rsid w:val="003652DC"/>
    <w:rPr>
      <w:rFonts w:ascii="Times New Roman" w:eastAsiaTheme="minorEastAsia" w:hAnsi="Times New Roman" w:cs="Times New Roman"/>
      <w:color w:val="000000"/>
      <w:sz w:val="20"/>
      <w:szCs w:val="20"/>
      <w:lang w:eastAsia="ja-JP"/>
    </w:rPr>
  </w:style>
  <w:style w:type="paragraph" w:styleId="ListParagraph">
    <w:name w:val="List Paragraph"/>
    <w:basedOn w:val="Normal"/>
    <w:uiPriority w:val="34"/>
    <w:qFormat/>
    <w:rsid w:val="002E2F0A"/>
    <w:pPr>
      <w:ind w:left="720"/>
      <w:contextualSpacing/>
    </w:pPr>
  </w:style>
  <w:style w:type="paragraph" w:customStyle="1" w:styleId="Default">
    <w:name w:val="Default"/>
    <w:link w:val="DefaultChar"/>
    <w:rsid w:val="003652DC"/>
    <w:pPr>
      <w:autoSpaceDE w:val="0"/>
      <w:autoSpaceDN w:val="0"/>
      <w:adjustRightInd w:val="0"/>
      <w:spacing w:after="0" w:line="240" w:lineRule="auto"/>
    </w:pPr>
    <w:rPr>
      <w:rFonts w:ascii="Calibri" w:hAnsi="Calibri" w:cs="Calibri"/>
      <w:color w:val="000000"/>
      <w:sz w:val="24"/>
      <w:szCs w:val="24"/>
    </w:rPr>
  </w:style>
  <w:style w:type="table" w:styleId="MediumGrid2-Accent1">
    <w:name w:val="Medium Grid 2 Accent 1"/>
    <w:basedOn w:val="TableNormal"/>
    <w:uiPriority w:val="68"/>
    <w:rsid w:val="003652DC"/>
    <w:pPr>
      <w:spacing w:after="0" w:line="240" w:lineRule="auto"/>
    </w:pPr>
    <w:rPr>
      <w:color w:val="000000" w:themeColor="text1"/>
      <w:sz w:val="20"/>
      <w:szCs w:val="20"/>
      <w:lang w:eastAsia="ja-JP"/>
    </w:rPr>
    <w:tblPr>
      <w:tblStyleRowBandSize w:val="1"/>
      <w:tblStyleColBandSize w:val="1"/>
      <w:tblInd w:w="0" w:type="dxa"/>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CellMar>
        <w:top w:w="0" w:type="dxa"/>
        <w:left w:w="108" w:type="dxa"/>
        <w:bottom w:w="0" w:type="dxa"/>
        <w:right w:w="108" w:type="dxa"/>
      </w:tblCellMar>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paragraph" w:styleId="NoSpacing">
    <w:name w:val="No Spacing"/>
    <w:basedOn w:val="Normal"/>
    <w:link w:val="NoSpacingChar"/>
    <w:uiPriority w:val="1"/>
    <w:qFormat/>
    <w:rsid w:val="002E2F0A"/>
    <w:pPr>
      <w:spacing w:after="0" w:line="240" w:lineRule="auto"/>
    </w:pPr>
  </w:style>
  <w:style w:type="character" w:customStyle="1" w:styleId="NoSpacingChar">
    <w:name w:val="No Spacing Char"/>
    <w:basedOn w:val="DefaultParagraphFont"/>
    <w:link w:val="NoSpacing"/>
    <w:uiPriority w:val="1"/>
    <w:rsid w:val="002E2F0A"/>
  </w:style>
  <w:style w:type="table" w:styleId="TableGrid">
    <w:name w:val="Table Grid"/>
    <w:basedOn w:val="TableNormal"/>
    <w:uiPriority w:val="39"/>
    <w:rsid w:val="003652DC"/>
    <w:pPr>
      <w:spacing w:after="0" w:line="240" w:lineRule="auto"/>
    </w:pPr>
    <w:rPr>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52DC"/>
    <w:pPr>
      <w:spacing w:before="100" w:beforeAutospacing="1" w:after="100" w:afterAutospacing="1" w:line="240" w:lineRule="auto"/>
    </w:pPr>
    <w:rPr>
      <w:rFonts w:eastAsia="Times New Roman"/>
      <w:sz w:val="24"/>
      <w:szCs w:val="24"/>
    </w:rPr>
  </w:style>
  <w:style w:type="paragraph" w:styleId="Caption">
    <w:name w:val="caption"/>
    <w:basedOn w:val="Normal"/>
    <w:next w:val="Normal"/>
    <w:uiPriority w:val="35"/>
    <w:unhideWhenUsed/>
    <w:qFormat/>
    <w:rsid w:val="002E2F0A"/>
    <w:rPr>
      <w:caps/>
      <w:spacing w:val="10"/>
      <w:sz w:val="18"/>
      <w:szCs w:val="18"/>
    </w:rPr>
  </w:style>
  <w:style w:type="paragraph" w:styleId="CommentSubject">
    <w:name w:val="annotation subject"/>
    <w:basedOn w:val="CommentText"/>
    <w:next w:val="CommentText"/>
    <w:link w:val="CommentSubjectChar"/>
    <w:uiPriority w:val="99"/>
    <w:semiHidden/>
    <w:unhideWhenUsed/>
    <w:rsid w:val="003652DC"/>
    <w:pPr>
      <w:spacing w:after="200"/>
    </w:pPr>
    <w:rPr>
      <w:rFonts w:eastAsiaTheme="minorHAnsi"/>
      <w:b/>
      <w:bCs/>
      <w:lang w:eastAsia="en-US"/>
    </w:rPr>
  </w:style>
  <w:style w:type="character" w:customStyle="1" w:styleId="CommentSubjectChar">
    <w:name w:val="Comment Subject Char"/>
    <w:basedOn w:val="CommentTextChar"/>
    <w:link w:val="CommentSubject"/>
    <w:uiPriority w:val="99"/>
    <w:semiHidden/>
    <w:rsid w:val="003652DC"/>
    <w:rPr>
      <w:rFonts w:ascii="Times New Roman" w:eastAsiaTheme="minorEastAsia" w:hAnsi="Times New Roman" w:cs="Times New Roman"/>
      <w:b/>
      <w:bCs/>
      <w:color w:val="000000"/>
      <w:sz w:val="20"/>
      <w:szCs w:val="20"/>
      <w:lang w:eastAsia="ja-JP"/>
    </w:rPr>
  </w:style>
  <w:style w:type="paragraph" w:styleId="Title">
    <w:name w:val="Title"/>
    <w:basedOn w:val="Normal"/>
    <w:next w:val="Normal"/>
    <w:link w:val="TitleChar"/>
    <w:uiPriority w:val="10"/>
    <w:qFormat/>
    <w:rsid w:val="002E2F0A"/>
    <w:pPr>
      <w:pBdr>
        <w:top w:val="dotted" w:sz="2" w:space="1" w:color="265F65" w:themeColor="accent2" w:themeShade="80"/>
        <w:bottom w:val="dotted" w:sz="2" w:space="6" w:color="265F65" w:themeColor="accent2" w:themeShade="80"/>
      </w:pBdr>
      <w:spacing w:before="500" w:after="300" w:line="240" w:lineRule="auto"/>
      <w:jc w:val="center"/>
    </w:pPr>
    <w:rPr>
      <w:caps/>
      <w:color w:val="265F65" w:themeColor="accent2" w:themeShade="80"/>
      <w:spacing w:val="50"/>
      <w:sz w:val="44"/>
      <w:szCs w:val="44"/>
    </w:rPr>
  </w:style>
  <w:style w:type="character" w:customStyle="1" w:styleId="TitleChar">
    <w:name w:val="Title Char"/>
    <w:basedOn w:val="DefaultParagraphFont"/>
    <w:link w:val="Title"/>
    <w:uiPriority w:val="10"/>
    <w:rsid w:val="002E2F0A"/>
    <w:rPr>
      <w:caps/>
      <w:color w:val="265F65" w:themeColor="accent2" w:themeShade="80"/>
      <w:spacing w:val="50"/>
      <w:sz w:val="44"/>
      <w:szCs w:val="44"/>
    </w:rPr>
  </w:style>
  <w:style w:type="paragraph" w:styleId="Revision">
    <w:name w:val="Revision"/>
    <w:hidden/>
    <w:uiPriority w:val="99"/>
    <w:semiHidden/>
    <w:rsid w:val="003652DC"/>
    <w:pPr>
      <w:spacing w:after="0" w:line="240" w:lineRule="auto"/>
    </w:pPr>
  </w:style>
  <w:style w:type="character" w:styleId="Strong">
    <w:name w:val="Strong"/>
    <w:uiPriority w:val="22"/>
    <w:qFormat/>
    <w:rsid w:val="002E2F0A"/>
    <w:rPr>
      <w:b/>
      <w:bCs/>
      <w:color w:val="398E98" w:themeColor="accent2" w:themeShade="BF"/>
      <w:spacing w:val="5"/>
    </w:rPr>
  </w:style>
  <w:style w:type="character" w:styleId="FollowedHyperlink">
    <w:name w:val="FollowedHyperlink"/>
    <w:basedOn w:val="DefaultParagraphFont"/>
    <w:uiPriority w:val="99"/>
    <w:semiHidden/>
    <w:unhideWhenUsed/>
    <w:rsid w:val="003652DC"/>
    <w:rPr>
      <w:color w:val="9F6715" w:themeColor="followedHyperlink"/>
      <w:u w:val="single"/>
    </w:rPr>
  </w:style>
  <w:style w:type="character" w:styleId="Emphasis">
    <w:name w:val="Emphasis"/>
    <w:uiPriority w:val="20"/>
    <w:qFormat/>
    <w:rsid w:val="002E2F0A"/>
    <w:rPr>
      <w:caps/>
      <w:spacing w:val="5"/>
      <w:sz w:val="20"/>
      <w:szCs w:val="20"/>
    </w:rPr>
  </w:style>
  <w:style w:type="paragraph" w:customStyle="1" w:styleId="Tabletext">
    <w:name w:val="Table text"/>
    <w:basedOn w:val="Normal"/>
    <w:link w:val="TabletextChar"/>
    <w:rsid w:val="003652DC"/>
    <w:pPr>
      <w:spacing w:after="0"/>
    </w:pPr>
    <w:rPr>
      <w:lang w:val="en-GB" w:eastAsia="en-GB"/>
    </w:rPr>
  </w:style>
  <w:style w:type="paragraph" w:customStyle="1" w:styleId="References">
    <w:name w:val="References"/>
    <w:basedOn w:val="Default"/>
    <w:link w:val="ReferencesChar"/>
    <w:qFormat/>
    <w:rsid w:val="003652DC"/>
    <w:pPr>
      <w:spacing w:after="200" w:line="276" w:lineRule="auto"/>
      <w:ind w:left="720" w:hanging="720"/>
    </w:pPr>
    <w:rPr>
      <w:rFonts w:ascii="Times New Roman" w:hAnsi="Times New Roman" w:cs="Times New Roman"/>
    </w:rPr>
  </w:style>
  <w:style w:type="character" w:customStyle="1" w:styleId="TabletextChar">
    <w:name w:val="Table text Char"/>
    <w:basedOn w:val="DefaultParagraphFont"/>
    <w:link w:val="Tabletext"/>
    <w:rsid w:val="003652DC"/>
    <w:rPr>
      <w:rFonts w:ascii="Times New Roman" w:hAnsi="Times New Roman" w:cs="Times New Roman"/>
      <w:color w:val="000000"/>
      <w:lang w:val="en-GB" w:eastAsia="en-GB"/>
    </w:rPr>
  </w:style>
  <w:style w:type="character" w:customStyle="1" w:styleId="DefaultChar">
    <w:name w:val="Default Char"/>
    <w:basedOn w:val="DefaultParagraphFont"/>
    <w:link w:val="Default"/>
    <w:rsid w:val="003652DC"/>
    <w:rPr>
      <w:rFonts w:ascii="Calibri" w:hAnsi="Calibri" w:cs="Calibri"/>
      <w:color w:val="000000"/>
      <w:sz w:val="24"/>
      <w:szCs w:val="24"/>
    </w:rPr>
  </w:style>
  <w:style w:type="character" w:customStyle="1" w:styleId="ReferencesChar">
    <w:name w:val="References Char"/>
    <w:basedOn w:val="DefaultChar"/>
    <w:link w:val="References"/>
    <w:rsid w:val="003652DC"/>
    <w:rPr>
      <w:rFonts w:ascii="Times New Roman" w:hAnsi="Times New Roman" w:cs="Times New Roman"/>
      <w:color w:val="000000"/>
      <w:sz w:val="24"/>
      <w:szCs w:val="24"/>
    </w:rPr>
  </w:style>
  <w:style w:type="character" w:customStyle="1" w:styleId="cit-sep2">
    <w:name w:val="cit-sep2"/>
    <w:basedOn w:val="DefaultParagraphFont"/>
    <w:rsid w:val="00C33009"/>
  </w:style>
  <w:style w:type="character" w:customStyle="1" w:styleId="cit-doi1">
    <w:name w:val="cit-doi1"/>
    <w:basedOn w:val="DefaultParagraphFont"/>
    <w:rsid w:val="00C33009"/>
  </w:style>
  <w:style w:type="character" w:customStyle="1" w:styleId="cit-ahead-of-print-date2">
    <w:name w:val="cit-ahead-of-print-date2"/>
    <w:basedOn w:val="DefaultParagraphFont"/>
    <w:rsid w:val="00C33009"/>
  </w:style>
  <w:style w:type="character" w:customStyle="1" w:styleId="linkcitation1">
    <w:name w:val="linkcitation1"/>
    <w:basedOn w:val="DefaultParagraphFont"/>
    <w:rsid w:val="00C77A25"/>
    <w:rPr>
      <w:rFonts w:ascii="Museo Sans" w:hAnsi="Museo Sans" w:hint="default"/>
      <w:b/>
      <w:bCs/>
      <w:color w:val="00AAB2"/>
      <w:sz w:val="20"/>
      <w:szCs w:val="20"/>
    </w:rPr>
  </w:style>
  <w:style w:type="paragraph" w:styleId="EndnoteText">
    <w:name w:val="endnote text"/>
    <w:basedOn w:val="Normal"/>
    <w:link w:val="EndnoteTextChar"/>
    <w:uiPriority w:val="99"/>
    <w:semiHidden/>
    <w:unhideWhenUsed/>
    <w:rsid w:val="00A479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7948"/>
    <w:rPr>
      <w:rFonts w:ascii="Times New Roman" w:hAnsi="Times New Roman" w:cs="Times New Roman"/>
      <w:color w:val="000000"/>
      <w:sz w:val="20"/>
      <w:szCs w:val="20"/>
    </w:rPr>
  </w:style>
  <w:style w:type="character" w:styleId="EndnoteReference">
    <w:name w:val="endnote reference"/>
    <w:basedOn w:val="DefaultParagraphFont"/>
    <w:uiPriority w:val="99"/>
    <w:semiHidden/>
    <w:unhideWhenUsed/>
    <w:rsid w:val="00A47948"/>
    <w:rPr>
      <w:vertAlign w:val="superscript"/>
    </w:rPr>
  </w:style>
  <w:style w:type="character" w:customStyle="1" w:styleId="apple-converted-space">
    <w:name w:val="apple-converted-space"/>
    <w:basedOn w:val="DefaultParagraphFont"/>
    <w:rsid w:val="002D7230"/>
  </w:style>
  <w:style w:type="paragraph" w:styleId="Subtitle">
    <w:name w:val="Subtitle"/>
    <w:basedOn w:val="Normal"/>
    <w:next w:val="Normal"/>
    <w:link w:val="SubtitleChar"/>
    <w:uiPriority w:val="11"/>
    <w:qFormat/>
    <w:rsid w:val="002E2F0A"/>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E2F0A"/>
    <w:rPr>
      <w:caps/>
      <w:spacing w:val="20"/>
      <w:sz w:val="18"/>
      <w:szCs w:val="18"/>
    </w:rPr>
  </w:style>
  <w:style w:type="paragraph" w:styleId="Quote">
    <w:name w:val="Quote"/>
    <w:basedOn w:val="Normal"/>
    <w:next w:val="Normal"/>
    <w:link w:val="QuoteChar"/>
    <w:uiPriority w:val="29"/>
    <w:qFormat/>
    <w:rsid w:val="002E2F0A"/>
    <w:rPr>
      <w:i/>
      <w:iCs/>
    </w:rPr>
  </w:style>
  <w:style w:type="character" w:customStyle="1" w:styleId="QuoteChar">
    <w:name w:val="Quote Char"/>
    <w:basedOn w:val="DefaultParagraphFont"/>
    <w:link w:val="Quote"/>
    <w:uiPriority w:val="29"/>
    <w:rsid w:val="002E2F0A"/>
    <w:rPr>
      <w:i/>
      <w:iCs/>
    </w:rPr>
  </w:style>
  <w:style w:type="paragraph" w:styleId="IntenseQuote">
    <w:name w:val="Intense Quote"/>
    <w:basedOn w:val="Normal"/>
    <w:next w:val="Normal"/>
    <w:link w:val="IntenseQuoteChar"/>
    <w:uiPriority w:val="30"/>
    <w:qFormat/>
    <w:rsid w:val="002E2F0A"/>
    <w:pPr>
      <w:pBdr>
        <w:top w:val="dotted" w:sz="2" w:space="10" w:color="265F65" w:themeColor="accent2" w:themeShade="80"/>
        <w:bottom w:val="dotted" w:sz="2" w:space="4" w:color="265F65" w:themeColor="accent2" w:themeShade="80"/>
      </w:pBdr>
      <w:spacing w:before="160" w:line="300" w:lineRule="auto"/>
      <w:ind w:left="1440" w:right="1440"/>
    </w:pPr>
    <w:rPr>
      <w:caps/>
      <w:color w:val="265E65" w:themeColor="accent2" w:themeShade="7F"/>
      <w:spacing w:val="5"/>
      <w:sz w:val="20"/>
      <w:szCs w:val="20"/>
    </w:rPr>
  </w:style>
  <w:style w:type="character" w:customStyle="1" w:styleId="IntenseQuoteChar">
    <w:name w:val="Intense Quote Char"/>
    <w:basedOn w:val="DefaultParagraphFont"/>
    <w:link w:val="IntenseQuote"/>
    <w:uiPriority w:val="30"/>
    <w:rsid w:val="002E2F0A"/>
    <w:rPr>
      <w:caps/>
      <w:color w:val="265E65" w:themeColor="accent2" w:themeShade="7F"/>
      <w:spacing w:val="5"/>
      <w:sz w:val="20"/>
      <w:szCs w:val="20"/>
    </w:rPr>
  </w:style>
  <w:style w:type="character" w:styleId="SubtleEmphasis">
    <w:name w:val="Subtle Emphasis"/>
    <w:uiPriority w:val="19"/>
    <w:qFormat/>
    <w:rsid w:val="002E2F0A"/>
    <w:rPr>
      <w:i/>
      <w:iCs/>
    </w:rPr>
  </w:style>
  <w:style w:type="character" w:styleId="IntenseEmphasis">
    <w:name w:val="Intense Emphasis"/>
    <w:uiPriority w:val="21"/>
    <w:qFormat/>
    <w:rsid w:val="002E2F0A"/>
    <w:rPr>
      <w:i/>
      <w:iCs/>
      <w:caps/>
      <w:spacing w:val="10"/>
      <w:sz w:val="20"/>
      <w:szCs w:val="20"/>
    </w:rPr>
  </w:style>
  <w:style w:type="character" w:styleId="SubtleReference">
    <w:name w:val="Subtle Reference"/>
    <w:basedOn w:val="DefaultParagraphFont"/>
    <w:uiPriority w:val="31"/>
    <w:qFormat/>
    <w:rsid w:val="002E2F0A"/>
    <w:rPr>
      <w:rFonts w:asciiTheme="minorHAnsi" w:eastAsiaTheme="minorEastAsia" w:hAnsiTheme="minorHAnsi" w:cstheme="minorBidi"/>
      <w:i/>
      <w:iCs/>
      <w:color w:val="265E65" w:themeColor="accent2" w:themeShade="7F"/>
    </w:rPr>
  </w:style>
  <w:style w:type="character" w:styleId="IntenseReference">
    <w:name w:val="Intense Reference"/>
    <w:uiPriority w:val="32"/>
    <w:qFormat/>
    <w:rsid w:val="002E2F0A"/>
    <w:rPr>
      <w:rFonts w:asciiTheme="minorHAnsi" w:eastAsiaTheme="minorEastAsia" w:hAnsiTheme="minorHAnsi" w:cstheme="minorBidi"/>
      <w:b/>
      <w:bCs/>
      <w:i/>
      <w:iCs/>
      <w:color w:val="265E65" w:themeColor="accent2" w:themeShade="7F"/>
    </w:rPr>
  </w:style>
  <w:style w:type="character" w:styleId="BookTitle">
    <w:name w:val="Book Title"/>
    <w:uiPriority w:val="33"/>
    <w:qFormat/>
    <w:rsid w:val="002E2F0A"/>
    <w:rPr>
      <w:caps/>
      <w:color w:val="265E65" w:themeColor="accent2" w:themeShade="7F"/>
      <w:spacing w:val="5"/>
      <w:u w:color="265E65" w:themeColor="accent2" w:themeShade="7F"/>
    </w:rPr>
  </w:style>
  <w:style w:type="character" w:styleId="PageNumber">
    <w:name w:val="page number"/>
    <w:basedOn w:val="DefaultParagraphFont"/>
    <w:uiPriority w:val="99"/>
    <w:semiHidden/>
    <w:unhideWhenUsed/>
    <w:rsid w:val="0038181A"/>
  </w:style>
  <w:style w:type="paragraph" w:styleId="TOC4">
    <w:name w:val="toc 4"/>
    <w:basedOn w:val="Normal"/>
    <w:next w:val="Normal"/>
    <w:autoRedefine/>
    <w:uiPriority w:val="39"/>
    <w:semiHidden/>
    <w:unhideWhenUsed/>
    <w:rsid w:val="00FB2993"/>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FB2993"/>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FB2993"/>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FB2993"/>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FB2993"/>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FB2993"/>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653587">
      <w:bodyDiv w:val="1"/>
      <w:marLeft w:val="0"/>
      <w:marRight w:val="0"/>
      <w:marTop w:val="0"/>
      <w:marBottom w:val="0"/>
      <w:divBdr>
        <w:top w:val="none" w:sz="0" w:space="0" w:color="auto"/>
        <w:left w:val="none" w:sz="0" w:space="0" w:color="auto"/>
        <w:bottom w:val="none" w:sz="0" w:space="0" w:color="auto"/>
        <w:right w:val="none" w:sz="0" w:space="0" w:color="auto"/>
      </w:divBdr>
      <w:divsChild>
        <w:div w:id="1034188522">
          <w:marLeft w:val="0"/>
          <w:marRight w:val="0"/>
          <w:marTop w:val="0"/>
          <w:marBottom w:val="0"/>
          <w:divBdr>
            <w:top w:val="none" w:sz="0" w:space="0" w:color="auto"/>
            <w:left w:val="none" w:sz="0" w:space="0" w:color="auto"/>
            <w:bottom w:val="none" w:sz="0" w:space="0" w:color="auto"/>
            <w:right w:val="none" w:sz="0" w:space="0" w:color="auto"/>
          </w:divBdr>
          <w:divsChild>
            <w:div w:id="577831360">
              <w:marLeft w:val="0"/>
              <w:marRight w:val="0"/>
              <w:marTop w:val="0"/>
              <w:marBottom w:val="0"/>
              <w:divBdr>
                <w:top w:val="none" w:sz="0" w:space="0" w:color="auto"/>
                <w:left w:val="none" w:sz="0" w:space="0" w:color="auto"/>
                <w:bottom w:val="none" w:sz="0" w:space="0" w:color="auto"/>
                <w:right w:val="none" w:sz="0" w:space="0" w:color="auto"/>
              </w:divBdr>
              <w:divsChild>
                <w:div w:id="85106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401617">
      <w:bodyDiv w:val="1"/>
      <w:marLeft w:val="0"/>
      <w:marRight w:val="0"/>
      <w:marTop w:val="0"/>
      <w:marBottom w:val="0"/>
      <w:divBdr>
        <w:top w:val="none" w:sz="0" w:space="0" w:color="auto"/>
        <w:left w:val="none" w:sz="0" w:space="0" w:color="auto"/>
        <w:bottom w:val="none" w:sz="0" w:space="0" w:color="auto"/>
        <w:right w:val="none" w:sz="0" w:space="0" w:color="auto"/>
      </w:divBdr>
    </w:div>
    <w:div w:id="550964232">
      <w:bodyDiv w:val="1"/>
      <w:marLeft w:val="0"/>
      <w:marRight w:val="0"/>
      <w:marTop w:val="0"/>
      <w:marBottom w:val="0"/>
      <w:divBdr>
        <w:top w:val="none" w:sz="0" w:space="0" w:color="auto"/>
        <w:left w:val="none" w:sz="0" w:space="0" w:color="auto"/>
        <w:bottom w:val="none" w:sz="0" w:space="0" w:color="auto"/>
        <w:right w:val="none" w:sz="0" w:space="0" w:color="auto"/>
      </w:divBdr>
    </w:div>
    <w:div w:id="617100535">
      <w:bodyDiv w:val="1"/>
      <w:marLeft w:val="0"/>
      <w:marRight w:val="0"/>
      <w:marTop w:val="0"/>
      <w:marBottom w:val="0"/>
      <w:divBdr>
        <w:top w:val="none" w:sz="0" w:space="0" w:color="auto"/>
        <w:left w:val="none" w:sz="0" w:space="0" w:color="auto"/>
        <w:bottom w:val="none" w:sz="0" w:space="0" w:color="auto"/>
        <w:right w:val="none" w:sz="0" w:space="0" w:color="auto"/>
      </w:divBdr>
    </w:div>
    <w:div w:id="846291046">
      <w:bodyDiv w:val="1"/>
      <w:marLeft w:val="0"/>
      <w:marRight w:val="0"/>
      <w:marTop w:val="0"/>
      <w:marBottom w:val="0"/>
      <w:divBdr>
        <w:top w:val="none" w:sz="0" w:space="0" w:color="auto"/>
        <w:left w:val="none" w:sz="0" w:space="0" w:color="auto"/>
        <w:bottom w:val="none" w:sz="0" w:space="0" w:color="auto"/>
        <w:right w:val="none" w:sz="0" w:space="0" w:color="auto"/>
      </w:divBdr>
    </w:div>
    <w:div w:id="864945762">
      <w:bodyDiv w:val="1"/>
      <w:marLeft w:val="0"/>
      <w:marRight w:val="0"/>
      <w:marTop w:val="0"/>
      <w:marBottom w:val="0"/>
      <w:divBdr>
        <w:top w:val="none" w:sz="0" w:space="0" w:color="auto"/>
        <w:left w:val="none" w:sz="0" w:space="0" w:color="auto"/>
        <w:bottom w:val="none" w:sz="0" w:space="0" w:color="auto"/>
        <w:right w:val="none" w:sz="0" w:space="0" w:color="auto"/>
      </w:divBdr>
      <w:divsChild>
        <w:div w:id="1786727769">
          <w:marLeft w:val="0"/>
          <w:marRight w:val="0"/>
          <w:marTop w:val="0"/>
          <w:marBottom w:val="0"/>
          <w:divBdr>
            <w:top w:val="none" w:sz="0" w:space="0" w:color="auto"/>
            <w:left w:val="none" w:sz="0" w:space="0" w:color="auto"/>
            <w:bottom w:val="none" w:sz="0" w:space="0" w:color="auto"/>
            <w:right w:val="none" w:sz="0" w:space="0" w:color="auto"/>
          </w:divBdr>
        </w:div>
        <w:div w:id="1959098104">
          <w:marLeft w:val="0"/>
          <w:marRight w:val="0"/>
          <w:marTop w:val="0"/>
          <w:marBottom w:val="0"/>
          <w:divBdr>
            <w:top w:val="none" w:sz="0" w:space="0" w:color="auto"/>
            <w:left w:val="none" w:sz="0" w:space="0" w:color="auto"/>
            <w:bottom w:val="none" w:sz="0" w:space="0" w:color="auto"/>
            <w:right w:val="none" w:sz="0" w:space="0" w:color="auto"/>
          </w:divBdr>
        </w:div>
        <w:div w:id="702829889">
          <w:marLeft w:val="0"/>
          <w:marRight w:val="0"/>
          <w:marTop w:val="0"/>
          <w:marBottom w:val="0"/>
          <w:divBdr>
            <w:top w:val="none" w:sz="0" w:space="0" w:color="auto"/>
            <w:left w:val="none" w:sz="0" w:space="0" w:color="auto"/>
            <w:bottom w:val="none" w:sz="0" w:space="0" w:color="auto"/>
            <w:right w:val="none" w:sz="0" w:space="0" w:color="auto"/>
          </w:divBdr>
        </w:div>
        <w:div w:id="911308296">
          <w:marLeft w:val="0"/>
          <w:marRight w:val="0"/>
          <w:marTop w:val="0"/>
          <w:marBottom w:val="0"/>
          <w:divBdr>
            <w:top w:val="none" w:sz="0" w:space="0" w:color="auto"/>
            <w:left w:val="none" w:sz="0" w:space="0" w:color="auto"/>
            <w:bottom w:val="none" w:sz="0" w:space="0" w:color="auto"/>
            <w:right w:val="none" w:sz="0" w:space="0" w:color="auto"/>
          </w:divBdr>
        </w:div>
        <w:div w:id="1230459665">
          <w:marLeft w:val="0"/>
          <w:marRight w:val="0"/>
          <w:marTop w:val="0"/>
          <w:marBottom w:val="0"/>
          <w:divBdr>
            <w:top w:val="none" w:sz="0" w:space="0" w:color="auto"/>
            <w:left w:val="none" w:sz="0" w:space="0" w:color="auto"/>
            <w:bottom w:val="none" w:sz="0" w:space="0" w:color="auto"/>
            <w:right w:val="none" w:sz="0" w:space="0" w:color="auto"/>
          </w:divBdr>
        </w:div>
        <w:div w:id="1111628439">
          <w:marLeft w:val="0"/>
          <w:marRight w:val="0"/>
          <w:marTop w:val="0"/>
          <w:marBottom w:val="0"/>
          <w:divBdr>
            <w:top w:val="none" w:sz="0" w:space="0" w:color="auto"/>
            <w:left w:val="none" w:sz="0" w:space="0" w:color="auto"/>
            <w:bottom w:val="none" w:sz="0" w:space="0" w:color="auto"/>
            <w:right w:val="none" w:sz="0" w:space="0" w:color="auto"/>
          </w:divBdr>
        </w:div>
        <w:div w:id="884373305">
          <w:marLeft w:val="0"/>
          <w:marRight w:val="0"/>
          <w:marTop w:val="0"/>
          <w:marBottom w:val="0"/>
          <w:divBdr>
            <w:top w:val="none" w:sz="0" w:space="0" w:color="auto"/>
            <w:left w:val="none" w:sz="0" w:space="0" w:color="auto"/>
            <w:bottom w:val="none" w:sz="0" w:space="0" w:color="auto"/>
            <w:right w:val="none" w:sz="0" w:space="0" w:color="auto"/>
          </w:divBdr>
        </w:div>
        <w:div w:id="1656759740">
          <w:marLeft w:val="0"/>
          <w:marRight w:val="0"/>
          <w:marTop w:val="0"/>
          <w:marBottom w:val="0"/>
          <w:divBdr>
            <w:top w:val="none" w:sz="0" w:space="0" w:color="auto"/>
            <w:left w:val="none" w:sz="0" w:space="0" w:color="auto"/>
            <w:bottom w:val="none" w:sz="0" w:space="0" w:color="auto"/>
            <w:right w:val="none" w:sz="0" w:space="0" w:color="auto"/>
          </w:divBdr>
        </w:div>
        <w:div w:id="655230103">
          <w:marLeft w:val="0"/>
          <w:marRight w:val="0"/>
          <w:marTop w:val="0"/>
          <w:marBottom w:val="0"/>
          <w:divBdr>
            <w:top w:val="none" w:sz="0" w:space="0" w:color="auto"/>
            <w:left w:val="none" w:sz="0" w:space="0" w:color="auto"/>
            <w:bottom w:val="none" w:sz="0" w:space="0" w:color="auto"/>
            <w:right w:val="none" w:sz="0" w:space="0" w:color="auto"/>
          </w:divBdr>
        </w:div>
        <w:div w:id="503932606">
          <w:marLeft w:val="0"/>
          <w:marRight w:val="0"/>
          <w:marTop w:val="0"/>
          <w:marBottom w:val="0"/>
          <w:divBdr>
            <w:top w:val="none" w:sz="0" w:space="0" w:color="auto"/>
            <w:left w:val="none" w:sz="0" w:space="0" w:color="auto"/>
            <w:bottom w:val="none" w:sz="0" w:space="0" w:color="auto"/>
            <w:right w:val="none" w:sz="0" w:space="0" w:color="auto"/>
          </w:divBdr>
        </w:div>
        <w:div w:id="480002644">
          <w:marLeft w:val="0"/>
          <w:marRight w:val="0"/>
          <w:marTop w:val="0"/>
          <w:marBottom w:val="0"/>
          <w:divBdr>
            <w:top w:val="none" w:sz="0" w:space="0" w:color="auto"/>
            <w:left w:val="none" w:sz="0" w:space="0" w:color="auto"/>
            <w:bottom w:val="none" w:sz="0" w:space="0" w:color="auto"/>
            <w:right w:val="none" w:sz="0" w:space="0" w:color="auto"/>
          </w:divBdr>
        </w:div>
      </w:divsChild>
    </w:div>
    <w:div w:id="996492676">
      <w:bodyDiv w:val="1"/>
      <w:marLeft w:val="0"/>
      <w:marRight w:val="0"/>
      <w:marTop w:val="0"/>
      <w:marBottom w:val="0"/>
      <w:divBdr>
        <w:top w:val="none" w:sz="0" w:space="0" w:color="auto"/>
        <w:left w:val="none" w:sz="0" w:space="0" w:color="auto"/>
        <w:bottom w:val="none" w:sz="0" w:space="0" w:color="auto"/>
        <w:right w:val="none" w:sz="0" w:space="0" w:color="auto"/>
      </w:divBdr>
    </w:div>
    <w:div w:id="1188788805">
      <w:bodyDiv w:val="1"/>
      <w:marLeft w:val="0"/>
      <w:marRight w:val="0"/>
      <w:marTop w:val="0"/>
      <w:marBottom w:val="0"/>
      <w:divBdr>
        <w:top w:val="none" w:sz="0" w:space="0" w:color="auto"/>
        <w:left w:val="none" w:sz="0" w:space="0" w:color="auto"/>
        <w:bottom w:val="none" w:sz="0" w:space="0" w:color="auto"/>
        <w:right w:val="none" w:sz="0" w:space="0" w:color="auto"/>
      </w:divBdr>
      <w:divsChild>
        <w:div w:id="1677076584">
          <w:marLeft w:val="0"/>
          <w:marRight w:val="0"/>
          <w:marTop w:val="0"/>
          <w:marBottom w:val="0"/>
          <w:divBdr>
            <w:top w:val="none" w:sz="0" w:space="0" w:color="auto"/>
            <w:left w:val="none" w:sz="0" w:space="0" w:color="auto"/>
            <w:bottom w:val="none" w:sz="0" w:space="0" w:color="auto"/>
            <w:right w:val="none" w:sz="0" w:space="0" w:color="auto"/>
          </w:divBdr>
        </w:div>
        <w:div w:id="761688110">
          <w:marLeft w:val="0"/>
          <w:marRight w:val="0"/>
          <w:marTop w:val="0"/>
          <w:marBottom w:val="0"/>
          <w:divBdr>
            <w:top w:val="none" w:sz="0" w:space="0" w:color="auto"/>
            <w:left w:val="none" w:sz="0" w:space="0" w:color="auto"/>
            <w:bottom w:val="none" w:sz="0" w:space="0" w:color="auto"/>
            <w:right w:val="none" w:sz="0" w:space="0" w:color="auto"/>
          </w:divBdr>
        </w:div>
        <w:div w:id="1237714837">
          <w:marLeft w:val="0"/>
          <w:marRight w:val="0"/>
          <w:marTop w:val="0"/>
          <w:marBottom w:val="0"/>
          <w:divBdr>
            <w:top w:val="none" w:sz="0" w:space="0" w:color="auto"/>
            <w:left w:val="none" w:sz="0" w:space="0" w:color="auto"/>
            <w:bottom w:val="none" w:sz="0" w:space="0" w:color="auto"/>
            <w:right w:val="none" w:sz="0" w:space="0" w:color="auto"/>
          </w:divBdr>
        </w:div>
        <w:div w:id="1827235591">
          <w:marLeft w:val="0"/>
          <w:marRight w:val="0"/>
          <w:marTop w:val="0"/>
          <w:marBottom w:val="0"/>
          <w:divBdr>
            <w:top w:val="none" w:sz="0" w:space="0" w:color="auto"/>
            <w:left w:val="none" w:sz="0" w:space="0" w:color="auto"/>
            <w:bottom w:val="none" w:sz="0" w:space="0" w:color="auto"/>
            <w:right w:val="none" w:sz="0" w:space="0" w:color="auto"/>
          </w:divBdr>
        </w:div>
        <w:div w:id="803812304">
          <w:marLeft w:val="0"/>
          <w:marRight w:val="0"/>
          <w:marTop w:val="0"/>
          <w:marBottom w:val="0"/>
          <w:divBdr>
            <w:top w:val="none" w:sz="0" w:space="0" w:color="auto"/>
            <w:left w:val="none" w:sz="0" w:space="0" w:color="auto"/>
            <w:bottom w:val="none" w:sz="0" w:space="0" w:color="auto"/>
            <w:right w:val="none" w:sz="0" w:space="0" w:color="auto"/>
          </w:divBdr>
        </w:div>
        <w:div w:id="1332954399">
          <w:marLeft w:val="0"/>
          <w:marRight w:val="0"/>
          <w:marTop w:val="0"/>
          <w:marBottom w:val="0"/>
          <w:divBdr>
            <w:top w:val="none" w:sz="0" w:space="0" w:color="auto"/>
            <w:left w:val="none" w:sz="0" w:space="0" w:color="auto"/>
            <w:bottom w:val="none" w:sz="0" w:space="0" w:color="auto"/>
            <w:right w:val="none" w:sz="0" w:space="0" w:color="auto"/>
          </w:divBdr>
        </w:div>
      </w:divsChild>
    </w:div>
    <w:div w:id="1273977766">
      <w:bodyDiv w:val="1"/>
      <w:marLeft w:val="0"/>
      <w:marRight w:val="0"/>
      <w:marTop w:val="0"/>
      <w:marBottom w:val="0"/>
      <w:divBdr>
        <w:top w:val="none" w:sz="0" w:space="0" w:color="auto"/>
        <w:left w:val="none" w:sz="0" w:space="0" w:color="auto"/>
        <w:bottom w:val="none" w:sz="0" w:space="0" w:color="auto"/>
        <w:right w:val="none" w:sz="0" w:space="0" w:color="auto"/>
      </w:divBdr>
    </w:div>
    <w:div w:id="1276910229">
      <w:bodyDiv w:val="1"/>
      <w:marLeft w:val="0"/>
      <w:marRight w:val="0"/>
      <w:marTop w:val="0"/>
      <w:marBottom w:val="0"/>
      <w:divBdr>
        <w:top w:val="none" w:sz="0" w:space="0" w:color="auto"/>
        <w:left w:val="none" w:sz="0" w:space="0" w:color="auto"/>
        <w:bottom w:val="none" w:sz="0" w:space="0" w:color="auto"/>
        <w:right w:val="none" w:sz="0" w:space="0" w:color="auto"/>
      </w:divBdr>
    </w:div>
    <w:div w:id="1484735697">
      <w:bodyDiv w:val="1"/>
      <w:marLeft w:val="0"/>
      <w:marRight w:val="0"/>
      <w:marTop w:val="0"/>
      <w:marBottom w:val="0"/>
      <w:divBdr>
        <w:top w:val="none" w:sz="0" w:space="0" w:color="auto"/>
        <w:left w:val="none" w:sz="0" w:space="0" w:color="auto"/>
        <w:bottom w:val="none" w:sz="0" w:space="0" w:color="auto"/>
        <w:right w:val="none" w:sz="0" w:space="0" w:color="auto"/>
      </w:divBdr>
    </w:div>
    <w:div w:id="1697730845">
      <w:bodyDiv w:val="1"/>
      <w:marLeft w:val="0"/>
      <w:marRight w:val="0"/>
      <w:marTop w:val="0"/>
      <w:marBottom w:val="0"/>
      <w:divBdr>
        <w:top w:val="none" w:sz="0" w:space="0" w:color="auto"/>
        <w:left w:val="none" w:sz="0" w:space="0" w:color="auto"/>
        <w:bottom w:val="none" w:sz="0" w:space="0" w:color="auto"/>
        <w:right w:val="none" w:sz="0" w:space="0" w:color="auto"/>
      </w:divBdr>
    </w:div>
    <w:div w:id="1852984305">
      <w:bodyDiv w:val="1"/>
      <w:marLeft w:val="0"/>
      <w:marRight w:val="0"/>
      <w:marTop w:val="0"/>
      <w:marBottom w:val="0"/>
      <w:divBdr>
        <w:top w:val="none" w:sz="0" w:space="0" w:color="auto"/>
        <w:left w:val="none" w:sz="0" w:space="0" w:color="auto"/>
        <w:bottom w:val="none" w:sz="0" w:space="0" w:color="auto"/>
        <w:right w:val="none" w:sz="0" w:space="0" w:color="auto"/>
      </w:divBdr>
    </w:div>
    <w:div w:id="2122407313">
      <w:bodyDiv w:val="1"/>
      <w:marLeft w:val="0"/>
      <w:marRight w:val="0"/>
      <w:marTop w:val="0"/>
      <w:marBottom w:val="0"/>
      <w:divBdr>
        <w:top w:val="none" w:sz="0" w:space="0" w:color="auto"/>
        <w:left w:val="none" w:sz="0" w:space="0" w:color="auto"/>
        <w:bottom w:val="none" w:sz="0" w:space="0" w:color="auto"/>
        <w:right w:val="none" w:sz="0" w:space="0" w:color="auto"/>
      </w:divBdr>
      <w:divsChild>
        <w:div w:id="1686856918">
          <w:marLeft w:val="0"/>
          <w:marRight w:val="0"/>
          <w:marTop w:val="0"/>
          <w:marBottom w:val="0"/>
          <w:divBdr>
            <w:top w:val="none" w:sz="0" w:space="0" w:color="auto"/>
            <w:left w:val="none" w:sz="0" w:space="0" w:color="auto"/>
            <w:bottom w:val="none" w:sz="0" w:space="0" w:color="auto"/>
            <w:right w:val="none" w:sz="0" w:space="0" w:color="auto"/>
          </w:divBdr>
          <w:divsChild>
            <w:div w:id="1647274161">
              <w:marLeft w:val="0"/>
              <w:marRight w:val="0"/>
              <w:marTop w:val="0"/>
              <w:marBottom w:val="0"/>
              <w:divBdr>
                <w:top w:val="none" w:sz="0" w:space="0" w:color="auto"/>
                <w:left w:val="none" w:sz="0" w:space="0" w:color="auto"/>
                <w:bottom w:val="none" w:sz="0" w:space="0" w:color="auto"/>
                <w:right w:val="none" w:sz="0" w:space="0" w:color="auto"/>
              </w:divBdr>
              <w:divsChild>
                <w:div w:id="5791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www.worldbank.org/lsms" TargetMode="External"/><Relationship Id="rId16" Type="http://schemas.openxmlformats.org/officeDocument/2006/relationships/hyperlink" Target="http://ideas.repec.org/a/eee/deveco/v103y2013icp254-261.html" TargetMode="External"/><Relationship Id="rId17" Type="http://schemas.openxmlformats.org/officeDocument/2006/relationships/hyperlink" Target="http://ideas.repec.org/s/eee/deveco.html" TargetMode="External"/><Relationship Id="rId18" Type="http://schemas.openxmlformats.org/officeDocument/2006/relationships/hyperlink" Target="http://www.worldbank.org/lsms" TargetMode="External"/><Relationship Id="rId19" Type="http://schemas.openxmlformats.org/officeDocument/2006/relationships/hyperlink" Target="http://ideas.repec.org/a/eee/deveco/v103y2013icp254-261.html" TargetMode="External"/><Relationship Id="rId50" Type="http://schemas.openxmlformats.org/officeDocument/2006/relationships/hyperlink" Target="http://www.worldbank.org/lsms" TargetMode="External"/><Relationship Id="rId51" Type="http://schemas.openxmlformats.org/officeDocument/2006/relationships/hyperlink" Target="http://www.worldbank.org/lsms" TargetMode="External"/><Relationship Id="rId52" Type="http://schemas.openxmlformats.org/officeDocument/2006/relationships/footer" Target="footer4.xml"/><Relationship Id="rId53" Type="http://schemas.openxmlformats.org/officeDocument/2006/relationships/fontTable" Target="fontTable.xml"/><Relationship Id="rId54" Type="http://schemas.openxmlformats.org/officeDocument/2006/relationships/theme" Target="theme/theme1.xml"/><Relationship Id="rId55" Type="http://schemas.microsoft.com/office/2011/relationships/people" Target="people.xml"/><Relationship Id="rId56" Type="http://schemas.microsoft.com/office/2011/relationships/commentsExtended" Target="commentsExtended.xml"/><Relationship Id="rId40" Type="http://schemas.openxmlformats.org/officeDocument/2006/relationships/image" Target="media/image18.emf"/><Relationship Id="rId41" Type="http://schemas.openxmlformats.org/officeDocument/2006/relationships/hyperlink" Target="https://scholar.google.com/scholar?oi=bibs&amp;cluster=6911767414293267027&amp;btnI=1&amp;hl=it" TargetMode="External"/><Relationship Id="rId42" Type="http://schemas.openxmlformats.org/officeDocument/2006/relationships/hyperlink" Target="http://ideas.repec.org/a/eee/deveco/v103y2013icp254-261.html" TargetMode="External"/><Relationship Id="rId43" Type="http://schemas.openxmlformats.org/officeDocument/2006/relationships/hyperlink" Target="http://ideas.repec.org/s/eee/deveco.html" TargetMode="External"/><Relationship Id="rId44" Type="http://schemas.openxmlformats.org/officeDocument/2006/relationships/hyperlink" Target="https://ideas.repec.org/s/eee/agecon.html" TargetMode="External"/><Relationship Id="rId45" Type="http://schemas.openxmlformats.org/officeDocument/2006/relationships/hyperlink" Target="https://ideas.repec.org/s/oup/ajagec.html" TargetMode="External"/><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emf"/><Relationship Id="rId49" Type="http://schemas.openxmlformats.org/officeDocument/2006/relationships/image" Target="media/image2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11.jpeg"/><Relationship Id="rId31" Type="http://schemas.openxmlformats.org/officeDocument/2006/relationships/image" Target="media/image12.jpeg"/><Relationship Id="rId32" Type="http://schemas.openxmlformats.org/officeDocument/2006/relationships/image" Target="media/image13.jpeg"/><Relationship Id="rId33" Type="http://schemas.openxmlformats.org/officeDocument/2006/relationships/image" Target="media/image11.png"/><Relationship Id="rId34" Type="http://schemas.openxmlformats.org/officeDocument/2006/relationships/image" Target="media/image12.emf"/><Relationship Id="rId35" Type="http://schemas.openxmlformats.org/officeDocument/2006/relationships/image" Target="media/image13.emf"/><Relationship Id="rId36" Type="http://schemas.openxmlformats.org/officeDocument/2006/relationships/image" Target="media/image14.emf"/><Relationship Id="rId37" Type="http://schemas.openxmlformats.org/officeDocument/2006/relationships/image" Target="media/image15.emf"/><Relationship Id="rId38" Type="http://schemas.openxmlformats.org/officeDocument/2006/relationships/image" Target="media/image16.emf"/><Relationship Id="rId39" Type="http://schemas.openxmlformats.org/officeDocument/2006/relationships/image" Target="media/image17.emf"/><Relationship Id="rId20" Type="http://schemas.openxmlformats.org/officeDocument/2006/relationships/hyperlink" Target="http://ideas.repec.org/s/eee/deveco.html" TargetMode="External"/><Relationship Id="rId21" Type="http://schemas.openxmlformats.org/officeDocument/2006/relationships/comments" Target="comments.xml"/><Relationship Id="rId22" Type="http://schemas.openxmlformats.org/officeDocument/2006/relationships/image" Target="media/image3.png"/><Relationship Id="rId23" Type="http://schemas.openxmlformats.org/officeDocument/2006/relationships/image" Target="media/image4.emf"/><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jpg"/><Relationship Id="rId28" Type="http://schemas.openxmlformats.org/officeDocument/2006/relationships/image" Target="media/image9.jpg"/><Relationship Id="rId29" Type="http://schemas.openxmlformats.org/officeDocument/2006/relationships/image" Target="media/image10.jpg"/><Relationship Id="rId10" Type="http://schemas.openxmlformats.org/officeDocument/2006/relationships/image" Target="media/image2.jpeg"/><Relationship Id="rId11" Type="http://schemas.microsoft.com/office/2007/relationships/hdphoto" Target="media/hdphoto1.wdp"/><Relationship Id="rId1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2.astrium-geo.com/files/pmedia/public/r146_9_pricelist_spot_en_2012.pdf" TargetMode="External"/><Relationship Id="rId4" Type="http://schemas.openxmlformats.org/officeDocument/2006/relationships/hyperlink" Target="http://www.digitalglobe.com/sites/default/files/QuickBird-DS-QB-PROD.pdf" TargetMode="External"/><Relationship Id="rId1" Type="http://schemas.openxmlformats.org/officeDocument/2006/relationships/hyperlink" Target="http://www.gsa.europa.eu/introduction-and-promotion-gnss-agriculture" TargetMode="External"/><Relationship Id="rId2" Type="http://schemas.openxmlformats.org/officeDocument/2006/relationships/hyperlink" Target="http://landsat.usgs.gov"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accent1">
            <a:lumMod val="40000"/>
            <a:lumOff val="60000"/>
          </a:schemeClr>
        </a:solidFill>
        <a:ln w="6350">
          <a:solidFill>
            <a:schemeClr val="accent1">
              <a:lumMod val="50000"/>
            </a:schemeClr>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8DEE8-3914-C54A-8F3E-F244E3759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103</Pages>
  <Words>30231</Words>
  <Characters>172320</Characters>
  <Application>Microsoft Macintosh Word</Application>
  <DocSecurity>0</DocSecurity>
  <Lines>1436</Lines>
  <Paragraphs>404</Paragraphs>
  <ScaleCrop>false</ScaleCrop>
  <HeadingPairs>
    <vt:vector size="2" baseType="variant">
      <vt:variant>
        <vt:lpstr>Title</vt:lpstr>
      </vt:variant>
      <vt:variant>
        <vt:i4>1</vt:i4>
      </vt:variant>
    </vt:vector>
  </HeadingPairs>
  <TitlesOfParts>
    <vt:vector size="1" baseType="lpstr">
      <vt:lpstr>Land Area Measurement in Household Surveys: A GUIDEBOOK</vt:lpstr>
    </vt:vector>
  </TitlesOfParts>
  <Company>FAO of the UN</Company>
  <LinksUpToDate>false</LinksUpToDate>
  <CharactersWithSpaces>202147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 Area Measurement in Household Surveys: A GUIDEBOOK</dc:title>
  <dc:subject/>
  <dc:creator>Sydney Gourlay</dc:creator>
  <cp:keywords/>
  <dc:description/>
  <cp:lastModifiedBy>Sydney Gourlay</cp:lastModifiedBy>
  <cp:revision>4</cp:revision>
  <cp:lastPrinted>2016-04-21T08:25:00Z</cp:lastPrinted>
  <dcterms:created xsi:type="dcterms:W3CDTF">2016-06-17T20:58:00Z</dcterms:created>
  <dcterms:modified xsi:type="dcterms:W3CDTF">2016-06-17T21:08:00Z</dcterms:modified>
</cp:coreProperties>
</file>